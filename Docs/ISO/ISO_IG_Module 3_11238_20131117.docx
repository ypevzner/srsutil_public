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044" w:rsidRDefault="00AC1044" w:rsidP="00DD01BA">
      <w:pPr>
        <w:jc w:val="center"/>
        <w:rPr>
          <w:rFonts w:ascii="Times New Roman" w:hAnsi="Times New Roman"/>
          <w:b/>
          <w:sz w:val="40"/>
          <w:szCs w:val="40"/>
        </w:rPr>
      </w:pPr>
    </w:p>
    <w:p w:rsidR="00AC1044" w:rsidRDefault="00AC1044" w:rsidP="00DD01BA">
      <w:pPr>
        <w:jc w:val="center"/>
        <w:rPr>
          <w:rFonts w:ascii="Times New Roman" w:hAnsi="Times New Roman"/>
          <w:b/>
          <w:sz w:val="40"/>
          <w:szCs w:val="40"/>
        </w:rPr>
      </w:pPr>
    </w:p>
    <w:p w:rsidR="00B00387" w:rsidRPr="00490DC0" w:rsidRDefault="002C34DF" w:rsidP="00DD01BA">
      <w:pPr>
        <w:jc w:val="center"/>
        <w:rPr>
          <w:rFonts w:ascii="Times New Roman" w:hAnsi="Times New Roman"/>
          <w:b/>
          <w:sz w:val="40"/>
          <w:szCs w:val="40"/>
        </w:rPr>
      </w:pPr>
      <w:commentRangeStart w:id="0"/>
      <w:r>
        <w:rPr>
          <w:rFonts w:ascii="Times New Roman" w:hAnsi="Times New Roman"/>
          <w:b/>
          <w:sz w:val="40"/>
          <w:szCs w:val="40"/>
        </w:rPr>
        <w:t>ISO</w:t>
      </w:r>
      <w:r w:rsidR="001C2EE6">
        <w:rPr>
          <w:rFonts w:ascii="Times New Roman" w:hAnsi="Times New Roman"/>
          <w:b/>
          <w:sz w:val="40"/>
          <w:szCs w:val="40"/>
        </w:rPr>
        <w:t xml:space="preserve"> IDMP Implementation Guide</w:t>
      </w:r>
      <w:commentRangeEnd w:id="0"/>
      <w:r>
        <w:rPr>
          <w:rStyle w:val="CommentReference"/>
        </w:rPr>
        <w:commentReference w:id="0"/>
      </w:r>
    </w:p>
    <w:p w:rsidR="00B00387" w:rsidRDefault="00B00387" w:rsidP="00DD01BA">
      <w:pPr>
        <w:jc w:val="center"/>
        <w:rPr>
          <w:rFonts w:ascii="Times New Roman" w:hAnsi="Times New Roman"/>
          <w:b/>
          <w:szCs w:val="22"/>
        </w:rPr>
      </w:pPr>
    </w:p>
    <w:p w:rsidR="001C2EE6" w:rsidRPr="001C2EE6" w:rsidRDefault="001C2EE6" w:rsidP="00DD01BA">
      <w:pPr>
        <w:jc w:val="center"/>
        <w:rPr>
          <w:rFonts w:ascii="Times New Roman" w:hAnsi="Times New Roman"/>
          <w:b/>
          <w:sz w:val="40"/>
          <w:szCs w:val="40"/>
        </w:rPr>
      </w:pPr>
      <w:r w:rsidRPr="001C2EE6">
        <w:rPr>
          <w:rFonts w:ascii="Times New Roman" w:hAnsi="Times New Roman"/>
          <w:b/>
          <w:sz w:val="40"/>
          <w:szCs w:val="40"/>
        </w:rPr>
        <w:t>Module 3</w:t>
      </w:r>
    </w:p>
    <w:p w:rsidR="00490DC0" w:rsidRPr="00870151" w:rsidRDefault="00490DC0" w:rsidP="00DD01BA">
      <w:pPr>
        <w:jc w:val="center"/>
        <w:rPr>
          <w:rFonts w:ascii="Times New Roman" w:hAnsi="Times New Roman"/>
          <w:b/>
          <w:szCs w:val="22"/>
        </w:rPr>
      </w:pPr>
    </w:p>
    <w:p w:rsidR="00B00387" w:rsidRPr="00490DC0" w:rsidRDefault="001C2EE6" w:rsidP="00DD01BA">
      <w:pPr>
        <w:jc w:val="center"/>
        <w:rPr>
          <w:rFonts w:ascii="Times New Roman" w:hAnsi="Times New Roman"/>
          <w:b/>
          <w:sz w:val="32"/>
          <w:szCs w:val="32"/>
        </w:rPr>
      </w:pPr>
      <w:r w:rsidRPr="001C2EE6">
        <w:rPr>
          <w:rFonts w:ascii="Times New Roman" w:hAnsi="Times New Roman"/>
          <w:b/>
          <w:sz w:val="36"/>
          <w:szCs w:val="36"/>
        </w:rPr>
        <w:t>Data elements, structures and message specifications for unique identification and exchange of regulated information on substances</w:t>
      </w:r>
    </w:p>
    <w:p w:rsidR="00B00387" w:rsidRDefault="00B00387" w:rsidP="00DD01BA">
      <w:pPr>
        <w:jc w:val="center"/>
        <w:rPr>
          <w:rFonts w:ascii="Times New Roman" w:hAnsi="Times New Roman"/>
          <w:szCs w:val="22"/>
        </w:rPr>
      </w:pPr>
    </w:p>
    <w:p w:rsidR="00490DC0" w:rsidRDefault="00490DC0" w:rsidP="00DD01BA">
      <w:pPr>
        <w:jc w:val="center"/>
        <w:rPr>
          <w:rFonts w:ascii="Times New Roman" w:hAnsi="Times New Roman"/>
          <w:szCs w:val="22"/>
        </w:rPr>
      </w:pPr>
    </w:p>
    <w:p w:rsidR="00490DC0" w:rsidRDefault="00490DC0" w:rsidP="00DD01BA">
      <w:pPr>
        <w:jc w:val="center"/>
        <w:rPr>
          <w:rFonts w:ascii="Times New Roman" w:hAnsi="Times New Roman"/>
          <w:szCs w:val="22"/>
        </w:rPr>
      </w:pPr>
    </w:p>
    <w:p w:rsidR="00490DC0" w:rsidRDefault="00490DC0" w:rsidP="00DD01BA">
      <w:pPr>
        <w:jc w:val="center"/>
        <w:rPr>
          <w:rFonts w:ascii="Times New Roman" w:hAnsi="Times New Roman"/>
          <w:szCs w:val="22"/>
        </w:rPr>
      </w:pPr>
    </w:p>
    <w:p w:rsidR="00490DC0" w:rsidRPr="00870151" w:rsidRDefault="00490DC0" w:rsidP="00DD01BA">
      <w:pPr>
        <w:jc w:val="center"/>
        <w:rPr>
          <w:rFonts w:ascii="Times New Roman" w:hAnsi="Times New Roman"/>
          <w:szCs w:val="22"/>
        </w:rPr>
      </w:pPr>
    </w:p>
    <w:p w:rsidR="00B00387" w:rsidRPr="00F40091" w:rsidRDefault="00B00387" w:rsidP="00365C3E">
      <w:pPr>
        <w:jc w:val="center"/>
        <w:rPr>
          <w:rFonts w:ascii="Times New Roman" w:hAnsi="Times New Roman"/>
          <w:i/>
          <w:sz w:val="20"/>
          <w:szCs w:val="20"/>
        </w:rPr>
      </w:pPr>
    </w:p>
    <w:p w:rsidR="00B00387" w:rsidRPr="00870151" w:rsidRDefault="00B00387" w:rsidP="00DD01BA">
      <w:pPr>
        <w:jc w:val="center"/>
        <w:rPr>
          <w:rFonts w:ascii="Times New Roman" w:hAnsi="Times New Roman"/>
          <w:szCs w:val="22"/>
        </w:rPr>
      </w:pPr>
    </w:p>
    <w:p w:rsidR="00420470" w:rsidRDefault="00420470" w:rsidP="00420470">
      <w:pPr>
        <w:rPr>
          <w:rFonts w:ascii="Times New Roman" w:hAnsi="Times New Roman"/>
          <w:szCs w:val="22"/>
        </w:rPr>
      </w:pPr>
    </w:p>
    <w:p w:rsidR="00420470" w:rsidRDefault="00420470" w:rsidP="00420470">
      <w:pPr>
        <w:rPr>
          <w:rFonts w:ascii="Times New Roman" w:hAnsi="Times New Roman"/>
          <w:szCs w:val="22"/>
        </w:rPr>
      </w:pPr>
    </w:p>
    <w:p w:rsidR="00420470" w:rsidRDefault="00420470" w:rsidP="00420470">
      <w:pPr>
        <w:rPr>
          <w:rFonts w:ascii="Times New Roman" w:hAnsi="Times New Roman"/>
          <w:szCs w:val="22"/>
        </w:rPr>
      </w:pPr>
    </w:p>
    <w:p w:rsidR="00420470" w:rsidRDefault="00420470" w:rsidP="00420470">
      <w:pPr>
        <w:rPr>
          <w:rFonts w:ascii="Times New Roman" w:hAnsi="Times New Roman"/>
          <w:szCs w:val="22"/>
        </w:rPr>
      </w:pPr>
    </w:p>
    <w:p w:rsidR="00420470" w:rsidRDefault="00420470" w:rsidP="00420470">
      <w:pPr>
        <w:rPr>
          <w:rFonts w:ascii="Times New Roman" w:hAnsi="Times New Roman"/>
          <w:szCs w:val="22"/>
        </w:rPr>
      </w:pPr>
    </w:p>
    <w:p w:rsidR="00420470" w:rsidRDefault="00420470" w:rsidP="00420470">
      <w:pPr>
        <w:rPr>
          <w:rFonts w:ascii="Times New Roman" w:hAnsi="Times New Roman"/>
          <w:szCs w:val="22"/>
        </w:rPr>
      </w:pPr>
    </w:p>
    <w:p w:rsidR="00420470" w:rsidRDefault="00420470" w:rsidP="00420470">
      <w:pPr>
        <w:rPr>
          <w:rFonts w:ascii="Times New Roman" w:hAnsi="Times New Roman"/>
          <w:szCs w:val="22"/>
        </w:rPr>
      </w:pPr>
    </w:p>
    <w:p w:rsidR="00420470" w:rsidRDefault="00420470" w:rsidP="00420470">
      <w:pPr>
        <w:rPr>
          <w:rFonts w:ascii="Times New Roman" w:hAnsi="Times New Roman"/>
          <w:szCs w:val="22"/>
        </w:rPr>
      </w:pPr>
    </w:p>
    <w:p w:rsidR="00420470" w:rsidRDefault="00420470" w:rsidP="00420470">
      <w:pPr>
        <w:rPr>
          <w:rFonts w:ascii="Times New Roman" w:hAnsi="Times New Roman"/>
          <w:szCs w:val="22"/>
        </w:rPr>
      </w:pPr>
    </w:p>
    <w:p w:rsidR="00C47ECB" w:rsidRDefault="00580198" w:rsidP="003D6457">
      <w:pPr>
        <w:pStyle w:val="TOCHeading"/>
        <w:numPr>
          <w:ilvl w:val="0"/>
          <w:numId w:val="0"/>
        </w:numPr>
      </w:pPr>
      <w:bookmarkStart w:id="1" w:name="_Toc303781756"/>
      <w:bookmarkStart w:id="2" w:name="_Toc307978855"/>
      <w:r>
        <w:br w:type="page"/>
      </w:r>
      <w:r w:rsidR="00C47ECB">
        <w:lastRenderedPageBreak/>
        <w:t>Contents</w:t>
      </w:r>
    </w:p>
    <w:p w:rsidR="00F827B0" w:rsidRDefault="00C47ECB">
      <w:pPr>
        <w:pStyle w:val="TOC1"/>
        <w:rPr>
          <w:rFonts w:ascii="Times New Roman" w:eastAsia="PMingLiU" w:hAnsi="Times New Roman"/>
          <w:b w:val="0"/>
          <w:noProof/>
          <w:lang w:val="en-US" w:eastAsia="zh-TW"/>
        </w:rPr>
      </w:pPr>
      <w:r>
        <w:fldChar w:fldCharType="begin"/>
      </w:r>
      <w:r>
        <w:instrText xml:space="preserve"> TOC \o "1-3" \h \z \u </w:instrText>
      </w:r>
      <w:r>
        <w:fldChar w:fldCharType="separate"/>
      </w:r>
      <w:r w:rsidR="00F827B0" w:rsidRPr="00AC2EB2">
        <w:rPr>
          <w:rStyle w:val="Hyperlink"/>
          <w:noProof/>
        </w:rPr>
        <w:fldChar w:fldCharType="begin"/>
      </w:r>
      <w:r w:rsidR="00F827B0" w:rsidRPr="00AC2EB2">
        <w:rPr>
          <w:rStyle w:val="Hyperlink"/>
          <w:noProof/>
        </w:rPr>
        <w:instrText xml:space="preserve"> </w:instrText>
      </w:r>
      <w:r w:rsidR="00F827B0">
        <w:rPr>
          <w:noProof/>
        </w:rPr>
        <w:instrText>HYPERLINK \l "_Toc343650409"</w:instrText>
      </w:r>
      <w:r w:rsidR="00F827B0" w:rsidRPr="00AC2EB2">
        <w:rPr>
          <w:rStyle w:val="Hyperlink"/>
          <w:noProof/>
        </w:rPr>
        <w:instrText xml:space="preserve"> </w:instrText>
      </w:r>
      <w:r w:rsidR="00F827B0" w:rsidRPr="00AC2EB2">
        <w:rPr>
          <w:rStyle w:val="Hyperlink"/>
          <w:noProof/>
        </w:rPr>
        <w:fldChar w:fldCharType="separate"/>
      </w:r>
      <w:r w:rsidR="00F827B0" w:rsidRPr="00AC2EB2">
        <w:rPr>
          <w:rStyle w:val="Hyperlink"/>
          <w:noProof/>
        </w:rPr>
        <w:t>Table of Figures</w:t>
      </w:r>
      <w:r w:rsidR="00F827B0">
        <w:rPr>
          <w:noProof/>
          <w:webHidden/>
        </w:rPr>
        <w:tab/>
      </w:r>
      <w:r w:rsidR="00F827B0">
        <w:rPr>
          <w:noProof/>
          <w:webHidden/>
        </w:rPr>
        <w:fldChar w:fldCharType="begin"/>
      </w:r>
      <w:r w:rsidR="00F827B0">
        <w:rPr>
          <w:noProof/>
          <w:webHidden/>
        </w:rPr>
        <w:instrText xml:space="preserve"> PAGEREF _Toc343650409 \h </w:instrText>
      </w:r>
      <w:r w:rsidR="00F827B0">
        <w:rPr>
          <w:noProof/>
          <w:webHidden/>
        </w:rPr>
      </w:r>
      <w:r w:rsidR="00F827B0">
        <w:rPr>
          <w:noProof/>
          <w:webHidden/>
        </w:rPr>
        <w:fldChar w:fldCharType="separate"/>
      </w:r>
      <w:ins w:id="3" w:author="HYST (Hiroyuki Sato)" w:date="2013-01-08T17:17:00Z">
        <w:r w:rsidR="00D15CCB">
          <w:rPr>
            <w:noProof/>
            <w:webHidden/>
          </w:rPr>
          <w:t>2</w:t>
        </w:r>
      </w:ins>
      <w:del w:id="4" w:author="HYST (Hiroyuki Sato)" w:date="2013-01-08T17:17:00Z">
        <w:r w:rsidR="00580198" w:rsidDel="00D15CCB">
          <w:rPr>
            <w:noProof/>
            <w:webHidden/>
          </w:rPr>
          <w:delText>6</w:delText>
        </w:r>
      </w:del>
      <w:r w:rsidR="00F827B0">
        <w:rPr>
          <w:noProof/>
          <w:webHidden/>
        </w:rPr>
        <w:fldChar w:fldCharType="end"/>
      </w:r>
      <w:r w:rsidR="00F827B0" w:rsidRPr="00AC2EB2">
        <w:rPr>
          <w:rStyle w:val="Hyperlink"/>
          <w:noProof/>
        </w:rPr>
        <w:fldChar w:fldCharType="end"/>
      </w:r>
    </w:p>
    <w:p w:rsidR="00F827B0" w:rsidRDefault="00F827B0">
      <w:pPr>
        <w:pStyle w:val="TOC1"/>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"_Toc343650410"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1</w:t>
      </w:r>
      <w:r>
        <w:rPr>
          <w:rFonts w:ascii="Times New Roman" w:eastAsia="PMingLiU" w:hAnsi="Times New Roman"/>
          <w:b w:val="0"/>
          <w:noProof/>
          <w:lang w:val="en-US" w:eastAsia="zh-TW"/>
        </w:rPr>
        <w:tab/>
      </w:r>
      <w:r w:rsidRPr="00AC2EB2">
        <w:rPr>
          <w:rStyle w:val="Hyperlink"/>
          <w:noProof/>
          <w:lang w:eastAsia="en-US"/>
        </w:rPr>
        <w:t>Introduction / Executive Summary</w:t>
      </w:r>
      <w:r>
        <w:rPr>
          <w:noProof/>
          <w:webHidden/>
        </w:rPr>
        <w:tab/>
      </w:r>
      <w:r>
        <w:rPr>
          <w:noProof/>
          <w:webHidden/>
        </w:rPr>
        <w:fldChar w:fldCharType="begin"/>
      </w:r>
      <w:r>
        <w:rPr>
          <w:noProof/>
          <w:webHidden/>
        </w:rPr>
        <w:instrText xml:space="preserve"> PAGEREF _Toc343650410 \h </w:instrText>
      </w:r>
      <w:r>
        <w:rPr>
          <w:noProof/>
          <w:webHidden/>
        </w:rPr>
      </w:r>
      <w:r>
        <w:rPr>
          <w:noProof/>
          <w:webHidden/>
        </w:rPr>
        <w:fldChar w:fldCharType="separate"/>
      </w:r>
      <w:ins w:id="5" w:author="HYST (Hiroyuki Sato)" w:date="2013-01-08T17:17:00Z">
        <w:r w:rsidR="00D15CCB">
          <w:rPr>
            <w:noProof/>
            <w:webHidden/>
          </w:rPr>
          <w:t>2</w:t>
        </w:r>
      </w:ins>
      <w:del w:id="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1"/>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"_Toc343650411"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2</w:t>
      </w:r>
      <w:r>
        <w:rPr>
          <w:rFonts w:ascii="Times New Roman" w:eastAsia="PMingLiU" w:hAnsi="Times New Roman"/>
          <w:b w:val="0"/>
          <w:noProof/>
          <w:lang w:val="en-US" w:eastAsia="zh-TW"/>
        </w:rPr>
        <w:tab/>
      </w:r>
      <w:r w:rsidRPr="00AC2EB2">
        <w:rPr>
          <w:rStyle w:val="Hyperlink"/>
          <w:noProof/>
          <w:lang w:eastAsia="en-US"/>
        </w:rPr>
        <w:t>Purpose</w:t>
      </w:r>
      <w:r>
        <w:rPr>
          <w:noProof/>
          <w:webHidden/>
        </w:rPr>
        <w:tab/>
      </w:r>
      <w:r>
        <w:rPr>
          <w:noProof/>
          <w:webHidden/>
        </w:rPr>
        <w:fldChar w:fldCharType="begin"/>
      </w:r>
      <w:r>
        <w:rPr>
          <w:noProof/>
          <w:webHidden/>
        </w:rPr>
        <w:instrText xml:space="preserve"> PAGEREF _Toc343650411 \h </w:instrText>
      </w:r>
      <w:r>
        <w:rPr>
          <w:noProof/>
          <w:webHidden/>
        </w:rPr>
      </w:r>
      <w:r>
        <w:rPr>
          <w:noProof/>
          <w:webHidden/>
        </w:rPr>
        <w:fldChar w:fldCharType="separate"/>
      </w:r>
      <w:ins w:id="7" w:author="HYST (Hiroyuki Sato)" w:date="2013-01-08T17:17:00Z">
        <w:r w:rsidR="00D15CCB">
          <w:rPr>
            <w:noProof/>
            <w:webHidden/>
          </w:rPr>
          <w:t>2</w:t>
        </w:r>
      </w:ins>
      <w:del w:id="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1"/>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"_Toc343650412"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3</w:t>
      </w:r>
      <w:r>
        <w:rPr>
          <w:rFonts w:ascii="Times New Roman" w:eastAsia="PMingLiU" w:hAnsi="Times New Roman"/>
          <w:b w:val="0"/>
          <w:noProof/>
          <w:lang w:val="en-US" w:eastAsia="zh-TW"/>
        </w:rPr>
        <w:tab/>
      </w:r>
      <w:r w:rsidRPr="00AC2EB2">
        <w:rPr>
          <w:rStyle w:val="Hyperlink"/>
          <w:noProof/>
          <w:lang w:eastAsia="en-US"/>
        </w:rPr>
        <w:t>Scope</w:t>
      </w:r>
      <w:r>
        <w:rPr>
          <w:noProof/>
          <w:webHidden/>
        </w:rPr>
        <w:tab/>
      </w:r>
      <w:r>
        <w:rPr>
          <w:noProof/>
          <w:webHidden/>
        </w:rPr>
        <w:fldChar w:fldCharType="begin"/>
      </w:r>
      <w:r>
        <w:rPr>
          <w:noProof/>
          <w:webHidden/>
        </w:rPr>
        <w:instrText xml:space="preserve"> PAGEREF _Toc343650412 \h </w:instrText>
      </w:r>
      <w:r>
        <w:rPr>
          <w:noProof/>
          <w:webHidden/>
        </w:rPr>
      </w:r>
      <w:r>
        <w:rPr>
          <w:noProof/>
          <w:webHidden/>
        </w:rPr>
        <w:fldChar w:fldCharType="separate"/>
      </w:r>
      <w:ins w:id="9" w:author="HYST (Hiroyuki Sato)" w:date="2013-01-08T17:17:00Z">
        <w:r w:rsidR="00D15CCB">
          <w:rPr>
            <w:noProof/>
            <w:webHidden/>
          </w:rPr>
          <w:t>2</w:t>
        </w:r>
      </w:ins>
      <w:del w:id="1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1"/>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"_Toc343650413"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4</w:t>
      </w:r>
      <w:r>
        <w:rPr>
          <w:rFonts w:ascii="Times New Roman" w:eastAsia="PMingLiU" w:hAnsi="Times New Roman"/>
          <w:b w:val="0"/>
          <w:noProof/>
          <w:lang w:val="en-US" w:eastAsia="zh-TW"/>
        </w:rPr>
        <w:tab/>
      </w:r>
      <w:r w:rsidRPr="00AC2EB2">
        <w:rPr>
          <w:rStyle w:val="Hyperlink"/>
          <w:noProof/>
          <w:lang w:eastAsia="en-US"/>
        </w:rPr>
        <w:t>Business Case</w:t>
      </w:r>
      <w:r>
        <w:rPr>
          <w:noProof/>
          <w:webHidden/>
        </w:rPr>
        <w:tab/>
      </w:r>
      <w:r>
        <w:rPr>
          <w:noProof/>
          <w:webHidden/>
        </w:rPr>
        <w:fldChar w:fldCharType="begin"/>
      </w:r>
      <w:r>
        <w:rPr>
          <w:noProof/>
          <w:webHidden/>
        </w:rPr>
        <w:instrText xml:space="preserve"> PAGEREF _Toc343650413 \h </w:instrText>
      </w:r>
      <w:r>
        <w:rPr>
          <w:noProof/>
          <w:webHidden/>
        </w:rPr>
      </w:r>
      <w:r>
        <w:rPr>
          <w:noProof/>
          <w:webHidden/>
        </w:rPr>
        <w:fldChar w:fldCharType="separate"/>
      </w:r>
      <w:ins w:id="11" w:author="HYST (Hiroyuki Sato)" w:date="2013-01-08T17:17:00Z">
        <w:r w:rsidR="00D15CCB">
          <w:rPr>
            <w:noProof/>
            <w:webHidden/>
          </w:rPr>
          <w:t>2</w:t>
        </w:r>
      </w:ins>
      <w:del w:id="1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1"/>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"_Toc343650414"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5</w:t>
      </w:r>
      <w:r>
        <w:rPr>
          <w:rFonts w:ascii="Times New Roman" w:eastAsia="PMingLiU" w:hAnsi="Times New Roman"/>
          <w:b w:val="0"/>
          <w:noProof/>
          <w:lang w:val="en-US" w:eastAsia="zh-TW"/>
        </w:rPr>
        <w:tab/>
      </w:r>
      <w:r w:rsidRPr="00AC2EB2">
        <w:rPr>
          <w:rStyle w:val="Hyperlink"/>
          <w:noProof/>
          <w:lang w:eastAsia="en-US"/>
        </w:rPr>
        <w:t>Application</w:t>
      </w:r>
      <w:r>
        <w:rPr>
          <w:noProof/>
          <w:webHidden/>
        </w:rPr>
        <w:tab/>
      </w:r>
      <w:r>
        <w:rPr>
          <w:noProof/>
          <w:webHidden/>
        </w:rPr>
        <w:fldChar w:fldCharType="begin"/>
      </w:r>
      <w:r>
        <w:rPr>
          <w:noProof/>
          <w:webHidden/>
        </w:rPr>
        <w:instrText xml:space="preserve"> PAGEREF _Toc343650414 \h </w:instrText>
      </w:r>
      <w:r>
        <w:rPr>
          <w:noProof/>
          <w:webHidden/>
        </w:rPr>
      </w:r>
      <w:r>
        <w:rPr>
          <w:noProof/>
          <w:webHidden/>
        </w:rPr>
        <w:fldChar w:fldCharType="separate"/>
      </w:r>
      <w:ins w:id="13" w:author="HYST (Hiroyuki Sato)" w:date="2013-01-08T17:17:00Z">
        <w:r w:rsidR="00D15CCB">
          <w:rPr>
            <w:noProof/>
            <w:webHidden/>
          </w:rPr>
          <w:t>2</w:t>
        </w:r>
      </w:ins>
      <w:del w:id="1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1"/>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"_Toc343650415"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6</w:t>
      </w:r>
      <w:r>
        <w:rPr>
          <w:rFonts w:ascii="Times New Roman" w:eastAsia="PMingLiU" w:hAnsi="Times New Roman"/>
          <w:b w:val="0"/>
          <w:noProof/>
          <w:lang w:val="en-US" w:eastAsia="zh-TW"/>
        </w:rPr>
        <w:tab/>
      </w:r>
      <w:r w:rsidRPr="00AC2EB2">
        <w:rPr>
          <w:rStyle w:val="Hyperlink"/>
          <w:noProof/>
          <w:lang w:eastAsia="en-US"/>
        </w:rPr>
        <w:t>Background</w:t>
      </w:r>
      <w:r>
        <w:rPr>
          <w:noProof/>
          <w:webHidden/>
        </w:rPr>
        <w:tab/>
      </w:r>
      <w:r>
        <w:rPr>
          <w:noProof/>
          <w:webHidden/>
        </w:rPr>
        <w:fldChar w:fldCharType="begin"/>
      </w:r>
      <w:r>
        <w:rPr>
          <w:noProof/>
          <w:webHidden/>
        </w:rPr>
        <w:instrText xml:space="preserve"> PAGEREF _Toc343650415 \h </w:instrText>
      </w:r>
      <w:r>
        <w:rPr>
          <w:noProof/>
          <w:webHidden/>
        </w:rPr>
      </w:r>
      <w:r>
        <w:rPr>
          <w:noProof/>
          <w:webHidden/>
        </w:rPr>
        <w:fldChar w:fldCharType="separate"/>
      </w:r>
      <w:ins w:id="15" w:author="HYST (Hiroyuki Sato)" w:date="2013-01-08T17:17:00Z">
        <w:r w:rsidR="00D15CCB">
          <w:rPr>
            <w:noProof/>
            <w:webHidden/>
          </w:rPr>
          <w:t>2</w:t>
        </w:r>
      </w:ins>
      <w:del w:id="1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"_Toc343650416"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6.1</w:t>
      </w:r>
      <w:r>
        <w:rPr>
          <w:rFonts w:ascii="Times New Roman" w:eastAsia="PMingLiU" w:hAnsi="Times New Roman"/>
          <w:b w:val="0"/>
          <w:noProof/>
          <w:lang w:val="en-US" w:eastAsia="zh-TW"/>
        </w:rPr>
        <w:tab/>
      </w:r>
      <w:r w:rsidRPr="00AC2EB2">
        <w:rPr>
          <w:rStyle w:val="Hyperlink"/>
          <w:noProof/>
          <w:lang w:eastAsia="en-US"/>
        </w:rPr>
        <w:t>General Background and History</w:t>
      </w:r>
      <w:r>
        <w:rPr>
          <w:noProof/>
          <w:webHidden/>
        </w:rPr>
        <w:tab/>
      </w:r>
      <w:r>
        <w:rPr>
          <w:noProof/>
          <w:webHidden/>
        </w:rPr>
        <w:fldChar w:fldCharType="begin"/>
      </w:r>
      <w:r>
        <w:rPr>
          <w:noProof/>
          <w:webHidden/>
        </w:rPr>
        <w:instrText xml:space="preserve"> PAGEREF _Toc343650416 \h </w:instrText>
      </w:r>
      <w:r>
        <w:rPr>
          <w:noProof/>
          <w:webHidden/>
        </w:rPr>
      </w:r>
      <w:r>
        <w:rPr>
          <w:noProof/>
          <w:webHidden/>
        </w:rPr>
        <w:fldChar w:fldCharType="separate"/>
      </w:r>
      <w:ins w:id="17" w:author="HYST (Hiroyuki Sato)" w:date="2013-01-08T17:17:00Z">
        <w:r w:rsidR="00D15CCB">
          <w:rPr>
            <w:noProof/>
            <w:webHidden/>
          </w:rPr>
          <w:t>2</w:t>
        </w:r>
      </w:ins>
      <w:del w:id="1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"_Toc343650418"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6.2</w:t>
      </w:r>
      <w:r>
        <w:rPr>
          <w:rFonts w:ascii="Times New Roman" w:eastAsia="PMingLiU" w:hAnsi="Times New Roman"/>
          <w:b w:val="0"/>
          <w:noProof/>
          <w:lang w:val="en-US" w:eastAsia="zh-TW"/>
        </w:rPr>
        <w:tab/>
      </w:r>
      <w:r w:rsidRPr="00AC2EB2">
        <w:rPr>
          <w:rStyle w:val="Hyperlink"/>
          <w:noProof/>
          <w:lang w:eastAsia="en-US"/>
        </w:rPr>
        <w:t>Historical Perspective</w:t>
      </w:r>
      <w:r>
        <w:rPr>
          <w:noProof/>
          <w:webHidden/>
        </w:rPr>
        <w:tab/>
      </w:r>
      <w:r>
        <w:rPr>
          <w:noProof/>
          <w:webHidden/>
        </w:rPr>
        <w:fldChar w:fldCharType="begin"/>
      </w:r>
      <w:r>
        <w:rPr>
          <w:noProof/>
          <w:webHidden/>
        </w:rPr>
        <w:instrText xml:space="preserve"> PAGEREF _Toc343650418 \h </w:instrText>
      </w:r>
      <w:r>
        <w:rPr>
          <w:noProof/>
          <w:webHidden/>
        </w:rPr>
      </w:r>
      <w:r>
        <w:rPr>
          <w:noProof/>
          <w:webHidden/>
        </w:rPr>
        <w:fldChar w:fldCharType="separate"/>
      </w:r>
      <w:ins w:id="19" w:author="HYST (Hiroyuki Sato)" w:date="2013-01-08T17:17:00Z">
        <w:r w:rsidR="00D15CCB">
          <w:rPr>
            <w:noProof/>
            <w:webHidden/>
          </w:rPr>
          <w:t>2</w:t>
        </w:r>
      </w:ins>
      <w:del w:id="2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"_Toc343650419"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6.3</w:t>
      </w:r>
      <w:r>
        <w:rPr>
          <w:rFonts w:ascii="Times New Roman" w:eastAsia="PMingLiU" w:hAnsi="Times New Roman"/>
          <w:b w:val="0"/>
          <w:noProof/>
          <w:lang w:val="en-US" w:eastAsia="zh-TW"/>
        </w:rPr>
        <w:tab/>
      </w:r>
      <w:r w:rsidRPr="00AC2EB2">
        <w:rPr>
          <w:rStyle w:val="Hyperlink"/>
          <w:noProof/>
          <w:lang w:eastAsia="en-US"/>
        </w:rPr>
        <w:t>Markup Languages</w:t>
      </w:r>
      <w:r>
        <w:rPr>
          <w:noProof/>
          <w:webHidden/>
        </w:rPr>
        <w:tab/>
      </w:r>
      <w:r>
        <w:rPr>
          <w:noProof/>
          <w:webHidden/>
        </w:rPr>
        <w:fldChar w:fldCharType="begin"/>
      </w:r>
      <w:r>
        <w:rPr>
          <w:noProof/>
          <w:webHidden/>
        </w:rPr>
        <w:instrText xml:space="preserve"> PAGEREF _Toc343650419 \h </w:instrText>
      </w:r>
      <w:r>
        <w:rPr>
          <w:noProof/>
          <w:webHidden/>
        </w:rPr>
      </w:r>
      <w:r>
        <w:rPr>
          <w:noProof/>
          <w:webHidden/>
        </w:rPr>
        <w:fldChar w:fldCharType="separate"/>
      </w:r>
      <w:ins w:id="21" w:author="HYST (Hiroyuki Sato)" w:date="2013-01-08T17:17:00Z">
        <w:r w:rsidR="00D15CCB">
          <w:rPr>
            <w:noProof/>
            <w:webHidden/>
          </w:rPr>
          <w:t>2</w:t>
        </w:r>
      </w:ins>
      <w:del w:id="2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1"/>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"_Toc343650420"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7</w:t>
      </w:r>
      <w:r>
        <w:rPr>
          <w:rFonts w:ascii="Times New Roman" w:eastAsia="PMingLiU" w:hAnsi="Times New Roman"/>
          <w:b w:val="0"/>
          <w:noProof/>
          <w:lang w:val="en-US" w:eastAsia="zh-TW"/>
        </w:rPr>
        <w:tab/>
      </w:r>
      <w:r w:rsidRPr="00AC2EB2">
        <w:rPr>
          <w:rStyle w:val="Hyperlink"/>
          <w:noProof/>
          <w:lang w:eastAsia="en-US"/>
        </w:rPr>
        <w:t>Representation of the IDMP</w:t>
      </w:r>
      <w:r>
        <w:rPr>
          <w:noProof/>
          <w:webHidden/>
        </w:rPr>
        <w:tab/>
      </w:r>
      <w:r>
        <w:rPr>
          <w:noProof/>
          <w:webHidden/>
        </w:rPr>
        <w:fldChar w:fldCharType="begin"/>
      </w:r>
      <w:r>
        <w:rPr>
          <w:noProof/>
          <w:webHidden/>
        </w:rPr>
        <w:instrText xml:space="preserve"> PAGEREF _Toc343650420 \h </w:instrText>
      </w:r>
      <w:r>
        <w:rPr>
          <w:noProof/>
          <w:webHidden/>
        </w:rPr>
      </w:r>
      <w:r>
        <w:rPr>
          <w:noProof/>
          <w:webHidden/>
        </w:rPr>
        <w:fldChar w:fldCharType="separate"/>
      </w:r>
      <w:ins w:id="23" w:author="HYST (Hiroyuki Sato)" w:date="2013-01-08T17:17:00Z">
        <w:r w:rsidR="00D15CCB">
          <w:rPr>
            <w:noProof/>
            <w:webHidden/>
          </w:rPr>
          <w:t>2</w:t>
        </w:r>
      </w:ins>
      <w:del w:id="2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"_Toc343650421"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7.1</w:t>
      </w:r>
      <w:r>
        <w:rPr>
          <w:rFonts w:ascii="Times New Roman" w:eastAsia="PMingLiU" w:hAnsi="Times New Roman"/>
          <w:b w:val="0"/>
          <w:noProof/>
          <w:lang w:val="en-US" w:eastAsia="zh-TW"/>
        </w:rPr>
        <w:tab/>
      </w:r>
      <w:r w:rsidRPr="00AC2EB2">
        <w:rPr>
          <w:rStyle w:val="Hyperlink"/>
          <w:noProof/>
          <w:lang w:eastAsia="en-US"/>
        </w:rPr>
        <w:t>Why Standardization of Identification of Medicinal Products is needed</w:t>
      </w:r>
      <w:r>
        <w:rPr>
          <w:noProof/>
          <w:webHidden/>
        </w:rPr>
        <w:tab/>
      </w:r>
      <w:r>
        <w:rPr>
          <w:noProof/>
          <w:webHidden/>
        </w:rPr>
        <w:fldChar w:fldCharType="begin"/>
      </w:r>
      <w:r>
        <w:rPr>
          <w:noProof/>
          <w:webHidden/>
        </w:rPr>
        <w:instrText xml:space="preserve"> PAGEREF _Toc343650421 \h </w:instrText>
      </w:r>
      <w:r>
        <w:rPr>
          <w:noProof/>
          <w:webHidden/>
        </w:rPr>
      </w:r>
      <w:r>
        <w:rPr>
          <w:noProof/>
          <w:webHidden/>
        </w:rPr>
        <w:fldChar w:fldCharType="separate"/>
      </w:r>
      <w:ins w:id="25" w:author="HYST (Hiroyuki Sato)" w:date="2013-01-08T17:17:00Z">
        <w:r w:rsidR="00D15CCB">
          <w:rPr>
            <w:noProof/>
            <w:webHidden/>
          </w:rPr>
          <w:t>2</w:t>
        </w:r>
      </w:ins>
      <w:del w:id="2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"_Toc343650422"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7.2</w:t>
      </w:r>
      <w:r>
        <w:rPr>
          <w:rFonts w:ascii="Times New Roman" w:eastAsia="PMingLiU" w:hAnsi="Times New Roman"/>
          <w:b w:val="0"/>
          <w:noProof/>
          <w:lang w:val="en-US" w:eastAsia="zh-TW"/>
        </w:rPr>
        <w:tab/>
      </w:r>
      <w:r w:rsidRPr="00AC2EB2">
        <w:rPr>
          <w:rStyle w:val="Hyperlink"/>
          <w:noProof/>
          <w:lang w:eastAsia="en-US"/>
        </w:rPr>
        <w:t>IDMP Scope</w:t>
      </w:r>
      <w:r>
        <w:rPr>
          <w:noProof/>
          <w:webHidden/>
        </w:rPr>
        <w:tab/>
      </w:r>
      <w:r>
        <w:rPr>
          <w:noProof/>
          <w:webHidden/>
        </w:rPr>
        <w:fldChar w:fldCharType="begin"/>
      </w:r>
      <w:r>
        <w:rPr>
          <w:noProof/>
          <w:webHidden/>
        </w:rPr>
        <w:instrText xml:space="preserve"> PAGEREF _Toc343650422 \h </w:instrText>
      </w:r>
      <w:r>
        <w:rPr>
          <w:noProof/>
          <w:webHidden/>
        </w:rPr>
      </w:r>
      <w:r>
        <w:rPr>
          <w:noProof/>
          <w:webHidden/>
        </w:rPr>
        <w:fldChar w:fldCharType="separate"/>
      </w:r>
      <w:ins w:id="27" w:author="HYST (Hiroyuki Sato)" w:date="2013-01-08T17:17:00Z">
        <w:r w:rsidR="00D15CCB">
          <w:rPr>
            <w:noProof/>
            <w:webHidden/>
          </w:rPr>
          <w:t>2</w:t>
        </w:r>
      </w:ins>
      <w:del w:id="2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1"/>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"_Toc343650423"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w:t>
      </w:r>
      <w:r>
        <w:rPr>
          <w:rFonts w:ascii="Times New Roman" w:eastAsia="PMingLiU" w:hAnsi="Times New Roman"/>
          <w:b w:val="0"/>
          <w:noProof/>
          <w:lang w:val="en-US" w:eastAsia="zh-TW"/>
        </w:rPr>
        <w:tab/>
      </w:r>
      <w:r w:rsidRPr="00AC2EB2">
        <w:rPr>
          <w:rStyle w:val="Hyperlink"/>
          <w:noProof/>
          <w:lang w:eastAsia="en-US"/>
        </w:rPr>
        <w:t>Substance</w:t>
      </w:r>
      <w:r>
        <w:rPr>
          <w:noProof/>
          <w:webHidden/>
        </w:rPr>
        <w:tab/>
      </w:r>
      <w:r>
        <w:rPr>
          <w:noProof/>
          <w:webHidden/>
        </w:rPr>
        <w:fldChar w:fldCharType="begin"/>
      </w:r>
      <w:r>
        <w:rPr>
          <w:noProof/>
          <w:webHidden/>
        </w:rPr>
        <w:instrText xml:space="preserve"> PAGEREF _Toc343650423 \h </w:instrText>
      </w:r>
      <w:r>
        <w:rPr>
          <w:noProof/>
          <w:webHidden/>
        </w:rPr>
      </w:r>
      <w:r>
        <w:rPr>
          <w:noProof/>
          <w:webHidden/>
        </w:rPr>
        <w:fldChar w:fldCharType="separate"/>
      </w:r>
      <w:ins w:id="29" w:author="HYST (Hiroyuki Sato)" w:date="2013-01-08T17:17:00Z">
        <w:r w:rsidR="00D15CCB">
          <w:rPr>
            <w:noProof/>
            <w:webHidden/>
          </w:rPr>
          <w:t>2</w:t>
        </w:r>
      </w:ins>
      <w:del w:id="3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"_Toc343650424"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 xml:space="preserve">8.a </w:t>
      </w:r>
      <w:r>
        <w:rPr>
          <w:rFonts w:ascii="Times New Roman" w:eastAsia="PMingLiU" w:hAnsi="Times New Roman"/>
          <w:b w:val="0"/>
          <w:noProof/>
          <w:lang w:val="en-US" w:eastAsia="zh-TW"/>
        </w:rPr>
        <w:tab/>
      </w:r>
      <w:r w:rsidRPr="00AC2EB2">
        <w:rPr>
          <w:rStyle w:val="Hyperlink"/>
          <w:noProof/>
          <w:lang w:eastAsia="en-US"/>
        </w:rPr>
        <w:t xml:space="preserve"> Introduction</w:t>
      </w:r>
      <w:r>
        <w:rPr>
          <w:noProof/>
          <w:webHidden/>
        </w:rPr>
        <w:tab/>
      </w:r>
      <w:r>
        <w:rPr>
          <w:noProof/>
          <w:webHidden/>
        </w:rPr>
        <w:fldChar w:fldCharType="begin"/>
      </w:r>
      <w:r>
        <w:rPr>
          <w:noProof/>
          <w:webHidden/>
        </w:rPr>
        <w:instrText xml:space="preserve"> PAGEREF _Toc343650424 \h </w:instrText>
      </w:r>
      <w:r>
        <w:rPr>
          <w:noProof/>
          <w:webHidden/>
        </w:rPr>
      </w:r>
      <w:r>
        <w:rPr>
          <w:noProof/>
          <w:webHidden/>
        </w:rPr>
        <w:fldChar w:fldCharType="separate"/>
      </w:r>
      <w:ins w:id="31" w:author="HYST (Hiroyuki Sato)" w:date="2013-01-08T17:17:00Z">
        <w:r w:rsidR="00D15CCB">
          <w:rPr>
            <w:noProof/>
            <w:webHidden/>
          </w:rPr>
          <w:t>2</w:t>
        </w:r>
      </w:ins>
      <w:del w:id="3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"_Toc343650425"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8.b</w:t>
      </w:r>
      <w:r>
        <w:rPr>
          <w:rFonts w:ascii="Times New Roman" w:eastAsia="PMingLiU" w:hAnsi="Times New Roman"/>
          <w:b w:val="0"/>
          <w:noProof/>
          <w:lang w:val="en-US" w:eastAsia="zh-TW"/>
        </w:rPr>
        <w:tab/>
      </w:r>
      <w:r w:rsidRPr="00AC2EB2">
        <w:rPr>
          <w:rStyle w:val="Hyperlink"/>
          <w:noProof/>
          <w:lang w:eastAsia="en-US"/>
        </w:rPr>
        <w:t xml:space="preserve"> Defining Substances and Substance Identifiers (Substance IDs)</w:t>
      </w:r>
      <w:r>
        <w:rPr>
          <w:noProof/>
          <w:webHidden/>
        </w:rPr>
        <w:tab/>
      </w:r>
      <w:r>
        <w:rPr>
          <w:noProof/>
          <w:webHidden/>
        </w:rPr>
        <w:fldChar w:fldCharType="begin"/>
      </w:r>
      <w:r>
        <w:rPr>
          <w:noProof/>
          <w:webHidden/>
        </w:rPr>
        <w:instrText xml:space="preserve"> PAGEREF _Toc343650425 \h </w:instrText>
      </w:r>
      <w:r>
        <w:rPr>
          <w:noProof/>
          <w:webHidden/>
        </w:rPr>
      </w:r>
      <w:r>
        <w:rPr>
          <w:noProof/>
          <w:webHidden/>
        </w:rPr>
        <w:fldChar w:fldCharType="separate"/>
      </w:r>
      <w:ins w:id="33" w:author="HYST (Hiroyuki Sato)" w:date="2013-01-08T17:17:00Z">
        <w:r w:rsidR="00D15CCB">
          <w:rPr>
            <w:noProof/>
            <w:webHidden/>
          </w:rPr>
          <w:t>2</w:t>
        </w:r>
      </w:ins>
      <w:del w:id="3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"_Toc343650426"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 xml:space="preserve">8.c </w:t>
      </w:r>
      <w:r>
        <w:rPr>
          <w:rFonts w:ascii="Times New Roman" w:eastAsia="PMingLiU" w:hAnsi="Times New Roman"/>
          <w:b w:val="0"/>
          <w:noProof/>
          <w:lang w:val="en-US" w:eastAsia="zh-TW"/>
        </w:rPr>
        <w:tab/>
      </w:r>
      <w:r w:rsidRPr="00AC2EB2">
        <w:rPr>
          <w:rStyle w:val="Hyperlink"/>
          <w:noProof/>
          <w:lang w:eastAsia="en-US"/>
        </w:rPr>
        <w:t xml:space="preserve"> Requesting a Substance ID and providing information</w:t>
      </w:r>
      <w:r>
        <w:rPr>
          <w:noProof/>
          <w:webHidden/>
        </w:rPr>
        <w:tab/>
      </w:r>
      <w:r>
        <w:rPr>
          <w:noProof/>
          <w:webHidden/>
        </w:rPr>
        <w:fldChar w:fldCharType="begin"/>
      </w:r>
      <w:r>
        <w:rPr>
          <w:noProof/>
          <w:webHidden/>
        </w:rPr>
        <w:instrText xml:space="preserve"> PAGEREF _Toc343650426 \h </w:instrText>
      </w:r>
      <w:r>
        <w:rPr>
          <w:noProof/>
          <w:webHidden/>
        </w:rPr>
      </w:r>
      <w:r>
        <w:rPr>
          <w:noProof/>
          <w:webHidden/>
        </w:rPr>
        <w:fldChar w:fldCharType="separate"/>
      </w:r>
      <w:ins w:id="35" w:author="HYST (Hiroyuki Sato)" w:date="2013-01-08T17:17:00Z">
        <w:r w:rsidR="00D15CCB">
          <w:rPr>
            <w:noProof/>
            <w:webHidden/>
          </w:rPr>
          <w:t>2</w:t>
        </w:r>
      </w:ins>
      <w:del w:id="3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"_Toc343650427"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w:t>
      </w:r>
      <w:r>
        <w:rPr>
          <w:rFonts w:ascii="Times New Roman" w:eastAsia="PMingLiU" w:hAnsi="Times New Roman"/>
          <w:b w:val="0"/>
          <w:noProof/>
          <w:lang w:val="en-US" w:eastAsia="zh-TW"/>
        </w:rPr>
        <w:tab/>
      </w:r>
      <w:r w:rsidRPr="00AC2EB2">
        <w:rPr>
          <w:rStyle w:val="Hyperlink"/>
          <w:noProof/>
          <w:lang w:eastAsia="en-US"/>
        </w:rPr>
        <w:t>Substance ID</w:t>
      </w:r>
      <w:r>
        <w:rPr>
          <w:noProof/>
          <w:webHidden/>
        </w:rPr>
        <w:tab/>
      </w:r>
      <w:r>
        <w:rPr>
          <w:noProof/>
          <w:webHidden/>
        </w:rPr>
        <w:fldChar w:fldCharType="begin"/>
      </w:r>
      <w:r>
        <w:rPr>
          <w:noProof/>
          <w:webHidden/>
        </w:rPr>
        <w:instrText xml:space="preserve"> PAGEREF _Toc343650427 \h </w:instrText>
      </w:r>
      <w:r>
        <w:rPr>
          <w:noProof/>
          <w:webHidden/>
        </w:rPr>
      </w:r>
      <w:r>
        <w:rPr>
          <w:noProof/>
          <w:webHidden/>
        </w:rPr>
        <w:fldChar w:fldCharType="separate"/>
      </w:r>
      <w:ins w:id="37" w:author="HYST (Hiroyuki Sato)" w:date="2013-01-08T17:17:00Z">
        <w:r w:rsidR="00D15CCB">
          <w:rPr>
            <w:noProof/>
            <w:webHidden/>
          </w:rPr>
          <w:t>2</w:t>
        </w:r>
      </w:ins>
      <w:del w:id="3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"_Toc343650428"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8.2</w:t>
      </w:r>
      <w:r>
        <w:rPr>
          <w:rFonts w:ascii="Times New Roman" w:eastAsia="PMingLiU" w:hAnsi="Times New Roman"/>
          <w:b w:val="0"/>
          <w:noProof/>
          <w:lang w:val="en-US" w:eastAsia="zh-TW"/>
        </w:rPr>
        <w:tab/>
      </w:r>
      <w:r w:rsidRPr="00AC2EB2">
        <w:rPr>
          <w:rStyle w:val="Hyperlink"/>
          <w:noProof/>
          <w:lang w:eastAsia="en-US"/>
        </w:rPr>
        <w:t>Substance Name</w:t>
      </w:r>
      <w:r>
        <w:rPr>
          <w:noProof/>
          <w:webHidden/>
        </w:rPr>
        <w:tab/>
      </w:r>
      <w:r>
        <w:rPr>
          <w:noProof/>
          <w:webHidden/>
        </w:rPr>
        <w:fldChar w:fldCharType="begin"/>
      </w:r>
      <w:r>
        <w:rPr>
          <w:noProof/>
          <w:webHidden/>
        </w:rPr>
        <w:instrText xml:space="preserve"> PAGEREF _Toc343650428 \h </w:instrText>
      </w:r>
      <w:r>
        <w:rPr>
          <w:noProof/>
          <w:webHidden/>
        </w:rPr>
      </w:r>
      <w:r>
        <w:rPr>
          <w:noProof/>
          <w:webHidden/>
        </w:rPr>
        <w:fldChar w:fldCharType="separate"/>
      </w:r>
      <w:ins w:id="39" w:author="HYST (Hiroyuki Sato)" w:date="2013-01-08T17:17:00Z">
        <w:r w:rsidR="00D15CCB">
          <w:rPr>
            <w:noProof/>
            <w:webHidden/>
          </w:rPr>
          <w:t>2</w:t>
        </w:r>
      </w:ins>
      <w:del w:id="4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"_Toc343650429"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8.2.1</w:t>
      </w:r>
      <w:r>
        <w:rPr>
          <w:rFonts w:ascii="Times New Roman" w:eastAsia="PMingLiU" w:hAnsi="Times New Roman"/>
          <w:b w:val="0"/>
          <w:noProof/>
          <w:lang w:val="en-US" w:eastAsia="zh-TW"/>
        </w:rPr>
        <w:tab/>
      </w:r>
      <w:r w:rsidRPr="00AC2EB2">
        <w:rPr>
          <w:rStyle w:val="Hyperlink"/>
          <w:noProof/>
          <w:lang w:eastAsia="en-US"/>
        </w:rPr>
        <w:t>SubstanceName</w:t>
      </w:r>
      <w:r>
        <w:rPr>
          <w:noProof/>
          <w:webHidden/>
        </w:rPr>
        <w:tab/>
      </w:r>
      <w:r>
        <w:rPr>
          <w:noProof/>
          <w:webHidden/>
        </w:rPr>
        <w:fldChar w:fldCharType="begin"/>
      </w:r>
      <w:r>
        <w:rPr>
          <w:noProof/>
          <w:webHidden/>
        </w:rPr>
        <w:instrText xml:space="preserve"> PAGEREF _Toc343650429 \h </w:instrText>
      </w:r>
      <w:r>
        <w:rPr>
          <w:noProof/>
          <w:webHidden/>
        </w:rPr>
      </w:r>
      <w:r>
        <w:rPr>
          <w:noProof/>
          <w:webHidden/>
        </w:rPr>
        <w:fldChar w:fldCharType="separate"/>
      </w:r>
      <w:ins w:id="41" w:author="HYST (Hiroyuki Sato)" w:date="2013-01-08T17:17:00Z">
        <w:r w:rsidR="00D15CCB">
          <w:rPr>
            <w:noProof/>
            <w:webHidden/>
          </w:rPr>
          <w:t>2</w:t>
        </w:r>
      </w:ins>
      <w:del w:id="4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"_Toc343650430"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8.2.2</w:t>
      </w:r>
      <w:r>
        <w:rPr>
          <w:rFonts w:ascii="Times New Roman" w:eastAsia="PMingLiU" w:hAnsi="Times New Roman"/>
          <w:b w:val="0"/>
          <w:noProof/>
          <w:lang w:val="en-US" w:eastAsia="zh-TW"/>
        </w:rPr>
        <w:tab/>
      </w:r>
      <w:r w:rsidRPr="00AC2EB2">
        <w:rPr>
          <w:rStyle w:val="Hyperlink"/>
          <w:noProof/>
          <w:lang w:eastAsia="en-US"/>
        </w:rPr>
        <w:t>Substance Name Type</w:t>
      </w:r>
      <w:r>
        <w:rPr>
          <w:noProof/>
          <w:webHidden/>
        </w:rPr>
        <w:tab/>
      </w:r>
      <w:r>
        <w:rPr>
          <w:noProof/>
          <w:webHidden/>
        </w:rPr>
        <w:fldChar w:fldCharType="begin"/>
      </w:r>
      <w:r>
        <w:rPr>
          <w:noProof/>
          <w:webHidden/>
        </w:rPr>
        <w:instrText xml:space="preserve"> PAGEREF _Toc343650430 \h </w:instrText>
      </w:r>
      <w:r>
        <w:rPr>
          <w:noProof/>
          <w:webHidden/>
        </w:rPr>
      </w:r>
      <w:r>
        <w:rPr>
          <w:noProof/>
          <w:webHidden/>
        </w:rPr>
        <w:fldChar w:fldCharType="separate"/>
      </w:r>
      <w:ins w:id="43" w:author="HYST (Hiroyuki Sato)" w:date="2013-01-08T17:17:00Z">
        <w:r w:rsidR="00D15CCB">
          <w:rPr>
            <w:noProof/>
            <w:webHidden/>
          </w:rPr>
          <w:t>2</w:t>
        </w:r>
      </w:ins>
      <w:del w:id="4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"_Toc343650431"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8.2.3</w:t>
      </w:r>
      <w:r>
        <w:rPr>
          <w:rFonts w:ascii="Times New Roman" w:eastAsia="PMingLiU" w:hAnsi="Times New Roman"/>
          <w:b w:val="0"/>
          <w:noProof/>
          <w:lang w:val="en-US" w:eastAsia="zh-TW"/>
        </w:rPr>
        <w:tab/>
      </w:r>
      <w:r w:rsidRPr="00AC2EB2">
        <w:rPr>
          <w:rStyle w:val="Hyperlink"/>
          <w:noProof/>
          <w:lang w:eastAsia="en-US"/>
        </w:rPr>
        <w:t>Language</w:t>
      </w:r>
      <w:r>
        <w:rPr>
          <w:noProof/>
          <w:webHidden/>
        </w:rPr>
        <w:tab/>
      </w:r>
      <w:r>
        <w:rPr>
          <w:noProof/>
          <w:webHidden/>
        </w:rPr>
        <w:fldChar w:fldCharType="begin"/>
      </w:r>
      <w:r>
        <w:rPr>
          <w:noProof/>
          <w:webHidden/>
        </w:rPr>
        <w:instrText xml:space="preserve"> PAGEREF _Toc343650431 \h </w:instrText>
      </w:r>
      <w:r>
        <w:rPr>
          <w:noProof/>
          <w:webHidden/>
        </w:rPr>
      </w:r>
      <w:r>
        <w:rPr>
          <w:noProof/>
          <w:webHidden/>
        </w:rPr>
        <w:fldChar w:fldCharType="separate"/>
      </w:r>
      <w:ins w:id="45" w:author="HYST (Hiroyuki Sato)" w:date="2013-01-08T17:17:00Z">
        <w:r w:rsidR="00D15CCB">
          <w:rPr>
            <w:noProof/>
            <w:webHidden/>
          </w:rPr>
          <w:t>2</w:t>
        </w:r>
      </w:ins>
      <w:del w:id="4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"_Toc343650432"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8.2.4</w:t>
      </w:r>
      <w:r>
        <w:rPr>
          <w:rFonts w:ascii="Times New Roman" w:eastAsia="PMingLiU" w:hAnsi="Times New Roman"/>
          <w:b w:val="0"/>
          <w:noProof/>
          <w:lang w:val="en-US" w:eastAsia="zh-TW"/>
        </w:rPr>
        <w:tab/>
      </w:r>
      <w:r w:rsidRPr="00AC2EB2">
        <w:rPr>
          <w:rStyle w:val="Hyperlink"/>
          <w:noProof/>
          <w:lang w:eastAsia="en-US"/>
        </w:rPr>
        <w:t>Official Name</w:t>
      </w:r>
      <w:r>
        <w:rPr>
          <w:noProof/>
          <w:webHidden/>
        </w:rPr>
        <w:tab/>
      </w:r>
      <w:r>
        <w:rPr>
          <w:noProof/>
          <w:webHidden/>
        </w:rPr>
        <w:fldChar w:fldCharType="begin"/>
      </w:r>
      <w:r>
        <w:rPr>
          <w:noProof/>
          <w:webHidden/>
        </w:rPr>
        <w:instrText xml:space="preserve"> PAGEREF _Toc343650432 \h </w:instrText>
      </w:r>
      <w:r>
        <w:rPr>
          <w:noProof/>
          <w:webHidden/>
        </w:rPr>
      </w:r>
      <w:r>
        <w:rPr>
          <w:noProof/>
          <w:webHidden/>
        </w:rPr>
        <w:fldChar w:fldCharType="separate"/>
      </w:r>
      <w:ins w:id="47" w:author="HYST (Hiroyuki Sato)" w:date="2013-01-08T17:17:00Z">
        <w:r w:rsidR="00D15CCB">
          <w:rPr>
            <w:noProof/>
            <w:webHidden/>
          </w:rPr>
          <w:t>2</w:t>
        </w:r>
      </w:ins>
      <w:del w:id="4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"_Toc343650433"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8.2.5</w:t>
      </w:r>
      <w:r>
        <w:rPr>
          <w:rFonts w:ascii="Times New Roman" w:eastAsia="PMingLiU" w:hAnsi="Times New Roman"/>
          <w:b w:val="0"/>
          <w:noProof/>
          <w:lang w:val="en-US" w:eastAsia="zh-TW"/>
        </w:rPr>
        <w:tab/>
      </w:r>
      <w:r w:rsidRPr="00AC2EB2">
        <w:rPr>
          <w:rStyle w:val="Hyperlink"/>
          <w:noProof/>
          <w:lang w:eastAsia="en-US"/>
        </w:rPr>
        <w:t>Reference Source</w:t>
      </w:r>
      <w:r>
        <w:rPr>
          <w:noProof/>
          <w:webHidden/>
        </w:rPr>
        <w:tab/>
      </w:r>
      <w:r>
        <w:rPr>
          <w:noProof/>
          <w:webHidden/>
        </w:rPr>
        <w:fldChar w:fldCharType="begin"/>
      </w:r>
      <w:r>
        <w:rPr>
          <w:noProof/>
          <w:webHidden/>
        </w:rPr>
        <w:instrText xml:space="preserve"> PAGEREF _Toc343650433 \h </w:instrText>
      </w:r>
      <w:r>
        <w:rPr>
          <w:noProof/>
          <w:webHidden/>
        </w:rPr>
      </w:r>
      <w:r>
        <w:rPr>
          <w:noProof/>
          <w:webHidden/>
        </w:rPr>
        <w:fldChar w:fldCharType="separate"/>
      </w:r>
      <w:ins w:id="49" w:author="HYST (Hiroyuki Sato)" w:date="2013-01-08T17:17:00Z">
        <w:r w:rsidR="00D15CCB">
          <w:rPr>
            <w:noProof/>
            <w:webHidden/>
          </w:rPr>
          <w:t>2</w:t>
        </w:r>
      </w:ins>
      <w:del w:id="5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"_Toc343650434"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8.3</w:t>
      </w:r>
      <w:r>
        <w:rPr>
          <w:rFonts w:ascii="Times New Roman" w:eastAsia="PMingLiU" w:hAnsi="Times New Roman"/>
          <w:b w:val="0"/>
          <w:noProof/>
          <w:lang w:val="en-US" w:eastAsia="zh-TW"/>
        </w:rPr>
        <w:tab/>
      </w:r>
      <w:r w:rsidRPr="00AC2EB2">
        <w:rPr>
          <w:rStyle w:val="Hyperlink"/>
          <w:noProof/>
          <w:lang w:eastAsia="en-US"/>
        </w:rPr>
        <w:t>Substance Code</w:t>
      </w:r>
      <w:r>
        <w:rPr>
          <w:noProof/>
          <w:webHidden/>
        </w:rPr>
        <w:tab/>
      </w:r>
      <w:r>
        <w:rPr>
          <w:noProof/>
          <w:webHidden/>
        </w:rPr>
        <w:fldChar w:fldCharType="begin"/>
      </w:r>
      <w:r>
        <w:rPr>
          <w:noProof/>
          <w:webHidden/>
        </w:rPr>
        <w:instrText xml:space="preserve"> PAGEREF _Toc343650434 \h </w:instrText>
      </w:r>
      <w:r>
        <w:rPr>
          <w:noProof/>
          <w:webHidden/>
        </w:rPr>
      </w:r>
      <w:r>
        <w:rPr>
          <w:noProof/>
          <w:webHidden/>
        </w:rPr>
        <w:fldChar w:fldCharType="separate"/>
      </w:r>
      <w:ins w:id="51" w:author="HYST (Hiroyuki Sato)" w:date="2013-01-08T17:17:00Z">
        <w:r w:rsidR="00D15CCB">
          <w:rPr>
            <w:noProof/>
            <w:webHidden/>
          </w:rPr>
          <w:t>2</w:t>
        </w:r>
      </w:ins>
      <w:del w:id="5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"_Toc343650435"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8.3.1</w:t>
      </w:r>
      <w:r>
        <w:rPr>
          <w:rFonts w:ascii="Times New Roman" w:eastAsia="PMingLiU" w:hAnsi="Times New Roman"/>
          <w:b w:val="0"/>
          <w:noProof/>
          <w:lang w:val="en-US" w:eastAsia="zh-TW"/>
        </w:rPr>
        <w:tab/>
      </w:r>
      <w:r w:rsidRPr="00AC2EB2">
        <w:rPr>
          <w:rStyle w:val="Hyperlink"/>
          <w:noProof/>
          <w:lang w:eastAsia="en-US"/>
        </w:rPr>
        <w:t>Code</w:t>
      </w:r>
      <w:r>
        <w:rPr>
          <w:noProof/>
          <w:webHidden/>
        </w:rPr>
        <w:tab/>
      </w:r>
      <w:r>
        <w:rPr>
          <w:noProof/>
          <w:webHidden/>
        </w:rPr>
        <w:fldChar w:fldCharType="begin"/>
      </w:r>
      <w:r>
        <w:rPr>
          <w:noProof/>
          <w:webHidden/>
        </w:rPr>
        <w:instrText xml:space="preserve"> PAGEREF _Toc343650435 \h </w:instrText>
      </w:r>
      <w:r>
        <w:rPr>
          <w:noProof/>
          <w:webHidden/>
        </w:rPr>
      </w:r>
      <w:r>
        <w:rPr>
          <w:noProof/>
          <w:webHidden/>
        </w:rPr>
        <w:fldChar w:fldCharType="separate"/>
      </w:r>
      <w:ins w:id="53" w:author="HYST (Hiroyuki Sato)" w:date="2013-01-08T17:17:00Z">
        <w:r w:rsidR="00D15CCB">
          <w:rPr>
            <w:noProof/>
            <w:webHidden/>
          </w:rPr>
          <w:t>2</w:t>
        </w:r>
      </w:ins>
      <w:del w:id="5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"_Toc343650436"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8.3.2</w:t>
      </w:r>
      <w:r>
        <w:rPr>
          <w:rFonts w:ascii="Times New Roman" w:eastAsia="PMingLiU" w:hAnsi="Times New Roman"/>
          <w:b w:val="0"/>
          <w:noProof/>
          <w:lang w:val="en-US" w:eastAsia="zh-TW"/>
        </w:rPr>
        <w:tab/>
      </w:r>
      <w:r w:rsidRPr="00AC2EB2">
        <w:rPr>
          <w:rStyle w:val="Hyperlink"/>
          <w:noProof/>
          <w:lang w:eastAsia="en-US"/>
        </w:rPr>
        <w:t>Code System ID</w:t>
      </w:r>
      <w:r>
        <w:rPr>
          <w:noProof/>
          <w:webHidden/>
        </w:rPr>
        <w:tab/>
      </w:r>
      <w:r>
        <w:rPr>
          <w:noProof/>
          <w:webHidden/>
        </w:rPr>
        <w:fldChar w:fldCharType="begin"/>
      </w:r>
      <w:r>
        <w:rPr>
          <w:noProof/>
          <w:webHidden/>
        </w:rPr>
        <w:instrText xml:space="preserve"> PAGEREF _Toc343650436 \h </w:instrText>
      </w:r>
      <w:r>
        <w:rPr>
          <w:noProof/>
          <w:webHidden/>
        </w:rPr>
      </w:r>
      <w:r>
        <w:rPr>
          <w:noProof/>
          <w:webHidden/>
        </w:rPr>
        <w:fldChar w:fldCharType="separate"/>
      </w:r>
      <w:ins w:id="55" w:author="HYST (Hiroyuki Sato)" w:date="2013-01-08T17:17:00Z">
        <w:r w:rsidR="00D15CCB">
          <w:rPr>
            <w:noProof/>
            <w:webHidden/>
          </w:rPr>
          <w:t>2</w:t>
        </w:r>
      </w:ins>
      <w:del w:id="5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"_Toc343650437"</w:instrText>
      </w:r>
      <w:r w:rsidRPr="00AC2EB2">
        <w:rPr>
          <w:rStyle w:val="Hyperlink"/>
          <w:noProof/>
        </w:rPr>
        <w:instrText xml:space="preserve"> </w:instrText>
      </w:r>
      <w:r w:rsidRPr="00AC2EB2">
        <w:rPr>
          <w:rStyle w:val="Hyperlink"/>
          <w:noProof/>
        </w:rPr>
        <w:fldChar w:fldCharType="separate"/>
      </w:r>
      <w:r w:rsidRPr="00AC2EB2">
        <w:rPr>
          <w:rStyle w:val="Hyperlink"/>
          <w:noProof/>
        </w:rPr>
        <w:t>8.3.3</w:t>
      </w:r>
      <w:r>
        <w:rPr>
          <w:rFonts w:ascii="Times New Roman" w:eastAsia="PMingLiU" w:hAnsi="Times New Roman"/>
          <w:b w:val="0"/>
          <w:noProof/>
          <w:lang w:val="en-US" w:eastAsia="zh-TW"/>
        </w:rPr>
        <w:tab/>
      </w:r>
      <w:r w:rsidRPr="00AC2EB2">
        <w:rPr>
          <w:rStyle w:val="Hyperlink"/>
          <w:noProof/>
        </w:rPr>
        <w:t>Code System</w:t>
      </w:r>
      <w:r>
        <w:rPr>
          <w:noProof/>
          <w:webHidden/>
        </w:rPr>
        <w:tab/>
      </w:r>
      <w:r>
        <w:rPr>
          <w:noProof/>
          <w:webHidden/>
        </w:rPr>
        <w:fldChar w:fldCharType="begin"/>
      </w:r>
      <w:r>
        <w:rPr>
          <w:noProof/>
          <w:webHidden/>
        </w:rPr>
        <w:instrText xml:space="preserve"> PAGEREF _Toc343650437 \h </w:instrText>
      </w:r>
      <w:r>
        <w:rPr>
          <w:noProof/>
          <w:webHidden/>
        </w:rPr>
      </w:r>
      <w:r>
        <w:rPr>
          <w:noProof/>
          <w:webHidden/>
        </w:rPr>
        <w:fldChar w:fldCharType="separate"/>
      </w:r>
      <w:ins w:id="57" w:author="HYST (Hiroyuki Sato)" w:date="2013-01-08T17:17:00Z">
        <w:r w:rsidR="00D15CCB">
          <w:rPr>
            <w:noProof/>
            <w:webHidden/>
          </w:rPr>
          <w:t>2</w:t>
        </w:r>
      </w:ins>
      <w:del w:id="5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"_Toc343650438"</w:instrText>
      </w:r>
      <w:r w:rsidRPr="00AC2EB2">
        <w:rPr>
          <w:rStyle w:val="Hyperlink"/>
          <w:noProof/>
        </w:rPr>
        <w:instrText xml:space="preserve"> </w:instrText>
      </w:r>
      <w:r w:rsidRPr="00AC2EB2">
        <w:rPr>
          <w:rStyle w:val="Hyperlink"/>
          <w:noProof/>
        </w:rPr>
        <w:fldChar w:fldCharType="separate"/>
      </w:r>
      <w:r w:rsidRPr="00AC2EB2">
        <w:rPr>
          <w:rStyle w:val="Hyperlink"/>
          <w:noProof/>
        </w:rPr>
        <w:t>8.3.4</w:t>
      </w:r>
      <w:r>
        <w:rPr>
          <w:rFonts w:ascii="Times New Roman" w:eastAsia="PMingLiU" w:hAnsi="Times New Roman"/>
          <w:b w:val="0"/>
          <w:noProof/>
          <w:lang w:val="en-US" w:eastAsia="zh-TW"/>
        </w:rPr>
        <w:tab/>
      </w:r>
      <w:r w:rsidRPr="00AC2EB2">
        <w:rPr>
          <w:rStyle w:val="Hyperlink"/>
          <w:noProof/>
        </w:rPr>
        <w:t>Code System Status</w:t>
      </w:r>
      <w:r>
        <w:rPr>
          <w:noProof/>
          <w:webHidden/>
        </w:rPr>
        <w:tab/>
      </w:r>
      <w:r>
        <w:rPr>
          <w:noProof/>
          <w:webHidden/>
        </w:rPr>
        <w:fldChar w:fldCharType="begin"/>
      </w:r>
      <w:r>
        <w:rPr>
          <w:noProof/>
          <w:webHidden/>
        </w:rPr>
        <w:instrText xml:space="preserve"> PAGEREF _Toc343650438 \h </w:instrText>
      </w:r>
      <w:r>
        <w:rPr>
          <w:noProof/>
          <w:webHidden/>
        </w:rPr>
      </w:r>
      <w:r>
        <w:rPr>
          <w:noProof/>
          <w:webHidden/>
        </w:rPr>
        <w:fldChar w:fldCharType="separate"/>
      </w:r>
      <w:ins w:id="59" w:author="HYST (Hiroyuki Sato)" w:date="2013-01-08T17:17:00Z">
        <w:r w:rsidR="00D15CCB">
          <w:rPr>
            <w:noProof/>
            <w:webHidden/>
          </w:rPr>
          <w:t>2</w:t>
        </w:r>
      </w:ins>
      <w:del w:id="6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"_Toc343650439"</w:instrText>
      </w:r>
      <w:r w:rsidRPr="00AC2EB2">
        <w:rPr>
          <w:rStyle w:val="Hyperlink"/>
          <w:noProof/>
        </w:rPr>
        <w:instrText xml:space="preserve"> </w:instrText>
      </w:r>
      <w:r w:rsidRPr="00AC2EB2">
        <w:rPr>
          <w:rStyle w:val="Hyperlink"/>
          <w:noProof/>
        </w:rPr>
        <w:fldChar w:fldCharType="separate"/>
      </w:r>
      <w:r w:rsidRPr="00AC2EB2">
        <w:rPr>
          <w:rStyle w:val="Hyperlink"/>
          <w:noProof/>
        </w:rPr>
        <w:t>8.3.5</w:t>
      </w:r>
      <w:r>
        <w:rPr>
          <w:rFonts w:ascii="Times New Roman" w:eastAsia="PMingLiU" w:hAnsi="Times New Roman"/>
          <w:b w:val="0"/>
          <w:noProof/>
          <w:lang w:val="en-US" w:eastAsia="zh-TW"/>
        </w:rPr>
        <w:tab/>
      </w:r>
      <w:r w:rsidRPr="00AC2EB2">
        <w:rPr>
          <w:rStyle w:val="Hyperlink"/>
          <w:noProof/>
        </w:rPr>
        <w:t>Code System Status Change Date</w:t>
      </w:r>
      <w:r>
        <w:rPr>
          <w:noProof/>
          <w:webHidden/>
        </w:rPr>
        <w:tab/>
      </w:r>
      <w:r>
        <w:rPr>
          <w:noProof/>
          <w:webHidden/>
        </w:rPr>
        <w:fldChar w:fldCharType="begin"/>
      </w:r>
      <w:r>
        <w:rPr>
          <w:noProof/>
          <w:webHidden/>
        </w:rPr>
        <w:instrText xml:space="preserve"> PAGEREF _Toc343650439 \h </w:instrText>
      </w:r>
      <w:r>
        <w:rPr>
          <w:noProof/>
          <w:webHidden/>
        </w:rPr>
      </w:r>
      <w:r>
        <w:rPr>
          <w:noProof/>
          <w:webHidden/>
        </w:rPr>
        <w:fldChar w:fldCharType="separate"/>
      </w:r>
      <w:ins w:id="61" w:author="HYST (Hiroyuki Sato)" w:date="2013-01-08T17:17:00Z">
        <w:r w:rsidR="00D15CCB">
          <w:rPr>
            <w:noProof/>
            <w:webHidden/>
          </w:rPr>
          <w:t>2</w:t>
        </w:r>
      </w:ins>
      <w:del w:id="6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"_Toc343650440"</w:instrText>
      </w:r>
      <w:r w:rsidRPr="00AC2EB2">
        <w:rPr>
          <w:rStyle w:val="Hyperlink"/>
          <w:noProof/>
        </w:rPr>
        <w:instrText xml:space="preserve"> </w:instrText>
      </w:r>
      <w:r w:rsidRPr="00AC2EB2">
        <w:rPr>
          <w:rStyle w:val="Hyperlink"/>
          <w:noProof/>
        </w:rPr>
        <w:fldChar w:fldCharType="separate"/>
      </w:r>
      <w:r w:rsidRPr="00AC2EB2">
        <w:rPr>
          <w:rStyle w:val="Hyperlink"/>
          <w:noProof/>
        </w:rPr>
        <w:t>8.3.6</w:t>
      </w:r>
      <w:r>
        <w:rPr>
          <w:rFonts w:ascii="Times New Roman" w:eastAsia="PMingLiU" w:hAnsi="Times New Roman"/>
          <w:b w:val="0"/>
          <w:noProof/>
          <w:lang w:val="en-US" w:eastAsia="zh-TW"/>
        </w:rPr>
        <w:tab/>
      </w:r>
      <w:r w:rsidRPr="00AC2EB2">
        <w:rPr>
          <w:rStyle w:val="Hyperlink"/>
          <w:noProof/>
        </w:rPr>
        <w:t>Comment</w:t>
      </w:r>
      <w:r>
        <w:rPr>
          <w:noProof/>
          <w:webHidden/>
        </w:rPr>
        <w:tab/>
      </w:r>
      <w:r>
        <w:rPr>
          <w:noProof/>
          <w:webHidden/>
        </w:rPr>
        <w:fldChar w:fldCharType="begin"/>
      </w:r>
      <w:r>
        <w:rPr>
          <w:noProof/>
          <w:webHidden/>
        </w:rPr>
        <w:instrText xml:space="preserve"> PAGEREF _Toc343650440 \h </w:instrText>
      </w:r>
      <w:r>
        <w:rPr>
          <w:noProof/>
          <w:webHidden/>
        </w:rPr>
      </w:r>
      <w:r>
        <w:rPr>
          <w:noProof/>
          <w:webHidden/>
        </w:rPr>
        <w:fldChar w:fldCharType="separate"/>
      </w:r>
      <w:ins w:id="63" w:author="HYST (Hiroyuki Sato)" w:date="2013-01-08T17:17:00Z">
        <w:r w:rsidR="00D15CCB">
          <w:rPr>
            <w:noProof/>
            <w:webHidden/>
          </w:rPr>
          <w:t>2</w:t>
        </w:r>
      </w:ins>
      <w:del w:id="6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"_Toc343650441"</w:instrText>
      </w:r>
      <w:r w:rsidRPr="00AC2EB2">
        <w:rPr>
          <w:rStyle w:val="Hyperlink"/>
          <w:noProof/>
        </w:rPr>
        <w:instrText xml:space="preserve"> </w:instrText>
      </w:r>
      <w:r w:rsidRPr="00AC2EB2">
        <w:rPr>
          <w:rStyle w:val="Hyperlink"/>
          <w:noProof/>
        </w:rPr>
        <w:fldChar w:fldCharType="separate"/>
      </w:r>
      <w:r w:rsidRPr="00AC2EB2">
        <w:rPr>
          <w:rStyle w:val="Hyperlink"/>
          <w:noProof/>
        </w:rPr>
        <w:t>8.3.7</w:t>
      </w:r>
      <w:r>
        <w:rPr>
          <w:rFonts w:ascii="Times New Roman" w:eastAsia="PMingLiU" w:hAnsi="Times New Roman"/>
          <w:b w:val="0"/>
          <w:noProof/>
          <w:lang w:val="en-US" w:eastAsia="zh-TW"/>
        </w:rPr>
        <w:tab/>
      </w:r>
      <w:r w:rsidRPr="00AC2EB2">
        <w:rPr>
          <w:rStyle w:val="Hyperlink"/>
          <w:noProof/>
        </w:rPr>
        <w:t>Reference Source</w:t>
      </w:r>
      <w:r>
        <w:rPr>
          <w:noProof/>
          <w:webHidden/>
        </w:rPr>
        <w:tab/>
      </w:r>
      <w:r>
        <w:rPr>
          <w:noProof/>
          <w:webHidden/>
        </w:rPr>
        <w:fldChar w:fldCharType="begin"/>
      </w:r>
      <w:r>
        <w:rPr>
          <w:noProof/>
          <w:webHidden/>
        </w:rPr>
        <w:instrText xml:space="preserve"> PAGEREF _Toc343650441 \h </w:instrText>
      </w:r>
      <w:r>
        <w:rPr>
          <w:noProof/>
          <w:webHidden/>
        </w:rPr>
      </w:r>
      <w:r>
        <w:rPr>
          <w:noProof/>
          <w:webHidden/>
        </w:rPr>
        <w:fldChar w:fldCharType="separate"/>
      </w:r>
      <w:ins w:id="65" w:author="HYST (Hiroyuki Sato)" w:date="2013-01-08T17:17:00Z">
        <w:r w:rsidR="00D15CCB">
          <w:rPr>
            <w:noProof/>
            <w:webHidden/>
          </w:rPr>
          <w:t>2</w:t>
        </w:r>
      </w:ins>
      <w:del w:id="6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"_Toc343650442"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8.4</w:t>
      </w:r>
      <w:r>
        <w:rPr>
          <w:rFonts w:ascii="Times New Roman" w:eastAsia="PMingLiU" w:hAnsi="Times New Roman"/>
          <w:b w:val="0"/>
          <w:noProof/>
          <w:lang w:val="en-US" w:eastAsia="zh-TW"/>
        </w:rPr>
        <w:tab/>
      </w:r>
      <w:r w:rsidRPr="00AC2EB2">
        <w:rPr>
          <w:rStyle w:val="Hyperlink"/>
          <w:noProof/>
          <w:lang w:eastAsia="en-US"/>
        </w:rPr>
        <w:t>Version</w:t>
      </w:r>
      <w:r>
        <w:rPr>
          <w:noProof/>
          <w:webHidden/>
        </w:rPr>
        <w:tab/>
      </w:r>
      <w:r>
        <w:rPr>
          <w:noProof/>
          <w:webHidden/>
        </w:rPr>
        <w:fldChar w:fldCharType="begin"/>
      </w:r>
      <w:r>
        <w:rPr>
          <w:noProof/>
          <w:webHidden/>
        </w:rPr>
        <w:instrText xml:space="preserve"> PAGEREF _Toc343650442 \h </w:instrText>
      </w:r>
      <w:r>
        <w:rPr>
          <w:noProof/>
          <w:webHidden/>
        </w:rPr>
      </w:r>
      <w:r>
        <w:rPr>
          <w:noProof/>
          <w:webHidden/>
        </w:rPr>
        <w:fldChar w:fldCharType="separate"/>
      </w:r>
      <w:ins w:id="67" w:author="HYST (Hiroyuki Sato)" w:date="2013-01-08T17:17:00Z">
        <w:r w:rsidR="00D15CCB">
          <w:rPr>
            <w:noProof/>
            <w:webHidden/>
          </w:rPr>
          <w:t>2</w:t>
        </w:r>
      </w:ins>
      <w:del w:id="6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"_Toc343650443"</w:instrText>
      </w:r>
      <w:r w:rsidRPr="00AC2EB2">
        <w:rPr>
          <w:rStyle w:val="Hyperlink"/>
          <w:noProof/>
        </w:rPr>
        <w:instrText xml:space="preserve"> </w:instrText>
      </w:r>
      <w:r w:rsidRPr="00AC2EB2">
        <w:rPr>
          <w:rStyle w:val="Hyperlink"/>
          <w:noProof/>
        </w:rPr>
        <w:fldChar w:fldCharType="separate"/>
      </w:r>
      <w:r w:rsidRPr="00AC2EB2">
        <w:rPr>
          <w:rStyle w:val="Hyperlink"/>
          <w:noProof/>
        </w:rPr>
        <w:t>8.4.1</w:t>
      </w:r>
      <w:r>
        <w:rPr>
          <w:rFonts w:ascii="Times New Roman" w:eastAsia="PMingLiU" w:hAnsi="Times New Roman"/>
          <w:b w:val="0"/>
          <w:noProof/>
          <w:lang w:val="en-US" w:eastAsia="zh-TW"/>
        </w:rPr>
        <w:tab/>
      </w:r>
      <w:r w:rsidRPr="00AC2EB2">
        <w:rPr>
          <w:rStyle w:val="Hyperlink"/>
          <w:noProof/>
        </w:rPr>
        <w:t>Version Number</w:t>
      </w:r>
      <w:r>
        <w:rPr>
          <w:noProof/>
          <w:webHidden/>
        </w:rPr>
        <w:tab/>
      </w:r>
      <w:r>
        <w:rPr>
          <w:noProof/>
          <w:webHidden/>
        </w:rPr>
        <w:fldChar w:fldCharType="begin"/>
      </w:r>
      <w:r>
        <w:rPr>
          <w:noProof/>
          <w:webHidden/>
        </w:rPr>
        <w:instrText xml:space="preserve"> PAGEREF _Toc343650443 \h </w:instrText>
      </w:r>
      <w:r>
        <w:rPr>
          <w:noProof/>
          <w:webHidden/>
        </w:rPr>
      </w:r>
      <w:r>
        <w:rPr>
          <w:noProof/>
          <w:webHidden/>
        </w:rPr>
        <w:fldChar w:fldCharType="separate"/>
      </w:r>
      <w:ins w:id="69" w:author="HYST (Hiroyuki Sato)" w:date="2013-01-08T17:17:00Z">
        <w:r w:rsidR="00D15CCB">
          <w:rPr>
            <w:noProof/>
            <w:webHidden/>
          </w:rPr>
          <w:t>2</w:t>
        </w:r>
      </w:ins>
      <w:del w:id="7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"_Toc343650444"</w:instrText>
      </w:r>
      <w:r w:rsidRPr="00AC2EB2">
        <w:rPr>
          <w:rStyle w:val="Hyperlink"/>
          <w:noProof/>
        </w:rPr>
        <w:instrText xml:space="preserve"> </w:instrText>
      </w:r>
      <w:r w:rsidRPr="00AC2EB2">
        <w:rPr>
          <w:rStyle w:val="Hyperlink"/>
          <w:noProof/>
        </w:rPr>
        <w:fldChar w:fldCharType="separate"/>
      </w:r>
      <w:r w:rsidRPr="00AC2EB2">
        <w:rPr>
          <w:rStyle w:val="Hyperlink"/>
          <w:noProof/>
        </w:rPr>
        <w:t>8.4.2</w:t>
      </w:r>
      <w:r>
        <w:rPr>
          <w:rFonts w:ascii="Times New Roman" w:eastAsia="PMingLiU" w:hAnsi="Times New Roman"/>
          <w:b w:val="0"/>
          <w:noProof/>
          <w:lang w:val="en-US" w:eastAsia="zh-TW"/>
        </w:rPr>
        <w:tab/>
      </w:r>
      <w:r w:rsidRPr="00AC2EB2">
        <w:rPr>
          <w:rStyle w:val="Hyperlink"/>
          <w:noProof/>
        </w:rPr>
        <w:t>Effective date</w:t>
      </w:r>
      <w:r>
        <w:rPr>
          <w:noProof/>
          <w:webHidden/>
        </w:rPr>
        <w:tab/>
      </w:r>
      <w:r>
        <w:rPr>
          <w:noProof/>
          <w:webHidden/>
        </w:rPr>
        <w:fldChar w:fldCharType="begin"/>
      </w:r>
      <w:r>
        <w:rPr>
          <w:noProof/>
          <w:webHidden/>
        </w:rPr>
        <w:instrText xml:space="preserve"> PAGEREF _Toc343650444 \h </w:instrText>
      </w:r>
      <w:r>
        <w:rPr>
          <w:noProof/>
          <w:webHidden/>
        </w:rPr>
      </w:r>
      <w:r>
        <w:rPr>
          <w:noProof/>
          <w:webHidden/>
        </w:rPr>
        <w:fldChar w:fldCharType="separate"/>
      </w:r>
      <w:ins w:id="71" w:author="HYST (Hiroyuki Sato)" w:date="2013-01-08T17:17:00Z">
        <w:r w:rsidR="00D15CCB">
          <w:rPr>
            <w:noProof/>
            <w:webHidden/>
          </w:rPr>
          <w:t>2</w:t>
        </w:r>
      </w:ins>
      <w:del w:id="7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"_Toc343650445"</w:instrText>
      </w:r>
      <w:r w:rsidRPr="00AC2EB2">
        <w:rPr>
          <w:rStyle w:val="Hyperlink"/>
          <w:noProof/>
        </w:rPr>
        <w:instrText xml:space="preserve"> </w:instrText>
      </w:r>
      <w:r w:rsidRPr="00AC2EB2">
        <w:rPr>
          <w:rStyle w:val="Hyperlink"/>
          <w:noProof/>
        </w:rPr>
        <w:fldChar w:fldCharType="separate"/>
      </w:r>
      <w:r w:rsidRPr="00AC2EB2">
        <w:rPr>
          <w:rStyle w:val="Hyperlink"/>
          <w:noProof/>
        </w:rPr>
        <w:t>8.4.3</w:t>
      </w:r>
      <w:r>
        <w:rPr>
          <w:rFonts w:ascii="Times New Roman" w:eastAsia="PMingLiU" w:hAnsi="Times New Roman"/>
          <w:b w:val="0"/>
          <w:noProof/>
          <w:lang w:val="en-US" w:eastAsia="zh-TW"/>
        </w:rPr>
        <w:tab/>
      </w:r>
      <w:r w:rsidRPr="00AC2EB2">
        <w:rPr>
          <w:rStyle w:val="Hyperlink"/>
          <w:noProof/>
        </w:rPr>
        <w:t>Change Made</w:t>
      </w:r>
      <w:r>
        <w:rPr>
          <w:noProof/>
          <w:webHidden/>
        </w:rPr>
        <w:tab/>
      </w:r>
      <w:r>
        <w:rPr>
          <w:noProof/>
          <w:webHidden/>
        </w:rPr>
        <w:fldChar w:fldCharType="begin"/>
      </w:r>
      <w:r>
        <w:rPr>
          <w:noProof/>
          <w:webHidden/>
        </w:rPr>
        <w:instrText xml:space="preserve"> PAGEREF _Toc343650445 \h </w:instrText>
      </w:r>
      <w:r>
        <w:rPr>
          <w:noProof/>
          <w:webHidden/>
        </w:rPr>
      </w:r>
      <w:r>
        <w:rPr>
          <w:noProof/>
          <w:webHidden/>
        </w:rPr>
        <w:fldChar w:fldCharType="separate"/>
      </w:r>
      <w:ins w:id="73" w:author="HYST (Hiroyuki Sato)" w:date="2013-01-08T17:17:00Z">
        <w:r w:rsidR="00D15CCB">
          <w:rPr>
            <w:noProof/>
            <w:webHidden/>
          </w:rPr>
          <w:t>2</w:t>
        </w:r>
      </w:ins>
      <w:del w:id="7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"_Toc343650446"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8.5</w:t>
      </w:r>
      <w:r>
        <w:rPr>
          <w:rFonts w:ascii="Times New Roman" w:eastAsia="PMingLiU" w:hAnsi="Times New Roman"/>
          <w:b w:val="0"/>
          <w:noProof/>
          <w:lang w:val="en-US" w:eastAsia="zh-TW"/>
        </w:rPr>
        <w:tab/>
      </w:r>
      <w:r w:rsidRPr="00AC2EB2">
        <w:rPr>
          <w:rStyle w:val="Hyperlink"/>
          <w:noProof/>
          <w:lang w:eastAsia="en-US"/>
        </w:rPr>
        <w:t>Reference Information</w:t>
      </w:r>
      <w:r>
        <w:rPr>
          <w:noProof/>
          <w:webHidden/>
        </w:rPr>
        <w:tab/>
      </w:r>
      <w:r>
        <w:rPr>
          <w:noProof/>
          <w:webHidden/>
        </w:rPr>
        <w:fldChar w:fldCharType="begin"/>
      </w:r>
      <w:r>
        <w:rPr>
          <w:noProof/>
          <w:webHidden/>
        </w:rPr>
        <w:instrText xml:space="preserve"> PAGEREF _Toc343650446 \h </w:instrText>
      </w:r>
      <w:r>
        <w:rPr>
          <w:noProof/>
          <w:webHidden/>
        </w:rPr>
      </w:r>
      <w:r>
        <w:rPr>
          <w:noProof/>
          <w:webHidden/>
        </w:rPr>
        <w:fldChar w:fldCharType="separate"/>
      </w:r>
      <w:ins w:id="75" w:author="HYST (Hiroyuki Sato)" w:date="2013-01-08T17:17:00Z">
        <w:r w:rsidR="00D15CCB">
          <w:rPr>
            <w:noProof/>
            <w:webHidden/>
          </w:rPr>
          <w:t>2</w:t>
        </w:r>
      </w:ins>
      <w:del w:id="7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"_Toc343650447"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8.5.1</w:t>
      </w:r>
      <w:r>
        <w:rPr>
          <w:rFonts w:ascii="Times New Roman" w:eastAsia="PMingLiU" w:hAnsi="Times New Roman"/>
          <w:b w:val="0"/>
          <w:noProof/>
          <w:lang w:val="en-US" w:eastAsia="zh-TW"/>
        </w:rPr>
        <w:tab/>
      </w:r>
      <w:r w:rsidRPr="00AC2EB2">
        <w:rPr>
          <w:rStyle w:val="Hyperlink"/>
          <w:noProof/>
          <w:lang w:eastAsia="en-US"/>
        </w:rPr>
        <w:t>Comment</w:t>
      </w:r>
      <w:r>
        <w:rPr>
          <w:noProof/>
          <w:webHidden/>
        </w:rPr>
        <w:tab/>
      </w:r>
      <w:r>
        <w:rPr>
          <w:noProof/>
          <w:webHidden/>
        </w:rPr>
        <w:fldChar w:fldCharType="begin"/>
      </w:r>
      <w:r>
        <w:rPr>
          <w:noProof/>
          <w:webHidden/>
        </w:rPr>
        <w:instrText xml:space="preserve"> PAGEREF _Toc343650447 \h </w:instrText>
      </w:r>
      <w:r>
        <w:rPr>
          <w:noProof/>
          <w:webHidden/>
        </w:rPr>
      </w:r>
      <w:r>
        <w:rPr>
          <w:noProof/>
          <w:webHidden/>
        </w:rPr>
        <w:fldChar w:fldCharType="separate"/>
      </w:r>
      <w:ins w:id="77" w:author="HYST (Hiroyuki Sato)" w:date="2013-01-08T17:17:00Z">
        <w:r w:rsidR="00D15CCB">
          <w:rPr>
            <w:noProof/>
            <w:webHidden/>
          </w:rPr>
          <w:t>2</w:t>
        </w:r>
      </w:ins>
      <w:del w:id="7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"_Toc343650448"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8.5.2</w:t>
      </w:r>
      <w:r>
        <w:rPr>
          <w:rFonts w:ascii="Times New Roman" w:eastAsia="PMingLiU" w:hAnsi="Times New Roman"/>
          <w:b w:val="0"/>
          <w:noProof/>
          <w:lang w:val="en-US" w:eastAsia="zh-TW"/>
        </w:rPr>
        <w:tab/>
      </w:r>
      <w:r w:rsidRPr="00AC2EB2">
        <w:rPr>
          <w:rStyle w:val="Hyperlink"/>
          <w:noProof/>
          <w:lang w:eastAsia="en-US"/>
        </w:rPr>
        <w:t>Substance Classification</w:t>
      </w:r>
      <w:r>
        <w:rPr>
          <w:noProof/>
          <w:webHidden/>
        </w:rPr>
        <w:tab/>
      </w:r>
      <w:r>
        <w:rPr>
          <w:noProof/>
          <w:webHidden/>
        </w:rPr>
        <w:fldChar w:fldCharType="begin"/>
      </w:r>
      <w:r>
        <w:rPr>
          <w:noProof/>
          <w:webHidden/>
        </w:rPr>
        <w:instrText xml:space="preserve"> PAGEREF _Toc343650448 \h </w:instrText>
      </w:r>
      <w:r>
        <w:rPr>
          <w:noProof/>
          <w:webHidden/>
        </w:rPr>
      </w:r>
      <w:r>
        <w:rPr>
          <w:noProof/>
          <w:webHidden/>
        </w:rPr>
        <w:fldChar w:fldCharType="separate"/>
      </w:r>
      <w:ins w:id="79" w:author="HYST (Hiroyuki Sato)" w:date="2013-01-08T17:17:00Z">
        <w:r w:rsidR="00D15CCB">
          <w:rPr>
            <w:noProof/>
            <w:webHidden/>
          </w:rPr>
          <w:t>2</w:t>
        </w:r>
      </w:ins>
      <w:del w:id="8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"_Toc343650449"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8.5.3</w:t>
      </w:r>
      <w:r>
        <w:rPr>
          <w:rFonts w:ascii="Times New Roman" w:eastAsia="PMingLiU" w:hAnsi="Times New Roman"/>
          <w:b w:val="0"/>
          <w:noProof/>
          <w:lang w:val="en-US" w:eastAsia="zh-TW"/>
        </w:rPr>
        <w:tab/>
      </w:r>
      <w:r w:rsidRPr="00AC2EB2">
        <w:rPr>
          <w:rStyle w:val="Hyperlink"/>
          <w:noProof/>
          <w:lang w:eastAsia="en-US"/>
        </w:rPr>
        <w:t>Target</w:t>
      </w:r>
      <w:r>
        <w:rPr>
          <w:noProof/>
          <w:webHidden/>
        </w:rPr>
        <w:tab/>
      </w:r>
      <w:r>
        <w:rPr>
          <w:noProof/>
          <w:webHidden/>
        </w:rPr>
        <w:fldChar w:fldCharType="begin"/>
      </w:r>
      <w:r>
        <w:rPr>
          <w:noProof/>
          <w:webHidden/>
        </w:rPr>
        <w:instrText xml:space="preserve"> PAGEREF _Toc343650449 \h </w:instrText>
      </w:r>
      <w:r>
        <w:rPr>
          <w:noProof/>
          <w:webHidden/>
        </w:rPr>
      </w:r>
      <w:r>
        <w:rPr>
          <w:noProof/>
          <w:webHidden/>
        </w:rPr>
        <w:fldChar w:fldCharType="separate"/>
      </w:r>
      <w:ins w:id="81" w:author="HYST (Hiroyuki Sato)" w:date="2013-01-08T17:17:00Z">
        <w:r w:rsidR="00D15CCB">
          <w:rPr>
            <w:noProof/>
            <w:webHidden/>
          </w:rPr>
          <w:t>2</w:t>
        </w:r>
      </w:ins>
      <w:del w:id="8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"_Toc343650450"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8.5.4</w:t>
      </w:r>
      <w:r>
        <w:rPr>
          <w:rFonts w:ascii="Times New Roman" w:eastAsia="PMingLiU" w:hAnsi="Times New Roman"/>
          <w:b w:val="0"/>
          <w:noProof/>
          <w:lang w:val="en-US" w:eastAsia="zh-TW"/>
        </w:rPr>
        <w:tab/>
      </w:r>
      <w:r w:rsidRPr="00AC2EB2">
        <w:rPr>
          <w:rStyle w:val="Hyperlink"/>
          <w:noProof/>
          <w:lang w:eastAsia="en-US"/>
        </w:rPr>
        <w:t>Gene</w:t>
      </w:r>
      <w:r>
        <w:rPr>
          <w:noProof/>
          <w:webHidden/>
        </w:rPr>
        <w:tab/>
      </w:r>
      <w:r>
        <w:rPr>
          <w:noProof/>
          <w:webHidden/>
        </w:rPr>
        <w:fldChar w:fldCharType="begin"/>
      </w:r>
      <w:r>
        <w:rPr>
          <w:noProof/>
          <w:webHidden/>
        </w:rPr>
        <w:instrText xml:space="preserve"> PAGEREF _Toc343650450 \h </w:instrText>
      </w:r>
      <w:r>
        <w:rPr>
          <w:noProof/>
          <w:webHidden/>
        </w:rPr>
      </w:r>
      <w:r>
        <w:rPr>
          <w:noProof/>
          <w:webHidden/>
        </w:rPr>
        <w:fldChar w:fldCharType="separate"/>
      </w:r>
      <w:ins w:id="83" w:author="HYST (Hiroyuki Sato)" w:date="2013-01-08T17:17:00Z">
        <w:r w:rsidR="00D15CCB">
          <w:rPr>
            <w:noProof/>
            <w:webHidden/>
          </w:rPr>
          <w:t>2</w:t>
        </w:r>
      </w:ins>
      <w:del w:id="8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"_Toc343650451"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8.5.5</w:t>
      </w:r>
      <w:r>
        <w:rPr>
          <w:rFonts w:ascii="Times New Roman" w:eastAsia="PMingLiU" w:hAnsi="Times New Roman"/>
          <w:b w:val="0"/>
          <w:noProof/>
          <w:lang w:val="en-US" w:eastAsia="zh-TW"/>
        </w:rPr>
        <w:tab/>
      </w:r>
      <w:r w:rsidRPr="00AC2EB2">
        <w:rPr>
          <w:rStyle w:val="Hyperlink"/>
          <w:noProof/>
          <w:lang w:eastAsia="en-US"/>
        </w:rPr>
        <w:t>Gene Elements</w:t>
      </w:r>
      <w:r>
        <w:rPr>
          <w:noProof/>
          <w:webHidden/>
        </w:rPr>
        <w:tab/>
      </w:r>
      <w:r>
        <w:rPr>
          <w:noProof/>
          <w:webHidden/>
        </w:rPr>
        <w:fldChar w:fldCharType="begin"/>
      </w:r>
      <w:r>
        <w:rPr>
          <w:noProof/>
          <w:webHidden/>
        </w:rPr>
        <w:instrText xml:space="preserve"> PAGEREF _Toc343650451 \h </w:instrText>
      </w:r>
      <w:r>
        <w:rPr>
          <w:noProof/>
          <w:webHidden/>
        </w:rPr>
      </w:r>
      <w:r>
        <w:rPr>
          <w:noProof/>
          <w:webHidden/>
        </w:rPr>
        <w:fldChar w:fldCharType="separate"/>
      </w:r>
      <w:ins w:id="85" w:author="HYST (Hiroyuki Sato)" w:date="2013-01-08T17:17:00Z">
        <w:r w:rsidR="00D15CCB">
          <w:rPr>
            <w:noProof/>
            <w:webHidden/>
          </w:rPr>
          <w:t>2</w:t>
        </w:r>
      </w:ins>
      <w:del w:id="8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"_Toc343650452"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8.5.6</w:t>
      </w:r>
      <w:r>
        <w:rPr>
          <w:rFonts w:ascii="Times New Roman" w:eastAsia="PMingLiU" w:hAnsi="Times New Roman"/>
          <w:b w:val="0"/>
          <w:noProof/>
          <w:lang w:val="en-US" w:eastAsia="zh-TW"/>
        </w:rPr>
        <w:tab/>
      </w:r>
      <w:r w:rsidRPr="00AC2EB2">
        <w:rPr>
          <w:rStyle w:val="Hyperlink"/>
          <w:noProof/>
          <w:lang w:eastAsia="en-US"/>
        </w:rPr>
        <w:t>Substance Relationship</w:t>
      </w:r>
      <w:r>
        <w:rPr>
          <w:noProof/>
          <w:webHidden/>
        </w:rPr>
        <w:tab/>
      </w:r>
      <w:r>
        <w:rPr>
          <w:noProof/>
          <w:webHidden/>
        </w:rPr>
        <w:fldChar w:fldCharType="begin"/>
      </w:r>
      <w:r>
        <w:rPr>
          <w:noProof/>
          <w:webHidden/>
        </w:rPr>
        <w:instrText xml:space="preserve"> PAGEREF _Toc343650452 \h </w:instrText>
      </w:r>
      <w:r>
        <w:rPr>
          <w:noProof/>
          <w:webHidden/>
        </w:rPr>
      </w:r>
      <w:r>
        <w:rPr>
          <w:noProof/>
          <w:webHidden/>
        </w:rPr>
        <w:fldChar w:fldCharType="separate"/>
      </w:r>
      <w:ins w:id="87" w:author="HYST (Hiroyuki Sato)" w:date="2013-01-08T17:17:00Z">
        <w:r w:rsidR="00D15CCB">
          <w:rPr>
            <w:noProof/>
            <w:webHidden/>
          </w:rPr>
          <w:t>2</w:t>
        </w:r>
      </w:ins>
      <w:del w:id="8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"_Toc343650453"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8.6</w:t>
      </w:r>
      <w:r>
        <w:rPr>
          <w:rFonts w:ascii="Times New Roman" w:eastAsia="PMingLiU" w:hAnsi="Times New Roman"/>
          <w:b w:val="0"/>
          <w:noProof/>
          <w:lang w:val="en-US" w:eastAsia="zh-TW"/>
        </w:rPr>
        <w:tab/>
      </w:r>
      <w:r w:rsidRPr="00AC2EB2">
        <w:rPr>
          <w:rStyle w:val="Hyperlink"/>
          <w:noProof/>
          <w:lang w:eastAsia="en-US"/>
        </w:rPr>
        <w:t>Single Substance Type</w:t>
      </w:r>
      <w:r>
        <w:rPr>
          <w:noProof/>
          <w:webHidden/>
        </w:rPr>
        <w:tab/>
      </w:r>
      <w:r>
        <w:rPr>
          <w:noProof/>
          <w:webHidden/>
        </w:rPr>
        <w:fldChar w:fldCharType="begin"/>
      </w:r>
      <w:r>
        <w:rPr>
          <w:noProof/>
          <w:webHidden/>
        </w:rPr>
        <w:instrText xml:space="preserve"> PAGEREF _Toc343650453 \h </w:instrText>
      </w:r>
      <w:r>
        <w:rPr>
          <w:noProof/>
          <w:webHidden/>
        </w:rPr>
      </w:r>
      <w:r>
        <w:rPr>
          <w:noProof/>
          <w:webHidden/>
        </w:rPr>
        <w:fldChar w:fldCharType="separate"/>
      </w:r>
      <w:ins w:id="89" w:author="HYST (Hiroyuki Sato)" w:date="2013-01-08T17:17:00Z">
        <w:r w:rsidR="00D15CCB">
          <w:rPr>
            <w:noProof/>
            <w:webHidden/>
          </w:rPr>
          <w:t>2</w:t>
        </w:r>
      </w:ins>
      <w:del w:id="9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lastRenderedPageBreak/>
        <w:fldChar w:fldCharType="begin"/>
      </w:r>
      <w:r w:rsidRPr="00AC2EB2">
        <w:rPr>
          <w:rStyle w:val="Hyperlink"/>
          <w:noProof/>
        </w:rPr>
        <w:instrText xml:space="preserve"> </w:instrText>
      </w:r>
      <w:r>
        <w:rPr>
          <w:noProof/>
        </w:rPr>
        <w:instrText>HYPERLINK \l "_Toc343650454"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8.7</w:t>
      </w:r>
      <w:r>
        <w:rPr>
          <w:rFonts w:ascii="Times New Roman" w:eastAsia="PMingLiU" w:hAnsi="Times New Roman"/>
          <w:b w:val="0"/>
          <w:noProof/>
          <w:lang w:val="en-US" w:eastAsia="zh-TW"/>
        </w:rPr>
        <w:tab/>
      </w:r>
      <w:r w:rsidRPr="00AC2EB2">
        <w:rPr>
          <w:rStyle w:val="Hyperlink"/>
          <w:noProof/>
          <w:lang w:eastAsia="en-US"/>
        </w:rPr>
        <w:t>Structure</w:t>
      </w:r>
      <w:r>
        <w:rPr>
          <w:noProof/>
          <w:webHidden/>
        </w:rPr>
        <w:tab/>
      </w:r>
      <w:r>
        <w:rPr>
          <w:noProof/>
          <w:webHidden/>
        </w:rPr>
        <w:fldChar w:fldCharType="begin"/>
      </w:r>
      <w:r>
        <w:rPr>
          <w:noProof/>
          <w:webHidden/>
        </w:rPr>
        <w:instrText xml:space="preserve"> PAGEREF _Toc343650454 \h </w:instrText>
      </w:r>
      <w:r>
        <w:rPr>
          <w:noProof/>
          <w:webHidden/>
        </w:rPr>
      </w:r>
      <w:r>
        <w:rPr>
          <w:noProof/>
          <w:webHidden/>
        </w:rPr>
        <w:fldChar w:fldCharType="separate"/>
      </w:r>
      <w:ins w:id="91" w:author="HYST (Hiroyuki Sato)" w:date="2013-01-08T17:17:00Z">
        <w:r w:rsidR="00D15CCB">
          <w:rPr>
            <w:noProof/>
            <w:webHidden/>
          </w:rPr>
          <w:t>2</w:t>
        </w:r>
      </w:ins>
      <w:del w:id="9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"_Toc343650455"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8.7.1</w:t>
      </w:r>
      <w:r>
        <w:rPr>
          <w:rFonts w:ascii="Times New Roman" w:eastAsia="PMingLiU" w:hAnsi="Times New Roman"/>
          <w:b w:val="0"/>
          <w:noProof/>
          <w:lang w:val="en-US" w:eastAsia="zh-TW"/>
        </w:rPr>
        <w:tab/>
      </w:r>
      <w:r w:rsidRPr="00AC2EB2">
        <w:rPr>
          <w:rStyle w:val="Hyperlink"/>
          <w:noProof/>
          <w:lang w:eastAsia="en-US"/>
        </w:rPr>
        <w:t>Structural Representation Type</w:t>
      </w:r>
      <w:r>
        <w:rPr>
          <w:noProof/>
          <w:webHidden/>
        </w:rPr>
        <w:tab/>
      </w:r>
      <w:r>
        <w:rPr>
          <w:noProof/>
          <w:webHidden/>
        </w:rPr>
        <w:fldChar w:fldCharType="begin"/>
      </w:r>
      <w:r>
        <w:rPr>
          <w:noProof/>
          <w:webHidden/>
        </w:rPr>
        <w:instrText xml:space="preserve"> PAGEREF _Toc343650455 \h </w:instrText>
      </w:r>
      <w:r>
        <w:rPr>
          <w:noProof/>
          <w:webHidden/>
        </w:rPr>
      </w:r>
      <w:r>
        <w:rPr>
          <w:noProof/>
          <w:webHidden/>
        </w:rPr>
        <w:fldChar w:fldCharType="separate"/>
      </w:r>
      <w:ins w:id="93" w:author="HYST (Hiroyuki Sato)" w:date="2013-01-08T17:17:00Z">
        <w:r w:rsidR="00D15CCB">
          <w:rPr>
            <w:noProof/>
            <w:webHidden/>
          </w:rPr>
          <w:t>2</w:t>
        </w:r>
      </w:ins>
      <w:del w:id="9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"_Toc343650456"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8.7.2</w:t>
      </w:r>
      <w:r>
        <w:rPr>
          <w:rFonts w:ascii="Times New Roman" w:eastAsia="PMingLiU" w:hAnsi="Times New Roman"/>
          <w:b w:val="0"/>
          <w:noProof/>
          <w:lang w:val="en-US" w:eastAsia="zh-TW"/>
        </w:rPr>
        <w:tab/>
      </w:r>
      <w:r w:rsidRPr="00AC2EB2">
        <w:rPr>
          <w:rStyle w:val="Hyperlink"/>
          <w:noProof/>
          <w:lang w:eastAsia="en-US"/>
        </w:rPr>
        <w:t>Structural Representation</w:t>
      </w:r>
      <w:r>
        <w:rPr>
          <w:noProof/>
          <w:webHidden/>
        </w:rPr>
        <w:tab/>
      </w:r>
      <w:r>
        <w:rPr>
          <w:noProof/>
          <w:webHidden/>
        </w:rPr>
        <w:fldChar w:fldCharType="begin"/>
      </w:r>
      <w:r>
        <w:rPr>
          <w:noProof/>
          <w:webHidden/>
        </w:rPr>
        <w:instrText xml:space="preserve"> PAGEREF _Toc343650456 \h </w:instrText>
      </w:r>
      <w:r>
        <w:rPr>
          <w:noProof/>
          <w:webHidden/>
        </w:rPr>
      </w:r>
      <w:r>
        <w:rPr>
          <w:noProof/>
          <w:webHidden/>
        </w:rPr>
        <w:fldChar w:fldCharType="separate"/>
      </w:r>
      <w:ins w:id="95" w:author="HYST (Hiroyuki Sato)" w:date="2013-01-08T17:17:00Z">
        <w:r w:rsidR="00D15CCB">
          <w:rPr>
            <w:noProof/>
            <w:webHidden/>
          </w:rPr>
          <w:t>2</w:t>
        </w:r>
      </w:ins>
      <w:del w:id="9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"_Toc343650457"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8.7.3</w:t>
      </w:r>
      <w:r>
        <w:rPr>
          <w:rFonts w:ascii="Times New Roman" w:eastAsia="PMingLiU" w:hAnsi="Times New Roman"/>
          <w:b w:val="0"/>
          <w:noProof/>
          <w:lang w:val="en-US" w:eastAsia="zh-TW"/>
        </w:rPr>
        <w:tab/>
      </w:r>
      <w:r w:rsidRPr="00AC2EB2">
        <w:rPr>
          <w:rStyle w:val="Hyperlink"/>
          <w:noProof/>
          <w:lang w:eastAsia="en-US"/>
        </w:rPr>
        <w:t>Structural Representation Attachment</w:t>
      </w:r>
      <w:r>
        <w:rPr>
          <w:noProof/>
          <w:webHidden/>
        </w:rPr>
        <w:tab/>
      </w:r>
      <w:r>
        <w:rPr>
          <w:noProof/>
          <w:webHidden/>
        </w:rPr>
        <w:fldChar w:fldCharType="begin"/>
      </w:r>
      <w:r>
        <w:rPr>
          <w:noProof/>
          <w:webHidden/>
        </w:rPr>
        <w:instrText xml:space="preserve"> PAGEREF _Toc343650457 \h </w:instrText>
      </w:r>
      <w:r>
        <w:rPr>
          <w:noProof/>
          <w:webHidden/>
        </w:rPr>
      </w:r>
      <w:r>
        <w:rPr>
          <w:noProof/>
          <w:webHidden/>
        </w:rPr>
        <w:fldChar w:fldCharType="separate"/>
      </w:r>
      <w:ins w:id="97" w:author="HYST (Hiroyuki Sato)" w:date="2013-01-08T17:17:00Z">
        <w:r w:rsidR="00D15CCB">
          <w:rPr>
            <w:noProof/>
            <w:webHidden/>
          </w:rPr>
          <w:t>2</w:t>
        </w:r>
      </w:ins>
      <w:del w:id="9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"_Toc343650458"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8.7.4</w:t>
      </w:r>
      <w:r>
        <w:rPr>
          <w:rFonts w:ascii="Times New Roman" w:eastAsia="PMingLiU" w:hAnsi="Times New Roman"/>
          <w:b w:val="0"/>
          <w:noProof/>
          <w:lang w:val="en-US" w:eastAsia="zh-TW"/>
        </w:rPr>
        <w:tab/>
      </w:r>
      <w:r w:rsidRPr="00AC2EB2">
        <w:rPr>
          <w:rStyle w:val="Hyperlink"/>
          <w:noProof/>
          <w:lang w:eastAsia="en-US"/>
        </w:rPr>
        <w:t>Stereochemistry</w:t>
      </w:r>
      <w:r>
        <w:rPr>
          <w:noProof/>
          <w:webHidden/>
        </w:rPr>
        <w:tab/>
      </w:r>
      <w:r>
        <w:rPr>
          <w:noProof/>
          <w:webHidden/>
        </w:rPr>
        <w:fldChar w:fldCharType="begin"/>
      </w:r>
      <w:r>
        <w:rPr>
          <w:noProof/>
          <w:webHidden/>
        </w:rPr>
        <w:instrText xml:space="preserve"> PAGEREF _Toc343650458 \h </w:instrText>
      </w:r>
      <w:r>
        <w:rPr>
          <w:noProof/>
          <w:webHidden/>
        </w:rPr>
      </w:r>
      <w:r>
        <w:rPr>
          <w:noProof/>
          <w:webHidden/>
        </w:rPr>
        <w:fldChar w:fldCharType="separate"/>
      </w:r>
      <w:ins w:id="99" w:author="HYST (Hiroyuki Sato)" w:date="2013-01-08T17:17:00Z">
        <w:r w:rsidR="00D15CCB">
          <w:rPr>
            <w:noProof/>
            <w:webHidden/>
          </w:rPr>
          <w:t>2</w:t>
        </w:r>
      </w:ins>
      <w:del w:id="10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"_Toc343650459"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8.7.5</w:t>
      </w:r>
      <w:r>
        <w:rPr>
          <w:rFonts w:ascii="Times New Roman" w:eastAsia="PMingLiU" w:hAnsi="Times New Roman"/>
          <w:b w:val="0"/>
          <w:noProof/>
          <w:lang w:val="en-US" w:eastAsia="zh-TW"/>
        </w:rPr>
        <w:tab/>
      </w:r>
      <w:r w:rsidRPr="00AC2EB2">
        <w:rPr>
          <w:rStyle w:val="Hyperlink"/>
          <w:noProof/>
          <w:lang w:eastAsia="en-US"/>
        </w:rPr>
        <w:t>Optical Activity</w:t>
      </w:r>
      <w:r>
        <w:rPr>
          <w:noProof/>
          <w:webHidden/>
        </w:rPr>
        <w:tab/>
      </w:r>
      <w:r>
        <w:rPr>
          <w:noProof/>
          <w:webHidden/>
        </w:rPr>
        <w:fldChar w:fldCharType="begin"/>
      </w:r>
      <w:r>
        <w:rPr>
          <w:noProof/>
          <w:webHidden/>
        </w:rPr>
        <w:instrText xml:space="preserve"> PAGEREF _Toc343650459 \h </w:instrText>
      </w:r>
      <w:r>
        <w:rPr>
          <w:noProof/>
          <w:webHidden/>
        </w:rPr>
      </w:r>
      <w:r>
        <w:rPr>
          <w:noProof/>
          <w:webHidden/>
        </w:rPr>
        <w:fldChar w:fldCharType="separate"/>
      </w:r>
      <w:ins w:id="101" w:author="HYST (Hiroyuki Sato)" w:date="2013-01-08T17:17:00Z">
        <w:r w:rsidR="00D15CCB">
          <w:rPr>
            <w:noProof/>
            <w:webHidden/>
          </w:rPr>
          <w:t>2</w:t>
        </w:r>
      </w:ins>
      <w:del w:id="10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"_Toc343650460"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8.7.6</w:t>
      </w:r>
      <w:r>
        <w:rPr>
          <w:rFonts w:ascii="Times New Roman" w:eastAsia="PMingLiU" w:hAnsi="Times New Roman"/>
          <w:b w:val="0"/>
          <w:noProof/>
          <w:lang w:val="en-US" w:eastAsia="zh-TW"/>
        </w:rPr>
        <w:tab/>
      </w:r>
      <w:r w:rsidRPr="00AC2EB2">
        <w:rPr>
          <w:rStyle w:val="Hyperlink"/>
          <w:noProof/>
          <w:lang w:eastAsia="en-US"/>
        </w:rPr>
        <w:t>Molecular Formula</w:t>
      </w:r>
      <w:r>
        <w:rPr>
          <w:noProof/>
          <w:webHidden/>
        </w:rPr>
        <w:tab/>
      </w:r>
      <w:r>
        <w:rPr>
          <w:noProof/>
          <w:webHidden/>
        </w:rPr>
        <w:fldChar w:fldCharType="begin"/>
      </w:r>
      <w:r>
        <w:rPr>
          <w:noProof/>
          <w:webHidden/>
        </w:rPr>
        <w:instrText xml:space="preserve"> PAGEREF _Toc343650460 \h </w:instrText>
      </w:r>
      <w:r>
        <w:rPr>
          <w:noProof/>
          <w:webHidden/>
        </w:rPr>
      </w:r>
      <w:r>
        <w:rPr>
          <w:noProof/>
          <w:webHidden/>
        </w:rPr>
        <w:fldChar w:fldCharType="separate"/>
      </w:r>
      <w:ins w:id="103" w:author="HYST (Hiroyuki Sato)" w:date="2013-01-08T17:17:00Z">
        <w:r w:rsidR="00D15CCB">
          <w:rPr>
            <w:noProof/>
            <w:webHidden/>
          </w:rPr>
          <w:t>2</w:t>
        </w:r>
      </w:ins>
      <w:del w:id="10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"_Toc343650461"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8.7.7</w:t>
      </w:r>
      <w:r>
        <w:rPr>
          <w:rFonts w:ascii="Times New Roman" w:eastAsia="PMingLiU" w:hAnsi="Times New Roman"/>
          <w:b w:val="0"/>
          <w:noProof/>
          <w:lang w:val="en-US" w:eastAsia="zh-TW"/>
        </w:rPr>
        <w:tab/>
      </w:r>
      <w:r w:rsidRPr="00AC2EB2">
        <w:rPr>
          <w:rStyle w:val="Hyperlink"/>
          <w:noProof/>
          <w:lang w:eastAsia="en-US"/>
        </w:rPr>
        <w:t>Isotope</w:t>
      </w:r>
      <w:r>
        <w:rPr>
          <w:noProof/>
          <w:webHidden/>
        </w:rPr>
        <w:tab/>
      </w:r>
      <w:r>
        <w:rPr>
          <w:noProof/>
          <w:webHidden/>
        </w:rPr>
        <w:fldChar w:fldCharType="begin"/>
      </w:r>
      <w:r>
        <w:rPr>
          <w:noProof/>
          <w:webHidden/>
        </w:rPr>
        <w:instrText xml:space="preserve"> PAGEREF _Toc343650461 \h </w:instrText>
      </w:r>
      <w:r>
        <w:rPr>
          <w:noProof/>
          <w:webHidden/>
        </w:rPr>
      </w:r>
      <w:r>
        <w:rPr>
          <w:noProof/>
          <w:webHidden/>
        </w:rPr>
        <w:fldChar w:fldCharType="separate"/>
      </w:r>
      <w:ins w:id="105" w:author="HYST (Hiroyuki Sato)" w:date="2013-01-08T17:17:00Z">
        <w:r w:rsidR="00D15CCB">
          <w:rPr>
            <w:noProof/>
            <w:webHidden/>
          </w:rPr>
          <w:t>2</w:t>
        </w:r>
      </w:ins>
      <w:del w:id="10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"_Toc343650462"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8.8</w:t>
      </w:r>
      <w:r>
        <w:rPr>
          <w:rFonts w:ascii="Times New Roman" w:eastAsia="PMingLiU" w:hAnsi="Times New Roman"/>
          <w:b w:val="0"/>
          <w:noProof/>
          <w:lang w:val="en-US" w:eastAsia="zh-TW"/>
        </w:rPr>
        <w:tab/>
      </w:r>
      <w:r w:rsidRPr="00AC2EB2">
        <w:rPr>
          <w:rStyle w:val="Hyperlink"/>
          <w:noProof/>
          <w:lang w:eastAsia="en-US"/>
        </w:rPr>
        <w:t>Amount</w:t>
      </w:r>
      <w:r>
        <w:rPr>
          <w:noProof/>
          <w:webHidden/>
        </w:rPr>
        <w:tab/>
      </w:r>
      <w:r>
        <w:rPr>
          <w:noProof/>
          <w:webHidden/>
        </w:rPr>
        <w:fldChar w:fldCharType="begin"/>
      </w:r>
      <w:r>
        <w:rPr>
          <w:noProof/>
          <w:webHidden/>
        </w:rPr>
        <w:instrText xml:space="preserve"> PAGEREF _Toc343650462 \h </w:instrText>
      </w:r>
      <w:r>
        <w:rPr>
          <w:noProof/>
          <w:webHidden/>
        </w:rPr>
      </w:r>
      <w:r>
        <w:rPr>
          <w:noProof/>
          <w:webHidden/>
        </w:rPr>
        <w:fldChar w:fldCharType="separate"/>
      </w:r>
      <w:ins w:id="107" w:author="HYST (Hiroyuki Sato)" w:date="2013-01-08T17:17:00Z">
        <w:r w:rsidR="00D15CCB">
          <w:rPr>
            <w:noProof/>
            <w:webHidden/>
          </w:rPr>
          <w:t>2</w:t>
        </w:r>
      </w:ins>
      <w:del w:id="10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"_Toc343650463"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8.8.1</w:t>
      </w:r>
      <w:r>
        <w:rPr>
          <w:rFonts w:ascii="Times New Roman" w:eastAsia="PMingLiU" w:hAnsi="Times New Roman"/>
          <w:b w:val="0"/>
          <w:noProof/>
          <w:lang w:val="en-US" w:eastAsia="zh-TW"/>
        </w:rPr>
        <w:tab/>
      </w:r>
      <w:r w:rsidRPr="00AC2EB2">
        <w:rPr>
          <w:rStyle w:val="Hyperlink"/>
          <w:noProof/>
          <w:lang w:eastAsia="en-US"/>
        </w:rPr>
        <w:t>Average</w:t>
      </w:r>
      <w:r>
        <w:rPr>
          <w:noProof/>
          <w:webHidden/>
        </w:rPr>
        <w:tab/>
      </w:r>
      <w:r>
        <w:rPr>
          <w:noProof/>
          <w:webHidden/>
        </w:rPr>
        <w:fldChar w:fldCharType="begin"/>
      </w:r>
      <w:r>
        <w:rPr>
          <w:noProof/>
          <w:webHidden/>
        </w:rPr>
        <w:instrText xml:space="preserve"> PAGEREF _Toc343650463 \h </w:instrText>
      </w:r>
      <w:r>
        <w:rPr>
          <w:noProof/>
          <w:webHidden/>
        </w:rPr>
      </w:r>
      <w:r>
        <w:rPr>
          <w:noProof/>
          <w:webHidden/>
        </w:rPr>
        <w:fldChar w:fldCharType="separate"/>
      </w:r>
      <w:ins w:id="109" w:author="HYST (Hiroyuki Sato)" w:date="2013-01-08T17:17:00Z">
        <w:r w:rsidR="00D15CCB">
          <w:rPr>
            <w:noProof/>
            <w:webHidden/>
          </w:rPr>
          <w:t>2</w:t>
        </w:r>
      </w:ins>
      <w:del w:id="11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"_Toc343650464"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8.8.2</w:t>
      </w:r>
      <w:r>
        <w:rPr>
          <w:rFonts w:ascii="Times New Roman" w:eastAsia="PMingLiU" w:hAnsi="Times New Roman"/>
          <w:b w:val="0"/>
          <w:noProof/>
          <w:lang w:val="en-US" w:eastAsia="zh-TW"/>
        </w:rPr>
        <w:tab/>
      </w:r>
      <w:r w:rsidRPr="00AC2EB2">
        <w:rPr>
          <w:rStyle w:val="Hyperlink"/>
          <w:noProof/>
          <w:lang w:eastAsia="en-US"/>
        </w:rPr>
        <w:t>Low Limit</w:t>
      </w:r>
      <w:r>
        <w:rPr>
          <w:noProof/>
          <w:webHidden/>
        </w:rPr>
        <w:tab/>
      </w:r>
      <w:r>
        <w:rPr>
          <w:noProof/>
          <w:webHidden/>
        </w:rPr>
        <w:fldChar w:fldCharType="begin"/>
      </w:r>
      <w:r>
        <w:rPr>
          <w:noProof/>
          <w:webHidden/>
        </w:rPr>
        <w:instrText xml:space="preserve"> PAGEREF _Toc343650464 \h </w:instrText>
      </w:r>
      <w:r>
        <w:rPr>
          <w:noProof/>
          <w:webHidden/>
        </w:rPr>
      </w:r>
      <w:r>
        <w:rPr>
          <w:noProof/>
          <w:webHidden/>
        </w:rPr>
        <w:fldChar w:fldCharType="separate"/>
      </w:r>
      <w:ins w:id="111" w:author="HYST (Hiroyuki Sato)" w:date="2013-01-08T17:17:00Z">
        <w:r w:rsidR="00D15CCB">
          <w:rPr>
            <w:noProof/>
            <w:webHidden/>
          </w:rPr>
          <w:t>2</w:t>
        </w:r>
      </w:ins>
      <w:del w:id="11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"_Toc343650465"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8.8.3</w:t>
      </w:r>
      <w:r>
        <w:rPr>
          <w:rFonts w:ascii="Times New Roman" w:eastAsia="PMingLiU" w:hAnsi="Times New Roman"/>
          <w:b w:val="0"/>
          <w:noProof/>
          <w:lang w:val="en-US" w:eastAsia="zh-TW"/>
        </w:rPr>
        <w:tab/>
      </w:r>
      <w:r w:rsidRPr="00AC2EB2">
        <w:rPr>
          <w:rStyle w:val="Hyperlink"/>
          <w:noProof/>
          <w:lang w:eastAsia="en-US"/>
        </w:rPr>
        <w:t>High Limit</w:t>
      </w:r>
      <w:r>
        <w:rPr>
          <w:noProof/>
          <w:webHidden/>
        </w:rPr>
        <w:tab/>
      </w:r>
      <w:r>
        <w:rPr>
          <w:noProof/>
          <w:webHidden/>
        </w:rPr>
        <w:fldChar w:fldCharType="begin"/>
      </w:r>
      <w:r>
        <w:rPr>
          <w:noProof/>
          <w:webHidden/>
        </w:rPr>
        <w:instrText xml:space="preserve"> PAGEREF _Toc343650465 \h </w:instrText>
      </w:r>
      <w:r>
        <w:rPr>
          <w:noProof/>
          <w:webHidden/>
        </w:rPr>
      </w:r>
      <w:r>
        <w:rPr>
          <w:noProof/>
          <w:webHidden/>
        </w:rPr>
        <w:fldChar w:fldCharType="separate"/>
      </w:r>
      <w:ins w:id="113" w:author="HYST (Hiroyuki Sato)" w:date="2013-01-08T17:17:00Z">
        <w:r w:rsidR="00D15CCB">
          <w:rPr>
            <w:noProof/>
            <w:webHidden/>
          </w:rPr>
          <w:t>2</w:t>
        </w:r>
      </w:ins>
      <w:del w:id="11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"_Toc343650466"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8.8.4</w:t>
      </w:r>
      <w:r>
        <w:rPr>
          <w:rFonts w:ascii="Times New Roman" w:eastAsia="PMingLiU" w:hAnsi="Times New Roman"/>
          <w:b w:val="0"/>
          <w:noProof/>
          <w:lang w:val="en-US" w:eastAsia="zh-TW"/>
        </w:rPr>
        <w:tab/>
      </w:r>
      <w:r w:rsidRPr="00AC2EB2">
        <w:rPr>
          <w:rStyle w:val="Hyperlink"/>
          <w:noProof/>
          <w:lang w:eastAsia="en-US"/>
        </w:rPr>
        <w:t>Unit</w:t>
      </w:r>
      <w:r>
        <w:rPr>
          <w:noProof/>
          <w:webHidden/>
        </w:rPr>
        <w:tab/>
      </w:r>
      <w:r>
        <w:rPr>
          <w:noProof/>
          <w:webHidden/>
        </w:rPr>
        <w:fldChar w:fldCharType="begin"/>
      </w:r>
      <w:r>
        <w:rPr>
          <w:noProof/>
          <w:webHidden/>
        </w:rPr>
        <w:instrText xml:space="preserve"> PAGEREF _Toc343650466 \h </w:instrText>
      </w:r>
      <w:r>
        <w:rPr>
          <w:noProof/>
          <w:webHidden/>
        </w:rPr>
      </w:r>
      <w:r>
        <w:rPr>
          <w:noProof/>
          <w:webHidden/>
        </w:rPr>
        <w:fldChar w:fldCharType="separate"/>
      </w:r>
      <w:ins w:id="115" w:author="HYST (Hiroyuki Sato)" w:date="2013-01-08T17:17:00Z">
        <w:r w:rsidR="00D15CCB">
          <w:rPr>
            <w:noProof/>
            <w:webHidden/>
          </w:rPr>
          <w:t>2</w:t>
        </w:r>
      </w:ins>
      <w:del w:id="11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"_Toc343650467"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8.8.5</w:t>
      </w:r>
      <w:r>
        <w:rPr>
          <w:rFonts w:ascii="Times New Roman" w:eastAsia="PMingLiU" w:hAnsi="Times New Roman"/>
          <w:b w:val="0"/>
          <w:noProof/>
          <w:lang w:val="en-US" w:eastAsia="zh-TW"/>
        </w:rPr>
        <w:tab/>
      </w:r>
      <w:r w:rsidRPr="00AC2EB2">
        <w:rPr>
          <w:rStyle w:val="Hyperlink"/>
          <w:noProof/>
          <w:lang w:eastAsia="en-US"/>
        </w:rPr>
        <w:t>Non Numeric Value</w:t>
      </w:r>
      <w:r>
        <w:rPr>
          <w:noProof/>
          <w:webHidden/>
        </w:rPr>
        <w:tab/>
      </w:r>
      <w:r>
        <w:rPr>
          <w:noProof/>
          <w:webHidden/>
        </w:rPr>
        <w:fldChar w:fldCharType="begin"/>
      </w:r>
      <w:r>
        <w:rPr>
          <w:noProof/>
          <w:webHidden/>
        </w:rPr>
        <w:instrText xml:space="preserve"> PAGEREF _Toc343650467 \h </w:instrText>
      </w:r>
      <w:r>
        <w:rPr>
          <w:noProof/>
          <w:webHidden/>
        </w:rPr>
      </w:r>
      <w:r>
        <w:rPr>
          <w:noProof/>
          <w:webHidden/>
        </w:rPr>
        <w:fldChar w:fldCharType="separate"/>
      </w:r>
      <w:ins w:id="117" w:author="HYST (Hiroyuki Sato)" w:date="2013-01-08T17:17:00Z">
        <w:r w:rsidR="00D15CCB">
          <w:rPr>
            <w:noProof/>
            <w:webHidden/>
          </w:rPr>
          <w:t>2</w:t>
        </w:r>
      </w:ins>
      <w:del w:id="11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"_Toc343650468"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8.9</w:t>
      </w:r>
      <w:r>
        <w:rPr>
          <w:rFonts w:ascii="Times New Roman" w:eastAsia="PMingLiU" w:hAnsi="Times New Roman"/>
          <w:b w:val="0"/>
          <w:noProof/>
          <w:lang w:val="en-US" w:eastAsia="zh-TW"/>
        </w:rPr>
        <w:tab/>
      </w:r>
      <w:r w:rsidRPr="00AC2EB2">
        <w:rPr>
          <w:rStyle w:val="Hyperlink"/>
          <w:noProof/>
          <w:lang w:eastAsia="en-US"/>
        </w:rPr>
        <w:t>Property</w:t>
      </w:r>
      <w:r>
        <w:rPr>
          <w:noProof/>
          <w:webHidden/>
        </w:rPr>
        <w:tab/>
      </w:r>
      <w:r>
        <w:rPr>
          <w:noProof/>
          <w:webHidden/>
        </w:rPr>
        <w:fldChar w:fldCharType="begin"/>
      </w:r>
      <w:r>
        <w:rPr>
          <w:noProof/>
          <w:webHidden/>
        </w:rPr>
        <w:instrText xml:space="preserve"> PAGEREF _Toc343650468 \h </w:instrText>
      </w:r>
      <w:r>
        <w:rPr>
          <w:noProof/>
          <w:webHidden/>
        </w:rPr>
      </w:r>
      <w:r>
        <w:rPr>
          <w:noProof/>
          <w:webHidden/>
        </w:rPr>
        <w:fldChar w:fldCharType="separate"/>
      </w:r>
      <w:ins w:id="119" w:author="HYST (Hiroyuki Sato)" w:date="2013-01-08T17:17:00Z">
        <w:r w:rsidR="00D15CCB">
          <w:rPr>
            <w:noProof/>
            <w:webHidden/>
          </w:rPr>
          <w:t>2</w:t>
        </w:r>
      </w:ins>
      <w:del w:id="12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"_Toc343650469"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8.9.1</w:t>
      </w:r>
      <w:r>
        <w:rPr>
          <w:rFonts w:ascii="Times New Roman" w:eastAsia="PMingLiU" w:hAnsi="Times New Roman"/>
          <w:b w:val="0"/>
          <w:noProof/>
          <w:lang w:val="en-US" w:eastAsia="zh-TW"/>
        </w:rPr>
        <w:tab/>
      </w:r>
      <w:r w:rsidRPr="00AC2EB2">
        <w:rPr>
          <w:rStyle w:val="Hyperlink"/>
          <w:noProof/>
          <w:lang w:eastAsia="en-US"/>
        </w:rPr>
        <w:t>Property Type</w:t>
      </w:r>
      <w:r>
        <w:rPr>
          <w:noProof/>
          <w:webHidden/>
        </w:rPr>
        <w:tab/>
      </w:r>
      <w:r>
        <w:rPr>
          <w:noProof/>
          <w:webHidden/>
        </w:rPr>
        <w:fldChar w:fldCharType="begin"/>
      </w:r>
      <w:r>
        <w:rPr>
          <w:noProof/>
          <w:webHidden/>
        </w:rPr>
        <w:instrText xml:space="preserve"> PAGEREF _Toc343650469 \h </w:instrText>
      </w:r>
      <w:r>
        <w:rPr>
          <w:noProof/>
          <w:webHidden/>
        </w:rPr>
      </w:r>
      <w:r>
        <w:rPr>
          <w:noProof/>
          <w:webHidden/>
        </w:rPr>
        <w:fldChar w:fldCharType="separate"/>
      </w:r>
      <w:ins w:id="121" w:author="HYST (Hiroyuki Sato)" w:date="2013-01-08T17:17:00Z">
        <w:r w:rsidR="00D15CCB">
          <w:rPr>
            <w:noProof/>
            <w:webHidden/>
          </w:rPr>
          <w:t>2</w:t>
        </w:r>
      </w:ins>
      <w:del w:id="12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"_Toc343650470"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8.9.2</w:t>
      </w:r>
      <w:r>
        <w:rPr>
          <w:rFonts w:ascii="Times New Roman" w:eastAsia="PMingLiU" w:hAnsi="Times New Roman"/>
          <w:b w:val="0"/>
          <w:noProof/>
          <w:lang w:val="en-US" w:eastAsia="zh-TW"/>
        </w:rPr>
        <w:tab/>
      </w:r>
      <w:r w:rsidRPr="00AC2EB2">
        <w:rPr>
          <w:rStyle w:val="Hyperlink"/>
          <w:noProof/>
          <w:lang w:eastAsia="en-US"/>
        </w:rPr>
        <w:t>Property Name</w:t>
      </w:r>
      <w:r>
        <w:rPr>
          <w:noProof/>
          <w:webHidden/>
        </w:rPr>
        <w:tab/>
      </w:r>
      <w:r>
        <w:rPr>
          <w:noProof/>
          <w:webHidden/>
        </w:rPr>
        <w:fldChar w:fldCharType="begin"/>
      </w:r>
      <w:r>
        <w:rPr>
          <w:noProof/>
          <w:webHidden/>
        </w:rPr>
        <w:instrText xml:space="preserve"> PAGEREF _Toc343650470 \h </w:instrText>
      </w:r>
      <w:r>
        <w:rPr>
          <w:noProof/>
          <w:webHidden/>
        </w:rPr>
      </w:r>
      <w:r>
        <w:rPr>
          <w:noProof/>
          <w:webHidden/>
        </w:rPr>
        <w:fldChar w:fldCharType="separate"/>
      </w:r>
      <w:ins w:id="123" w:author="HYST (Hiroyuki Sato)" w:date="2013-01-08T17:17:00Z">
        <w:r w:rsidR="00D15CCB">
          <w:rPr>
            <w:noProof/>
            <w:webHidden/>
          </w:rPr>
          <w:t>2</w:t>
        </w:r>
      </w:ins>
      <w:del w:id="12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"_Toc343650471"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8.9.3</w:t>
      </w:r>
      <w:r>
        <w:rPr>
          <w:rFonts w:ascii="Times New Roman" w:eastAsia="PMingLiU" w:hAnsi="Times New Roman"/>
          <w:b w:val="0"/>
          <w:noProof/>
          <w:lang w:val="en-US" w:eastAsia="zh-TW"/>
        </w:rPr>
        <w:tab/>
      </w:r>
      <w:r w:rsidRPr="00AC2EB2">
        <w:rPr>
          <w:rStyle w:val="Hyperlink"/>
          <w:noProof/>
          <w:lang w:eastAsia="en-US"/>
        </w:rPr>
        <w:t>Substance ID</w:t>
      </w:r>
      <w:r>
        <w:rPr>
          <w:noProof/>
          <w:webHidden/>
        </w:rPr>
        <w:tab/>
      </w:r>
      <w:r>
        <w:rPr>
          <w:noProof/>
          <w:webHidden/>
        </w:rPr>
        <w:fldChar w:fldCharType="begin"/>
      </w:r>
      <w:r>
        <w:rPr>
          <w:noProof/>
          <w:webHidden/>
        </w:rPr>
        <w:instrText xml:space="preserve"> PAGEREF _Toc343650471 \h </w:instrText>
      </w:r>
      <w:r>
        <w:rPr>
          <w:noProof/>
          <w:webHidden/>
        </w:rPr>
      </w:r>
      <w:r>
        <w:rPr>
          <w:noProof/>
          <w:webHidden/>
        </w:rPr>
        <w:fldChar w:fldCharType="separate"/>
      </w:r>
      <w:ins w:id="125" w:author="HYST (Hiroyuki Sato)" w:date="2013-01-08T17:17:00Z">
        <w:r w:rsidR="00D15CCB">
          <w:rPr>
            <w:noProof/>
            <w:webHidden/>
          </w:rPr>
          <w:t>2</w:t>
        </w:r>
      </w:ins>
      <w:del w:id="12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"_Toc343650472"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8.9.4</w:t>
      </w:r>
      <w:r>
        <w:rPr>
          <w:rFonts w:ascii="Times New Roman" w:eastAsia="PMingLiU" w:hAnsi="Times New Roman"/>
          <w:b w:val="0"/>
          <w:noProof/>
          <w:lang w:val="en-US" w:eastAsia="zh-TW"/>
        </w:rPr>
        <w:tab/>
      </w:r>
      <w:r w:rsidRPr="00AC2EB2">
        <w:rPr>
          <w:rStyle w:val="Hyperlink"/>
          <w:noProof/>
          <w:lang w:eastAsia="en-US"/>
        </w:rPr>
        <w:t>Substance Name</w:t>
      </w:r>
      <w:r>
        <w:rPr>
          <w:noProof/>
          <w:webHidden/>
        </w:rPr>
        <w:tab/>
      </w:r>
      <w:r>
        <w:rPr>
          <w:noProof/>
          <w:webHidden/>
        </w:rPr>
        <w:fldChar w:fldCharType="begin"/>
      </w:r>
      <w:r>
        <w:rPr>
          <w:noProof/>
          <w:webHidden/>
        </w:rPr>
        <w:instrText xml:space="preserve"> PAGEREF _Toc343650472 \h </w:instrText>
      </w:r>
      <w:r>
        <w:rPr>
          <w:noProof/>
          <w:webHidden/>
        </w:rPr>
      </w:r>
      <w:r>
        <w:rPr>
          <w:noProof/>
          <w:webHidden/>
        </w:rPr>
        <w:fldChar w:fldCharType="separate"/>
      </w:r>
      <w:ins w:id="127" w:author="HYST (Hiroyuki Sato)" w:date="2013-01-08T17:17:00Z">
        <w:r w:rsidR="00D15CCB">
          <w:rPr>
            <w:noProof/>
            <w:webHidden/>
          </w:rPr>
          <w:t>2</w:t>
        </w:r>
      </w:ins>
      <w:del w:id="12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"_Toc343650473"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8.9.5</w:t>
      </w:r>
      <w:r>
        <w:rPr>
          <w:rFonts w:ascii="Times New Roman" w:eastAsia="PMingLiU" w:hAnsi="Times New Roman"/>
          <w:b w:val="0"/>
          <w:noProof/>
          <w:lang w:val="en-US" w:eastAsia="zh-TW"/>
        </w:rPr>
        <w:tab/>
      </w:r>
      <w:r w:rsidRPr="00AC2EB2">
        <w:rPr>
          <w:rStyle w:val="Hyperlink"/>
          <w:noProof/>
          <w:lang w:eastAsia="en-US"/>
        </w:rPr>
        <w:t>Amount</w:t>
      </w:r>
      <w:r>
        <w:rPr>
          <w:noProof/>
          <w:webHidden/>
        </w:rPr>
        <w:tab/>
      </w:r>
      <w:r>
        <w:rPr>
          <w:noProof/>
          <w:webHidden/>
        </w:rPr>
        <w:fldChar w:fldCharType="begin"/>
      </w:r>
      <w:r>
        <w:rPr>
          <w:noProof/>
          <w:webHidden/>
        </w:rPr>
        <w:instrText xml:space="preserve"> PAGEREF _Toc343650473 \h </w:instrText>
      </w:r>
      <w:r>
        <w:rPr>
          <w:noProof/>
          <w:webHidden/>
        </w:rPr>
      </w:r>
      <w:r>
        <w:rPr>
          <w:noProof/>
          <w:webHidden/>
        </w:rPr>
        <w:fldChar w:fldCharType="separate"/>
      </w:r>
      <w:ins w:id="129" w:author="HYST (Hiroyuki Sato)" w:date="2013-01-08T17:17:00Z">
        <w:r w:rsidR="00D15CCB">
          <w:rPr>
            <w:noProof/>
            <w:webHidden/>
          </w:rPr>
          <w:t>2</w:t>
        </w:r>
      </w:ins>
      <w:del w:id="13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"_Toc343650474"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8.10</w:t>
      </w:r>
      <w:r>
        <w:rPr>
          <w:rFonts w:ascii="Times New Roman" w:eastAsia="PMingLiU" w:hAnsi="Times New Roman"/>
          <w:b w:val="0"/>
          <w:noProof/>
          <w:lang w:val="en-US" w:eastAsia="zh-TW"/>
        </w:rPr>
        <w:tab/>
      </w:r>
      <w:r w:rsidRPr="00AC2EB2">
        <w:rPr>
          <w:rStyle w:val="Hyperlink"/>
          <w:noProof/>
          <w:lang w:eastAsia="en-US"/>
        </w:rPr>
        <w:t>Chemical Substance</w:t>
      </w:r>
      <w:r>
        <w:rPr>
          <w:noProof/>
          <w:webHidden/>
        </w:rPr>
        <w:tab/>
      </w:r>
      <w:r>
        <w:rPr>
          <w:noProof/>
          <w:webHidden/>
        </w:rPr>
        <w:fldChar w:fldCharType="begin"/>
      </w:r>
      <w:r>
        <w:rPr>
          <w:noProof/>
          <w:webHidden/>
        </w:rPr>
        <w:instrText xml:space="preserve"> PAGEREF _Toc343650474 \h </w:instrText>
      </w:r>
      <w:r>
        <w:rPr>
          <w:noProof/>
          <w:webHidden/>
        </w:rPr>
      </w:r>
      <w:r>
        <w:rPr>
          <w:noProof/>
          <w:webHidden/>
        </w:rPr>
        <w:fldChar w:fldCharType="separate"/>
      </w:r>
      <w:ins w:id="131" w:author="HYST (Hiroyuki Sato)" w:date="2013-01-08T17:17:00Z">
        <w:r w:rsidR="00D15CCB">
          <w:rPr>
            <w:noProof/>
            <w:webHidden/>
          </w:rPr>
          <w:t>2</w:t>
        </w:r>
      </w:ins>
      <w:del w:id="13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"_Toc343650475"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8.10.1</w:t>
      </w:r>
      <w:r>
        <w:rPr>
          <w:rFonts w:ascii="Times New Roman" w:eastAsia="PMingLiU" w:hAnsi="Times New Roman"/>
          <w:b w:val="0"/>
          <w:noProof/>
          <w:lang w:val="en-US" w:eastAsia="zh-TW"/>
        </w:rPr>
        <w:tab/>
      </w:r>
      <w:r w:rsidRPr="00AC2EB2">
        <w:rPr>
          <w:rStyle w:val="Hyperlink"/>
          <w:noProof/>
          <w:lang w:eastAsia="en-US"/>
        </w:rPr>
        <w:t>Substance Name</w:t>
      </w:r>
      <w:r>
        <w:rPr>
          <w:noProof/>
          <w:webHidden/>
        </w:rPr>
        <w:tab/>
      </w:r>
      <w:r>
        <w:rPr>
          <w:noProof/>
          <w:webHidden/>
        </w:rPr>
        <w:fldChar w:fldCharType="begin"/>
      </w:r>
      <w:r>
        <w:rPr>
          <w:noProof/>
          <w:webHidden/>
        </w:rPr>
        <w:instrText xml:space="preserve"> PAGEREF _Toc343650475 \h </w:instrText>
      </w:r>
      <w:r>
        <w:rPr>
          <w:noProof/>
          <w:webHidden/>
        </w:rPr>
      </w:r>
      <w:r>
        <w:rPr>
          <w:noProof/>
          <w:webHidden/>
        </w:rPr>
        <w:fldChar w:fldCharType="separate"/>
      </w:r>
      <w:ins w:id="133" w:author="HYST (Hiroyuki Sato)" w:date="2013-01-08T17:17:00Z">
        <w:r w:rsidR="00D15CCB">
          <w:rPr>
            <w:noProof/>
            <w:webHidden/>
          </w:rPr>
          <w:t>2</w:t>
        </w:r>
      </w:ins>
      <w:del w:id="13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"_Toc343650476"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8.10.2</w:t>
      </w:r>
      <w:r>
        <w:rPr>
          <w:rFonts w:ascii="Times New Roman" w:eastAsia="PMingLiU" w:hAnsi="Times New Roman"/>
          <w:b w:val="0"/>
          <w:noProof/>
          <w:lang w:val="en-US" w:eastAsia="zh-TW"/>
        </w:rPr>
        <w:tab/>
      </w:r>
      <w:r w:rsidRPr="00AC2EB2">
        <w:rPr>
          <w:rStyle w:val="Hyperlink"/>
          <w:noProof/>
          <w:lang w:eastAsia="en-US"/>
        </w:rPr>
        <w:t>Substance Code</w:t>
      </w:r>
      <w:r>
        <w:rPr>
          <w:noProof/>
          <w:webHidden/>
        </w:rPr>
        <w:tab/>
      </w:r>
      <w:r>
        <w:rPr>
          <w:noProof/>
          <w:webHidden/>
        </w:rPr>
        <w:fldChar w:fldCharType="begin"/>
      </w:r>
      <w:r>
        <w:rPr>
          <w:noProof/>
          <w:webHidden/>
        </w:rPr>
        <w:instrText xml:space="preserve"> PAGEREF _Toc343650476 \h </w:instrText>
      </w:r>
      <w:r>
        <w:rPr>
          <w:noProof/>
          <w:webHidden/>
        </w:rPr>
      </w:r>
      <w:r>
        <w:rPr>
          <w:noProof/>
          <w:webHidden/>
        </w:rPr>
        <w:fldChar w:fldCharType="separate"/>
      </w:r>
      <w:ins w:id="135" w:author="HYST (Hiroyuki Sato)" w:date="2013-01-08T17:17:00Z">
        <w:r w:rsidR="00D15CCB">
          <w:rPr>
            <w:noProof/>
            <w:webHidden/>
          </w:rPr>
          <w:t>2</w:t>
        </w:r>
      </w:ins>
      <w:del w:id="13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"_Toc343650477"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8.10.3</w:t>
      </w:r>
      <w:r>
        <w:rPr>
          <w:rFonts w:ascii="Times New Roman" w:eastAsia="PMingLiU" w:hAnsi="Times New Roman"/>
          <w:b w:val="0"/>
          <w:noProof/>
          <w:lang w:val="en-US" w:eastAsia="zh-TW"/>
        </w:rPr>
        <w:tab/>
      </w:r>
      <w:r w:rsidRPr="00AC2EB2">
        <w:rPr>
          <w:rStyle w:val="Hyperlink"/>
          <w:noProof/>
          <w:lang w:eastAsia="en-US"/>
        </w:rPr>
        <w:t>Reference Information</w:t>
      </w:r>
      <w:r>
        <w:rPr>
          <w:noProof/>
          <w:webHidden/>
        </w:rPr>
        <w:tab/>
      </w:r>
      <w:r>
        <w:rPr>
          <w:noProof/>
          <w:webHidden/>
        </w:rPr>
        <w:fldChar w:fldCharType="begin"/>
      </w:r>
      <w:r>
        <w:rPr>
          <w:noProof/>
          <w:webHidden/>
        </w:rPr>
        <w:instrText xml:space="preserve"> PAGEREF _Toc343650477 \h </w:instrText>
      </w:r>
      <w:r>
        <w:rPr>
          <w:noProof/>
          <w:webHidden/>
        </w:rPr>
      </w:r>
      <w:r>
        <w:rPr>
          <w:noProof/>
          <w:webHidden/>
        </w:rPr>
        <w:fldChar w:fldCharType="separate"/>
      </w:r>
      <w:ins w:id="137" w:author="HYST (Hiroyuki Sato)" w:date="2013-01-08T17:17:00Z">
        <w:r w:rsidR="00D15CCB">
          <w:rPr>
            <w:noProof/>
            <w:webHidden/>
          </w:rPr>
          <w:t>2</w:t>
        </w:r>
      </w:ins>
      <w:del w:id="13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"_Toc343650478"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8.10.4</w:t>
      </w:r>
      <w:r>
        <w:rPr>
          <w:rFonts w:ascii="Times New Roman" w:eastAsia="PMingLiU" w:hAnsi="Times New Roman"/>
          <w:b w:val="0"/>
          <w:noProof/>
          <w:lang w:val="en-US" w:eastAsia="zh-TW"/>
        </w:rPr>
        <w:tab/>
      </w:r>
      <w:r w:rsidRPr="00AC2EB2">
        <w:rPr>
          <w:rStyle w:val="Hyperlink"/>
          <w:noProof/>
          <w:lang w:eastAsia="en-US"/>
        </w:rPr>
        <w:t>Version</w:t>
      </w:r>
      <w:r>
        <w:rPr>
          <w:noProof/>
          <w:webHidden/>
        </w:rPr>
        <w:tab/>
      </w:r>
      <w:r>
        <w:rPr>
          <w:noProof/>
          <w:webHidden/>
        </w:rPr>
        <w:fldChar w:fldCharType="begin"/>
      </w:r>
      <w:r>
        <w:rPr>
          <w:noProof/>
          <w:webHidden/>
        </w:rPr>
        <w:instrText xml:space="preserve"> PAGEREF _Toc343650478 \h </w:instrText>
      </w:r>
      <w:r>
        <w:rPr>
          <w:noProof/>
          <w:webHidden/>
        </w:rPr>
      </w:r>
      <w:r>
        <w:rPr>
          <w:noProof/>
          <w:webHidden/>
        </w:rPr>
        <w:fldChar w:fldCharType="separate"/>
      </w:r>
      <w:ins w:id="139" w:author="HYST (Hiroyuki Sato)" w:date="2013-01-08T17:17:00Z">
        <w:r w:rsidR="00D15CCB">
          <w:rPr>
            <w:noProof/>
            <w:webHidden/>
          </w:rPr>
          <w:t>2</w:t>
        </w:r>
      </w:ins>
      <w:del w:id="14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"_Toc343650479"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8.10.5</w:t>
      </w:r>
      <w:r>
        <w:rPr>
          <w:rFonts w:ascii="Times New Roman" w:eastAsia="PMingLiU" w:hAnsi="Times New Roman"/>
          <w:b w:val="0"/>
          <w:noProof/>
          <w:lang w:val="en-US" w:eastAsia="zh-TW"/>
        </w:rPr>
        <w:tab/>
      </w:r>
      <w:r w:rsidRPr="00AC2EB2">
        <w:rPr>
          <w:rStyle w:val="Hyperlink"/>
          <w:noProof/>
          <w:lang w:eastAsia="en-US"/>
        </w:rPr>
        <w:t>Structure</w:t>
      </w:r>
      <w:r>
        <w:rPr>
          <w:noProof/>
          <w:webHidden/>
        </w:rPr>
        <w:tab/>
      </w:r>
      <w:r>
        <w:rPr>
          <w:noProof/>
          <w:webHidden/>
        </w:rPr>
        <w:fldChar w:fldCharType="begin"/>
      </w:r>
      <w:r>
        <w:rPr>
          <w:noProof/>
          <w:webHidden/>
        </w:rPr>
        <w:instrText xml:space="preserve"> PAGEREF _Toc343650479 \h </w:instrText>
      </w:r>
      <w:r>
        <w:rPr>
          <w:noProof/>
          <w:webHidden/>
        </w:rPr>
      </w:r>
      <w:r>
        <w:rPr>
          <w:noProof/>
          <w:webHidden/>
        </w:rPr>
        <w:fldChar w:fldCharType="separate"/>
      </w:r>
      <w:ins w:id="141" w:author="HYST (Hiroyuki Sato)" w:date="2013-01-08T17:17:00Z">
        <w:r w:rsidR="00D15CCB">
          <w:rPr>
            <w:noProof/>
            <w:webHidden/>
          </w:rPr>
          <w:t>2</w:t>
        </w:r>
      </w:ins>
      <w:del w:id="14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"_Toc343650480"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8.10.6</w:t>
      </w:r>
      <w:r>
        <w:rPr>
          <w:rFonts w:ascii="Times New Roman" w:eastAsia="PMingLiU" w:hAnsi="Times New Roman"/>
          <w:b w:val="0"/>
          <w:noProof/>
          <w:lang w:val="en-US" w:eastAsia="zh-TW"/>
        </w:rPr>
        <w:tab/>
      </w:r>
      <w:r w:rsidRPr="00AC2EB2">
        <w:rPr>
          <w:rStyle w:val="Hyperlink"/>
          <w:noProof/>
          <w:lang w:eastAsia="en-US"/>
        </w:rPr>
        <w:t>Stoichiometric</w:t>
      </w:r>
      <w:r>
        <w:rPr>
          <w:noProof/>
          <w:webHidden/>
        </w:rPr>
        <w:tab/>
      </w:r>
      <w:r>
        <w:rPr>
          <w:noProof/>
          <w:webHidden/>
        </w:rPr>
        <w:fldChar w:fldCharType="begin"/>
      </w:r>
      <w:r>
        <w:rPr>
          <w:noProof/>
          <w:webHidden/>
        </w:rPr>
        <w:instrText xml:space="preserve"> PAGEREF _Toc343650480 \h </w:instrText>
      </w:r>
      <w:r>
        <w:rPr>
          <w:noProof/>
          <w:webHidden/>
        </w:rPr>
      </w:r>
      <w:r>
        <w:rPr>
          <w:noProof/>
          <w:webHidden/>
        </w:rPr>
        <w:fldChar w:fldCharType="separate"/>
      </w:r>
      <w:ins w:id="143" w:author="HYST (Hiroyuki Sato)" w:date="2013-01-08T17:17:00Z">
        <w:r w:rsidR="00D15CCB">
          <w:rPr>
            <w:noProof/>
            <w:webHidden/>
          </w:rPr>
          <w:t>2</w:t>
        </w:r>
      </w:ins>
      <w:del w:id="14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"_Toc343650481"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8.10.7</w:t>
      </w:r>
      <w:r>
        <w:rPr>
          <w:rFonts w:ascii="Times New Roman" w:eastAsia="PMingLiU" w:hAnsi="Times New Roman"/>
          <w:b w:val="0"/>
          <w:noProof/>
          <w:lang w:val="en-US" w:eastAsia="zh-TW"/>
        </w:rPr>
        <w:tab/>
      </w:r>
      <w:r w:rsidRPr="00AC2EB2">
        <w:rPr>
          <w:rStyle w:val="Hyperlink"/>
          <w:noProof/>
          <w:lang w:eastAsia="en-US"/>
        </w:rPr>
        <w:t>Comment</w:t>
      </w:r>
      <w:r>
        <w:rPr>
          <w:noProof/>
          <w:webHidden/>
        </w:rPr>
        <w:tab/>
      </w:r>
      <w:r>
        <w:rPr>
          <w:noProof/>
          <w:webHidden/>
        </w:rPr>
        <w:fldChar w:fldCharType="begin"/>
      </w:r>
      <w:r>
        <w:rPr>
          <w:noProof/>
          <w:webHidden/>
        </w:rPr>
        <w:instrText xml:space="preserve"> PAGEREF _Toc343650481 \h </w:instrText>
      </w:r>
      <w:r>
        <w:rPr>
          <w:noProof/>
          <w:webHidden/>
        </w:rPr>
      </w:r>
      <w:r>
        <w:rPr>
          <w:noProof/>
          <w:webHidden/>
        </w:rPr>
        <w:fldChar w:fldCharType="separate"/>
      </w:r>
      <w:ins w:id="145" w:author="HYST (Hiroyuki Sato)" w:date="2013-01-08T17:17:00Z">
        <w:r w:rsidR="00D15CCB">
          <w:rPr>
            <w:noProof/>
            <w:webHidden/>
          </w:rPr>
          <w:t>2</w:t>
        </w:r>
      </w:ins>
      <w:del w:id="14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"_Toc343650482"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8.10.8</w:t>
      </w:r>
      <w:r>
        <w:rPr>
          <w:rFonts w:ascii="Times New Roman" w:eastAsia="PMingLiU" w:hAnsi="Times New Roman"/>
          <w:b w:val="0"/>
          <w:noProof/>
          <w:lang w:val="en-US" w:eastAsia="zh-TW"/>
        </w:rPr>
        <w:tab/>
      </w:r>
      <w:r w:rsidRPr="00AC2EB2">
        <w:rPr>
          <w:rStyle w:val="Hyperlink"/>
          <w:noProof/>
          <w:lang w:eastAsia="en-US"/>
        </w:rPr>
        <w:t>Reference Source</w:t>
      </w:r>
      <w:r>
        <w:rPr>
          <w:noProof/>
          <w:webHidden/>
        </w:rPr>
        <w:tab/>
      </w:r>
      <w:r>
        <w:rPr>
          <w:noProof/>
          <w:webHidden/>
        </w:rPr>
        <w:fldChar w:fldCharType="begin"/>
      </w:r>
      <w:r>
        <w:rPr>
          <w:noProof/>
          <w:webHidden/>
        </w:rPr>
        <w:instrText xml:space="preserve"> PAGEREF _Toc343650482 \h </w:instrText>
      </w:r>
      <w:r>
        <w:rPr>
          <w:noProof/>
          <w:webHidden/>
        </w:rPr>
      </w:r>
      <w:r>
        <w:rPr>
          <w:noProof/>
          <w:webHidden/>
        </w:rPr>
        <w:fldChar w:fldCharType="separate"/>
      </w:r>
      <w:ins w:id="147" w:author="HYST (Hiroyuki Sato)" w:date="2013-01-08T17:17:00Z">
        <w:r w:rsidR="00D15CCB">
          <w:rPr>
            <w:noProof/>
            <w:webHidden/>
          </w:rPr>
          <w:t>2</w:t>
        </w:r>
      </w:ins>
      <w:del w:id="14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"_Toc343650483"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8.10.9</w:t>
      </w:r>
      <w:r>
        <w:rPr>
          <w:rFonts w:ascii="Times New Roman" w:eastAsia="PMingLiU" w:hAnsi="Times New Roman"/>
          <w:b w:val="0"/>
          <w:noProof/>
          <w:lang w:val="en-US" w:eastAsia="zh-TW"/>
        </w:rPr>
        <w:tab/>
      </w:r>
      <w:r w:rsidRPr="00AC2EB2">
        <w:rPr>
          <w:rStyle w:val="Hyperlink"/>
          <w:noProof/>
          <w:lang w:eastAsia="en-US"/>
        </w:rPr>
        <w:t>Non- Stoichiometric</w:t>
      </w:r>
      <w:r>
        <w:rPr>
          <w:noProof/>
          <w:webHidden/>
        </w:rPr>
        <w:tab/>
      </w:r>
      <w:r>
        <w:rPr>
          <w:noProof/>
          <w:webHidden/>
        </w:rPr>
        <w:fldChar w:fldCharType="begin"/>
      </w:r>
      <w:r>
        <w:rPr>
          <w:noProof/>
          <w:webHidden/>
        </w:rPr>
        <w:instrText xml:space="preserve"> PAGEREF _Toc343650483 \h </w:instrText>
      </w:r>
      <w:r>
        <w:rPr>
          <w:noProof/>
          <w:webHidden/>
        </w:rPr>
      </w:r>
      <w:r>
        <w:rPr>
          <w:noProof/>
          <w:webHidden/>
        </w:rPr>
        <w:fldChar w:fldCharType="separate"/>
      </w:r>
      <w:ins w:id="149" w:author="HYST (Hiroyuki Sato)" w:date="2013-01-08T17:17:00Z">
        <w:r w:rsidR="00D15CCB">
          <w:rPr>
            <w:noProof/>
            <w:webHidden/>
          </w:rPr>
          <w:t>2</w:t>
        </w:r>
      </w:ins>
      <w:del w:id="15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"_Toc343650484"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8.11</w:t>
      </w:r>
      <w:r>
        <w:rPr>
          <w:rFonts w:ascii="Times New Roman" w:eastAsia="PMingLiU" w:hAnsi="Times New Roman"/>
          <w:b w:val="0"/>
          <w:noProof/>
          <w:lang w:val="en-US" w:eastAsia="zh-TW"/>
        </w:rPr>
        <w:tab/>
      </w:r>
      <w:r w:rsidRPr="00AC2EB2">
        <w:rPr>
          <w:rStyle w:val="Hyperlink"/>
          <w:noProof/>
          <w:lang w:eastAsia="en-US"/>
        </w:rPr>
        <w:t>Proteins/peptides</w:t>
      </w:r>
      <w:r>
        <w:rPr>
          <w:noProof/>
          <w:webHidden/>
        </w:rPr>
        <w:tab/>
      </w:r>
      <w:r>
        <w:rPr>
          <w:noProof/>
          <w:webHidden/>
        </w:rPr>
        <w:fldChar w:fldCharType="begin"/>
      </w:r>
      <w:r>
        <w:rPr>
          <w:noProof/>
          <w:webHidden/>
        </w:rPr>
        <w:instrText xml:space="preserve"> PAGEREF _Toc343650484 \h </w:instrText>
      </w:r>
      <w:r>
        <w:rPr>
          <w:noProof/>
          <w:webHidden/>
        </w:rPr>
      </w:r>
      <w:r>
        <w:rPr>
          <w:noProof/>
          <w:webHidden/>
        </w:rPr>
        <w:fldChar w:fldCharType="separate"/>
      </w:r>
      <w:ins w:id="151" w:author="HYST (Hiroyuki Sato)" w:date="2013-01-08T17:17:00Z">
        <w:r w:rsidR="00D15CCB">
          <w:rPr>
            <w:noProof/>
            <w:webHidden/>
          </w:rPr>
          <w:t>2</w:t>
        </w:r>
      </w:ins>
      <w:del w:id="15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"_Toc343650485"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8.11.1</w:t>
      </w:r>
      <w:r>
        <w:rPr>
          <w:rFonts w:ascii="Times New Roman" w:eastAsia="PMingLiU" w:hAnsi="Times New Roman"/>
          <w:b w:val="0"/>
          <w:noProof/>
          <w:lang w:val="en-US" w:eastAsia="zh-TW"/>
        </w:rPr>
        <w:tab/>
      </w:r>
      <w:r w:rsidRPr="00AC2EB2">
        <w:rPr>
          <w:rStyle w:val="Hyperlink"/>
          <w:noProof/>
          <w:lang w:eastAsia="en-US"/>
        </w:rPr>
        <w:t>Substance Name</w:t>
      </w:r>
      <w:r>
        <w:rPr>
          <w:noProof/>
          <w:webHidden/>
        </w:rPr>
        <w:tab/>
      </w:r>
      <w:r>
        <w:rPr>
          <w:noProof/>
          <w:webHidden/>
        </w:rPr>
        <w:fldChar w:fldCharType="begin"/>
      </w:r>
      <w:r>
        <w:rPr>
          <w:noProof/>
          <w:webHidden/>
        </w:rPr>
        <w:instrText xml:space="preserve"> PAGEREF _Toc343650485 \h </w:instrText>
      </w:r>
      <w:r>
        <w:rPr>
          <w:noProof/>
          <w:webHidden/>
        </w:rPr>
      </w:r>
      <w:r>
        <w:rPr>
          <w:noProof/>
          <w:webHidden/>
        </w:rPr>
        <w:fldChar w:fldCharType="separate"/>
      </w:r>
      <w:ins w:id="153" w:author="HYST (Hiroyuki Sato)" w:date="2013-01-08T17:17:00Z">
        <w:r w:rsidR="00D15CCB">
          <w:rPr>
            <w:noProof/>
            <w:webHidden/>
          </w:rPr>
          <w:t>2</w:t>
        </w:r>
      </w:ins>
      <w:del w:id="15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"_Toc343650486"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8.11.2</w:t>
      </w:r>
      <w:r>
        <w:rPr>
          <w:rFonts w:ascii="Times New Roman" w:eastAsia="PMingLiU" w:hAnsi="Times New Roman"/>
          <w:b w:val="0"/>
          <w:noProof/>
          <w:lang w:val="en-US" w:eastAsia="zh-TW"/>
        </w:rPr>
        <w:tab/>
      </w:r>
      <w:r w:rsidRPr="00AC2EB2">
        <w:rPr>
          <w:rStyle w:val="Hyperlink"/>
          <w:noProof/>
          <w:lang w:eastAsia="en-US"/>
        </w:rPr>
        <w:t>Substance Code</w:t>
      </w:r>
      <w:r>
        <w:rPr>
          <w:noProof/>
          <w:webHidden/>
        </w:rPr>
        <w:tab/>
      </w:r>
      <w:r>
        <w:rPr>
          <w:noProof/>
          <w:webHidden/>
        </w:rPr>
        <w:fldChar w:fldCharType="begin"/>
      </w:r>
      <w:r>
        <w:rPr>
          <w:noProof/>
          <w:webHidden/>
        </w:rPr>
        <w:instrText xml:space="preserve"> PAGEREF _Toc343650486 \h </w:instrText>
      </w:r>
      <w:r>
        <w:rPr>
          <w:noProof/>
          <w:webHidden/>
        </w:rPr>
      </w:r>
      <w:r>
        <w:rPr>
          <w:noProof/>
          <w:webHidden/>
        </w:rPr>
        <w:fldChar w:fldCharType="separate"/>
      </w:r>
      <w:ins w:id="155" w:author="HYST (Hiroyuki Sato)" w:date="2013-01-08T17:17:00Z">
        <w:r w:rsidR="00D15CCB">
          <w:rPr>
            <w:noProof/>
            <w:webHidden/>
          </w:rPr>
          <w:t>2</w:t>
        </w:r>
      </w:ins>
      <w:del w:id="15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"_Toc343650487"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8.11.3</w:t>
      </w:r>
      <w:r>
        <w:rPr>
          <w:rFonts w:ascii="Times New Roman" w:eastAsia="PMingLiU" w:hAnsi="Times New Roman"/>
          <w:b w:val="0"/>
          <w:noProof/>
          <w:lang w:val="en-US" w:eastAsia="zh-TW"/>
        </w:rPr>
        <w:tab/>
      </w:r>
      <w:r w:rsidRPr="00AC2EB2">
        <w:rPr>
          <w:rStyle w:val="Hyperlink"/>
          <w:noProof/>
          <w:lang w:eastAsia="en-US"/>
        </w:rPr>
        <w:t>Reference Information</w:t>
      </w:r>
      <w:r>
        <w:rPr>
          <w:noProof/>
          <w:webHidden/>
        </w:rPr>
        <w:tab/>
      </w:r>
      <w:r>
        <w:rPr>
          <w:noProof/>
          <w:webHidden/>
        </w:rPr>
        <w:fldChar w:fldCharType="begin"/>
      </w:r>
      <w:r>
        <w:rPr>
          <w:noProof/>
          <w:webHidden/>
        </w:rPr>
        <w:instrText xml:space="preserve"> PAGEREF _Toc343650487 \h </w:instrText>
      </w:r>
      <w:r>
        <w:rPr>
          <w:noProof/>
          <w:webHidden/>
        </w:rPr>
      </w:r>
      <w:r>
        <w:rPr>
          <w:noProof/>
          <w:webHidden/>
        </w:rPr>
        <w:fldChar w:fldCharType="separate"/>
      </w:r>
      <w:ins w:id="157" w:author="HYST (Hiroyuki Sato)" w:date="2013-01-08T17:17:00Z">
        <w:r w:rsidR="00D15CCB">
          <w:rPr>
            <w:noProof/>
            <w:webHidden/>
          </w:rPr>
          <w:t>2</w:t>
        </w:r>
      </w:ins>
      <w:del w:id="15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"_Toc343650488"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8.11.4</w:t>
      </w:r>
      <w:r>
        <w:rPr>
          <w:rFonts w:ascii="Times New Roman" w:eastAsia="PMingLiU" w:hAnsi="Times New Roman"/>
          <w:b w:val="0"/>
          <w:noProof/>
          <w:lang w:val="en-US" w:eastAsia="zh-TW"/>
        </w:rPr>
        <w:tab/>
      </w:r>
      <w:r w:rsidRPr="00AC2EB2">
        <w:rPr>
          <w:rStyle w:val="Hyperlink"/>
          <w:noProof/>
          <w:lang w:eastAsia="en-US"/>
        </w:rPr>
        <w:t>Version</w:t>
      </w:r>
      <w:r>
        <w:rPr>
          <w:noProof/>
          <w:webHidden/>
        </w:rPr>
        <w:tab/>
      </w:r>
      <w:r>
        <w:rPr>
          <w:noProof/>
          <w:webHidden/>
        </w:rPr>
        <w:fldChar w:fldCharType="begin"/>
      </w:r>
      <w:r>
        <w:rPr>
          <w:noProof/>
          <w:webHidden/>
        </w:rPr>
        <w:instrText xml:space="preserve"> PAGEREF _Toc343650488 \h </w:instrText>
      </w:r>
      <w:r>
        <w:rPr>
          <w:noProof/>
          <w:webHidden/>
        </w:rPr>
      </w:r>
      <w:r>
        <w:rPr>
          <w:noProof/>
          <w:webHidden/>
        </w:rPr>
        <w:fldChar w:fldCharType="separate"/>
      </w:r>
      <w:ins w:id="159" w:author="HYST (Hiroyuki Sato)" w:date="2013-01-08T17:17:00Z">
        <w:r w:rsidR="00D15CCB">
          <w:rPr>
            <w:noProof/>
            <w:webHidden/>
          </w:rPr>
          <w:t>2</w:t>
        </w:r>
      </w:ins>
      <w:del w:id="16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"_Toc343650489"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8.11.5</w:t>
      </w:r>
      <w:r>
        <w:rPr>
          <w:rFonts w:ascii="Times New Roman" w:eastAsia="PMingLiU" w:hAnsi="Times New Roman"/>
          <w:b w:val="0"/>
          <w:noProof/>
          <w:lang w:val="en-US" w:eastAsia="zh-TW"/>
        </w:rPr>
        <w:tab/>
      </w:r>
      <w:r w:rsidRPr="00AC2EB2">
        <w:rPr>
          <w:rStyle w:val="Hyperlink"/>
          <w:noProof/>
          <w:lang w:eastAsia="en-US"/>
        </w:rPr>
        <w:t>Reference Source</w:t>
      </w:r>
      <w:r>
        <w:rPr>
          <w:noProof/>
          <w:webHidden/>
        </w:rPr>
        <w:tab/>
      </w:r>
      <w:r>
        <w:rPr>
          <w:noProof/>
          <w:webHidden/>
        </w:rPr>
        <w:fldChar w:fldCharType="begin"/>
      </w:r>
      <w:r>
        <w:rPr>
          <w:noProof/>
          <w:webHidden/>
        </w:rPr>
        <w:instrText xml:space="preserve"> PAGEREF _Toc343650489 \h </w:instrText>
      </w:r>
      <w:r>
        <w:rPr>
          <w:noProof/>
          <w:webHidden/>
        </w:rPr>
      </w:r>
      <w:r>
        <w:rPr>
          <w:noProof/>
          <w:webHidden/>
        </w:rPr>
        <w:fldChar w:fldCharType="separate"/>
      </w:r>
      <w:ins w:id="161" w:author="HYST (Hiroyuki Sato)" w:date="2013-01-08T17:17:00Z">
        <w:r w:rsidR="00D15CCB">
          <w:rPr>
            <w:noProof/>
            <w:webHidden/>
          </w:rPr>
          <w:t>2</w:t>
        </w:r>
      </w:ins>
      <w:del w:id="16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"_Toc343650490"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8.11.6</w:t>
      </w:r>
      <w:r>
        <w:rPr>
          <w:rFonts w:ascii="Times New Roman" w:eastAsia="PMingLiU" w:hAnsi="Times New Roman"/>
          <w:b w:val="0"/>
          <w:noProof/>
          <w:lang w:val="en-US" w:eastAsia="zh-TW"/>
        </w:rPr>
        <w:tab/>
      </w:r>
      <w:r w:rsidRPr="00AC2EB2">
        <w:rPr>
          <w:rStyle w:val="Hyperlink"/>
          <w:noProof/>
          <w:lang w:eastAsia="en-US"/>
        </w:rPr>
        <w:t>Molecular Weight</w:t>
      </w:r>
      <w:r>
        <w:rPr>
          <w:noProof/>
          <w:webHidden/>
        </w:rPr>
        <w:tab/>
      </w:r>
      <w:r>
        <w:rPr>
          <w:noProof/>
          <w:webHidden/>
        </w:rPr>
        <w:fldChar w:fldCharType="begin"/>
      </w:r>
      <w:r>
        <w:rPr>
          <w:noProof/>
          <w:webHidden/>
        </w:rPr>
        <w:instrText xml:space="preserve"> PAGEREF _Toc343650490 \h </w:instrText>
      </w:r>
      <w:r>
        <w:rPr>
          <w:noProof/>
          <w:webHidden/>
        </w:rPr>
      </w:r>
      <w:r>
        <w:rPr>
          <w:noProof/>
          <w:webHidden/>
        </w:rPr>
        <w:fldChar w:fldCharType="separate"/>
      </w:r>
      <w:ins w:id="163" w:author="HYST (Hiroyuki Sato)" w:date="2013-01-08T17:17:00Z">
        <w:r w:rsidR="00D15CCB">
          <w:rPr>
            <w:noProof/>
            <w:webHidden/>
          </w:rPr>
          <w:t>2</w:t>
        </w:r>
      </w:ins>
      <w:del w:id="16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"_Toc343650491"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8.11.7</w:t>
      </w:r>
      <w:r>
        <w:rPr>
          <w:rFonts w:ascii="Times New Roman" w:eastAsia="PMingLiU" w:hAnsi="Times New Roman"/>
          <w:b w:val="0"/>
          <w:noProof/>
          <w:lang w:val="en-US" w:eastAsia="zh-TW"/>
        </w:rPr>
        <w:tab/>
      </w:r>
      <w:r w:rsidRPr="00AC2EB2">
        <w:rPr>
          <w:rStyle w:val="Hyperlink"/>
          <w:noProof/>
          <w:lang w:eastAsia="en-US"/>
        </w:rPr>
        <w:t>Structure</w:t>
      </w:r>
      <w:r>
        <w:rPr>
          <w:noProof/>
          <w:webHidden/>
        </w:rPr>
        <w:tab/>
      </w:r>
      <w:r>
        <w:rPr>
          <w:noProof/>
          <w:webHidden/>
        </w:rPr>
        <w:fldChar w:fldCharType="begin"/>
      </w:r>
      <w:r>
        <w:rPr>
          <w:noProof/>
          <w:webHidden/>
        </w:rPr>
        <w:instrText xml:space="preserve"> PAGEREF _Toc343650491 \h </w:instrText>
      </w:r>
      <w:r>
        <w:rPr>
          <w:noProof/>
          <w:webHidden/>
        </w:rPr>
      </w:r>
      <w:r>
        <w:rPr>
          <w:noProof/>
          <w:webHidden/>
        </w:rPr>
        <w:fldChar w:fldCharType="separate"/>
      </w:r>
      <w:ins w:id="165" w:author="HYST (Hiroyuki Sato)" w:date="2013-01-08T17:17:00Z">
        <w:r w:rsidR="00D15CCB">
          <w:rPr>
            <w:noProof/>
            <w:webHidden/>
          </w:rPr>
          <w:t>2</w:t>
        </w:r>
      </w:ins>
      <w:del w:id="16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"_Toc343650492"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8.11.8</w:t>
      </w:r>
      <w:r>
        <w:rPr>
          <w:rFonts w:ascii="Times New Roman" w:eastAsia="PMingLiU" w:hAnsi="Times New Roman"/>
          <w:b w:val="0"/>
          <w:noProof/>
          <w:lang w:val="en-US" w:eastAsia="zh-TW"/>
        </w:rPr>
        <w:tab/>
      </w:r>
      <w:r w:rsidRPr="00AC2EB2">
        <w:rPr>
          <w:rStyle w:val="Hyperlink"/>
          <w:noProof/>
          <w:lang w:eastAsia="en-US"/>
        </w:rPr>
        <w:t>Sequence Type</w:t>
      </w:r>
      <w:r>
        <w:rPr>
          <w:noProof/>
          <w:webHidden/>
        </w:rPr>
        <w:tab/>
      </w:r>
      <w:r>
        <w:rPr>
          <w:noProof/>
          <w:webHidden/>
        </w:rPr>
        <w:fldChar w:fldCharType="begin"/>
      </w:r>
      <w:r>
        <w:rPr>
          <w:noProof/>
          <w:webHidden/>
        </w:rPr>
        <w:instrText xml:space="preserve"> PAGEREF _Toc343650492 \h </w:instrText>
      </w:r>
      <w:r>
        <w:rPr>
          <w:noProof/>
          <w:webHidden/>
        </w:rPr>
      </w:r>
      <w:r>
        <w:rPr>
          <w:noProof/>
          <w:webHidden/>
        </w:rPr>
        <w:fldChar w:fldCharType="separate"/>
      </w:r>
      <w:ins w:id="167" w:author="HYST (Hiroyuki Sato)" w:date="2013-01-08T17:17:00Z">
        <w:r w:rsidR="00D15CCB">
          <w:rPr>
            <w:noProof/>
            <w:webHidden/>
          </w:rPr>
          <w:t>2</w:t>
        </w:r>
      </w:ins>
      <w:del w:id="16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"_Toc343650493"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8.11.9</w:t>
      </w:r>
      <w:r>
        <w:rPr>
          <w:rFonts w:ascii="Times New Roman" w:eastAsia="PMingLiU" w:hAnsi="Times New Roman"/>
          <w:b w:val="0"/>
          <w:noProof/>
          <w:lang w:val="en-US" w:eastAsia="zh-TW"/>
        </w:rPr>
        <w:tab/>
      </w:r>
      <w:r w:rsidRPr="00AC2EB2">
        <w:rPr>
          <w:rStyle w:val="Hyperlink"/>
          <w:noProof/>
          <w:lang w:eastAsia="en-US"/>
        </w:rPr>
        <w:t>Number of subunits</w:t>
      </w:r>
      <w:r>
        <w:rPr>
          <w:noProof/>
          <w:webHidden/>
        </w:rPr>
        <w:tab/>
      </w:r>
      <w:r>
        <w:rPr>
          <w:noProof/>
          <w:webHidden/>
        </w:rPr>
        <w:fldChar w:fldCharType="begin"/>
      </w:r>
      <w:r>
        <w:rPr>
          <w:noProof/>
          <w:webHidden/>
        </w:rPr>
        <w:instrText xml:space="preserve"> PAGEREF _Toc343650493 \h </w:instrText>
      </w:r>
      <w:r>
        <w:rPr>
          <w:noProof/>
          <w:webHidden/>
        </w:rPr>
      </w:r>
      <w:r>
        <w:rPr>
          <w:noProof/>
          <w:webHidden/>
        </w:rPr>
        <w:fldChar w:fldCharType="separate"/>
      </w:r>
      <w:ins w:id="169" w:author="HYST (Hiroyuki Sato)" w:date="2013-01-08T17:17:00Z">
        <w:r w:rsidR="00D15CCB">
          <w:rPr>
            <w:noProof/>
            <w:webHidden/>
          </w:rPr>
          <w:t>2</w:t>
        </w:r>
      </w:ins>
      <w:del w:id="17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"_Toc343650494"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8.11.10</w:t>
      </w:r>
      <w:r>
        <w:rPr>
          <w:rFonts w:ascii="Times New Roman" w:eastAsia="PMingLiU" w:hAnsi="Times New Roman"/>
          <w:b w:val="0"/>
          <w:noProof/>
          <w:lang w:val="en-US" w:eastAsia="zh-TW"/>
        </w:rPr>
        <w:tab/>
      </w:r>
      <w:r w:rsidRPr="00AC2EB2">
        <w:rPr>
          <w:rStyle w:val="Hyperlink"/>
          <w:noProof/>
          <w:lang w:eastAsia="en-US"/>
        </w:rPr>
        <w:t>Comment</w:t>
      </w:r>
      <w:r>
        <w:rPr>
          <w:noProof/>
          <w:webHidden/>
        </w:rPr>
        <w:tab/>
      </w:r>
      <w:r>
        <w:rPr>
          <w:noProof/>
          <w:webHidden/>
        </w:rPr>
        <w:fldChar w:fldCharType="begin"/>
      </w:r>
      <w:r>
        <w:rPr>
          <w:noProof/>
          <w:webHidden/>
        </w:rPr>
        <w:instrText xml:space="preserve"> PAGEREF _Toc343650494 \h </w:instrText>
      </w:r>
      <w:r>
        <w:rPr>
          <w:noProof/>
          <w:webHidden/>
        </w:rPr>
      </w:r>
      <w:r>
        <w:rPr>
          <w:noProof/>
          <w:webHidden/>
        </w:rPr>
        <w:fldChar w:fldCharType="separate"/>
      </w:r>
      <w:ins w:id="171" w:author="HYST (Hiroyuki Sato)" w:date="2013-01-08T17:17:00Z">
        <w:r w:rsidR="00D15CCB">
          <w:rPr>
            <w:noProof/>
            <w:webHidden/>
          </w:rPr>
          <w:t>2</w:t>
        </w:r>
      </w:ins>
      <w:del w:id="17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"_Toc343650495"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8.11.11</w:t>
      </w:r>
      <w:r>
        <w:rPr>
          <w:rFonts w:ascii="Times New Roman" w:eastAsia="PMingLiU" w:hAnsi="Times New Roman"/>
          <w:b w:val="0"/>
          <w:noProof/>
          <w:lang w:val="en-US" w:eastAsia="zh-TW"/>
        </w:rPr>
        <w:tab/>
      </w:r>
      <w:r w:rsidRPr="00AC2EB2">
        <w:rPr>
          <w:rStyle w:val="Hyperlink"/>
          <w:noProof/>
          <w:lang w:eastAsia="en-US"/>
        </w:rPr>
        <w:t>Protein Subunit</w:t>
      </w:r>
      <w:r>
        <w:rPr>
          <w:noProof/>
          <w:webHidden/>
        </w:rPr>
        <w:tab/>
      </w:r>
      <w:r>
        <w:rPr>
          <w:noProof/>
          <w:webHidden/>
        </w:rPr>
        <w:fldChar w:fldCharType="begin"/>
      </w:r>
      <w:r>
        <w:rPr>
          <w:noProof/>
          <w:webHidden/>
        </w:rPr>
        <w:instrText xml:space="preserve"> PAGEREF _Toc343650495 \h </w:instrText>
      </w:r>
      <w:r>
        <w:rPr>
          <w:noProof/>
          <w:webHidden/>
        </w:rPr>
      </w:r>
      <w:r>
        <w:rPr>
          <w:noProof/>
          <w:webHidden/>
        </w:rPr>
        <w:fldChar w:fldCharType="separate"/>
      </w:r>
      <w:ins w:id="173" w:author="HYST (Hiroyuki Sato)" w:date="2013-01-08T17:17:00Z">
        <w:r w:rsidR="00D15CCB">
          <w:rPr>
            <w:noProof/>
            <w:webHidden/>
          </w:rPr>
          <w:t>2</w:t>
        </w:r>
      </w:ins>
      <w:del w:id="17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"_Toc343650496"</w:instrText>
      </w:r>
      <w:r w:rsidRPr="00AC2EB2">
        <w:rPr>
          <w:rStyle w:val="Hyperlink"/>
          <w:noProof/>
        </w:rPr>
        <w:instrText xml:space="preserve"> </w:instrText>
      </w:r>
      <w:r w:rsidRPr="00AC2EB2">
        <w:rPr>
          <w:rStyle w:val="Hyperlink"/>
          <w:noProof/>
        </w:rPr>
        <w:fldChar w:fldCharType="separate"/>
      </w:r>
      <w:r w:rsidRPr="00AC2EB2">
        <w:rPr>
          <w:rStyle w:val="Hyperlink"/>
          <w:noProof/>
        </w:rPr>
        <w:t>8.11.12</w:t>
      </w:r>
      <w:r>
        <w:rPr>
          <w:rFonts w:ascii="Times New Roman" w:eastAsia="PMingLiU" w:hAnsi="Times New Roman"/>
          <w:b w:val="0"/>
          <w:noProof/>
          <w:lang w:val="en-US" w:eastAsia="zh-TW"/>
        </w:rPr>
        <w:tab/>
      </w:r>
      <w:r w:rsidRPr="00AC2EB2">
        <w:rPr>
          <w:rStyle w:val="Hyperlink"/>
          <w:noProof/>
        </w:rPr>
        <w:t>Post-Translational Modifications</w:t>
      </w:r>
      <w:r>
        <w:rPr>
          <w:noProof/>
          <w:webHidden/>
        </w:rPr>
        <w:tab/>
      </w:r>
      <w:r>
        <w:rPr>
          <w:noProof/>
          <w:webHidden/>
        </w:rPr>
        <w:fldChar w:fldCharType="begin"/>
      </w:r>
      <w:r>
        <w:rPr>
          <w:noProof/>
          <w:webHidden/>
        </w:rPr>
        <w:instrText xml:space="preserve"> PAGEREF _Toc343650496 \h </w:instrText>
      </w:r>
      <w:r>
        <w:rPr>
          <w:noProof/>
          <w:webHidden/>
        </w:rPr>
      </w:r>
      <w:r>
        <w:rPr>
          <w:noProof/>
          <w:webHidden/>
        </w:rPr>
        <w:fldChar w:fldCharType="separate"/>
      </w:r>
      <w:ins w:id="175" w:author="HYST (Hiroyuki Sato)" w:date="2013-01-08T17:17:00Z">
        <w:r w:rsidR="00D15CCB">
          <w:rPr>
            <w:noProof/>
            <w:webHidden/>
          </w:rPr>
          <w:t>2</w:t>
        </w:r>
      </w:ins>
      <w:del w:id="17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"_Toc343650497"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8.11.13</w:t>
      </w:r>
      <w:r>
        <w:rPr>
          <w:rFonts w:ascii="Times New Roman" w:eastAsia="PMingLiU" w:hAnsi="Times New Roman"/>
          <w:b w:val="0"/>
          <w:noProof/>
          <w:lang w:val="en-US" w:eastAsia="zh-TW"/>
        </w:rPr>
        <w:tab/>
      </w:r>
      <w:r w:rsidRPr="00AC2EB2">
        <w:rPr>
          <w:rStyle w:val="Hyperlink"/>
          <w:noProof/>
          <w:lang w:eastAsia="en-US"/>
        </w:rPr>
        <w:t>Disulfide Linkage</w:t>
      </w:r>
      <w:r>
        <w:rPr>
          <w:noProof/>
          <w:webHidden/>
        </w:rPr>
        <w:tab/>
      </w:r>
      <w:r>
        <w:rPr>
          <w:noProof/>
          <w:webHidden/>
        </w:rPr>
        <w:fldChar w:fldCharType="begin"/>
      </w:r>
      <w:r>
        <w:rPr>
          <w:noProof/>
          <w:webHidden/>
        </w:rPr>
        <w:instrText xml:space="preserve"> PAGEREF _Toc343650497 \h </w:instrText>
      </w:r>
      <w:r>
        <w:rPr>
          <w:noProof/>
          <w:webHidden/>
        </w:rPr>
      </w:r>
      <w:r>
        <w:rPr>
          <w:noProof/>
          <w:webHidden/>
        </w:rPr>
        <w:fldChar w:fldCharType="separate"/>
      </w:r>
      <w:ins w:id="177" w:author="HYST (Hiroyuki Sato)" w:date="2013-01-08T17:17:00Z">
        <w:r w:rsidR="00D15CCB">
          <w:rPr>
            <w:noProof/>
            <w:webHidden/>
          </w:rPr>
          <w:t>2</w:t>
        </w:r>
      </w:ins>
      <w:del w:id="17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"_Toc343650498"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8.11.14</w:t>
      </w:r>
      <w:r>
        <w:rPr>
          <w:rFonts w:ascii="Times New Roman" w:eastAsia="PMingLiU" w:hAnsi="Times New Roman"/>
          <w:b w:val="0"/>
          <w:noProof/>
          <w:lang w:val="en-US" w:eastAsia="zh-TW"/>
        </w:rPr>
        <w:tab/>
      </w:r>
      <w:r w:rsidRPr="00AC2EB2">
        <w:rPr>
          <w:rStyle w:val="Hyperlink"/>
          <w:noProof/>
          <w:lang w:eastAsia="en-US"/>
        </w:rPr>
        <w:t>Glycosylation</w:t>
      </w:r>
      <w:r>
        <w:rPr>
          <w:noProof/>
          <w:webHidden/>
        </w:rPr>
        <w:tab/>
      </w:r>
      <w:r>
        <w:rPr>
          <w:noProof/>
          <w:webHidden/>
        </w:rPr>
        <w:fldChar w:fldCharType="begin"/>
      </w:r>
      <w:r>
        <w:rPr>
          <w:noProof/>
          <w:webHidden/>
        </w:rPr>
        <w:instrText xml:space="preserve"> PAGEREF _Toc343650498 \h </w:instrText>
      </w:r>
      <w:r>
        <w:rPr>
          <w:noProof/>
          <w:webHidden/>
        </w:rPr>
      </w:r>
      <w:r>
        <w:rPr>
          <w:noProof/>
          <w:webHidden/>
        </w:rPr>
        <w:fldChar w:fldCharType="separate"/>
      </w:r>
      <w:ins w:id="179" w:author="HYST (Hiroyuki Sato)" w:date="2013-01-08T17:17:00Z">
        <w:r w:rsidR="00D15CCB">
          <w:rPr>
            <w:noProof/>
            <w:webHidden/>
          </w:rPr>
          <w:t>2</w:t>
        </w:r>
      </w:ins>
      <w:del w:id="18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"_Toc343650499"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8.11.15</w:t>
      </w:r>
      <w:r>
        <w:rPr>
          <w:rFonts w:ascii="Times New Roman" w:eastAsia="PMingLiU" w:hAnsi="Times New Roman"/>
          <w:b w:val="0"/>
          <w:noProof/>
          <w:lang w:val="en-US" w:eastAsia="zh-TW"/>
        </w:rPr>
        <w:tab/>
      </w:r>
      <w:r w:rsidRPr="00AC2EB2">
        <w:rPr>
          <w:rStyle w:val="Hyperlink"/>
          <w:noProof/>
          <w:lang w:eastAsia="en-US"/>
        </w:rPr>
        <w:t>Modification</w:t>
      </w:r>
      <w:r>
        <w:rPr>
          <w:noProof/>
          <w:webHidden/>
        </w:rPr>
        <w:tab/>
      </w:r>
      <w:r>
        <w:rPr>
          <w:noProof/>
          <w:webHidden/>
        </w:rPr>
        <w:fldChar w:fldCharType="begin"/>
      </w:r>
      <w:r>
        <w:rPr>
          <w:noProof/>
          <w:webHidden/>
        </w:rPr>
        <w:instrText xml:space="preserve"> PAGEREF _Toc343650499 \h </w:instrText>
      </w:r>
      <w:r>
        <w:rPr>
          <w:noProof/>
          <w:webHidden/>
        </w:rPr>
      </w:r>
      <w:r>
        <w:rPr>
          <w:noProof/>
          <w:webHidden/>
        </w:rPr>
        <w:fldChar w:fldCharType="separate"/>
      </w:r>
      <w:ins w:id="181" w:author="HYST (Hiroyuki Sato)" w:date="2013-01-08T17:17:00Z">
        <w:r w:rsidR="00D15CCB">
          <w:rPr>
            <w:noProof/>
            <w:webHidden/>
          </w:rPr>
          <w:t>2</w:t>
        </w:r>
      </w:ins>
      <w:del w:id="18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"_Toc343650500"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8.12</w:t>
      </w:r>
      <w:r>
        <w:rPr>
          <w:rFonts w:ascii="Times New Roman" w:eastAsia="PMingLiU" w:hAnsi="Times New Roman"/>
          <w:b w:val="0"/>
          <w:noProof/>
          <w:lang w:val="en-US" w:eastAsia="zh-TW"/>
        </w:rPr>
        <w:tab/>
      </w:r>
      <w:r w:rsidRPr="00AC2EB2">
        <w:rPr>
          <w:rStyle w:val="Hyperlink"/>
          <w:noProof/>
          <w:lang w:eastAsia="en-US"/>
        </w:rPr>
        <w:t>Nucleic Acids</w:t>
      </w:r>
      <w:r>
        <w:rPr>
          <w:noProof/>
          <w:webHidden/>
        </w:rPr>
        <w:tab/>
      </w:r>
      <w:r>
        <w:rPr>
          <w:noProof/>
          <w:webHidden/>
        </w:rPr>
        <w:fldChar w:fldCharType="begin"/>
      </w:r>
      <w:r>
        <w:rPr>
          <w:noProof/>
          <w:webHidden/>
        </w:rPr>
        <w:instrText xml:space="preserve"> PAGEREF _Toc343650500 \h </w:instrText>
      </w:r>
      <w:r>
        <w:rPr>
          <w:noProof/>
          <w:webHidden/>
        </w:rPr>
      </w:r>
      <w:r>
        <w:rPr>
          <w:noProof/>
          <w:webHidden/>
        </w:rPr>
        <w:fldChar w:fldCharType="separate"/>
      </w:r>
      <w:ins w:id="183" w:author="HYST (Hiroyuki Sato)" w:date="2013-01-08T17:17:00Z">
        <w:r w:rsidR="00D15CCB">
          <w:rPr>
            <w:noProof/>
            <w:webHidden/>
          </w:rPr>
          <w:t>2</w:t>
        </w:r>
      </w:ins>
      <w:del w:id="18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"_Toc343650501"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8.12.1</w:t>
      </w:r>
      <w:r>
        <w:rPr>
          <w:rFonts w:ascii="Times New Roman" w:eastAsia="PMingLiU" w:hAnsi="Times New Roman"/>
          <w:b w:val="0"/>
          <w:noProof/>
          <w:lang w:val="en-US" w:eastAsia="zh-TW"/>
        </w:rPr>
        <w:tab/>
      </w:r>
      <w:r w:rsidRPr="00AC2EB2">
        <w:rPr>
          <w:rStyle w:val="Hyperlink"/>
          <w:noProof/>
          <w:lang w:eastAsia="en-US"/>
        </w:rPr>
        <w:t>Substance Name</w:t>
      </w:r>
      <w:r>
        <w:rPr>
          <w:noProof/>
          <w:webHidden/>
        </w:rPr>
        <w:tab/>
      </w:r>
      <w:r>
        <w:rPr>
          <w:noProof/>
          <w:webHidden/>
        </w:rPr>
        <w:fldChar w:fldCharType="begin"/>
      </w:r>
      <w:r>
        <w:rPr>
          <w:noProof/>
          <w:webHidden/>
        </w:rPr>
        <w:instrText xml:space="preserve"> PAGEREF _Toc343650501 \h </w:instrText>
      </w:r>
      <w:r>
        <w:rPr>
          <w:noProof/>
          <w:webHidden/>
        </w:rPr>
      </w:r>
      <w:r>
        <w:rPr>
          <w:noProof/>
          <w:webHidden/>
        </w:rPr>
        <w:fldChar w:fldCharType="separate"/>
      </w:r>
      <w:ins w:id="185" w:author="HYST (Hiroyuki Sato)" w:date="2013-01-08T17:17:00Z">
        <w:r w:rsidR="00D15CCB">
          <w:rPr>
            <w:noProof/>
            <w:webHidden/>
          </w:rPr>
          <w:t>2</w:t>
        </w:r>
      </w:ins>
      <w:del w:id="18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"_Toc343650502"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8.12.2</w:t>
      </w:r>
      <w:r>
        <w:rPr>
          <w:rFonts w:ascii="Times New Roman" w:eastAsia="PMingLiU" w:hAnsi="Times New Roman"/>
          <w:b w:val="0"/>
          <w:noProof/>
          <w:lang w:val="en-US" w:eastAsia="zh-TW"/>
        </w:rPr>
        <w:tab/>
      </w:r>
      <w:r w:rsidRPr="00AC2EB2">
        <w:rPr>
          <w:rStyle w:val="Hyperlink"/>
          <w:noProof/>
          <w:lang w:eastAsia="en-US"/>
        </w:rPr>
        <w:t>Substance Code</w:t>
      </w:r>
      <w:r>
        <w:rPr>
          <w:noProof/>
          <w:webHidden/>
        </w:rPr>
        <w:tab/>
      </w:r>
      <w:r>
        <w:rPr>
          <w:noProof/>
          <w:webHidden/>
        </w:rPr>
        <w:fldChar w:fldCharType="begin"/>
      </w:r>
      <w:r>
        <w:rPr>
          <w:noProof/>
          <w:webHidden/>
        </w:rPr>
        <w:instrText xml:space="preserve"> PAGEREF _Toc343650502 \h </w:instrText>
      </w:r>
      <w:r>
        <w:rPr>
          <w:noProof/>
          <w:webHidden/>
        </w:rPr>
      </w:r>
      <w:r>
        <w:rPr>
          <w:noProof/>
          <w:webHidden/>
        </w:rPr>
        <w:fldChar w:fldCharType="separate"/>
      </w:r>
      <w:ins w:id="187" w:author="HYST (Hiroyuki Sato)" w:date="2013-01-08T17:17:00Z">
        <w:r w:rsidR="00D15CCB">
          <w:rPr>
            <w:noProof/>
            <w:webHidden/>
          </w:rPr>
          <w:t>2</w:t>
        </w:r>
      </w:ins>
      <w:del w:id="18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"_Toc343650503"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8.12.3</w:t>
      </w:r>
      <w:r>
        <w:rPr>
          <w:rFonts w:ascii="Times New Roman" w:eastAsia="PMingLiU" w:hAnsi="Times New Roman"/>
          <w:b w:val="0"/>
          <w:noProof/>
          <w:lang w:val="en-US" w:eastAsia="zh-TW"/>
        </w:rPr>
        <w:tab/>
      </w:r>
      <w:r w:rsidRPr="00AC2EB2">
        <w:rPr>
          <w:rStyle w:val="Hyperlink"/>
          <w:noProof/>
          <w:lang w:eastAsia="en-US"/>
        </w:rPr>
        <w:t>Reference Information</w:t>
      </w:r>
      <w:r>
        <w:rPr>
          <w:noProof/>
          <w:webHidden/>
        </w:rPr>
        <w:tab/>
      </w:r>
      <w:r>
        <w:rPr>
          <w:noProof/>
          <w:webHidden/>
        </w:rPr>
        <w:fldChar w:fldCharType="begin"/>
      </w:r>
      <w:r>
        <w:rPr>
          <w:noProof/>
          <w:webHidden/>
        </w:rPr>
        <w:instrText xml:space="preserve"> PAGEREF _Toc343650503 \h </w:instrText>
      </w:r>
      <w:r>
        <w:rPr>
          <w:noProof/>
          <w:webHidden/>
        </w:rPr>
      </w:r>
      <w:r>
        <w:rPr>
          <w:noProof/>
          <w:webHidden/>
        </w:rPr>
        <w:fldChar w:fldCharType="separate"/>
      </w:r>
      <w:ins w:id="189" w:author="HYST (Hiroyuki Sato)" w:date="2013-01-08T17:17:00Z">
        <w:r w:rsidR="00D15CCB">
          <w:rPr>
            <w:noProof/>
            <w:webHidden/>
          </w:rPr>
          <w:t>2</w:t>
        </w:r>
      </w:ins>
      <w:del w:id="19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lastRenderedPageBreak/>
        <w:fldChar w:fldCharType="begin"/>
      </w:r>
      <w:r w:rsidRPr="00AC2EB2">
        <w:rPr>
          <w:rStyle w:val="Hyperlink"/>
          <w:noProof/>
        </w:rPr>
        <w:instrText xml:space="preserve"> </w:instrText>
      </w:r>
      <w:r>
        <w:rPr>
          <w:noProof/>
        </w:rPr>
        <w:instrText>HYPERLINK \l "_Toc343650504"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8.12.4</w:t>
      </w:r>
      <w:r>
        <w:rPr>
          <w:rFonts w:ascii="Times New Roman" w:eastAsia="PMingLiU" w:hAnsi="Times New Roman"/>
          <w:b w:val="0"/>
          <w:noProof/>
          <w:lang w:val="en-US" w:eastAsia="zh-TW"/>
        </w:rPr>
        <w:tab/>
      </w:r>
      <w:r w:rsidRPr="00AC2EB2">
        <w:rPr>
          <w:rStyle w:val="Hyperlink"/>
          <w:noProof/>
          <w:lang w:eastAsia="en-US"/>
        </w:rPr>
        <w:t>Version</w:t>
      </w:r>
      <w:r>
        <w:rPr>
          <w:noProof/>
          <w:webHidden/>
        </w:rPr>
        <w:tab/>
      </w:r>
      <w:r>
        <w:rPr>
          <w:noProof/>
          <w:webHidden/>
        </w:rPr>
        <w:fldChar w:fldCharType="begin"/>
      </w:r>
      <w:r>
        <w:rPr>
          <w:noProof/>
          <w:webHidden/>
        </w:rPr>
        <w:instrText xml:space="preserve"> PAGEREF _Toc343650504 \h </w:instrText>
      </w:r>
      <w:r>
        <w:rPr>
          <w:noProof/>
          <w:webHidden/>
        </w:rPr>
      </w:r>
      <w:r>
        <w:rPr>
          <w:noProof/>
          <w:webHidden/>
        </w:rPr>
        <w:fldChar w:fldCharType="separate"/>
      </w:r>
      <w:ins w:id="191" w:author="HYST (Hiroyuki Sato)" w:date="2013-01-08T17:17:00Z">
        <w:r w:rsidR="00D15CCB">
          <w:rPr>
            <w:noProof/>
            <w:webHidden/>
          </w:rPr>
          <w:t>2</w:t>
        </w:r>
      </w:ins>
      <w:del w:id="19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"_Toc343650505"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8.12.5</w:t>
      </w:r>
      <w:r>
        <w:rPr>
          <w:rFonts w:ascii="Times New Roman" w:eastAsia="PMingLiU" w:hAnsi="Times New Roman"/>
          <w:b w:val="0"/>
          <w:noProof/>
          <w:lang w:val="en-US" w:eastAsia="zh-TW"/>
        </w:rPr>
        <w:tab/>
      </w:r>
      <w:r w:rsidRPr="00AC2EB2">
        <w:rPr>
          <w:rStyle w:val="Hyperlink"/>
          <w:noProof/>
          <w:lang w:eastAsia="en-US"/>
        </w:rPr>
        <w:t>Structure</w:t>
      </w:r>
      <w:r>
        <w:rPr>
          <w:noProof/>
          <w:webHidden/>
        </w:rPr>
        <w:tab/>
      </w:r>
      <w:r>
        <w:rPr>
          <w:noProof/>
          <w:webHidden/>
        </w:rPr>
        <w:fldChar w:fldCharType="begin"/>
      </w:r>
      <w:r>
        <w:rPr>
          <w:noProof/>
          <w:webHidden/>
        </w:rPr>
        <w:instrText xml:space="preserve"> PAGEREF _Toc343650505 \h </w:instrText>
      </w:r>
      <w:r>
        <w:rPr>
          <w:noProof/>
          <w:webHidden/>
        </w:rPr>
      </w:r>
      <w:r>
        <w:rPr>
          <w:noProof/>
          <w:webHidden/>
        </w:rPr>
        <w:fldChar w:fldCharType="separate"/>
      </w:r>
      <w:ins w:id="193" w:author="HYST (Hiroyuki Sato)" w:date="2013-01-08T17:17:00Z">
        <w:r w:rsidR="00D15CCB">
          <w:rPr>
            <w:noProof/>
            <w:webHidden/>
          </w:rPr>
          <w:t>2</w:t>
        </w:r>
      </w:ins>
      <w:del w:id="19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"_Toc343650506"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8.12.6</w:t>
      </w:r>
      <w:r>
        <w:rPr>
          <w:rFonts w:ascii="Times New Roman" w:eastAsia="PMingLiU" w:hAnsi="Times New Roman"/>
          <w:b w:val="0"/>
          <w:noProof/>
          <w:lang w:val="en-US" w:eastAsia="zh-TW"/>
        </w:rPr>
        <w:tab/>
      </w:r>
      <w:r w:rsidRPr="00AC2EB2">
        <w:rPr>
          <w:rStyle w:val="Hyperlink"/>
          <w:noProof/>
          <w:lang w:eastAsia="en-US"/>
        </w:rPr>
        <w:t>Sequence Type</w:t>
      </w:r>
      <w:r>
        <w:rPr>
          <w:noProof/>
          <w:webHidden/>
        </w:rPr>
        <w:tab/>
      </w:r>
      <w:r>
        <w:rPr>
          <w:noProof/>
          <w:webHidden/>
        </w:rPr>
        <w:fldChar w:fldCharType="begin"/>
      </w:r>
      <w:r>
        <w:rPr>
          <w:noProof/>
          <w:webHidden/>
        </w:rPr>
        <w:instrText xml:space="preserve"> PAGEREF _Toc343650506 \h </w:instrText>
      </w:r>
      <w:r>
        <w:rPr>
          <w:noProof/>
          <w:webHidden/>
        </w:rPr>
      </w:r>
      <w:r>
        <w:rPr>
          <w:noProof/>
          <w:webHidden/>
        </w:rPr>
        <w:fldChar w:fldCharType="separate"/>
      </w:r>
      <w:ins w:id="195" w:author="HYST (Hiroyuki Sato)" w:date="2013-01-08T17:17:00Z">
        <w:r w:rsidR="00D15CCB">
          <w:rPr>
            <w:noProof/>
            <w:webHidden/>
          </w:rPr>
          <w:t>2</w:t>
        </w:r>
      </w:ins>
      <w:del w:id="19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"_Toc343650507"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8.12.7</w:t>
      </w:r>
      <w:r>
        <w:rPr>
          <w:rFonts w:ascii="Times New Roman" w:eastAsia="PMingLiU" w:hAnsi="Times New Roman"/>
          <w:b w:val="0"/>
          <w:noProof/>
          <w:lang w:val="en-US" w:eastAsia="zh-TW"/>
        </w:rPr>
        <w:tab/>
      </w:r>
      <w:r w:rsidRPr="00AC2EB2">
        <w:rPr>
          <w:rStyle w:val="Hyperlink"/>
          <w:noProof/>
          <w:lang w:eastAsia="en-US"/>
        </w:rPr>
        <w:t>Number of Subunits</w:t>
      </w:r>
      <w:r>
        <w:rPr>
          <w:noProof/>
          <w:webHidden/>
        </w:rPr>
        <w:tab/>
      </w:r>
      <w:r>
        <w:rPr>
          <w:noProof/>
          <w:webHidden/>
        </w:rPr>
        <w:fldChar w:fldCharType="begin"/>
      </w:r>
      <w:r>
        <w:rPr>
          <w:noProof/>
          <w:webHidden/>
        </w:rPr>
        <w:instrText xml:space="preserve"> PAGEREF _Toc343650507 \h </w:instrText>
      </w:r>
      <w:r>
        <w:rPr>
          <w:noProof/>
          <w:webHidden/>
        </w:rPr>
      </w:r>
      <w:r>
        <w:rPr>
          <w:noProof/>
          <w:webHidden/>
        </w:rPr>
        <w:fldChar w:fldCharType="separate"/>
      </w:r>
      <w:ins w:id="197" w:author="HYST (Hiroyuki Sato)" w:date="2013-01-08T17:17:00Z">
        <w:r w:rsidR="00D15CCB">
          <w:rPr>
            <w:noProof/>
            <w:webHidden/>
          </w:rPr>
          <w:t>2</w:t>
        </w:r>
      </w:ins>
      <w:del w:id="19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"_Toc343650508"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8.12.8</w:t>
      </w:r>
      <w:r>
        <w:rPr>
          <w:rFonts w:ascii="Times New Roman" w:eastAsia="PMingLiU" w:hAnsi="Times New Roman"/>
          <w:b w:val="0"/>
          <w:noProof/>
          <w:lang w:val="en-US" w:eastAsia="zh-TW"/>
        </w:rPr>
        <w:tab/>
      </w:r>
      <w:r w:rsidRPr="00AC2EB2">
        <w:rPr>
          <w:rStyle w:val="Hyperlink"/>
          <w:noProof/>
          <w:lang w:eastAsia="en-US"/>
        </w:rPr>
        <w:t>Area of hybridisation</w:t>
      </w:r>
      <w:r>
        <w:rPr>
          <w:noProof/>
          <w:webHidden/>
        </w:rPr>
        <w:tab/>
      </w:r>
      <w:r>
        <w:rPr>
          <w:noProof/>
          <w:webHidden/>
        </w:rPr>
        <w:fldChar w:fldCharType="begin"/>
      </w:r>
      <w:r>
        <w:rPr>
          <w:noProof/>
          <w:webHidden/>
        </w:rPr>
        <w:instrText xml:space="preserve"> PAGEREF _Toc343650508 \h </w:instrText>
      </w:r>
      <w:r>
        <w:rPr>
          <w:noProof/>
          <w:webHidden/>
        </w:rPr>
      </w:r>
      <w:r>
        <w:rPr>
          <w:noProof/>
          <w:webHidden/>
        </w:rPr>
        <w:fldChar w:fldCharType="separate"/>
      </w:r>
      <w:ins w:id="199" w:author="HYST (Hiroyuki Sato)" w:date="2013-01-08T17:17:00Z">
        <w:r w:rsidR="00D15CCB">
          <w:rPr>
            <w:noProof/>
            <w:webHidden/>
          </w:rPr>
          <w:t>2</w:t>
        </w:r>
      </w:ins>
      <w:del w:id="20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"_Toc343650509"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8.12.9</w:t>
      </w:r>
      <w:r>
        <w:rPr>
          <w:rFonts w:ascii="Times New Roman" w:eastAsia="PMingLiU" w:hAnsi="Times New Roman"/>
          <w:b w:val="0"/>
          <w:noProof/>
          <w:lang w:val="en-US" w:eastAsia="zh-TW"/>
        </w:rPr>
        <w:tab/>
      </w:r>
      <w:r w:rsidRPr="00AC2EB2">
        <w:rPr>
          <w:rStyle w:val="Hyperlink"/>
          <w:noProof/>
          <w:lang w:eastAsia="en-US"/>
        </w:rPr>
        <w:t>Comment</w:t>
      </w:r>
      <w:r>
        <w:rPr>
          <w:noProof/>
          <w:webHidden/>
        </w:rPr>
        <w:tab/>
      </w:r>
      <w:r>
        <w:rPr>
          <w:noProof/>
          <w:webHidden/>
        </w:rPr>
        <w:fldChar w:fldCharType="begin"/>
      </w:r>
      <w:r>
        <w:rPr>
          <w:noProof/>
          <w:webHidden/>
        </w:rPr>
        <w:instrText xml:space="preserve"> PAGEREF _Toc343650509 \h </w:instrText>
      </w:r>
      <w:r>
        <w:rPr>
          <w:noProof/>
          <w:webHidden/>
        </w:rPr>
      </w:r>
      <w:r>
        <w:rPr>
          <w:noProof/>
          <w:webHidden/>
        </w:rPr>
        <w:fldChar w:fldCharType="separate"/>
      </w:r>
      <w:ins w:id="201" w:author="HYST (Hiroyuki Sato)" w:date="2013-01-08T17:17:00Z">
        <w:r w:rsidR="00D15CCB">
          <w:rPr>
            <w:noProof/>
            <w:webHidden/>
          </w:rPr>
          <w:t>2</w:t>
        </w:r>
      </w:ins>
      <w:del w:id="20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"_Toc343650510"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8.12.10</w:t>
      </w:r>
      <w:r>
        <w:rPr>
          <w:rFonts w:ascii="Times New Roman" w:eastAsia="PMingLiU" w:hAnsi="Times New Roman"/>
          <w:b w:val="0"/>
          <w:noProof/>
          <w:lang w:val="en-US" w:eastAsia="zh-TW"/>
        </w:rPr>
        <w:tab/>
      </w:r>
      <w:r w:rsidRPr="00AC2EB2">
        <w:rPr>
          <w:rStyle w:val="Hyperlink"/>
          <w:noProof/>
          <w:lang w:eastAsia="en-US"/>
        </w:rPr>
        <w:t>Nucleic Acid Subunit</w:t>
      </w:r>
      <w:r>
        <w:rPr>
          <w:noProof/>
          <w:webHidden/>
        </w:rPr>
        <w:tab/>
      </w:r>
      <w:r>
        <w:rPr>
          <w:noProof/>
          <w:webHidden/>
        </w:rPr>
        <w:fldChar w:fldCharType="begin"/>
      </w:r>
      <w:r>
        <w:rPr>
          <w:noProof/>
          <w:webHidden/>
        </w:rPr>
        <w:instrText xml:space="preserve"> PAGEREF _Toc343650510 \h </w:instrText>
      </w:r>
      <w:r>
        <w:rPr>
          <w:noProof/>
          <w:webHidden/>
        </w:rPr>
      </w:r>
      <w:r>
        <w:rPr>
          <w:noProof/>
          <w:webHidden/>
        </w:rPr>
        <w:fldChar w:fldCharType="separate"/>
      </w:r>
      <w:ins w:id="203" w:author="HYST (Hiroyuki Sato)" w:date="2013-01-08T17:17:00Z">
        <w:r w:rsidR="00D15CCB">
          <w:rPr>
            <w:noProof/>
            <w:webHidden/>
          </w:rPr>
          <w:t>2</w:t>
        </w:r>
      </w:ins>
      <w:del w:id="20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"_Toc343650511"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8.12.11</w:t>
      </w:r>
      <w:r>
        <w:rPr>
          <w:rFonts w:ascii="Times New Roman" w:eastAsia="PMingLiU" w:hAnsi="Times New Roman"/>
          <w:b w:val="0"/>
          <w:noProof/>
          <w:lang w:val="en-US" w:eastAsia="zh-TW"/>
        </w:rPr>
        <w:tab/>
      </w:r>
      <w:r w:rsidRPr="00AC2EB2">
        <w:rPr>
          <w:rStyle w:val="Hyperlink"/>
          <w:noProof/>
          <w:lang w:eastAsia="en-US"/>
        </w:rPr>
        <w:t>Modification</w:t>
      </w:r>
      <w:r>
        <w:rPr>
          <w:noProof/>
          <w:webHidden/>
        </w:rPr>
        <w:tab/>
      </w:r>
      <w:r>
        <w:rPr>
          <w:noProof/>
          <w:webHidden/>
        </w:rPr>
        <w:fldChar w:fldCharType="begin"/>
      </w:r>
      <w:r>
        <w:rPr>
          <w:noProof/>
          <w:webHidden/>
        </w:rPr>
        <w:instrText xml:space="preserve"> PAGEREF _Toc343650511 \h </w:instrText>
      </w:r>
      <w:r>
        <w:rPr>
          <w:noProof/>
          <w:webHidden/>
        </w:rPr>
      </w:r>
      <w:r>
        <w:rPr>
          <w:noProof/>
          <w:webHidden/>
        </w:rPr>
        <w:fldChar w:fldCharType="separate"/>
      </w:r>
      <w:ins w:id="205" w:author="HYST (Hiroyuki Sato)" w:date="2013-01-08T17:17:00Z">
        <w:r w:rsidR="00D15CCB">
          <w:rPr>
            <w:noProof/>
            <w:webHidden/>
          </w:rPr>
          <w:t>2</w:t>
        </w:r>
      </w:ins>
      <w:del w:id="20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"_Toc343650512"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8.12.12</w:t>
      </w:r>
      <w:r>
        <w:rPr>
          <w:rFonts w:ascii="Times New Roman" w:eastAsia="PMingLiU" w:hAnsi="Times New Roman"/>
          <w:b w:val="0"/>
          <w:noProof/>
          <w:lang w:val="en-US" w:eastAsia="zh-TW"/>
        </w:rPr>
        <w:tab/>
      </w:r>
      <w:r w:rsidRPr="00AC2EB2">
        <w:rPr>
          <w:rStyle w:val="Hyperlink"/>
          <w:noProof/>
          <w:lang w:eastAsia="en-US"/>
        </w:rPr>
        <w:t>Molecular Weight</w:t>
      </w:r>
      <w:r>
        <w:rPr>
          <w:noProof/>
          <w:webHidden/>
        </w:rPr>
        <w:tab/>
      </w:r>
      <w:r>
        <w:rPr>
          <w:noProof/>
          <w:webHidden/>
        </w:rPr>
        <w:fldChar w:fldCharType="begin"/>
      </w:r>
      <w:r>
        <w:rPr>
          <w:noProof/>
          <w:webHidden/>
        </w:rPr>
        <w:instrText xml:space="preserve"> PAGEREF _Toc343650512 \h </w:instrText>
      </w:r>
      <w:r>
        <w:rPr>
          <w:noProof/>
          <w:webHidden/>
        </w:rPr>
      </w:r>
      <w:r>
        <w:rPr>
          <w:noProof/>
          <w:webHidden/>
        </w:rPr>
        <w:fldChar w:fldCharType="separate"/>
      </w:r>
      <w:ins w:id="207" w:author="HYST (Hiroyuki Sato)" w:date="2013-01-08T17:17:00Z">
        <w:r w:rsidR="00D15CCB">
          <w:rPr>
            <w:noProof/>
            <w:webHidden/>
          </w:rPr>
          <w:t>2</w:t>
        </w:r>
      </w:ins>
      <w:del w:id="20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"_Toc343650513"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8.12.13</w:t>
      </w:r>
      <w:r>
        <w:rPr>
          <w:rFonts w:ascii="Times New Roman" w:eastAsia="PMingLiU" w:hAnsi="Times New Roman"/>
          <w:b w:val="0"/>
          <w:noProof/>
          <w:lang w:val="en-US" w:eastAsia="zh-TW"/>
        </w:rPr>
        <w:tab/>
      </w:r>
      <w:r w:rsidRPr="00AC2EB2">
        <w:rPr>
          <w:rStyle w:val="Hyperlink"/>
          <w:noProof/>
          <w:lang w:eastAsia="en-US"/>
        </w:rPr>
        <w:t>Property</w:t>
      </w:r>
      <w:r>
        <w:rPr>
          <w:noProof/>
          <w:webHidden/>
        </w:rPr>
        <w:tab/>
      </w:r>
      <w:r>
        <w:rPr>
          <w:noProof/>
          <w:webHidden/>
        </w:rPr>
        <w:fldChar w:fldCharType="begin"/>
      </w:r>
      <w:r>
        <w:rPr>
          <w:noProof/>
          <w:webHidden/>
        </w:rPr>
        <w:instrText xml:space="preserve"> PAGEREF _Toc343650513 \h </w:instrText>
      </w:r>
      <w:r>
        <w:rPr>
          <w:noProof/>
          <w:webHidden/>
        </w:rPr>
      </w:r>
      <w:r>
        <w:rPr>
          <w:noProof/>
          <w:webHidden/>
        </w:rPr>
        <w:fldChar w:fldCharType="separate"/>
      </w:r>
      <w:ins w:id="209" w:author="HYST (Hiroyuki Sato)" w:date="2013-01-08T17:17:00Z">
        <w:r w:rsidR="00D15CCB">
          <w:rPr>
            <w:noProof/>
            <w:webHidden/>
          </w:rPr>
          <w:t>2</w:t>
        </w:r>
      </w:ins>
      <w:del w:id="21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"_Toc343650514"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8.12.14</w:t>
      </w:r>
      <w:r>
        <w:rPr>
          <w:rFonts w:ascii="Times New Roman" w:eastAsia="PMingLiU" w:hAnsi="Times New Roman"/>
          <w:b w:val="0"/>
          <w:noProof/>
          <w:lang w:val="en-US" w:eastAsia="zh-TW"/>
        </w:rPr>
        <w:tab/>
      </w:r>
      <w:r w:rsidRPr="00AC2EB2">
        <w:rPr>
          <w:rStyle w:val="Hyperlink"/>
          <w:noProof/>
          <w:lang w:eastAsia="en-US"/>
        </w:rPr>
        <w:t>Reference Source</w:t>
      </w:r>
      <w:r>
        <w:rPr>
          <w:noProof/>
          <w:webHidden/>
        </w:rPr>
        <w:tab/>
      </w:r>
      <w:r>
        <w:rPr>
          <w:noProof/>
          <w:webHidden/>
        </w:rPr>
        <w:fldChar w:fldCharType="begin"/>
      </w:r>
      <w:r>
        <w:rPr>
          <w:noProof/>
          <w:webHidden/>
        </w:rPr>
        <w:instrText xml:space="preserve"> PAGEREF _Toc343650514 \h </w:instrText>
      </w:r>
      <w:r>
        <w:rPr>
          <w:noProof/>
          <w:webHidden/>
        </w:rPr>
      </w:r>
      <w:r>
        <w:rPr>
          <w:noProof/>
          <w:webHidden/>
        </w:rPr>
        <w:fldChar w:fldCharType="separate"/>
      </w:r>
      <w:ins w:id="211" w:author="HYST (Hiroyuki Sato)" w:date="2013-01-08T17:17:00Z">
        <w:r w:rsidR="00D15CCB">
          <w:rPr>
            <w:noProof/>
            <w:webHidden/>
          </w:rPr>
          <w:t>2</w:t>
        </w:r>
      </w:ins>
      <w:del w:id="21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"_Toc343650515"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w:t>
      </w:r>
      <w:r>
        <w:rPr>
          <w:rFonts w:ascii="Times New Roman" w:eastAsia="PMingLiU" w:hAnsi="Times New Roman"/>
          <w:b w:val="0"/>
          <w:noProof/>
          <w:lang w:val="en-US" w:eastAsia="zh-TW"/>
        </w:rPr>
        <w:tab/>
      </w:r>
      <w:r w:rsidRPr="00AC2EB2">
        <w:rPr>
          <w:rStyle w:val="Hyperlink"/>
          <w:noProof/>
          <w:lang w:eastAsia="en-US"/>
        </w:rPr>
        <w:t>Polymers</w:t>
      </w:r>
      <w:r>
        <w:rPr>
          <w:noProof/>
          <w:webHidden/>
        </w:rPr>
        <w:tab/>
      </w:r>
      <w:r>
        <w:rPr>
          <w:noProof/>
          <w:webHidden/>
        </w:rPr>
        <w:fldChar w:fldCharType="begin"/>
      </w:r>
      <w:r>
        <w:rPr>
          <w:noProof/>
          <w:webHidden/>
        </w:rPr>
        <w:instrText xml:space="preserve"> PAGEREF _Toc343650515 \h </w:instrText>
      </w:r>
      <w:r>
        <w:rPr>
          <w:noProof/>
          <w:webHidden/>
        </w:rPr>
      </w:r>
      <w:r>
        <w:rPr>
          <w:noProof/>
          <w:webHidden/>
        </w:rPr>
        <w:fldChar w:fldCharType="separate"/>
      </w:r>
      <w:ins w:id="213" w:author="HYST (Hiroyuki Sato)" w:date="2013-01-08T17:17:00Z">
        <w:r w:rsidR="00D15CCB">
          <w:rPr>
            <w:noProof/>
            <w:webHidden/>
          </w:rPr>
          <w:t>2</w:t>
        </w:r>
      </w:ins>
      <w:del w:id="21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"_Toc343650516"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8.13.1</w:t>
      </w:r>
      <w:r>
        <w:rPr>
          <w:rFonts w:ascii="Times New Roman" w:eastAsia="PMingLiU" w:hAnsi="Times New Roman"/>
          <w:b w:val="0"/>
          <w:noProof/>
          <w:lang w:val="en-US" w:eastAsia="zh-TW"/>
        </w:rPr>
        <w:tab/>
      </w:r>
      <w:r w:rsidRPr="00AC2EB2">
        <w:rPr>
          <w:rStyle w:val="Hyperlink"/>
          <w:noProof/>
          <w:lang w:eastAsia="en-US"/>
        </w:rPr>
        <w:t>Substance Name</w:t>
      </w:r>
      <w:r>
        <w:rPr>
          <w:noProof/>
          <w:webHidden/>
        </w:rPr>
        <w:tab/>
      </w:r>
      <w:r>
        <w:rPr>
          <w:noProof/>
          <w:webHidden/>
        </w:rPr>
        <w:fldChar w:fldCharType="begin"/>
      </w:r>
      <w:r>
        <w:rPr>
          <w:noProof/>
          <w:webHidden/>
        </w:rPr>
        <w:instrText xml:space="preserve"> PAGEREF _Toc343650516 \h </w:instrText>
      </w:r>
      <w:r>
        <w:rPr>
          <w:noProof/>
          <w:webHidden/>
        </w:rPr>
      </w:r>
      <w:r>
        <w:rPr>
          <w:noProof/>
          <w:webHidden/>
        </w:rPr>
        <w:fldChar w:fldCharType="separate"/>
      </w:r>
      <w:ins w:id="215" w:author="HYST (Hiroyuki Sato)" w:date="2013-01-08T17:17:00Z">
        <w:r w:rsidR="00D15CCB">
          <w:rPr>
            <w:noProof/>
            <w:webHidden/>
          </w:rPr>
          <w:t>2</w:t>
        </w:r>
      </w:ins>
      <w:del w:id="21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"_Toc343650517"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8.13.2</w:t>
      </w:r>
      <w:r>
        <w:rPr>
          <w:rFonts w:ascii="Times New Roman" w:eastAsia="PMingLiU" w:hAnsi="Times New Roman"/>
          <w:b w:val="0"/>
          <w:noProof/>
          <w:lang w:val="en-US" w:eastAsia="zh-TW"/>
        </w:rPr>
        <w:tab/>
      </w:r>
      <w:r w:rsidRPr="00AC2EB2">
        <w:rPr>
          <w:rStyle w:val="Hyperlink"/>
          <w:noProof/>
          <w:lang w:eastAsia="en-US"/>
        </w:rPr>
        <w:t>Substance Code</w:t>
      </w:r>
      <w:r>
        <w:rPr>
          <w:noProof/>
          <w:webHidden/>
        </w:rPr>
        <w:tab/>
      </w:r>
      <w:r>
        <w:rPr>
          <w:noProof/>
          <w:webHidden/>
        </w:rPr>
        <w:fldChar w:fldCharType="begin"/>
      </w:r>
      <w:r>
        <w:rPr>
          <w:noProof/>
          <w:webHidden/>
        </w:rPr>
        <w:instrText xml:space="preserve"> PAGEREF _Toc343650517 \h </w:instrText>
      </w:r>
      <w:r>
        <w:rPr>
          <w:noProof/>
          <w:webHidden/>
        </w:rPr>
      </w:r>
      <w:r>
        <w:rPr>
          <w:noProof/>
          <w:webHidden/>
        </w:rPr>
        <w:fldChar w:fldCharType="separate"/>
      </w:r>
      <w:ins w:id="217" w:author="HYST (Hiroyuki Sato)" w:date="2013-01-08T17:17:00Z">
        <w:r w:rsidR="00D15CCB">
          <w:rPr>
            <w:noProof/>
            <w:webHidden/>
          </w:rPr>
          <w:t>2</w:t>
        </w:r>
      </w:ins>
      <w:del w:id="21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"_Toc343650518"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8.13.3</w:t>
      </w:r>
      <w:r>
        <w:rPr>
          <w:rFonts w:ascii="Times New Roman" w:eastAsia="PMingLiU" w:hAnsi="Times New Roman"/>
          <w:b w:val="0"/>
          <w:noProof/>
          <w:lang w:val="en-US" w:eastAsia="zh-TW"/>
        </w:rPr>
        <w:tab/>
      </w:r>
      <w:r w:rsidRPr="00AC2EB2">
        <w:rPr>
          <w:rStyle w:val="Hyperlink"/>
          <w:noProof/>
          <w:lang w:eastAsia="en-US"/>
        </w:rPr>
        <w:t>Reference Information</w:t>
      </w:r>
      <w:r>
        <w:rPr>
          <w:noProof/>
          <w:webHidden/>
        </w:rPr>
        <w:tab/>
      </w:r>
      <w:r>
        <w:rPr>
          <w:noProof/>
          <w:webHidden/>
        </w:rPr>
        <w:fldChar w:fldCharType="begin"/>
      </w:r>
      <w:r>
        <w:rPr>
          <w:noProof/>
          <w:webHidden/>
        </w:rPr>
        <w:instrText xml:space="preserve"> PAGEREF _Toc343650518 \h </w:instrText>
      </w:r>
      <w:r>
        <w:rPr>
          <w:noProof/>
          <w:webHidden/>
        </w:rPr>
      </w:r>
      <w:r>
        <w:rPr>
          <w:noProof/>
          <w:webHidden/>
        </w:rPr>
        <w:fldChar w:fldCharType="separate"/>
      </w:r>
      <w:ins w:id="219" w:author="HYST (Hiroyuki Sato)" w:date="2013-01-08T17:17:00Z">
        <w:r w:rsidR="00D15CCB">
          <w:rPr>
            <w:noProof/>
            <w:webHidden/>
          </w:rPr>
          <w:t>2</w:t>
        </w:r>
      </w:ins>
      <w:del w:id="22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"_Toc343650519"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8.13.4</w:t>
      </w:r>
      <w:r>
        <w:rPr>
          <w:rFonts w:ascii="Times New Roman" w:eastAsia="PMingLiU" w:hAnsi="Times New Roman"/>
          <w:b w:val="0"/>
          <w:noProof/>
          <w:lang w:val="en-US" w:eastAsia="zh-TW"/>
        </w:rPr>
        <w:tab/>
      </w:r>
      <w:r w:rsidRPr="00AC2EB2">
        <w:rPr>
          <w:rStyle w:val="Hyperlink"/>
          <w:noProof/>
          <w:lang w:eastAsia="en-US"/>
        </w:rPr>
        <w:t>Version</w:t>
      </w:r>
      <w:r>
        <w:rPr>
          <w:noProof/>
          <w:webHidden/>
        </w:rPr>
        <w:tab/>
      </w:r>
      <w:r>
        <w:rPr>
          <w:noProof/>
          <w:webHidden/>
        </w:rPr>
        <w:fldChar w:fldCharType="begin"/>
      </w:r>
      <w:r>
        <w:rPr>
          <w:noProof/>
          <w:webHidden/>
        </w:rPr>
        <w:instrText xml:space="preserve"> PAGEREF _Toc343650519 \h </w:instrText>
      </w:r>
      <w:r>
        <w:rPr>
          <w:noProof/>
          <w:webHidden/>
        </w:rPr>
      </w:r>
      <w:r>
        <w:rPr>
          <w:noProof/>
          <w:webHidden/>
        </w:rPr>
        <w:fldChar w:fldCharType="separate"/>
      </w:r>
      <w:ins w:id="221" w:author="HYST (Hiroyuki Sato)" w:date="2013-01-08T17:17:00Z">
        <w:r w:rsidR="00D15CCB">
          <w:rPr>
            <w:noProof/>
            <w:webHidden/>
          </w:rPr>
          <w:t>2</w:t>
        </w:r>
      </w:ins>
      <w:del w:id="22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"_Toc343650520"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8.13.5</w:t>
      </w:r>
      <w:r>
        <w:rPr>
          <w:rFonts w:ascii="Times New Roman" w:eastAsia="PMingLiU" w:hAnsi="Times New Roman"/>
          <w:b w:val="0"/>
          <w:noProof/>
          <w:lang w:val="en-US" w:eastAsia="zh-TW"/>
        </w:rPr>
        <w:tab/>
      </w:r>
      <w:r w:rsidRPr="00AC2EB2">
        <w:rPr>
          <w:rStyle w:val="Hyperlink"/>
          <w:noProof/>
          <w:lang w:eastAsia="en-US"/>
        </w:rPr>
        <w:t>Structure</w:t>
      </w:r>
      <w:r>
        <w:rPr>
          <w:noProof/>
          <w:webHidden/>
        </w:rPr>
        <w:tab/>
      </w:r>
      <w:r>
        <w:rPr>
          <w:noProof/>
          <w:webHidden/>
        </w:rPr>
        <w:fldChar w:fldCharType="begin"/>
      </w:r>
      <w:r>
        <w:rPr>
          <w:noProof/>
          <w:webHidden/>
        </w:rPr>
        <w:instrText xml:space="preserve"> PAGEREF _Toc343650520 \h </w:instrText>
      </w:r>
      <w:r>
        <w:rPr>
          <w:noProof/>
          <w:webHidden/>
        </w:rPr>
      </w:r>
      <w:r>
        <w:rPr>
          <w:noProof/>
          <w:webHidden/>
        </w:rPr>
        <w:fldChar w:fldCharType="separate"/>
      </w:r>
      <w:ins w:id="223" w:author="HYST (Hiroyuki Sato)" w:date="2013-01-08T17:17:00Z">
        <w:r w:rsidR="00D15CCB">
          <w:rPr>
            <w:noProof/>
            <w:webHidden/>
          </w:rPr>
          <w:t>2</w:t>
        </w:r>
      </w:ins>
      <w:del w:id="22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"_Toc343650521"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8.13.6</w:t>
      </w:r>
      <w:r>
        <w:rPr>
          <w:rFonts w:ascii="Times New Roman" w:eastAsia="PMingLiU" w:hAnsi="Times New Roman"/>
          <w:b w:val="0"/>
          <w:noProof/>
          <w:lang w:val="en-US" w:eastAsia="zh-TW"/>
        </w:rPr>
        <w:tab/>
      </w:r>
      <w:r w:rsidRPr="00AC2EB2">
        <w:rPr>
          <w:rStyle w:val="Hyperlink"/>
          <w:noProof/>
          <w:lang w:eastAsia="en-US"/>
        </w:rPr>
        <w:t>Polymer Class</w:t>
      </w:r>
      <w:r>
        <w:rPr>
          <w:noProof/>
          <w:webHidden/>
        </w:rPr>
        <w:tab/>
      </w:r>
      <w:r>
        <w:rPr>
          <w:noProof/>
          <w:webHidden/>
        </w:rPr>
        <w:fldChar w:fldCharType="begin"/>
      </w:r>
      <w:r>
        <w:rPr>
          <w:noProof/>
          <w:webHidden/>
        </w:rPr>
        <w:instrText xml:space="preserve"> PAGEREF _Toc343650521 \h </w:instrText>
      </w:r>
      <w:r>
        <w:rPr>
          <w:noProof/>
          <w:webHidden/>
        </w:rPr>
      </w:r>
      <w:r>
        <w:rPr>
          <w:noProof/>
          <w:webHidden/>
        </w:rPr>
        <w:fldChar w:fldCharType="separate"/>
      </w:r>
      <w:ins w:id="225" w:author="HYST (Hiroyuki Sato)" w:date="2013-01-08T17:17:00Z">
        <w:r w:rsidR="00D15CCB">
          <w:rPr>
            <w:noProof/>
            <w:webHidden/>
          </w:rPr>
          <w:t>2</w:t>
        </w:r>
      </w:ins>
      <w:del w:id="22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"_Toc343650522"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8.13.7</w:t>
      </w:r>
      <w:r>
        <w:rPr>
          <w:rFonts w:ascii="Times New Roman" w:eastAsia="PMingLiU" w:hAnsi="Times New Roman"/>
          <w:b w:val="0"/>
          <w:noProof/>
          <w:lang w:val="en-US" w:eastAsia="zh-TW"/>
        </w:rPr>
        <w:tab/>
      </w:r>
      <w:r w:rsidRPr="00AC2EB2">
        <w:rPr>
          <w:rStyle w:val="Hyperlink"/>
          <w:noProof/>
          <w:lang w:eastAsia="en-US"/>
        </w:rPr>
        <w:t>Polymer Geometry</w:t>
      </w:r>
      <w:r>
        <w:rPr>
          <w:noProof/>
          <w:webHidden/>
        </w:rPr>
        <w:tab/>
      </w:r>
      <w:r>
        <w:rPr>
          <w:noProof/>
          <w:webHidden/>
        </w:rPr>
        <w:fldChar w:fldCharType="begin"/>
      </w:r>
      <w:r>
        <w:rPr>
          <w:noProof/>
          <w:webHidden/>
        </w:rPr>
        <w:instrText xml:space="preserve"> PAGEREF _Toc343650522 \h </w:instrText>
      </w:r>
      <w:r>
        <w:rPr>
          <w:noProof/>
          <w:webHidden/>
        </w:rPr>
      </w:r>
      <w:r>
        <w:rPr>
          <w:noProof/>
          <w:webHidden/>
        </w:rPr>
        <w:fldChar w:fldCharType="separate"/>
      </w:r>
      <w:ins w:id="227" w:author="HYST (Hiroyuki Sato)" w:date="2013-01-08T17:17:00Z">
        <w:r w:rsidR="00D15CCB">
          <w:rPr>
            <w:noProof/>
            <w:webHidden/>
          </w:rPr>
          <w:t>2</w:t>
        </w:r>
      </w:ins>
      <w:del w:id="22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"_Toc343650523"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8.13.8</w:t>
      </w:r>
      <w:r>
        <w:rPr>
          <w:rFonts w:ascii="Times New Roman" w:eastAsia="PMingLiU" w:hAnsi="Times New Roman"/>
          <w:b w:val="0"/>
          <w:noProof/>
          <w:lang w:val="en-US" w:eastAsia="zh-TW"/>
        </w:rPr>
        <w:tab/>
      </w:r>
      <w:r w:rsidRPr="00AC2EB2">
        <w:rPr>
          <w:rStyle w:val="Hyperlink"/>
          <w:noProof/>
          <w:lang w:eastAsia="en-US"/>
        </w:rPr>
        <w:t>Copolymer Sequence type</w:t>
      </w:r>
      <w:r>
        <w:rPr>
          <w:noProof/>
          <w:webHidden/>
        </w:rPr>
        <w:tab/>
      </w:r>
      <w:r>
        <w:rPr>
          <w:noProof/>
          <w:webHidden/>
        </w:rPr>
        <w:fldChar w:fldCharType="begin"/>
      </w:r>
      <w:r>
        <w:rPr>
          <w:noProof/>
          <w:webHidden/>
        </w:rPr>
        <w:instrText xml:space="preserve"> PAGEREF _Toc343650523 \h </w:instrText>
      </w:r>
      <w:r>
        <w:rPr>
          <w:noProof/>
          <w:webHidden/>
        </w:rPr>
      </w:r>
      <w:r>
        <w:rPr>
          <w:noProof/>
          <w:webHidden/>
        </w:rPr>
        <w:fldChar w:fldCharType="separate"/>
      </w:r>
      <w:ins w:id="229" w:author="HYST (Hiroyuki Sato)" w:date="2013-01-08T17:17:00Z">
        <w:r w:rsidR="00D15CCB">
          <w:rPr>
            <w:noProof/>
            <w:webHidden/>
          </w:rPr>
          <w:t>2</w:t>
        </w:r>
      </w:ins>
      <w:del w:id="23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"_Toc343650524"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8.13.9</w:t>
      </w:r>
      <w:r>
        <w:rPr>
          <w:rFonts w:ascii="Times New Roman" w:eastAsia="PMingLiU" w:hAnsi="Times New Roman"/>
          <w:b w:val="0"/>
          <w:noProof/>
          <w:lang w:val="en-US" w:eastAsia="zh-TW"/>
        </w:rPr>
        <w:tab/>
      </w:r>
      <w:r w:rsidRPr="00AC2EB2">
        <w:rPr>
          <w:rStyle w:val="Hyperlink"/>
          <w:noProof/>
          <w:lang w:eastAsia="en-US"/>
        </w:rPr>
        <w:t>Comment</w:t>
      </w:r>
      <w:r>
        <w:rPr>
          <w:noProof/>
          <w:webHidden/>
        </w:rPr>
        <w:tab/>
      </w:r>
      <w:r>
        <w:rPr>
          <w:noProof/>
          <w:webHidden/>
        </w:rPr>
        <w:fldChar w:fldCharType="begin"/>
      </w:r>
      <w:r>
        <w:rPr>
          <w:noProof/>
          <w:webHidden/>
        </w:rPr>
        <w:instrText xml:space="preserve"> PAGEREF _Toc343650524 \h </w:instrText>
      </w:r>
      <w:r>
        <w:rPr>
          <w:noProof/>
          <w:webHidden/>
        </w:rPr>
      </w:r>
      <w:r>
        <w:rPr>
          <w:noProof/>
          <w:webHidden/>
        </w:rPr>
        <w:fldChar w:fldCharType="separate"/>
      </w:r>
      <w:ins w:id="231" w:author="HYST (Hiroyuki Sato)" w:date="2013-01-08T17:17:00Z">
        <w:r w:rsidR="00D15CCB">
          <w:rPr>
            <w:noProof/>
            <w:webHidden/>
          </w:rPr>
          <w:t>2</w:t>
        </w:r>
      </w:ins>
      <w:del w:id="23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"_Toc343650525"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8.13.10</w:t>
      </w:r>
      <w:r>
        <w:rPr>
          <w:rFonts w:ascii="Times New Roman" w:eastAsia="PMingLiU" w:hAnsi="Times New Roman"/>
          <w:b w:val="0"/>
          <w:noProof/>
          <w:lang w:val="en-US" w:eastAsia="zh-TW"/>
        </w:rPr>
        <w:tab/>
      </w:r>
      <w:r w:rsidRPr="00AC2EB2">
        <w:rPr>
          <w:rStyle w:val="Hyperlink"/>
          <w:noProof/>
          <w:lang w:eastAsia="en-US"/>
        </w:rPr>
        <w:t>Monomer Description</w:t>
      </w:r>
      <w:r>
        <w:rPr>
          <w:noProof/>
          <w:webHidden/>
        </w:rPr>
        <w:tab/>
      </w:r>
      <w:r>
        <w:rPr>
          <w:noProof/>
          <w:webHidden/>
        </w:rPr>
        <w:fldChar w:fldCharType="begin"/>
      </w:r>
      <w:r>
        <w:rPr>
          <w:noProof/>
          <w:webHidden/>
        </w:rPr>
        <w:instrText xml:space="preserve"> PAGEREF _Toc343650525 \h </w:instrText>
      </w:r>
      <w:r>
        <w:rPr>
          <w:noProof/>
          <w:webHidden/>
        </w:rPr>
      </w:r>
      <w:r>
        <w:rPr>
          <w:noProof/>
          <w:webHidden/>
        </w:rPr>
        <w:fldChar w:fldCharType="separate"/>
      </w:r>
      <w:ins w:id="233" w:author="HYST (Hiroyuki Sato)" w:date="2013-01-08T17:17:00Z">
        <w:r w:rsidR="00D15CCB">
          <w:rPr>
            <w:noProof/>
            <w:webHidden/>
          </w:rPr>
          <w:t>2</w:t>
        </w:r>
      </w:ins>
      <w:del w:id="23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"_Toc343650526"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8.13.11</w:t>
      </w:r>
      <w:r>
        <w:rPr>
          <w:rFonts w:ascii="Times New Roman" w:eastAsia="PMingLiU" w:hAnsi="Times New Roman"/>
          <w:b w:val="0"/>
          <w:noProof/>
          <w:lang w:val="en-US" w:eastAsia="zh-TW"/>
        </w:rPr>
        <w:tab/>
      </w:r>
      <w:r w:rsidRPr="00AC2EB2">
        <w:rPr>
          <w:rStyle w:val="Hyperlink"/>
          <w:noProof/>
          <w:lang w:eastAsia="en-US"/>
        </w:rPr>
        <w:t>Structural Repeat</w:t>
      </w:r>
      <w:r>
        <w:rPr>
          <w:noProof/>
          <w:webHidden/>
        </w:rPr>
        <w:tab/>
      </w:r>
      <w:r>
        <w:rPr>
          <w:noProof/>
          <w:webHidden/>
        </w:rPr>
        <w:fldChar w:fldCharType="begin"/>
      </w:r>
      <w:r>
        <w:rPr>
          <w:noProof/>
          <w:webHidden/>
        </w:rPr>
        <w:instrText xml:space="preserve"> PAGEREF _Toc343650526 \h </w:instrText>
      </w:r>
      <w:r>
        <w:rPr>
          <w:noProof/>
          <w:webHidden/>
        </w:rPr>
      </w:r>
      <w:r>
        <w:rPr>
          <w:noProof/>
          <w:webHidden/>
        </w:rPr>
        <w:fldChar w:fldCharType="separate"/>
      </w:r>
      <w:ins w:id="235" w:author="HYST (Hiroyuki Sato)" w:date="2013-01-08T17:17:00Z">
        <w:r w:rsidR="00D15CCB">
          <w:rPr>
            <w:noProof/>
            <w:webHidden/>
          </w:rPr>
          <w:t>2</w:t>
        </w:r>
      </w:ins>
      <w:del w:id="23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"_Toc343650527"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8.13.12</w:t>
      </w:r>
      <w:r>
        <w:rPr>
          <w:rFonts w:ascii="Times New Roman" w:eastAsia="PMingLiU" w:hAnsi="Times New Roman"/>
          <w:b w:val="0"/>
          <w:noProof/>
          <w:lang w:val="en-US" w:eastAsia="zh-TW"/>
        </w:rPr>
        <w:tab/>
      </w:r>
      <w:r w:rsidRPr="00AC2EB2">
        <w:rPr>
          <w:rStyle w:val="Hyperlink"/>
          <w:noProof/>
          <w:lang w:eastAsia="en-US"/>
        </w:rPr>
        <w:t>Molecular Weight</w:t>
      </w:r>
      <w:r>
        <w:rPr>
          <w:noProof/>
          <w:webHidden/>
        </w:rPr>
        <w:tab/>
      </w:r>
      <w:r>
        <w:rPr>
          <w:noProof/>
          <w:webHidden/>
        </w:rPr>
        <w:fldChar w:fldCharType="begin"/>
      </w:r>
      <w:r>
        <w:rPr>
          <w:noProof/>
          <w:webHidden/>
        </w:rPr>
        <w:instrText xml:space="preserve"> PAGEREF _Toc343650527 \h </w:instrText>
      </w:r>
      <w:r>
        <w:rPr>
          <w:noProof/>
          <w:webHidden/>
        </w:rPr>
      </w:r>
      <w:r>
        <w:rPr>
          <w:noProof/>
          <w:webHidden/>
        </w:rPr>
        <w:fldChar w:fldCharType="separate"/>
      </w:r>
      <w:ins w:id="237" w:author="HYST (Hiroyuki Sato)" w:date="2013-01-08T17:17:00Z">
        <w:r w:rsidR="00D15CCB">
          <w:rPr>
            <w:noProof/>
            <w:webHidden/>
          </w:rPr>
          <w:t>2</w:t>
        </w:r>
      </w:ins>
      <w:del w:id="23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"_Toc343650528"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8.13.13</w:t>
      </w:r>
      <w:r>
        <w:rPr>
          <w:rFonts w:ascii="Times New Roman" w:eastAsia="PMingLiU" w:hAnsi="Times New Roman"/>
          <w:b w:val="0"/>
          <w:noProof/>
          <w:lang w:val="en-US" w:eastAsia="zh-TW"/>
        </w:rPr>
        <w:tab/>
      </w:r>
      <w:r w:rsidRPr="00AC2EB2">
        <w:rPr>
          <w:rStyle w:val="Hyperlink"/>
          <w:noProof/>
          <w:lang w:eastAsia="en-US"/>
        </w:rPr>
        <w:t>Property</w:t>
      </w:r>
      <w:r>
        <w:rPr>
          <w:noProof/>
          <w:webHidden/>
        </w:rPr>
        <w:tab/>
      </w:r>
      <w:r>
        <w:rPr>
          <w:noProof/>
          <w:webHidden/>
        </w:rPr>
        <w:fldChar w:fldCharType="begin"/>
      </w:r>
      <w:r>
        <w:rPr>
          <w:noProof/>
          <w:webHidden/>
        </w:rPr>
        <w:instrText xml:space="preserve"> PAGEREF _Toc343650528 \h </w:instrText>
      </w:r>
      <w:r>
        <w:rPr>
          <w:noProof/>
          <w:webHidden/>
        </w:rPr>
      </w:r>
      <w:r>
        <w:rPr>
          <w:noProof/>
          <w:webHidden/>
        </w:rPr>
        <w:fldChar w:fldCharType="separate"/>
      </w:r>
      <w:ins w:id="239" w:author="HYST (Hiroyuki Sato)" w:date="2013-01-08T17:17:00Z">
        <w:r w:rsidR="00D15CCB">
          <w:rPr>
            <w:noProof/>
            <w:webHidden/>
          </w:rPr>
          <w:t>2</w:t>
        </w:r>
      </w:ins>
      <w:del w:id="24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"_Toc343650529"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8.13.14</w:t>
      </w:r>
      <w:r>
        <w:rPr>
          <w:rFonts w:ascii="Times New Roman" w:eastAsia="PMingLiU" w:hAnsi="Times New Roman"/>
          <w:b w:val="0"/>
          <w:noProof/>
          <w:lang w:val="en-US" w:eastAsia="zh-TW"/>
        </w:rPr>
        <w:tab/>
      </w:r>
      <w:r w:rsidRPr="00AC2EB2">
        <w:rPr>
          <w:rStyle w:val="Hyperlink"/>
          <w:noProof/>
          <w:lang w:eastAsia="en-US"/>
        </w:rPr>
        <w:t>Reference Source</w:t>
      </w:r>
      <w:r>
        <w:rPr>
          <w:noProof/>
          <w:webHidden/>
        </w:rPr>
        <w:tab/>
      </w:r>
      <w:r>
        <w:rPr>
          <w:noProof/>
          <w:webHidden/>
        </w:rPr>
        <w:fldChar w:fldCharType="begin"/>
      </w:r>
      <w:r>
        <w:rPr>
          <w:noProof/>
          <w:webHidden/>
        </w:rPr>
        <w:instrText xml:space="preserve"> PAGEREF _Toc343650529 \h </w:instrText>
      </w:r>
      <w:r>
        <w:rPr>
          <w:noProof/>
          <w:webHidden/>
        </w:rPr>
      </w:r>
      <w:r>
        <w:rPr>
          <w:noProof/>
          <w:webHidden/>
        </w:rPr>
        <w:fldChar w:fldCharType="separate"/>
      </w:r>
      <w:ins w:id="241" w:author="HYST (Hiroyuki Sato)" w:date="2013-01-08T17:17:00Z">
        <w:r w:rsidR="00D15CCB">
          <w:rPr>
            <w:noProof/>
            <w:webHidden/>
          </w:rPr>
          <w:t>2</w:t>
        </w:r>
      </w:ins>
      <w:del w:id="24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"_Toc343650530"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8.13.15</w:t>
      </w:r>
      <w:r>
        <w:rPr>
          <w:rFonts w:ascii="Times New Roman" w:eastAsia="PMingLiU" w:hAnsi="Times New Roman"/>
          <w:b w:val="0"/>
          <w:noProof/>
          <w:lang w:val="en-US" w:eastAsia="zh-TW"/>
        </w:rPr>
        <w:tab/>
      </w:r>
      <w:r w:rsidRPr="00AC2EB2">
        <w:rPr>
          <w:rStyle w:val="Hyperlink"/>
          <w:noProof/>
          <w:lang w:eastAsia="en-US"/>
        </w:rPr>
        <w:t>Source Material</w:t>
      </w:r>
      <w:r>
        <w:rPr>
          <w:noProof/>
          <w:webHidden/>
        </w:rPr>
        <w:tab/>
      </w:r>
      <w:r>
        <w:rPr>
          <w:noProof/>
          <w:webHidden/>
        </w:rPr>
        <w:fldChar w:fldCharType="begin"/>
      </w:r>
      <w:r>
        <w:rPr>
          <w:noProof/>
          <w:webHidden/>
        </w:rPr>
        <w:instrText xml:space="preserve"> PAGEREF _Toc343650530 \h </w:instrText>
      </w:r>
      <w:r>
        <w:rPr>
          <w:noProof/>
          <w:webHidden/>
        </w:rPr>
      </w:r>
      <w:r>
        <w:rPr>
          <w:noProof/>
          <w:webHidden/>
        </w:rPr>
        <w:fldChar w:fldCharType="separate"/>
      </w:r>
      <w:ins w:id="243" w:author="HYST (Hiroyuki Sato)" w:date="2013-01-08T17:17:00Z">
        <w:r w:rsidR="00D15CCB">
          <w:rPr>
            <w:noProof/>
            <w:webHidden/>
          </w:rPr>
          <w:t>2</w:t>
        </w:r>
      </w:ins>
      <w:del w:id="24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"_Toc343650531"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8.13.16</w:t>
      </w:r>
      <w:r>
        <w:rPr>
          <w:rFonts w:ascii="Times New Roman" w:eastAsia="PMingLiU" w:hAnsi="Times New Roman"/>
          <w:b w:val="0"/>
          <w:noProof/>
          <w:lang w:val="en-US" w:eastAsia="zh-TW"/>
        </w:rPr>
        <w:tab/>
      </w:r>
      <w:r w:rsidRPr="00AC2EB2">
        <w:rPr>
          <w:rStyle w:val="Hyperlink"/>
          <w:noProof/>
          <w:lang w:eastAsia="en-US"/>
        </w:rPr>
        <w:t>Modification</w:t>
      </w:r>
      <w:r>
        <w:rPr>
          <w:noProof/>
          <w:webHidden/>
        </w:rPr>
        <w:tab/>
      </w:r>
      <w:r>
        <w:rPr>
          <w:noProof/>
          <w:webHidden/>
        </w:rPr>
        <w:fldChar w:fldCharType="begin"/>
      </w:r>
      <w:r>
        <w:rPr>
          <w:noProof/>
          <w:webHidden/>
        </w:rPr>
        <w:instrText xml:space="preserve"> PAGEREF _Toc343650531 \h </w:instrText>
      </w:r>
      <w:r>
        <w:rPr>
          <w:noProof/>
          <w:webHidden/>
        </w:rPr>
      </w:r>
      <w:r>
        <w:rPr>
          <w:noProof/>
          <w:webHidden/>
        </w:rPr>
        <w:fldChar w:fldCharType="separate"/>
      </w:r>
      <w:ins w:id="245" w:author="HYST (Hiroyuki Sato)" w:date="2013-01-08T17:17:00Z">
        <w:r w:rsidR="00D15CCB">
          <w:rPr>
            <w:noProof/>
            <w:webHidden/>
          </w:rPr>
          <w:t>2</w:t>
        </w:r>
      </w:ins>
      <w:del w:id="24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"_Toc343650532"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8.14</w:t>
      </w:r>
      <w:r>
        <w:rPr>
          <w:rFonts w:ascii="Times New Roman" w:eastAsia="PMingLiU" w:hAnsi="Times New Roman"/>
          <w:b w:val="0"/>
          <w:noProof/>
          <w:lang w:val="en-US" w:eastAsia="zh-TW"/>
        </w:rPr>
        <w:tab/>
      </w:r>
      <w:r w:rsidRPr="00AC2EB2">
        <w:rPr>
          <w:rStyle w:val="Hyperlink"/>
          <w:noProof/>
          <w:lang w:eastAsia="en-US"/>
        </w:rPr>
        <w:t>Structurally-Diverse Substance</w:t>
      </w:r>
      <w:r>
        <w:rPr>
          <w:noProof/>
          <w:webHidden/>
        </w:rPr>
        <w:tab/>
      </w:r>
      <w:r>
        <w:rPr>
          <w:noProof/>
          <w:webHidden/>
        </w:rPr>
        <w:fldChar w:fldCharType="begin"/>
      </w:r>
      <w:r>
        <w:rPr>
          <w:noProof/>
          <w:webHidden/>
        </w:rPr>
        <w:instrText xml:space="preserve"> PAGEREF _Toc343650532 \h </w:instrText>
      </w:r>
      <w:r>
        <w:rPr>
          <w:noProof/>
          <w:webHidden/>
        </w:rPr>
      </w:r>
      <w:r>
        <w:rPr>
          <w:noProof/>
          <w:webHidden/>
        </w:rPr>
        <w:fldChar w:fldCharType="separate"/>
      </w:r>
      <w:ins w:id="247" w:author="HYST (Hiroyuki Sato)" w:date="2013-01-08T17:17:00Z">
        <w:r w:rsidR="00D15CCB">
          <w:rPr>
            <w:noProof/>
            <w:webHidden/>
          </w:rPr>
          <w:t>2</w:t>
        </w:r>
      </w:ins>
      <w:del w:id="24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"_Toc343650533"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8.14.1</w:t>
      </w:r>
      <w:r>
        <w:rPr>
          <w:rFonts w:ascii="Times New Roman" w:eastAsia="PMingLiU" w:hAnsi="Times New Roman"/>
          <w:b w:val="0"/>
          <w:noProof/>
          <w:lang w:val="en-US" w:eastAsia="zh-TW"/>
        </w:rPr>
        <w:tab/>
      </w:r>
      <w:r w:rsidRPr="00AC2EB2">
        <w:rPr>
          <w:rStyle w:val="Hyperlink"/>
          <w:noProof/>
          <w:lang w:eastAsia="en-US"/>
        </w:rPr>
        <w:t>Substance Name</w:t>
      </w:r>
      <w:r>
        <w:rPr>
          <w:noProof/>
          <w:webHidden/>
        </w:rPr>
        <w:tab/>
      </w:r>
      <w:r>
        <w:rPr>
          <w:noProof/>
          <w:webHidden/>
        </w:rPr>
        <w:fldChar w:fldCharType="begin"/>
      </w:r>
      <w:r>
        <w:rPr>
          <w:noProof/>
          <w:webHidden/>
        </w:rPr>
        <w:instrText xml:space="preserve"> PAGEREF _Toc343650533 \h </w:instrText>
      </w:r>
      <w:r>
        <w:rPr>
          <w:noProof/>
          <w:webHidden/>
        </w:rPr>
      </w:r>
      <w:r>
        <w:rPr>
          <w:noProof/>
          <w:webHidden/>
        </w:rPr>
        <w:fldChar w:fldCharType="separate"/>
      </w:r>
      <w:ins w:id="249" w:author="HYST (Hiroyuki Sato)" w:date="2013-01-08T17:17:00Z">
        <w:r w:rsidR="00D15CCB">
          <w:rPr>
            <w:noProof/>
            <w:webHidden/>
          </w:rPr>
          <w:t>2</w:t>
        </w:r>
      </w:ins>
      <w:del w:id="25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"_Toc343650534"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8.14.2</w:t>
      </w:r>
      <w:r>
        <w:rPr>
          <w:rFonts w:ascii="Times New Roman" w:eastAsia="PMingLiU" w:hAnsi="Times New Roman"/>
          <w:b w:val="0"/>
          <w:noProof/>
          <w:lang w:val="en-US" w:eastAsia="zh-TW"/>
        </w:rPr>
        <w:tab/>
      </w:r>
      <w:r w:rsidRPr="00AC2EB2">
        <w:rPr>
          <w:rStyle w:val="Hyperlink"/>
          <w:noProof/>
          <w:lang w:eastAsia="en-US"/>
        </w:rPr>
        <w:t>Substance Code</w:t>
      </w:r>
      <w:r>
        <w:rPr>
          <w:noProof/>
          <w:webHidden/>
        </w:rPr>
        <w:tab/>
      </w:r>
      <w:r>
        <w:rPr>
          <w:noProof/>
          <w:webHidden/>
        </w:rPr>
        <w:fldChar w:fldCharType="begin"/>
      </w:r>
      <w:r>
        <w:rPr>
          <w:noProof/>
          <w:webHidden/>
        </w:rPr>
        <w:instrText xml:space="preserve"> PAGEREF _Toc343650534 \h </w:instrText>
      </w:r>
      <w:r>
        <w:rPr>
          <w:noProof/>
          <w:webHidden/>
        </w:rPr>
      </w:r>
      <w:r>
        <w:rPr>
          <w:noProof/>
          <w:webHidden/>
        </w:rPr>
        <w:fldChar w:fldCharType="separate"/>
      </w:r>
      <w:ins w:id="251" w:author="HYST (Hiroyuki Sato)" w:date="2013-01-08T17:17:00Z">
        <w:r w:rsidR="00D15CCB">
          <w:rPr>
            <w:noProof/>
            <w:webHidden/>
          </w:rPr>
          <w:t>2</w:t>
        </w:r>
      </w:ins>
      <w:del w:id="25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"_Toc343650535"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8.14.3</w:t>
      </w:r>
      <w:r>
        <w:rPr>
          <w:rFonts w:ascii="Times New Roman" w:eastAsia="PMingLiU" w:hAnsi="Times New Roman"/>
          <w:b w:val="0"/>
          <w:noProof/>
          <w:lang w:val="en-US" w:eastAsia="zh-TW"/>
        </w:rPr>
        <w:tab/>
      </w:r>
      <w:r w:rsidRPr="00AC2EB2">
        <w:rPr>
          <w:rStyle w:val="Hyperlink"/>
          <w:noProof/>
          <w:lang w:eastAsia="en-US"/>
        </w:rPr>
        <w:t>Reference Information</w:t>
      </w:r>
      <w:r>
        <w:rPr>
          <w:noProof/>
          <w:webHidden/>
        </w:rPr>
        <w:tab/>
      </w:r>
      <w:r>
        <w:rPr>
          <w:noProof/>
          <w:webHidden/>
        </w:rPr>
        <w:fldChar w:fldCharType="begin"/>
      </w:r>
      <w:r>
        <w:rPr>
          <w:noProof/>
          <w:webHidden/>
        </w:rPr>
        <w:instrText xml:space="preserve"> PAGEREF _Toc343650535 \h </w:instrText>
      </w:r>
      <w:r>
        <w:rPr>
          <w:noProof/>
          <w:webHidden/>
        </w:rPr>
      </w:r>
      <w:r>
        <w:rPr>
          <w:noProof/>
          <w:webHidden/>
        </w:rPr>
        <w:fldChar w:fldCharType="separate"/>
      </w:r>
      <w:ins w:id="253" w:author="HYST (Hiroyuki Sato)" w:date="2013-01-08T17:17:00Z">
        <w:r w:rsidR="00D15CCB">
          <w:rPr>
            <w:noProof/>
            <w:webHidden/>
          </w:rPr>
          <w:t>2</w:t>
        </w:r>
      </w:ins>
      <w:del w:id="25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"_Toc343650536"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8.14.4</w:t>
      </w:r>
      <w:r>
        <w:rPr>
          <w:rFonts w:ascii="Times New Roman" w:eastAsia="PMingLiU" w:hAnsi="Times New Roman"/>
          <w:b w:val="0"/>
          <w:noProof/>
          <w:lang w:val="en-US" w:eastAsia="zh-TW"/>
        </w:rPr>
        <w:tab/>
      </w:r>
      <w:r w:rsidRPr="00AC2EB2">
        <w:rPr>
          <w:rStyle w:val="Hyperlink"/>
          <w:noProof/>
          <w:lang w:eastAsia="en-US"/>
        </w:rPr>
        <w:t>Version</w:t>
      </w:r>
      <w:r>
        <w:rPr>
          <w:noProof/>
          <w:webHidden/>
        </w:rPr>
        <w:tab/>
      </w:r>
      <w:r>
        <w:rPr>
          <w:noProof/>
          <w:webHidden/>
        </w:rPr>
        <w:fldChar w:fldCharType="begin"/>
      </w:r>
      <w:r>
        <w:rPr>
          <w:noProof/>
          <w:webHidden/>
        </w:rPr>
        <w:instrText xml:space="preserve"> PAGEREF _Toc343650536 \h </w:instrText>
      </w:r>
      <w:r>
        <w:rPr>
          <w:noProof/>
          <w:webHidden/>
        </w:rPr>
      </w:r>
      <w:r>
        <w:rPr>
          <w:noProof/>
          <w:webHidden/>
        </w:rPr>
        <w:fldChar w:fldCharType="separate"/>
      </w:r>
      <w:ins w:id="255" w:author="HYST (Hiroyuki Sato)" w:date="2013-01-08T17:17:00Z">
        <w:r w:rsidR="00D15CCB">
          <w:rPr>
            <w:noProof/>
            <w:webHidden/>
          </w:rPr>
          <w:t>2</w:t>
        </w:r>
      </w:ins>
      <w:del w:id="25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"_Toc343650537"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8.14.5</w:t>
      </w:r>
      <w:r>
        <w:rPr>
          <w:rFonts w:ascii="Times New Roman" w:eastAsia="PMingLiU" w:hAnsi="Times New Roman"/>
          <w:b w:val="0"/>
          <w:noProof/>
          <w:lang w:val="en-US" w:eastAsia="zh-TW"/>
        </w:rPr>
        <w:tab/>
      </w:r>
      <w:r w:rsidRPr="00AC2EB2">
        <w:rPr>
          <w:rStyle w:val="Hyperlink"/>
          <w:noProof/>
          <w:lang w:eastAsia="en-US"/>
        </w:rPr>
        <w:t>Source Material</w:t>
      </w:r>
      <w:r>
        <w:rPr>
          <w:noProof/>
          <w:webHidden/>
        </w:rPr>
        <w:tab/>
      </w:r>
      <w:r>
        <w:rPr>
          <w:noProof/>
          <w:webHidden/>
        </w:rPr>
        <w:fldChar w:fldCharType="begin"/>
      </w:r>
      <w:r>
        <w:rPr>
          <w:noProof/>
          <w:webHidden/>
        </w:rPr>
        <w:instrText xml:space="preserve"> PAGEREF _Toc343650537 \h </w:instrText>
      </w:r>
      <w:r>
        <w:rPr>
          <w:noProof/>
          <w:webHidden/>
        </w:rPr>
      </w:r>
      <w:r>
        <w:rPr>
          <w:noProof/>
          <w:webHidden/>
        </w:rPr>
        <w:fldChar w:fldCharType="separate"/>
      </w:r>
      <w:ins w:id="257" w:author="HYST (Hiroyuki Sato)" w:date="2013-01-08T17:17:00Z">
        <w:r w:rsidR="00D15CCB">
          <w:rPr>
            <w:noProof/>
            <w:webHidden/>
          </w:rPr>
          <w:t>2</w:t>
        </w:r>
      </w:ins>
      <w:del w:id="25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"_Toc343650538"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8.14.6</w:t>
      </w:r>
      <w:r>
        <w:rPr>
          <w:rFonts w:ascii="Times New Roman" w:eastAsia="PMingLiU" w:hAnsi="Times New Roman"/>
          <w:b w:val="0"/>
          <w:noProof/>
          <w:lang w:val="en-US" w:eastAsia="zh-TW"/>
        </w:rPr>
        <w:tab/>
      </w:r>
      <w:r w:rsidRPr="00AC2EB2">
        <w:rPr>
          <w:rStyle w:val="Hyperlink"/>
          <w:noProof/>
          <w:lang w:eastAsia="en-US"/>
        </w:rPr>
        <w:t>Comment</w:t>
      </w:r>
      <w:r>
        <w:rPr>
          <w:noProof/>
          <w:webHidden/>
        </w:rPr>
        <w:tab/>
      </w:r>
      <w:r>
        <w:rPr>
          <w:noProof/>
          <w:webHidden/>
        </w:rPr>
        <w:fldChar w:fldCharType="begin"/>
      </w:r>
      <w:r>
        <w:rPr>
          <w:noProof/>
          <w:webHidden/>
        </w:rPr>
        <w:instrText xml:space="preserve"> PAGEREF _Toc343650538 \h </w:instrText>
      </w:r>
      <w:r>
        <w:rPr>
          <w:noProof/>
          <w:webHidden/>
        </w:rPr>
      </w:r>
      <w:r>
        <w:rPr>
          <w:noProof/>
          <w:webHidden/>
        </w:rPr>
        <w:fldChar w:fldCharType="separate"/>
      </w:r>
      <w:ins w:id="259" w:author="HYST (Hiroyuki Sato)" w:date="2013-01-08T17:17:00Z">
        <w:r w:rsidR="00D15CCB">
          <w:rPr>
            <w:noProof/>
            <w:webHidden/>
          </w:rPr>
          <w:t>2</w:t>
        </w:r>
      </w:ins>
      <w:del w:id="26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"_Toc343650539"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8.14.7</w:t>
      </w:r>
      <w:r>
        <w:rPr>
          <w:rFonts w:ascii="Times New Roman" w:eastAsia="PMingLiU" w:hAnsi="Times New Roman"/>
          <w:b w:val="0"/>
          <w:noProof/>
          <w:lang w:val="en-US" w:eastAsia="zh-TW"/>
        </w:rPr>
        <w:tab/>
      </w:r>
      <w:r w:rsidRPr="00AC2EB2">
        <w:rPr>
          <w:rStyle w:val="Hyperlink"/>
          <w:noProof/>
          <w:lang w:eastAsia="en-US"/>
        </w:rPr>
        <w:t>Modification</w:t>
      </w:r>
      <w:r>
        <w:rPr>
          <w:noProof/>
          <w:webHidden/>
        </w:rPr>
        <w:tab/>
      </w:r>
      <w:r>
        <w:rPr>
          <w:noProof/>
          <w:webHidden/>
        </w:rPr>
        <w:fldChar w:fldCharType="begin"/>
      </w:r>
      <w:r>
        <w:rPr>
          <w:noProof/>
          <w:webHidden/>
        </w:rPr>
        <w:instrText xml:space="preserve"> PAGEREF _Toc343650539 \h </w:instrText>
      </w:r>
      <w:r>
        <w:rPr>
          <w:noProof/>
          <w:webHidden/>
        </w:rPr>
      </w:r>
      <w:r>
        <w:rPr>
          <w:noProof/>
          <w:webHidden/>
        </w:rPr>
        <w:fldChar w:fldCharType="separate"/>
      </w:r>
      <w:ins w:id="261" w:author="HYST (Hiroyuki Sato)" w:date="2013-01-08T17:17:00Z">
        <w:r w:rsidR="00D15CCB">
          <w:rPr>
            <w:noProof/>
            <w:webHidden/>
          </w:rPr>
          <w:t>2</w:t>
        </w:r>
      </w:ins>
      <w:del w:id="26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"_Toc343650540"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8.14.8</w:t>
      </w:r>
      <w:r>
        <w:rPr>
          <w:rFonts w:ascii="Times New Roman" w:eastAsia="PMingLiU" w:hAnsi="Times New Roman"/>
          <w:b w:val="0"/>
          <w:noProof/>
          <w:lang w:val="en-US" w:eastAsia="zh-TW"/>
        </w:rPr>
        <w:tab/>
      </w:r>
      <w:r w:rsidRPr="00AC2EB2">
        <w:rPr>
          <w:rStyle w:val="Hyperlink"/>
          <w:noProof/>
          <w:lang w:eastAsia="en-US"/>
        </w:rPr>
        <w:t>Source material</w:t>
      </w:r>
      <w:r>
        <w:rPr>
          <w:noProof/>
          <w:webHidden/>
        </w:rPr>
        <w:tab/>
      </w:r>
      <w:r>
        <w:rPr>
          <w:noProof/>
          <w:webHidden/>
        </w:rPr>
        <w:fldChar w:fldCharType="begin"/>
      </w:r>
      <w:r>
        <w:rPr>
          <w:noProof/>
          <w:webHidden/>
        </w:rPr>
        <w:instrText xml:space="preserve"> PAGEREF _Toc343650540 \h </w:instrText>
      </w:r>
      <w:r>
        <w:rPr>
          <w:noProof/>
          <w:webHidden/>
        </w:rPr>
      </w:r>
      <w:r>
        <w:rPr>
          <w:noProof/>
          <w:webHidden/>
        </w:rPr>
        <w:fldChar w:fldCharType="separate"/>
      </w:r>
      <w:ins w:id="263" w:author="HYST (Hiroyuki Sato)" w:date="2013-01-08T17:17:00Z">
        <w:r w:rsidR="00D15CCB">
          <w:rPr>
            <w:noProof/>
            <w:webHidden/>
          </w:rPr>
          <w:t>2</w:t>
        </w:r>
      </w:ins>
      <w:del w:id="26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"_Toc343650541"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8.14.9</w:t>
      </w:r>
      <w:r>
        <w:rPr>
          <w:rFonts w:ascii="Times New Roman" w:eastAsia="PMingLiU" w:hAnsi="Times New Roman"/>
          <w:b w:val="0"/>
          <w:noProof/>
          <w:lang w:val="en-US" w:eastAsia="zh-TW"/>
        </w:rPr>
        <w:tab/>
      </w:r>
      <w:r w:rsidRPr="00AC2EB2">
        <w:rPr>
          <w:rStyle w:val="Hyperlink"/>
          <w:noProof/>
          <w:lang w:eastAsia="en-US"/>
        </w:rPr>
        <w:t>Glycosylation</w:t>
      </w:r>
      <w:r>
        <w:rPr>
          <w:noProof/>
          <w:webHidden/>
        </w:rPr>
        <w:tab/>
      </w:r>
      <w:r>
        <w:rPr>
          <w:noProof/>
          <w:webHidden/>
        </w:rPr>
        <w:fldChar w:fldCharType="begin"/>
      </w:r>
      <w:r>
        <w:rPr>
          <w:noProof/>
          <w:webHidden/>
        </w:rPr>
        <w:instrText xml:space="preserve"> PAGEREF _Toc343650541 \h </w:instrText>
      </w:r>
      <w:r>
        <w:rPr>
          <w:noProof/>
          <w:webHidden/>
        </w:rPr>
      </w:r>
      <w:r>
        <w:rPr>
          <w:noProof/>
          <w:webHidden/>
        </w:rPr>
        <w:fldChar w:fldCharType="separate"/>
      </w:r>
      <w:ins w:id="265" w:author="HYST (Hiroyuki Sato)" w:date="2013-01-08T17:17:00Z">
        <w:r w:rsidR="00D15CCB">
          <w:rPr>
            <w:noProof/>
            <w:webHidden/>
          </w:rPr>
          <w:t>2</w:t>
        </w:r>
      </w:ins>
      <w:del w:id="26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"_Toc343650542"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8.14.10</w:t>
      </w:r>
      <w:r>
        <w:rPr>
          <w:rFonts w:ascii="Times New Roman" w:eastAsia="PMingLiU" w:hAnsi="Times New Roman"/>
          <w:b w:val="0"/>
          <w:noProof/>
          <w:lang w:val="en-US" w:eastAsia="zh-TW"/>
        </w:rPr>
        <w:tab/>
      </w:r>
      <w:r w:rsidRPr="00AC2EB2">
        <w:rPr>
          <w:rStyle w:val="Hyperlink"/>
          <w:noProof/>
          <w:lang w:eastAsia="en-US"/>
        </w:rPr>
        <w:t>Molecular Weight</w:t>
      </w:r>
      <w:r>
        <w:rPr>
          <w:noProof/>
          <w:webHidden/>
        </w:rPr>
        <w:tab/>
      </w:r>
      <w:r>
        <w:rPr>
          <w:noProof/>
          <w:webHidden/>
        </w:rPr>
        <w:fldChar w:fldCharType="begin"/>
      </w:r>
      <w:r>
        <w:rPr>
          <w:noProof/>
          <w:webHidden/>
        </w:rPr>
        <w:instrText xml:space="preserve"> PAGEREF _Toc343650542 \h </w:instrText>
      </w:r>
      <w:r>
        <w:rPr>
          <w:noProof/>
          <w:webHidden/>
        </w:rPr>
      </w:r>
      <w:r>
        <w:rPr>
          <w:noProof/>
          <w:webHidden/>
        </w:rPr>
        <w:fldChar w:fldCharType="separate"/>
      </w:r>
      <w:ins w:id="267" w:author="HYST (Hiroyuki Sato)" w:date="2013-01-08T17:17:00Z">
        <w:r w:rsidR="00D15CCB">
          <w:rPr>
            <w:noProof/>
            <w:webHidden/>
          </w:rPr>
          <w:t>2</w:t>
        </w:r>
      </w:ins>
      <w:del w:id="26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"_Toc343650543"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8.14.11</w:t>
      </w:r>
      <w:r>
        <w:rPr>
          <w:rFonts w:ascii="Times New Roman" w:eastAsia="PMingLiU" w:hAnsi="Times New Roman"/>
          <w:b w:val="0"/>
          <w:noProof/>
          <w:lang w:val="en-US" w:eastAsia="zh-TW"/>
        </w:rPr>
        <w:tab/>
      </w:r>
      <w:r w:rsidRPr="00AC2EB2">
        <w:rPr>
          <w:rStyle w:val="Hyperlink"/>
          <w:noProof/>
          <w:lang w:eastAsia="en-US"/>
        </w:rPr>
        <w:t>Property</w:t>
      </w:r>
      <w:r>
        <w:rPr>
          <w:noProof/>
          <w:webHidden/>
        </w:rPr>
        <w:tab/>
      </w:r>
      <w:r>
        <w:rPr>
          <w:noProof/>
          <w:webHidden/>
        </w:rPr>
        <w:fldChar w:fldCharType="begin"/>
      </w:r>
      <w:r>
        <w:rPr>
          <w:noProof/>
          <w:webHidden/>
        </w:rPr>
        <w:instrText xml:space="preserve"> PAGEREF _Toc343650543 \h </w:instrText>
      </w:r>
      <w:r>
        <w:rPr>
          <w:noProof/>
          <w:webHidden/>
        </w:rPr>
      </w:r>
      <w:r>
        <w:rPr>
          <w:noProof/>
          <w:webHidden/>
        </w:rPr>
        <w:fldChar w:fldCharType="separate"/>
      </w:r>
      <w:ins w:id="269" w:author="HYST (Hiroyuki Sato)" w:date="2013-01-08T17:17:00Z">
        <w:r w:rsidR="00D15CCB">
          <w:rPr>
            <w:noProof/>
            <w:webHidden/>
          </w:rPr>
          <w:t>2</w:t>
        </w:r>
      </w:ins>
      <w:del w:id="27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tabs>
          <w:tab w:val="left" w:pos="1140"/>
        </w:tabs>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"_Toc343650544"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8.14.12</w:t>
      </w:r>
      <w:r>
        <w:rPr>
          <w:rFonts w:ascii="Times New Roman" w:eastAsia="PMingLiU" w:hAnsi="Times New Roman"/>
          <w:b w:val="0"/>
          <w:noProof/>
          <w:lang w:val="en-US" w:eastAsia="zh-TW"/>
        </w:rPr>
        <w:tab/>
      </w:r>
      <w:r w:rsidRPr="00AC2EB2">
        <w:rPr>
          <w:rStyle w:val="Hyperlink"/>
          <w:noProof/>
          <w:lang w:eastAsia="en-US"/>
        </w:rPr>
        <w:t>Reference Source</w:t>
      </w:r>
      <w:r>
        <w:rPr>
          <w:noProof/>
          <w:webHidden/>
        </w:rPr>
        <w:tab/>
      </w:r>
      <w:r>
        <w:rPr>
          <w:noProof/>
          <w:webHidden/>
        </w:rPr>
        <w:fldChar w:fldCharType="begin"/>
      </w:r>
      <w:r>
        <w:rPr>
          <w:noProof/>
          <w:webHidden/>
        </w:rPr>
        <w:instrText xml:space="preserve"> PAGEREF _Toc343650544 \h </w:instrText>
      </w:r>
      <w:r>
        <w:rPr>
          <w:noProof/>
          <w:webHidden/>
        </w:rPr>
      </w:r>
      <w:r>
        <w:rPr>
          <w:noProof/>
          <w:webHidden/>
        </w:rPr>
        <w:fldChar w:fldCharType="separate"/>
      </w:r>
      <w:ins w:id="271" w:author="HYST (Hiroyuki Sato)" w:date="2013-01-08T17:17:00Z">
        <w:r w:rsidR="00D15CCB">
          <w:rPr>
            <w:noProof/>
            <w:webHidden/>
          </w:rPr>
          <w:t>2</w:t>
        </w:r>
      </w:ins>
      <w:del w:id="27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"_Toc343650545"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8.15</w:t>
      </w:r>
      <w:r>
        <w:rPr>
          <w:rFonts w:ascii="Times New Roman" w:eastAsia="PMingLiU" w:hAnsi="Times New Roman"/>
          <w:b w:val="0"/>
          <w:noProof/>
          <w:lang w:val="en-US" w:eastAsia="zh-TW"/>
        </w:rPr>
        <w:tab/>
      </w:r>
      <w:r w:rsidRPr="00AC2EB2">
        <w:rPr>
          <w:rStyle w:val="Hyperlink"/>
          <w:noProof/>
          <w:lang w:eastAsia="en-US"/>
        </w:rPr>
        <w:t>Mixture Substance</w:t>
      </w:r>
      <w:r>
        <w:rPr>
          <w:noProof/>
          <w:webHidden/>
        </w:rPr>
        <w:tab/>
      </w:r>
      <w:r>
        <w:rPr>
          <w:noProof/>
          <w:webHidden/>
        </w:rPr>
        <w:fldChar w:fldCharType="begin"/>
      </w:r>
      <w:r>
        <w:rPr>
          <w:noProof/>
          <w:webHidden/>
        </w:rPr>
        <w:instrText xml:space="preserve"> PAGEREF _Toc343650545 \h </w:instrText>
      </w:r>
      <w:r>
        <w:rPr>
          <w:noProof/>
          <w:webHidden/>
        </w:rPr>
      </w:r>
      <w:r>
        <w:rPr>
          <w:noProof/>
          <w:webHidden/>
        </w:rPr>
        <w:fldChar w:fldCharType="separate"/>
      </w:r>
      <w:ins w:id="273" w:author="HYST (Hiroyuki Sato)" w:date="2013-01-08T17:17:00Z">
        <w:r w:rsidR="00D15CCB">
          <w:rPr>
            <w:noProof/>
            <w:webHidden/>
          </w:rPr>
          <w:t>2</w:t>
        </w:r>
      </w:ins>
      <w:del w:id="27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"_Toc343650546"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8.15.1</w:t>
      </w:r>
      <w:r>
        <w:rPr>
          <w:rFonts w:ascii="Times New Roman" w:eastAsia="PMingLiU" w:hAnsi="Times New Roman"/>
          <w:b w:val="0"/>
          <w:noProof/>
          <w:lang w:val="en-US" w:eastAsia="zh-TW"/>
        </w:rPr>
        <w:tab/>
      </w:r>
      <w:r w:rsidRPr="00AC2EB2">
        <w:rPr>
          <w:rStyle w:val="Hyperlink"/>
          <w:noProof/>
          <w:lang w:eastAsia="en-US"/>
        </w:rPr>
        <w:t>Mixture Type</w:t>
      </w:r>
      <w:r>
        <w:rPr>
          <w:noProof/>
          <w:webHidden/>
        </w:rPr>
        <w:tab/>
      </w:r>
      <w:r>
        <w:rPr>
          <w:noProof/>
          <w:webHidden/>
        </w:rPr>
        <w:fldChar w:fldCharType="begin"/>
      </w:r>
      <w:r>
        <w:rPr>
          <w:noProof/>
          <w:webHidden/>
        </w:rPr>
        <w:instrText xml:space="preserve"> PAGEREF _Toc343650546 \h </w:instrText>
      </w:r>
      <w:r>
        <w:rPr>
          <w:noProof/>
          <w:webHidden/>
        </w:rPr>
      </w:r>
      <w:r>
        <w:rPr>
          <w:noProof/>
          <w:webHidden/>
        </w:rPr>
        <w:fldChar w:fldCharType="separate"/>
      </w:r>
      <w:ins w:id="275" w:author="HYST (Hiroyuki Sato)" w:date="2013-01-08T17:17:00Z">
        <w:r w:rsidR="00D15CCB">
          <w:rPr>
            <w:noProof/>
            <w:webHidden/>
          </w:rPr>
          <w:t>2</w:t>
        </w:r>
      </w:ins>
      <w:del w:id="27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"_Toc343650547"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8.15.2</w:t>
      </w:r>
      <w:r>
        <w:rPr>
          <w:rFonts w:ascii="Times New Roman" w:eastAsia="PMingLiU" w:hAnsi="Times New Roman"/>
          <w:b w:val="0"/>
          <w:noProof/>
          <w:lang w:val="en-US" w:eastAsia="zh-TW"/>
        </w:rPr>
        <w:tab/>
      </w:r>
      <w:r w:rsidRPr="00AC2EB2">
        <w:rPr>
          <w:rStyle w:val="Hyperlink"/>
          <w:noProof/>
          <w:lang w:eastAsia="en-US"/>
        </w:rPr>
        <w:t>Mixture Constituent</w:t>
      </w:r>
      <w:r>
        <w:rPr>
          <w:noProof/>
          <w:webHidden/>
        </w:rPr>
        <w:tab/>
      </w:r>
      <w:r>
        <w:rPr>
          <w:noProof/>
          <w:webHidden/>
        </w:rPr>
        <w:fldChar w:fldCharType="begin"/>
      </w:r>
      <w:r>
        <w:rPr>
          <w:noProof/>
          <w:webHidden/>
        </w:rPr>
        <w:instrText xml:space="preserve"> PAGEREF _Toc343650547 \h </w:instrText>
      </w:r>
      <w:r>
        <w:rPr>
          <w:noProof/>
          <w:webHidden/>
        </w:rPr>
      </w:r>
      <w:r>
        <w:rPr>
          <w:noProof/>
          <w:webHidden/>
        </w:rPr>
        <w:fldChar w:fldCharType="separate"/>
      </w:r>
      <w:ins w:id="277" w:author="HYST (Hiroyuki Sato)" w:date="2013-01-08T17:17:00Z">
        <w:r w:rsidR="00D15CCB">
          <w:rPr>
            <w:noProof/>
            <w:webHidden/>
          </w:rPr>
          <w:t>2</w:t>
        </w:r>
      </w:ins>
      <w:del w:id="27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"_Toc343650548"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8.15.3</w:t>
      </w:r>
      <w:r>
        <w:rPr>
          <w:rFonts w:ascii="Times New Roman" w:eastAsia="PMingLiU" w:hAnsi="Times New Roman"/>
          <w:b w:val="0"/>
          <w:noProof/>
          <w:lang w:val="en-US" w:eastAsia="zh-TW"/>
        </w:rPr>
        <w:tab/>
      </w:r>
      <w:r w:rsidRPr="00AC2EB2">
        <w:rPr>
          <w:rStyle w:val="Hyperlink"/>
          <w:noProof/>
          <w:lang w:eastAsia="en-US"/>
        </w:rPr>
        <w:t>Source Material</w:t>
      </w:r>
      <w:r>
        <w:rPr>
          <w:noProof/>
          <w:webHidden/>
        </w:rPr>
        <w:tab/>
      </w:r>
      <w:r>
        <w:rPr>
          <w:noProof/>
          <w:webHidden/>
        </w:rPr>
        <w:fldChar w:fldCharType="begin"/>
      </w:r>
      <w:r>
        <w:rPr>
          <w:noProof/>
          <w:webHidden/>
        </w:rPr>
        <w:instrText xml:space="preserve"> PAGEREF _Toc343650548 \h </w:instrText>
      </w:r>
      <w:r>
        <w:rPr>
          <w:noProof/>
          <w:webHidden/>
        </w:rPr>
      </w:r>
      <w:r>
        <w:rPr>
          <w:noProof/>
          <w:webHidden/>
        </w:rPr>
        <w:fldChar w:fldCharType="separate"/>
      </w:r>
      <w:ins w:id="279" w:author="HYST (Hiroyuki Sato)" w:date="2013-01-08T17:17:00Z">
        <w:r w:rsidR="00D15CCB">
          <w:rPr>
            <w:noProof/>
            <w:webHidden/>
          </w:rPr>
          <w:t>2</w:t>
        </w:r>
      </w:ins>
      <w:del w:id="28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"_Toc343650549"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8.15.4</w:t>
      </w:r>
      <w:r>
        <w:rPr>
          <w:rFonts w:ascii="Times New Roman" w:eastAsia="PMingLiU" w:hAnsi="Times New Roman"/>
          <w:b w:val="0"/>
          <w:noProof/>
          <w:lang w:val="en-US" w:eastAsia="zh-TW"/>
        </w:rPr>
        <w:tab/>
      </w:r>
      <w:r w:rsidRPr="00AC2EB2">
        <w:rPr>
          <w:rStyle w:val="Hyperlink"/>
          <w:noProof/>
          <w:lang w:eastAsia="en-US"/>
        </w:rPr>
        <w:t>Modification</w:t>
      </w:r>
      <w:r>
        <w:rPr>
          <w:noProof/>
          <w:webHidden/>
        </w:rPr>
        <w:tab/>
      </w:r>
      <w:r>
        <w:rPr>
          <w:noProof/>
          <w:webHidden/>
        </w:rPr>
        <w:fldChar w:fldCharType="begin"/>
      </w:r>
      <w:r>
        <w:rPr>
          <w:noProof/>
          <w:webHidden/>
        </w:rPr>
        <w:instrText xml:space="preserve"> PAGEREF _Toc343650549 \h </w:instrText>
      </w:r>
      <w:r>
        <w:rPr>
          <w:noProof/>
          <w:webHidden/>
        </w:rPr>
      </w:r>
      <w:r>
        <w:rPr>
          <w:noProof/>
          <w:webHidden/>
        </w:rPr>
        <w:fldChar w:fldCharType="separate"/>
      </w:r>
      <w:ins w:id="281" w:author="HYST (Hiroyuki Sato)" w:date="2013-01-08T17:17:00Z">
        <w:r w:rsidR="00D15CCB">
          <w:rPr>
            <w:noProof/>
            <w:webHidden/>
          </w:rPr>
          <w:t>2</w:t>
        </w:r>
      </w:ins>
      <w:del w:id="28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"_Toc343650550"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8.15.5</w:t>
      </w:r>
      <w:r>
        <w:rPr>
          <w:rFonts w:ascii="Times New Roman" w:eastAsia="PMingLiU" w:hAnsi="Times New Roman"/>
          <w:b w:val="0"/>
          <w:noProof/>
          <w:lang w:val="en-US" w:eastAsia="zh-TW"/>
        </w:rPr>
        <w:tab/>
      </w:r>
      <w:r w:rsidRPr="00AC2EB2">
        <w:rPr>
          <w:rStyle w:val="Hyperlink"/>
          <w:noProof/>
          <w:lang w:eastAsia="en-US"/>
        </w:rPr>
        <w:t>Substance Name</w:t>
      </w:r>
      <w:r>
        <w:rPr>
          <w:noProof/>
          <w:webHidden/>
        </w:rPr>
        <w:tab/>
      </w:r>
      <w:r>
        <w:rPr>
          <w:noProof/>
          <w:webHidden/>
        </w:rPr>
        <w:fldChar w:fldCharType="begin"/>
      </w:r>
      <w:r>
        <w:rPr>
          <w:noProof/>
          <w:webHidden/>
        </w:rPr>
        <w:instrText xml:space="preserve"> PAGEREF _Toc343650550 \h </w:instrText>
      </w:r>
      <w:r>
        <w:rPr>
          <w:noProof/>
          <w:webHidden/>
        </w:rPr>
      </w:r>
      <w:r>
        <w:rPr>
          <w:noProof/>
          <w:webHidden/>
        </w:rPr>
        <w:fldChar w:fldCharType="separate"/>
      </w:r>
      <w:ins w:id="283" w:author="HYST (Hiroyuki Sato)" w:date="2013-01-08T17:17:00Z">
        <w:r w:rsidR="00D15CCB">
          <w:rPr>
            <w:noProof/>
            <w:webHidden/>
          </w:rPr>
          <w:t>2</w:t>
        </w:r>
      </w:ins>
      <w:del w:id="28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"_Toc343650551"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8.15.6</w:t>
      </w:r>
      <w:r>
        <w:rPr>
          <w:rFonts w:ascii="Times New Roman" w:eastAsia="PMingLiU" w:hAnsi="Times New Roman"/>
          <w:b w:val="0"/>
          <w:noProof/>
          <w:lang w:val="en-US" w:eastAsia="zh-TW"/>
        </w:rPr>
        <w:tab/>
      </w:r>
      <w:r w:rsidRPr="00AC2EB2">
        <w:rPr>
          <w:rStyle w:val="Hyperlink"/>
          <w:noProof/>
          <w:lang w:eastAsia="en-US"/>
        </w:rPr>
        <w:t>Substance Code</w:t>
      </w:r>
      <w:r>
        <w:rPr>
          <w:noProof/>
          <w:webHidden/>
        </w:rPr>
        <w:tab/>
      </w:r>
      <w:r>
        <w:rPr>
          <w:noProof/>
          <w:webHidden/>
        </w:rPr>
        <w:fldChar w:fldCharType="begin"/>
      </w:r>
      <w:r>
        <w:rPr>
          <w:noProof/>
          <w:webHidden/>
        </w:rPr>
        <w:instrText xml:space="preserve"> PAGEREF _Toc343650551 \h </w:instrText>
      </w:r>
      <w:r>
        <w:rPr>
          <w:noProof/>
          <w:webHidden/>
        </w:rPr>
      </w:r>
      <w:r>
        <w:rPr>
          <w:noProof/>
          <w:webHidden/>
        </w:rPr>
        <w:fldChar w:fldCharType="separate"/>
      </w:r>
      <w:ins w:id="285" w:author="HYST (Hiroyuki Sato)" w:date="2013-01-08T17:17:00Z">
        <w:r w:rsidR="00D15CCB">
          <w:rPr>
            <w:noProof/>
            <w:webHidden/>
          </w:rPr>
          <w:t>2</w:t>
        </w:r>
      </w:ins>
      <w:del w:id="28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"_Toc343650552"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8.15.7</w:t>
      </w:r>
      <w:r>
        <w:rPr>
          <w:rFonts w:ascii="Times New Roman" w:eastAsia="PMingLiU" w:hAnsi="Times New Roman"/>
          <w:b w:val="0"/>
          <w:noProof/>
          <w:lang w:val="en-US" w:eastAsia="zh-TW"/>
        </w:rPr>
        <w:tab/>
      </w:r>
      <w:r w:rsidRPr="00AC2EB2">
        <w:rPr>
          <w:rStyle w:val="Hyperlink"/>
          <w:noProof/>
          <w:lang w:eastAsia="en-US"/>
        </w:rPr>
        <w:t>Reference Information</w:t>
      </w:r>
      <w:r>
        <w:rPr>
          <w:noProof/>
          <w:webHidden/>
        </w:rPr>
        <w:tab/>
      </w:r>
      <w:r>
        <w:rPr>
          <w:noProof/>
          <w:webHidden/>
        </w:rPr>
        <w:fldChar w:fldCharType="begin"/>
      </w:r>
      <w:r>
        <w:rPr>
          <w:noProof/>
          <w:webHidden/>
        </w:rPr>
        <w:instrText xml:space="preserve"> PAGEREF _Toc343650552 \h </w:instrText>
      </w:r>
      <w:r>
        <w:rPr>
          <w:noProof/>
          <w:webHidden/>
        </w:rPr>
      </w:r>
      <w:r>
        <w:rPr>
          <w:noProof/>
          <w:webHidden/>
        </w:rPr>
        <w:fldChar w:fldCharType="separate"/>
      </w:r>
      <w:ins w:id="287" w:author="HYST (Hiroyuki Sato)" w:date="2013-01-08T17:17:00Z">
        <w:r w:rsidR="00D15CCB">
          <w:rPr>
            <w:noProof/>
            <w:webHidden/>
          </w:rPr>
          <w:t>2</w:t>
        </w:r>
      </w:ins>
      <w:del w:id="28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"_Toc343650553"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8.15.8</w:t>
      </w:r>
      <w:r>
        <w:rPr>
          <w:rFonts w:ascii="Times New Roman" w:eastAsia="PMingLiU" w:hAnsi="Times New Roman"/>
          <w:b w:val="0"/>
          <w:noProof/>
          <w:lang w:val="en-US" w:eastAsia="zh-TW"/>
        </w:rPr>
        <w:tab/>
      </w:r>
      <w:r w:rsidRPr="00AC2EB2">
        <w:rPr>
          <w:rStyle w:val="Hyperlink"/>
          <w:noProof/>
          <w:lang w:eastAsia="en-US"/>
        </w:rPr>
        <w:t>Version</w:t>
      </w:r>
      <w:r>
        <w:rPr>
          <w:noProof/>
          <w:webHidden/>
        </w:rPr>
        <w:tab/>
      </w:r>
      <w:r>
        <w:rPr>
          <w:noProof/>
          <w:webHidden/>
        </w:rPr>
        <w:fldChar w:fldCharType="begin"/>
      </w:r>
      <w:r>
        <w:rPr>
          <w:noProof/>
          <w:webHidden/>
        </w:rPr>
        <w:instrText xml:space="preserve"> PAGEREF _Toc343650553 \h </w:instrText>
      </w:r>
      <w:r>
        <w:rPr>
          <w:noProof/>
          <w:webHidden/>
        </w:rPr>
      </w:r>
      <w:r>
        <w:rPr>
          <w:noProof/>
          <w:webHidden/>
        </w:rPr>
        <w:fldChar w:fldCharType="separate"/>
      </w:r>
      <w:ins w:id="289" w:author="HYST (Hiroyuki Sato)" w:date="2013-01-08T17:17:00Z">
        <w:r w:rsidR="00D15CCB">
          <w:rPr>
            <w:noProof/>
            <w:webHidden/>
          </w:rPr>
          <w:t>2</w:t>
        </w:r>
      </w:ins>
      <w:del w:id="29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1"/>
        <w:rPr>
          <w:rFonts w:ascii="Times New Roman" w:eastAsia="PMingLiU" w:hAnsi="Times New Roman"/>
          <w:b w:val="0"/>
          <w:noProof/>
          <w:lang w:val="en-US" w:eastAsia="zh-TW"/>
        </w:rPr>
      </w:pPr>
      <w:r w:rsidRPr="00AC2EB2">
        <w:rPr>
          <w:rStyle w:val="Hyperlink"/>
          <w:noProof/>
        </w:rPr>
        <w:lastRenderedPageBreak/>
        <w:fldChar w:fldCharType="begin"/>
      </w:r>
      <w:r w:rsidRPr="00AC2EB2">
        <w:rPr>
          <w:rStyle w:val="Hyperlink"/>
          <w:noProof/>
        </w:rPr>
        <w:instrText xml:space="preserve"> </w:instrText>
      </w:r>
      <w:r>
        <w:rPr>
          <w:noProof/>
        </w:rPr>
        <w:instrText>HYPERLINK \l "_Toc343650554"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w:t>
      </w:r>
      <w:r>
        <w:rPr>
          <w:rFonts w:ascii="Times New Roman" w:eastAsia="PMingLiU" w:hAnsi="Times New Roman"/>
          <w:b w:val="0"/>
          <w:noProof/>
          <w:lang w:val="en-US" w:eastAsia="zh-TW"/>
        </w:rPr>
        <w:tab/>
      </w:r>
      <w:r w:rsidRPr="00AC2EB2">
        <w:rPr>
          <w:rStyle w:val="Hyperlink"/>
          <w:noProof/>
          <w:lang w:eastAsia="en-US"/>
        </w:rPr>
        <w:t>Specified Substance</w:t>
      </w:r>
      <w:r>
        <w:rPr>
          <w:noProof/>
          <w:webHidden/>
        </w:rPr>
        <w:tab/>
      </w:r>
      <w:r>
        <w:rPr>
          <w:noProof/>
          <w:webHidden/>
        </w:rPr>
        <w:fldChar w:fldCharType="begin"/>
      </w:r>
      <w:r>
        <w:rPr>
          <w:noProof/>
          <w:webHidden/>
        </w:rPr>
        <w:instrText xml:space="preserve"> PAGEREF _Toc343650554 \h </w:instrText>
      </w:r>
      <w:r>
        <w:rPr>
          <w:noProof/>
          <w:webHidden/>
        </w:rPr>
      </w:r>
      <w:r>
        <w:rPr>
          <w:noProof/>
          <w:webHidden/>
        </w:rPr>
        <w:fldChar w:fldCharType="separate"/>
      </w:r>
      <w:ins w:id="291" w:author="HYST (Hiroyuki Sato)" w:date="2013-01-08T17:17:00Z">
        <w:r w:rsidR="00D15CCB">
          <w:rPr>
            <w:noProof/>
            <w:webHidden/>
          </w:rPr>
          <w:t>2</w:t>
        </w:r>
      </w:ins>
      <w:del w:id="29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"_Toc343650555"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9.1</w:t>
      </w:r>
      <w:r>
        <w:rPr>
          <w:rFonts w:ascii="Times New Roman" w:eastAsia="PMingLiU" w:hAnsi="Times New Roman"/>
          <w:b w:val="0"/>
          <w:noProof/>
          <w:lang w:val="en-US" w:eastAsia="zh-TW"/>
        </w:rPr>
        <w:tab/>
      </w:r>
      <w:r w:rsidRPr="00AC2EB2">
        <w:rPr>
          <w:rStyle w:val="Hyperlink"/>
          <w:noProof/>
          <w:lang w:eastAsia="en-US"/>
        </w:rPr>
        <w:t>Group 1 Specified Substance</w:t>
      </w:r>
      <w:r>
        <w:rPr>
          <w:noProof/>
          <w:webHidden/>
        </w:rPr>
        <w:tab/>
      </w:r>
      <w:r>
        <w:rPr>
          <w:noProof/>
          <w:webHidden/>
        </w:rPr>
        <w:fldChar w:fldCharType="begin"/>
      </w:r>
      <w:r>
        <w:rPr>
          <w:noProof/>
          <w:webHidden/>
        </w:rPr>
        <w:instrText xml:space="preserve"> PAGEREF _Toc343650555 \h </w:instrText>
      </w:r>
      <w:r>
        <w:rPr>
          <w:noProof/>
          <w:webHidden/>
        </w:rPr>
      </w:r>
      <w:r>
        <w:rPr>
          <w:noProof/>
          <w:webHidden/>
        </w:rPr>
        <w:fldChar w:fldCharType="separate"/>
      </w:r>
      <w:ins w:id="293" w:author="HYST (Hiroyuki Sato)" w:date="2013-01-08T17:17:00Z">
        <w:r w:rsidR="00D15CCB">
          <w:rPr>
            <w:noProof/>
            <w:webHidden/>
          </w:rPr>
          <w:t>2</w:t>
        </w:r>
      </w:ins>
      <w:del w:id="29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"_Toc343650556"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9.1.1</w:t>
      </w:r>
      <w:r>
        <w:rPr>
          <w:rFonts w:ascii="Times New Roman" w:eastAsia="PMingLiU" w:hAnsi="Times New Roman"/>
          <w:b w:val="0"/>
          <w:noProof/>
          <w:lang w:val="en-US" w:eastAsia="zh-TW"/>
        </w:rPr>
        <w:tab/>
      </w:r>
      <w:r w:rsidRPr="00AC2EB2">
        <w:rPr>
          <w:rStyle w:val="Hyperlink"/>
          <w:noProof/>
          <w:lang w:eastAsia="en-US"/>
        </w:rPr>
        <w:t>Specified_Substance_Group1_ID</w:t>
      </w:r>
      <w:r>
        <w:rPr>
          <w:noProof/>
          <w:webHidden/>
        </w:rPr>
        <w:tab/>
      </w:r>
      <w:r>
        <w:rPr>
          <w:noProof/>
          <w:webHidden/>
        </w:rPr>
        <w:fldChar w:fldCharType="begin"/>
      </w:r>
      <w:r>
        <w:rPr>
          <w:noProof/>
          <w:webHidden/>
        </w:rPr>
        <w:instrText xml:space="preserve"> PAGEREF _Toc343650556 \h </w:instrText>
      </w:r>
      <w:r>
        <w:rPr>
          <w:noProof/>
          <w:webHidden/>
        </w:rPr>
      </w:r>
      <w:r>
        <w:rPr>
          <w:noProof/>
          <w:webHidden/>
        </w:rPr>
        <w:fldChar w:fldCharType="separate"/>
      </w:r>
      <w:ins w:id="295" w:author="HYST (Hiroyuki Sato)" w:date="2013-01-08T17:17:00Z">
        <w:r w:rsidR="00D15CCB">
          <w:rPr>
            <w:noProof/>
            <w:webHidden/>
          </w:rPr>
          <w:t>2</w:t>
        </w:r>
      </w:ins>
      <w:del w:id="29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"_Toc343650557"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9.1.2</w:t>
      </w:r>
      <w:r>
        <w:rPr>
          <w:rFonts w:ascii="Times New Roman" w:eastAsia="PMingLiU" w:hAnsi="Times New Roman"/>
          <w:b w:val="0"/>
          <w:noProof/>
          <w:lang w:val="en-US" w:eastAsia="zh-TW"/>
        </w:rPr>
        <w:tab/>
      </w:r>
      <w:r w:rsidRPr="00AC2EB2">
        <w:rPr>
          <w:rStyle w:val="Hyperlink"/>
          <w:noProof/>
          <w:lang w:eastAsia="en-US"/>
        </w:rPr>
        <w:t>Specified_Substance_Group1_Name</w:t>
      </w:r>
      <w:r>
        <w:rPr>
          <w:noProof/>
          <w:webHidden/>
        </w:rPr>
        <w:tab/>
      </w:r>
      <w:r>
        <w:rPr>
          <w:noProof/>
          <w:webHidden/>
        </w:rPr>
        <w:fldChar w:fldCharType="begin"/>
      </w:r>
      <w:r>
        <w:rPr>
          <w:noProof/>
          <w:webHidden/>
        </w:rPr>
        <w:instrText xml:space="preserve"> PAGEREF _Toc343650557 \h </w:instrText>
      </w:r>
      <w:r>
        <w:rPr>
          <w:noProof/>
          <w:webHidden/>
        </w:rPr>
      </w:r>
      <w:r>
        <w:rPr>
          <w:noProof/>
          <w:webHidden/>
        </w:rPr>
        <w:fldChar w:fldCharType="separate"/>
      </w:r>
      <w:ins w:id="297" w:author="HYST (Hiroyuki Sato)" w:date="2013-01-08T17:17:00Z">
        <w:r w:rsidR="00D15CCB">
          <w:rPr>
            <w:noProof/>
            <w:webHidden/>
          </w:rPr>
          <w:t>2</w:t>
        </w:r>
      </w:ins>
      <w:del w:id="29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"_Toc343650558"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9.1.3</w:t>
      </w:r>
      <w:r>
        <w:rPr>
          <w:rFonts w:ascii="Times New Roman" w:eastAsia="PMingLiU" w:hAnsi="Times New Roman"/>
          <w:b w:val="0"/>
          <w:noProof/>
          <w:lang w:val="en-US" w:eastAsia="zh-TW"/>
        </w:rPr>
        <w:tab/>
      </w:r>
      <w:r w:rsidRPr="00AC2EB2">
        <w:rPr>
          <w:rStyle w:val="Hyperlink"/>
          <w:noProof/>
          <w:lang w:eastAsia="en-US"/>
        </w:rPr>
        <w:t>Substance Name</w:t>
      </w:r>
      <w:r>
        <w:rPr>
          <w:noProof/>
          <w:webHidden/>
        </w:rPr>
        <w:tab/>
      </w:r>
      <w:r>
        <w:rPr>
          <w:noProof/>
          <w:webHidden/>
        </w:rPr>
        <w:fldChar w:fldCharType="begin"/>
      </w:r>
      <w:r>
        <w:rPr>
          <w:noProof/>
          <w:webHidden/>
        </w:rPr>
        <w:instrText xml:space="preserve"> PAGEREF _Toc343650558 \h </w:instrText>
      </w:r>
      <w:r>
        <w:rPr>
          <w:noProof/>
          <w:webHidden/>
        </w:rPr>
      </w:r>
      <w:r>
        <w:rPr>
          <w:noProof/>
          <w:webHidden/>
        </w:rPr>
        <w:fldChar w:fldCharType="separate"/>
      </w:r>
      <w:ins w:id="299" w:author="HYST (Hiroyuki Sato)" w:date="2013-01-08T17:17:00Z">
        <w:r w:rsidR="00D15CCB">
          <w:rPr>
            <w:noProof/>
            <w:webHidden/>
          </w:rPr>
          <w:t>2</w:t>
        </w:r>
      </w:ins>
      <w:del w:id="30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"_Toc343650559"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9.1.4</w:t>
      </w:r>
      <w:r>
        <w:rPr>
          <w:rFonts w:ascii="Times New Roman" w:eastAsia="PMingLiU" w:hAnsi="Times New Roman"/>
          <w:b w:val="0"/>
          <w:noProof/>
          <w:lang w:val="en-US" w:eastAsia="zh-TW"/>
        </w:rPr>
        <w:tab/>
      </w:r>
      <w:r w:rsidRPr="00AC2EB2">
        <w:rPr>
          <w:rStyle w:val="Hyperlink"/>
          <w:noProof/>
          <w:lang w:eastAsia="en-US"/>
        </w:rPr>
        <w:t>Substance Code</w:t>
      </w:r>
      <w:r>
        <w:rPr>
          <w:noProof/>
          <w:webHidden/>
        </w:rPr>
        <w:tab/>
      </w:r>
      <w:r>
        <w:rPr>
          <w:noProof/>
          <w:webHidden/>
        </w:rPr>
        <w:fldChar w:fldCharType="begin"/>
      </w:r>
      <w:r>
        <w:rPr>
          <w:noProof/>
          <w:webHidden/>
        </w:rPr>
        <w:instrText xml:space="preserve"> PAGEREF _Toc343650559 \h </w:instrText>
      </w:r>
      <w:r>
        <w:rPr>
          <w:noProof/>
          <w:webHidden/>
        </w:rPr>
      </w:r>
      <w:r>
        <w:rPr>
          <w:noProof/>
          <w:webHidden/>
        </w:rPr>
        <w:fldChar w:fldCharType="separate"/>
      </w:r>
      <w:ins w:id="301" w:author="HYST (Hiroyuki Sato)" w:date="2013-01-08T17:17:00Z">
        <w:r w:rsidR="00D15CCB">
          <w:rPr>
            <w:noProof/>
            <w:webHidden/>
          </w:rPr>
          <w:t>2</w:t>
        </w:r>
      </w:ins>
      <w:del w:id="30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"_Toc343650560"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9.1.5</w:t>
      </w:r>
      <w:r>
        <w:rPr>
          <w:rFonts w:ascii="Times New Roman" w:eastAsia="PMingLiU" w:hAnsi="Times New Roman"/>
          <w:b w:val="0"/>
          <w:noProof/>
          <w:lang w:val="en-US" w:eastAsia="zh-TW"/>
        </w:rPr>
        <w:tab/>
      </w:r>
      <w:r w:rsidRPr="00AC2EB2">
        <w:rPr>
          <w:rStyle w:val="Hyperlink"/>
          <w:noProof/>
          <w:lang w:eastAsia="en-US"/>
        </w:rPr>
        <w:t>Version</w:t>
      </w:r>
      <w:r>
        <w:rPr>
          <w:noProof/>
          <w:webHidden/>
        </w:rPr>
        <w:tab/>
      </w:r>
      <w:r>
        <w:rPr>
          <w:noProof/>
          <w:webHidden/>
        </w:rPr>
        <w:fldChar w:fldCharType="begin"/>
      </w:r>
      <w:r>
        <w:rPr>
          <w:noProof/>
          <w:webHidden/>
        </w:rPr>
        <w:instrText xml:space="preserve"> PAGEREF _Toc343650560 \h </w:instrText>
      </w:r>
      <w:r>
        <w:rPr>
          <w:noProof/>
          <w:webHidden/>
        </w:rPr>
      </w:r>
      <w:r>
        <w:rPr>
          <w:noProof/>
          <w:webHidden/>
        </w:rPr>
        <w:fldChar w:fldCharType="separate"/>
      </w:r>
      <w:ins w:id="303" w:author="HYST (Hiroyuki Sato)" w:date="2013-01-08T17:17:00Z">
        <w:r w:rsidR="00D15CCB">
          <w:rPr>
            <w:noProof/>
            <w:webHidden/>
          </w:rPr>
          <w:t>2</w:t>
        </w:r>
      </w:ins>
      <w:del w:id="30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"_Toc343650561"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9.1.6</w:t>
      </w:r>
      <w:r>
        <w:rPr>
          <w:rFonts w:ascii="Times New Roman" w:eastAsia="PMingLiU" w:hAnsi="Times New Roman"/>
          <w:b w:val="0"/>
          <w:noProof/>
          <w:lang w:val="en-US" w:eastAsia="zh-TW"/>
        </w:rPr>
        <w:tab/>
      </w:r>
      <w:r w:rsidRPr="00AC2EB2">
        <w:rPr>
          <w:rStyle w:val="Hyperlink"/>
          <w:noProof/>
          <w:lang w:eastAsia="en-US"/>
        </w:rPr>
        <w:t>Reference Information</w:t>
      </w:r>
      <w:r>
        <w:rPr>
          <w:noProof/>
          <w:webHidden/>
        </w:rPr>
        <w:tab/>
      </w:r>
      <w:r>
        <w:rPr>
          <w:noProof/>
          <w:webHidden/>
        </w:rPr>
        <w:fldChar w:fldCharType="begin"/>
      </w:r>
      <w:r>
        <w:rPr>
          <w:noProof/>
          <w:webHidden/>
        </w:rPr>
        <w:instrText xml:space="preserve"> PAGEREF _Toc343650561 \h </w:instrText>
      </w:r>
      <w:r>
        <w:rPr>
          <w:noProof/>
          <w:webHidden/>
        </w:rPr>
      </w:r>
      <w:r>
        <w:rPr>
          <w:noProof/>
          <w:webHidden/>
        </w:rPr>
        <w:fldChar w:fldCharType="separate"/>
      </w:r>
      <w:ins w:id="305" w:author="HYST (Hiroyuki Sato)" w:date="2013-01-08T17:17:00Z">
        <w:r w:rsidR="00D15CCB">
          <w:rPr>
            <w:noProof/>
            <w:webHidden/>
          </w:rPr>
          <w:t>2</w:t>
        </w:r>
      </w:ins>
      <w:del w:id="30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"_Toc343650562"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9.1.7</w:t>
      </w:r>
      <w:r>
        <w:rPr>
          <w:rFonts w:ascii="Times New Roman" w:eastAsia="PMingLiU" w:hAnsi="Times New Roman"/>
          <w:b w:val="0"/>
          <w:noProof/>
          <w:lang w:val="en-US" w:eastAsia="zh-TW"/>
        </w:rPr>
        <w:tab/>
      </w:r>
      <w:r w:rsidRPr="00AC2EB2">
        <w:rPr>
          <w:rStyle w:val="Hyperlink"/>
          <w:noProof/>
          <w:lang w:eastAsia="en-US"/>
        </w:rPr>
        <w:t>Property</w:t>
      </w:r>
      <w:r>
        <w:rPr>
          <w:noProof/>
          <w:webHidden/>
        </w:rPr>
        <w:tab/>
      </w:r>
      <w:r>
        <w:rPr>
          <w:noProof/>
          <w:webHidden/>
        </w:rPr>
        <w:fldChar w:fldCharType="begin"/>
      </w:r>
      <w:r>
        <w:rPr>
          <w:noProof/>
          <w:webHidden/>
        </w:rPr>
        <w:instrText xml:space="preserve"> PAGEREF _Toc343650562 \h </w:instrText>
      </w:r>
      <w:r>
        <w:rPr>
          <w:noProof/>
          <w:webHidden/>
        </w:rPr>
      </w:r>
      <w:r>
        <w:rPr>
          <w:noProof/>
          <w:webHidden/>
        </w:rPr>
        <w:fldChar w:fldCharType="separate"/>
      </w:r>
      <w:ins w:id="307" w:author="HYST (Hiroyuki Sato)" w:date="2013-01-08T17:17:00Z">
        <w:r w:rsidR="00D15CCB">
          <w:rPr>
            <w:noProof/>
            <w:webHidden/>
          </w:rPr>
          <w:t>2</w:t>
        </w:r>
      </w:ins>
      <w:del w:id="30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"_Toc343650563"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9.1.8</w:t>
      </w:r>
      <w:r>
        <w:rPr>
          <w:rFonts w:ascii="Times New Roman" w:eastAsia="PMingLiU" w:hAnsi="Times New Roman"/>
          <w:b w:val="0"/>
          <w:noProof/>
          <w:lang w:val="en-US" w:eastAsia="zh-TW"/>
        </w:rPr>
        <w:tab/>
      </w:r>
      <w:r w:rsidRPr="00AC2EB2">
        <w:rPr>
          <w:rStyle w:val="Hyperlink"/>
          <w:noProof/>
          <w:lang w:eastAsia="en-US"/>
        </w:rPr>
        <w:t>Reference Source</w:t>
      </w:r>
      <w:r>
        <w:rPr>
          <w:noProof/>
          <w:webHidden/>
        </w:rPr>
        <w:tab/>
      </w:r>
      <w:r>
        <w:rPr>
          <w:noProof/>
          <w:webHidden/>
        </w:rPr>
        <w:fldChar w:fldCharType="begin"/>
      </w:r>
      <w:r>
        <w:rPr>
          <w:noProof/>
          <w:webHidden/>
        </w:rPr>
        <w:instrText xml:space="preserve"> PAGEREF _Toc343650563 \h </w:instrText>
      </w:r>
      <w:r>
        <w:rPr>
          <w:noProof/>
          <w:webHidden/>
        </w:rPr>
      </w:r>
      <w:r>
        <w:rPr>
          <w:noProof/>
          <w:webHidden/>
        </w:rPr>
        <w:fldChar w:fldCharType="separate"/>
      </w:r>
      <w:ins w:id="309" w:author="HYST (Hiroyuki Sato)" w:date="2013-01-08T17:17:00Z">
        <w:r w:rsidR="00D15CCB">
          <w:rPr>
            <w:noProof/>
            <w:webHidden/>
          </w:rPr>
          <w:t>2</w:t>
        </w:r>
      </w:ins>
      <w:del w:id="31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"_Toc343650564"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9.1.9</w:t>
      </w:r>
      <w:r>
        <w:rPr>
          <w:rFonts w:ascii="Times New Roman" w:eastAsia="PMingLiU" w:hAnsi="Times New Roman"/>
          <w:b w:val="0"/>
          <w:noProof/>
          <w:lang w:val="en-US" w:eastAsia="zh-TW"/>
        </w:rPr>
        <w:tab/>
      </w:r>
      <w:r w:rsidRPr="00AC2EB2">
        <w:rPr>
          <w:rStyle w:val="Hyperlink"/>
          <w:noProof/>
          <w:lang w:eastAsia="en-US"/>
        </w:rPr>
        <w:t>Constituent</w:t>
      </w:r>
      <w:r>
        <w:rPr>
          <w:noProof/>
          <w:webHidden/>
        </w:rPr>
        <w:tab/>
      </w:r>
      <w:r>
        <w:rPr>
          <w:noProof/>
          <w:webHidden/>
        </w:rPr>
        <w:fldChar w:fldCharType="begin"/>
      </w:r>
      <w:r>
        <w:rPr>
          <w:noProof/>
          <w:webHidden/>
        </w:rPr>
        <w:instrText xml:space="preserve"> PAGEREF _Toc343650564 \h </w:instrText>
      </w:r>
      <w:r>
        <w:rPr>
          <w:noProof/>
          <w:webHidden/>
        </w:rPr>
      </w:r>
      <w:r>
        <w:rPr>
          <w:noProof/>
          <w:webHidden/>
        </w:rPr>
        <w:fldChar w:fldCharType="separate"/>
      </w:r>
      <w:ins w:id="311" w:author="HYST (Hiroyuki Sato)" w:date="2013-01-08T17:17:00Z">
        <w:r w:rsidR="00D15CCB">
          <w:rPr>
            <w:noProof/>
            <w:webHidden/>
          </w:rPr>
          <w:t>2</w:t>
        </w:r>
      </w:ins>
      <w:del w:id="31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"_Toc343650565"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9.1.10</w:t>
      </w:r>
      <w:r>
        <w:rPr>
          <w:rFonts w:ascii="Times New Roman" w:eastAsia="PMingLiU" w:hAnsi="Times New Roman"/>
          <w:b w:val="0"/>
          <w:noProof/>
          <w:lang w:val="en-US" w:eastAsia="zh-TW"/>
        </w:rPr>
        <w:tab/>
      </w:r>
      <w:r w:rsidRPr="00AC2EB2">
        <w:rPr>
          <w:rStyle w:val="Hyperlink"/>
          <w:noProof/>
          <w:lang w:eastAsia="en-US"/>
        </w:rPr>
        <w:t>Physical Form</w:t>
      </w:r>
      <w:r>
        <w:rPr>
          <w:noProof/>
          <w:webHidden/>
        </w:rPr>
        <w:tab/>
      </w:r>
      <w:r>
        <w:rPr>
          <w:noProof/>
          <w:webHidden/>
        </w:rPr>
        <w:fldChar w:fldCharType="begin"/>
      </w:r>
      <w:r>
        <w:rPr>
          <w:noProof/>
          <w:webHidden/>
        </w:rPr>
        <w:instrText xml:space="preserve"> PAGEREF _Toc343650565 \h </w:instrText>
      </w:r>
      <w:r>
        <w:rPr>
          <w:noProof/>
          <w:webHidden/>
        </w:rPr>
      </w:r>
      <w:r>
        <w:rPr>
          <w:noProof/>
          <w:webHidden/>
        </w:rPr>
        <w:fldChar w:fldCharType="separate"/>
      </w:r>
      <w:ins w:id="313" w:author="HYST (Hiroyuki Sato)" w:date="2013-01-08T17:17:00Z">
        <w:r w:rsidR="00D15CCB">
          <w:rPr>
            <w:noProof/>
            <w:webHidden/>
          </w:rPr>
          <w:t>2</w:t>
        </w:r>
      </w:ins>
      <w:del w:id="31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"_Toc343650566"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9.2</w:t>
      </w:r>
      <w:r>
        <w:rPr>
          <w:rFonts w:ascii="Times New Roman" w:eastAsia="PMingLiU" w:hAnsi="Times New Roman"/>
          <w:b w:val="0"/>
          <w:noProof/>
          <w:lang w:val="en-US" w:eastAsia="zh-TW"/>
        </w:rPr>
        <w:tab/>
      </w:r>
      <w:r w:rsidRPr="00AC2EB2">
        <w:rPr>
          <w:rStyle w:val="Hyperlink"/>
          <w:noProof/>
          <w:lang w:eastAsia="en-US"/>
        </w:rPr>
        <w:t>Group 2 Specified Substance</w:t>
      </w:r>
      <w:r>
        <w:rPr>
          <w:noProof/>
          <w:webHidden/>
        </w:rPr>
        <w:tab/>
      </w:r>
      <w:r>
        <w:rPr>
          <w:noProof/>
          <w:webHidden/>
        </w:rPr>
        <w:fldChar w:fldCharType="begin"/>
      </w:r>
      <w:r>
        <w:rPr>
          <w:noProof/>
          <w:webHidden/>
        </w:rPr>
        <w:instrText xml:space="preserve"> PAGEREF _Toc343650566 \h </w:instrText>
      </w:r>
      <w:r>
        <w:rPr>
          <w:noProof/>
          <w:webHidden/>
        </w:rPr>
      </w:r>
      <w:r>
        <w:rPr>
          <w:noProof/>
          <w:webHidden/>
        </w:rPr>
        <w:fldChar w:fldCharType="separate"/>
      </w:r>
      <w:ins w:id="315" w:author="HYST (Hiroyuki Sato)" w:date="2013-01-08T17:17:00Z">
        <w:r w:rsidR="00D15CCB">
          <w:rPr>
            <w:noProof/>
            <w:webHidden/>
          </w:rPr>
          <w:t>2</w:t>
        </w:r>
      </w:ins>
      <w:del w:id="31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"_Toc343650567"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9.2.1</w:t>
      </w:r>
      <w:r>
        <w:rPr>
          <w:rFonts w:ascii="Times New Roman" w:eastAsia="PMingLiU" w:hAnsi="Times New Roman"/>
          <w:b w:val="0"/>
          <w:noProof/>
          <w:lang w:val="en-US" w:eastAsia="zh-TW"/>
        </w:rPr>
        <w:tab/>
      </w:r>
      <w:r w:rsidRPr="00AC2EB2">
        <w:rPr>
          <w:rStyle w:val="Hyperlink"/>
          <w:noProof/>
          <w:lang w:eastAsia="en-US"/>
        </w:rPr>
        <w:t>Specified_Substance_Group2_ID</w:t>
      </w:r>
      <w:r>
        <w:rPr>
          <w:noProof/>
          <w:webHidden/>
        </w:rPr>
        <w:tab/>
      </w:r>
      <w:r>
        <w:rPr>
          <w:noProof/>
          <w:webHidden/>
        </w:rPr>
        <w:fldChar w:fldCharType="begin"/>
      </w:r>
      <w:r>
        <w:rPr>
          <w:noProof/>
          <w:webHidden/>
        </w:rPr>
        <w:instrText xml:space="preserve"> PAGEREF _Toc343650567 \h </w:instrText>
      </w:r>
      <w:r>
        <w:rPr>
          <w:noProof/>
          <w:webHidden/>
        </w:rPr>
      </w:r>
      <w:r>
        <w:rPr>
          <w:noProof/>
          <w:webHidden/>
        </w:rPr>
        <w:fldChar w:fldCharType="separate"/>
      </w:r>
      <w:ins w:id="317" w:author="HYST (Hiroyuki Sato)" w:date="2013-01-08T17:17:00Z">
        <w:r w:rsidR="00D15CCB">
          <w:rPr>
            <w:noProof/>
            <w:webHidden/>
          </w:rPr>
          <w:t>2</w:t>
        </w:r>
      </w:ins>
      <w:del w:id="31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"_Toc343650568"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9.2.2</w:t>
      </w:r>
      <w:r>
        <w:rPr>
          <w:rFonts w:ascii="Times New Roman" w:eastAsia="PMingLiU" w:hAnsi="Times New Roman"/>
          <w:b w:val="0"/>
          <w:noProof/>
          <w:lang w:val="en-US" w:eastAsia="zh-TW"/>
        </w:rPr>
        <w:tab/>
      </w:r>
      <w:r w:rsidRPr="00AC2EB2">
        <w:rPr>
          <w:rStyle w:val="Hyperlink"/>
          <w:noProof/>
          <w:lang w:eastAsia="en-US"/>
        </w:rPr>
        <w:t>Specified_Substance_Group2_Name</w:t>
      </w:r>
      <w:r>
        <w:rPr>
          <w:noProof/>
          <w:webHidden/>
        </w:rPr>
        <w:tab/>
      </w:r>
      <w:r>
        <w:rPr>
          <w:noProof/>
          <w:webHidden/>
        </w:rPr>
        <w:fldChar w:fldCharType="begin"/>
      </w:r>
      <w:r>
        <w:rPr>
          <w:noProof/>
          <w:webHidden/>
        </w:rPr>
        <w:instrText xml:space="preserve"> PAGEREF _Toc343650568 \h </w:instrText>
      </w:r>
      <w:r>
        <w:rPr>
          <w:noProof/>
          <w:webHidden/>
        </w:rPr>
      </w:r>
      <w:r>
        <w:rPr>
          <w:noProof/>
          <w:webHidden/>
        </w:rPr>
        <w:fldChar w:fldCharType="separate"/>
      </w:r>
      <w:ins w:id="319" w:author="HYST (Hiroyuki Sato)" w:date="2013-01-08T17:17:00Z">
        <w:r w:rsidR="00D15CCB">
          <w:rPr>
            <w:noProof/>
            <w:webHidden/>
          </w:rPr>
          <w:t>2</w:t>
        </w:r>
      </w:ins>
      <w:del w:id="32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"_Toc343650569"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9.2.3</w:t>
      </w:r>
      <w:r>
        <w:rPr>
          <w:rFonts w:ascii="Times New Roman" w:eastAsia="PMingLiU" w:hAnsi="Times New Roman"/>
          <w:b w:val="0"/>
          <w:noProof/>
          <w:lang w:val="en-US" w:eastAsia="zh-TW"/>
        </w:rPr>
        <w:tab/>
      </w:r>
      <w:r w:rsidRPr="00AC2EB2">
        <w:rPr>
          <w:rStyle w:val="Hyperlink"/>
          <w:noProof/>
          <w:lang w:eastAsia="en-US"/>
        </w:rPr>
        <w:t>Parent Substance ID</w:t>
      </w:r>
      <w:r>
        <w:rPr>
          <w:noProof/>
          <w:webHidden/>
        </w:rPr>
        <w:tab/>
      </w:r>
      <w:r>
        <w:rPr>
          <w:noProof/>
          <w:webHidden/>
        </w:rPr>
        <w:fldChar w:fldCharType="begin"/>
      </w:r>
      <w:r>
        <w:rPr>
          <w:noProof/>
          <w:webHidden/>
        </w:rPr>
        <w:instrText xml:space="preserve"> PAGEREF _Toc343650569 \h </w:instrText>
      </w:r>
      <w:r>
        <w:rPr>
          <w:noProof/>
          <w:webHidden/>
        </w:rPr>
      </w:r>
      <w:r>
        <w:rPr>
          <w:noProof/>
          <w:webHidden/>
        </w:rPr>
        <w:fldChar w:fldCharType="separate"/>
      </w:r>
      <w:ins w:id="321" w:author="HYST (Hiroyuki Sato)" w:date="2013-01-08T17:17:00Z">
        <w:r w:rsidR="00D15CCB">
          <w:rPr>
            <w:noProof/>
            <w:webHidden/>
          </w:rPr>
          <w:t>2</w:t>
        </w:r>
      </w:ins>
      <w:del w:id="32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"_Toc343650570"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9.2.4</w:t>
      </w:r>
      <w:r>
        <w:rPr>
          <w:rFonts w:ascii="Times New Roman" w:eastAsia="PMingLiU" w:hAnsi="Times New Roman"/>
          <w:b w:val="0"/>
          <w:noProof/>
          <w:lang w:val="en-US" w:eastAsia="zh-TW"/>
        </w:rPr>
        <w:tab/>
      </w:r>
      <w:r w:rsidRPr="00AC2EB2">
        <w:rPr>
          <w:rStyle w:val="Hyperlink"/>
          <w:noProof/>
          <w:lang w:eastAsia="en-US"/>
        </w:rPr>
        <w:t>Manufacturing</w:t>
      </w:r>
      <w:r>
        <w:rPr>
          <w:noProof/>
          <w:webHidden/>
        </w:rPr>
        <w:tab/>
      </w:r>
      <w:r>
        <w:rPr>
          <w:noProof/>
          <w:webHidden/>
        </w:rPr>
        <w:fldChar w:fldCharType="begin"/>
      </w:r>
      <w:r>
        <w:rPr>
          <w:noProof/>
          <w:webHidden/>
        </w:rPr>
        <w:instrText xml:space="preserve"> PAGEREF _Toc343650570 \h </w:instrText>
      </w:r>
      <w:r>
        <w:rPr>
          <w:noProof/>
          <w:webHidden/>
        </w:rPr>
      </w:r>
      <w:r>
        <w:rPr>
          <w:noProof/>
          <w:webHidden/>
        </w:rPr>
        <w:fldChar w:fldCharType="separate"/>
      </w:r>
      <w:ins w:id="323" w:author="HYST (Hiroyuki Sato)" w:date="2013-01-08T17:17:00Z">
        <w:r w:rsidR="00D15CCB">
          <w:rPr>
            <w:noProof/>
            <w:webHidden/>
          </w:rPr>
          <w:t>2</w:t>
        </w:r>
      </w:ins>
      <w:del w:id="32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"_Toc343650571"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9.2.5</w:t>
      </w:r>
      <w:r>
        <w:rPr>
          <w:rFonts w:ascii="Times New Roman" w:eastAsia="PMingLiU" w:hAnsi="Times New Roman"/>
          <w:b w:val="0"/>
          <w:noProof/>
          <w:lang w:val="en-US" w:eastAsia="zh-TW"/>
        </w:rPr>
        <w:tab/>
      </w:r>
      <w:r w:rsidRPr="00AC2EB2">
        <w:rPr>
          <w:rStyle w:val="Hyperlink"/>
          <w:noProof/>
          <w:lang w:eastAsia="en-US"/>
        </w:rPr>
        <w:t>Substance Name</w:t>
      </w:r>
      <w:r>
        <w:rPr>
          <w:noProof/>
          <w:webHidden/>
        </w:rPr>
        <w:tab/>
      </w:r>
      <w:r>
        <w:rPr>
          <w:noProof/>
          <w:webHidden/>
        </w:rPr>
        <w:fldChar w:fldCharType="begin"/>
      </w:r>
      <w:r>
        <w:rPr>
          <w:noProof/>
          <w:webHidden/>
        </w:rPr>
        <w:instrText xml:space="preserve"> PAGEREF _Toc343650571 \h </w:instrText>
      </w:r>
      <w:r>
        <w:rPr>
          <w:noProof/>
          <w:webHidden/>
        </w:rPr>
      </w:r>
      <w:r>
        <w:rPr>
          <w:noProof/>
          <w:webHidden/>
        </w:rPr>
        <w:fldChar w:fldCharType="separate"/>
      </w:r>
      <w:ins w:id="325" w:author="HYST (Hiroyuki Sato)" w:date="2013-01-08T17:17:00Z">
        <w:r w:rsidR="00D15CCB">
          <w:rPr>
            <w:noProof/>
            <w:webHidden/>
          </w:rPr>
          <w:t>2</w:t>
        </w:r>
      </w:ins>
      <w:del w:id="32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"_Toc343650572"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9.2.6</w:t>
      </w:r>
      <w:r>
        <w:rPr>
          <w:rFonts w:ascii="Times New Roman" w:eastAsia="PMingLiU" w:hAnsi="Times New Roman"/>
          <w:b w:val="0"/>
          <w:noProof/>
          <w:lang w:val="en-US" w:eastAsia="zh-TW"/>
        </w:rPr>
        <w:tab/>
      </w:r>
      <w:r w:rsidRPr="00AC2EB2">
        <w:rPr>
          <w:rStyle w:val="Hyperlink"/>
          <w:noProof/>
          <w:lang w:eastAsia="en-US"/>
        </w:rPr>
        <w:t>Substance Code</w:t>
      </w:r>
      <w:r>
        <w:rPr>
          <w:noProof/>
          <w:webHidden/>
        </w:rPr>
        <w:tab/>
      </w:r>
      <w:r>
        <w:rPr>
          <w:noProof/>
          <w:webHidden/>
        </w:rPr>
        <w:fldChar w:fldCharType="begin"/>
      </w:r>
      <w:r>
        <w:rPr>
          <w:noProof/>
          <w:webHidden/>
        </w:rPr>
        <w:instrText xml:space="preserve"> PAGEREF _Toc343650572 \h </w:instrText>
      </w:r>
      <w:r>
        <w:rPr>
          <w:noProof/>
          <w:webHidden/>
        </w:rPr>
      </w:r>
      <w:r>
        <w:rPr>
          <w:noProof/>
          <w:webHidden/>
        </w:rPr>
        <w:fldChar w:fldCharType="separate"/>
      </w:r>
      <w:ins w:id="327" w:author="HYST (Hiroyuki Sato)" w:date="2013-01-08T17:17:00Z">
        <w:r w:rsidR="00D15CCB">
          <w:rPr>
            <w:noProof/>
            <w:webHidden/>
          </w:rPr>
          <w:t>2</w:t>
        </w:r>
      </w:ins>
      <w:del w:id="32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"_Toc343650573"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9.2.7</w:t>
      </w:r>
      <w:r>
        <w:rPr>
          <w:rFonts w:ascii="Times New Roman" w:eastAsia="PMingLiU" w:hAnsi="Times New Roman"/>
          <w:b w:val="0"/>
          <w:noProof/>
          <w:lang w:val="en-US" w:eastAsia="zh-TW"/>
        </w:rPr>
        <w:tab/>
      </w:r>
      <w:r w:rsidRPr="00AC2EB2">
        <w:rPr>
          <w:rStyle w:val="Hyperlink"/>
          <w:noProof/>
          <w:lang w:eastAsia="en-US"/>
        </w:rPr>
        <w:t>Version</w:t>
      </w:r>
      <w:r>
        <w:rPr>
          <w:noProof/>
          <w:webHidden/>
        </w:rPr>
        <w:tab/>
      </w:r>
      <w:r>
        <w:rPr>
          <w:noProof/>
          <w:webHidden/>
        </w:rPr>
        <w:fldChar w:fldCharType="begin"/>
      </w:r>
      <w:r>
        <w:rPr>
          <w:noProof/>
          <w:webHidden/>
        </w:rPr>
        <w:instrText xml:space="preserve"> PAGEREF _Toc343650573 \h </w:instrText>
      </w:r>
      <w:r>
        <w:rPr>
          <w:noProof/>
          <w:webHidden/>
        </w:rPr>
      </w:r>
      <w:r>
        <w:rPr>
          <w:noProof/>
          <w:webHidden/>
        </w:rPr>
        <w:fldChar w:fldCharType="separate"/>
      </w:r>
      <w:ins w:id="329" w:author="HYST (Hiroyuki Sato)" w:date="2013-01-08T17:17:00Z">
        <w:r w:rsidR="00D15CCB">
          <w:rPr>
            <w:noProof/>
            <w:webHidden/>
          </w:rPr>
          <w:t>2</w:t>
        </w:r>
      </w:ins>
      <w:del w:id="33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"_Toc343650574"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9.2.8</w:t>
      </w:r>
      <w:r>
        <w:rPr>
          <w:rFonts w:ascii="Times New Roman" w:eastAsia="PMingLiU" w:hAnsi="Times New Roman"/>
          <w:b w:val="0"/>
          <w:noProof/>
          <w:lang w:val="en-US" w:eastAsia="zh-TW"/>
        </w:rPr>
        <w:tab/>
      </w:r>
      <w:r w:rsidRPr="00AC2EB2">
        <w:rPr>
          <w:rStyle w:val="Hyperlink"/>
          <w:noProof/>
          <w:lang w:eastAsia="en-US"/>
        </w:rPr>
        <w:t>Reference Information</w:t>
      </w:r>
      <w:r>
        <w:rPr>
          <w:noProof/>
          <w:webHidden/>
        </w:rPr>
        <w:tab/>
      </w:r>
      <w:r>
        <w:rPr>
          <w:noProof/>
          <w:webHidden/>
        </w:rPr>
        <w:fldChar w:fldCharType="begin"/>
      </w:r>
      <w:r>
        <w:rPr>
          <w:noProof/>
          <w:webHidden/>
        </w:rPr>
        <w:instrText xml:space="preserve"> PAGEREF _Toc343650574 \h </w:instrText>
      </w:r>
      <w:r>
        <w:rPr>
          <w:noProof/>
          <w:webHidden/>
        </w:rPr>
      </w:r>
      <w:r>
        <w:rPr>
          <w:noProof/>
          <w:webHidden/>
        </w:rPr>
        <w:fldChar w:fldCharType="separate"/>
      </w:r>
      <w:ins w:id="331" w:author="HYST (Hiroyuki Sato)" w:date="2013-01-08T17:17:00Z">
        <w:r w:rsidR="00D15CCB">
          <w:rPr>
            <w:noProof/>
            <w:webHidden/>
          </w:rPr>
          <w:t>2</w:t>
        </w:r>
      </w:ins>
      <w:del w:id="33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"_Toc343650575"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9.3</w:t>
      </w:r>
      <w:r>
        <w:rPr>
          <w:rFonts w:ascii="Times New Roman" w:eastAsia="PMingLiU" w:hAnsi="Times New Roman"/>
          <w:b w:val="0"/>
          <w:noProof/>
          <w:lang w:val="en-US" w:eastAsia="zh-TW"/>
        </w:rPr>
        <w:tab/>
      </w:r>
      <w:r w:rsidRPr="00AC2EB2">
        <w:rPr>
          <w:rStyle w:val="Hyperlink"/>
          <w:noProof/>
          <w:lang w:eastAsia="en-US"/>
        </w:rPr>
        <w:t>Group 3 Specified Substance</w:t>
      </w:r>
      <w:r>
        <w:rPr>
          <w:noProof/>
          <w:webHidden/>
        </w:rPr>
        <w:tab/>
      </w:r>
      <w:r>
        <w:rPr>
          <w:noProof/>
          <w:webHidden/>
        </w:rPr>
        <w:fldChar w:fldCharType="begin"/>
      </w:r>
      <w:r>
        <w:rPr>
          <w:noProof/>
          <w:webHidden/>
        </w:rPr>
        <w:instrText xml:space="preserve"> PAGEREF _Toc343650575 \h </w:instrText>
      </w:r>
      <w:r>
        <w:rPr>
          <w:noProof/>
          <w:webHidden/>
        </w:rPr>
      </w:r>
      <w:r>
        <w:rPr>
          <w:noProof/>
          <w:webHidden/>
        </w:rPr>
        <w:fldChar w:fldCharType="separate"/>
      </w:r>
      <w:ins w:id="333" w:author="HYST (Hiroyuki Sato)" w:date="2013-01-08T17:17:00Z">
        <w:r w:rsidR="00D15CCB">
          <w:rPr>
            <w:noProof/>
            <w:webHidden/>
          </w:rPr>
          <w:t>2</w:t>
        </w:r>
      </w:ins>
      <w:del w:id="33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"_Toc343650576"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9.3.1</w:t>
      </w:r>
      <w:r>
        <w:rPr>
          <w:rFonts w:ascii="Times New Roman" w:eastAsia="PMingLiU" w:hAnsi="Times New Roman"/>
          <w:b w:val="0"/>
          <w:noProof/>
          <w:lang w:val="en-US" w:eastAsia="zh-TW"/>
        </w:rPr>
        <w:tab/>
      </w:r>
      <w:r w:rsidRPr="00AC2EB2">
        <w:rPr>
          <w:rStyle w:val="Hyperlink"/>
          <w:noProof/>
          <w:lang w:eastAsia="en-US"/>
        </w:rPr>
        <w:t>Specified_Substance_Group3_ID</w:t>
      </w:r>
      <w:r>
        <w:rPr>
          <w:noProof/>
          <w:webHidden/>
        </w:rPr>
        <w:tab/>
      </w:r>
      <w:r>
        <w:rPr>
          <w:noProof/>
          <w:webHidden/>
        </w:rPr>
        <w:fldChar w:fldCharType="begin"/>
      </w:r>
      <w:r>
        <w:rPr>
          <w:noProof/>
          <w:webHidden/>
        </w:rPr>
        <w:instrText xml:space="preserve"> PAGEREF _Toc343650576 \h </w:instrText>
      </w:r>
      <w:r>
        <w:rPr>
          <w:noProof/>
          <w:webHidden/>
        </w:rPr>
      </w:r>
      <w:r>
        <w:rPr>
          <w:noProof/>
          <w:webHidden/>
        </w:rPr>
        <w:fldChar w:fldCharType="separate"/>
      </w:r>
      <w:ins w:id="335" w:author="HYST (Hiroyuki Sato)" w:date="2013-01-08T17:17:00Z">
        <w:r w:rsidR="00D15CCB">
          <w:rPr>
            <w:noProof/>
            <w:webHidden/>
          </w:rPr>
          <w:t>2</w:t>
        </w:r>
      </w:ins>
      <w:del w:id="33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"_Toc343650577"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9.3.2</w:t>
      </w:r>
      <w:r>
        <w:rPr>
          <w:rFonts w:ascii="Times New Roman" w:eastAsia="PMingLiU" w:hAnsi="Times New Roman"/>
          <w:b w:val="0"/>
          <w:noProof/>
          <w:lang w:val="en-US" w:eastAsia="zh-TW"/>
        </w:rPr>
        <w:tab/>
      </w:r>
      <w:r w:rsidRPr="00AC2EB2">
        <w:rPr>
          <w:rStyle w:val="Hyperlink"/>
          <w:noProof/>
          <w:lang w:eastAsia="en-US"/>
        </w:rPr>
        <w:t>Specified_Substance_Group3_Name</w:t>
      </w:r>
      <w:r>
        <w:rPr>
          <w:noProof/>
          <w:webHidden/>
        </w:rPr>
        <w:tab/>
      </w:r>
      <w:r>
        <w:rPr>
          <w:noProof/>
          <w:webHidden/>
        </w:rPr>
        <w:fldChar w:fldCharType="begin"/>
      </w:r>
      <w:r>
        <w:rPr>
          <w:noProof/>
          <w:webHidden/>
        </w:rPr>
        <w:instrText xml:space="preserve"> PAGEREF _Toc343650577 \h </w:instrText>
      </w:r>
      <w:r>
        <w:rPr>
          <w:noProof/>
          <w:webHidden/>
        </w:rPr>
      </w:r>
      <w:r>
        <w:rPr>
          <w:noProof/>
          <w:webHidden/>
        </w:rPr>
        <w:fldChar w:fldCharType="separate"/>
      </w:r>
      <w:ins w:id="337" w:author="HYST (Hiroyuki Sato)" w:date="2013-01-08T17:17:00Z">
        <w:r w:rsidR="00D15CCB">
          <w:rPr>
            <w:noProof/>
            <w:webHidden/>
          </w:rPr>
          <w:t>2</w:t>
        </w:r>
      </w:ins>
      <w:del w:id="33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"_Toc343650578"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9.3.3</w:t>
      </w:r>
      <w:r>
        <w:rPr>
          <w:rFonts w:ascii="Times New Roman" w:eastAsia="PMingLiU" w:hAnsi="Times New Roman"/>
          <w:b w:val="0"/>
          <w:noProof/>
          <w:lang w:val="en-US" w:eastAsia="zh-TW"/>
        </w:rPr>
        <w:tab/>
      </w:r>
      <w:r w:rsidRPr="00AC2EB2">
        <w:rPr>
          <w:rStyle w:val="Hyperlink"/>
          <w:noProof/>
          <w:lang w:eastAsia="en-US"/>
        </w:rPr>
        <w:t>Parent Substance ID</w:t>
      </w:r>
      <w:r>
        <w:rPr>
          <w:noProof/>
          <w:webHidden/>
        </w:rPr>
        <w:tab/>
      </w:r>
      <w:r>
        <w:rPr>
          <w:noProof/>
          <w:webHidden/>
        </w:rPr>
        <w:fldChar w:fldCharType="begin"/>
      </w:r>
      <w:r>
        <w:rPr>
          <w:noProof/>
          <w:webHidden/>
        </w:rPr>
        <w:instrText xml:space="preserve"> PAGEREF _Toc343650578 \h </w:instrText>
      </w:r>
      <w:r>
        <w:rPr>
          <w:noProof/>
          <w:webHidden/>
        </w:rPr>
      </w:r>
      <w:r>
        <w:rPr>
          <w:noProof/>
          <w:webHidden/>
        </w:rPr>
        <w:fldChar w:fldCharType="separate"/>
      </w:r>
      <w:ins w:id="339" w:author="HYST (Hiroyuki Sato)" w:date="2013-01-08T17:17:00Z">
        <w:r w:rsidR="00D15CCB">
          <w:rPr>
            <w:noProof/>
            <w:webHidden/>
          </w:rPr>
          <w:t>2</w:t>
        </w:r>
      </w:ins>
      <w:del w:id="34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"_Toc343650579"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9.3.4</w:t>
      </w:r>
      <w:r>
        <w:rPr>
          <w:rFonts w:ascii="Times New Roman" w:eastAsia="PMingLiU" w:hAnsi="Times New Roman"/>
          <w:b w:val="0"/>
          <w:noProof/>
          <w:lang w:val="en-US" w:eastAsia="zh-TW"/>
        </w:rPr>
        <w:tab/>
      </w:r>
      <w:r w:rsidRPr="00AC2EB2">
        <w:rPr>
          <w:rStyle w:val="Hyperlink"/>
          <w:noProof/>
          <w:lang w:eastAsia="en-US"/>
        </w:rPr>
        <w:t>Grade</w:t>
      </w:r>
      <w:r>
        <w:rPr>
          <w:noProof/>
          <w:webHidden/>
        </w:rPr>
        <w:tab/>
      </w:r>
      <w:r>
        <w:rPr>
          <w:noProof/>
          <w:webHidden/>
        </w:rPr>
        <w:fldChar w:fldCharType="begin"/>
      </w:r>
      <w:r>
        <w:rPr>
          <w:noProof/>
          <w:webHidden/>
        </w:rPr>
        <w:instrText xml:space="preserve"> PAGEREF _Toc343650579 \h </w:instrText>
      </w:r>
      <w:r>
        <w:rPr>
          <w:noProof/>
          <w:webHidden/>
        </w:rPr>
      </w:r>
      <w:r>
        <w:rPr>
          <w:noProof/>
          <w:webHidden/>
        </w:rPr>
        <w:fldChar w:fldCharType="separate"/>
      </w:r>
      <w:ins w:id="341" w:author="HYST (Hiroyuki Sato)" w:date="2013-01-08T17:17:00Z">
        <w:r w:rsidR="00D15CCB">
          <w:rPr>
            <w:noProof/>
            <w:webHidden/>
          </w:rPr>
          <w:t>2</w:t>
        </w:r>
      </w:ins>
      <w:del w:id="34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"_Toc343650580"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9.3.5</w:t>
      </w:r>
      <w:r>
        <w:rPr>
          <w:rFonts w:ascii="Times New Roman" w:eastAsia="PMingLiU" w:hAnsi="Times New Roman"/>
          <w:b w:val="0"/>
          <w:noProof/>
          <w:lang w:val="en-US" w:eastAsia="zh-TW"/>
        </w:rPr>
        <w:tab/>
      </w:r>
      <w:r w:rsidRPr="00AC2EB2">
        <w:rPr>
          <w:rStyle w:val="Hyperlink"/>
          <w:noProof/>
          <w:lang w:eastAsia="en-US"/>
        </w:rPr>
        <w:t>Substance Name</w:t>
      </w:r>
      <w:r>
        <w:rPr>
          <w:noProof/>
          <w:webHidden/>
        </w:rPr>
        <w:tab/>
      </w:r>
      <w:r>
        <w:rPr>
          <w:noProof/>
          <w:webHidden/>
        </w:rPr>
        <w:fldChar w:fldCharType="begin"/>
      </w:r>
      <w:r>
        <w:rPr>
          <w:noProof/>
          <w:webHidden/>
        </w:rPr>
        <w:instrText xml:space="preserve"> PAGEREF _Toc343650580 \h </w:instrText>
      </w:r>
      <w:r>
        <w:rPr>
          <w:noProof/>
          <w:webHidden/>
        </w:rPr>
      </w:r>
      <w:r>
        <w:rPr>
          <w:noProof/>
          <w:webHidden/>
        </w:rPr>
        <w:fldChar w:fldCharType="separate"/>
      </w:r>
      <w:ins w:id="343" w:author="HYST (Hiroyuki Sato)" w:date="2013-01-08T17:17:00Z">
        <w:r w:rsidR="00D15CCB">
          <w:rPr>
            <w:noProof/>
            <w:webHidden/>
          </w:rPr>
          <w:t>2</w:t>
        </w:r>
      </w:ins>
      <w:del w:id="34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"_Toc343650581"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9.3.6</w:t>
      </w:r>
      <w:r>
        <w:rPr>
          <w:rFonts w:ascii="Times New Roman" w:eastAsia="PMingLiU" w:hAnsi="Times New Roman"/>
          <w:b w:val="0"/>
          <w:noProof/>
          <w:lang w:val="en-US" w:eastAsia="zh-TW"/>
        </w:rPr>
        <w:tab/>
      </w:r>
      <w:r w:rsidRPr="00AC2EB2">
        <w:rPr>
          <w:rStyle w:val="Hyperlink"/>
          <w:noProof/>
          <w:lang w:eastAsia="en-US"/>
        </w:rPr>
        <w:t>Substance Code</w:t>
      </w:r>
      <w:r>
        <w:rPr>
          <w:noProof/>
          <w:webHidden/>
        </w:rPr>
        <w:tab/>
      </w:r>
      <w:r>
        <w:rPr>
          <w:noProof/>
          <w:webHidden/>
        </w:rPr>
        <w:fldChar w:fldCharType="begin"/>
      </w:r>
      <w:r>
        <w:rPr>
          <w:noProof/>
          <w:webHidden/>
        </w:rPr>
        <w:instrText xml:space="preserve"> PAGEREF _Toc343650581 \h </w:instrText>
      </w:r>
      <w:r>
        <w:rPr>
          <w:noProof/>
          <w:webHidden/>
        </w:rPr>
      </w:r>
      <w:r>
        <w:rPr>
          <w:noProof/>
          <w:webHidden/>
        </w:rPr>
        <w:fldChar w:fldCharType="separate"/>
      </w:r>
      <w:ins w:id="345" w:author="HYST (Hiroyuki Sato)" w:date="2013-01-08T17:17:00Z">
        <w:r w:rsidR="00D15CCB">
          <w:rPr>
            <w:noProof/>
            <w:webHidden/>
          </w:rPr>
          <w:t>2</w:t>
        </w:r>
      </w:ins>
      <w:del w:id="34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"_Toc343650582"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9.3.7</w:t>
      </w:r>
      <w:r>
        <w:rPr>
          <w:rFonts w:ascii="Times New Roman" w:eastAsia="PMingLiU" w:hAnsi="Times New Roman"/>
          <w:b w:val="0"/>
          <w:noProof/>
          <w:lang w:val="en-US" w:eastAsia="zh-TW"/>
        </w:rPr>
        <w:tab/>
      </w:r>
      <w:r w:rsidRPr="00AC2EB2">
        <w:rPr>
          <w:rStyle w:val="Hyperlink"/>
          <w:noProof/>
          <w:lang w:eastAsia="en-US"/>
        </w:rPr>
        <w:t>Version</w:t>
      </w:r>
      <w:r>
        <w:rPr>
          <w:noProof/>
          <w:webHidden/>
        </w:rPr>
        <w:tab/>
      </w:r>
      <w:r>
        <w:rPr>
          <w:noProof/>
          <w:webHidden/>
        </w:rPr>
        <w:fldChar w:fldCharType="begin"/>
      </w:r>
      <w:r>
        <w:rPr>
          <w:noProof/>
          <w:webHidden/>
        </w:rPr>
        <w:instrText xml:space="preserve"> PAGEREF _Toc343650582 \h </w:instrText>
      </w:r>
      <w:r>
        <w:rPr>
          <w:noProof/>
          <w:webHidden/>
        </w:rPr>
      </w:r>
      <w:r>
        <w:rPr>
          <w:noProof/>
          <w:webHidden/>
        </w:rPr>
        <w:fldChar w:fldCharType="separate"/>
      </w:r>
      <w:ins w:id="347" w:author="HYST (Hiroyuki Sato)" w:date="2013-01-08T17:17:00Z">
        <w:r w:rsidR="00D15CCB">
          <w:rPr>
            <w:noProof/>
            <w:webHidden/>
          </w:rPr>
          <w:t>2</w:t>
        </w:r>
      </w:ins>
      <w:del w:id="34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"_Toc343650583"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9.3.8</w:t>
      </w:r>
      <w:r>
        <w:rPr>
          <w:rFonts w:ascii="Times New Roman" w:eastAsia="PMingLiU" w:hAnsi="Times New Roman"/>
          <w:b w:val="0"/>
          <w:noProof/>
          <w:lang w:val="en-US" w:eastAsia="zh-TW"/>
        </w:rPr>
        <w:tab/>
      </w:r>
      <w:r w:rsidRPr="00AC2EB2">
        <w:rPr>
          <w:rStyle w:val="Hyperlink"/>
          <w:noProof/>
          <w:lang w:eastAsia="en-US"/>
        </w:rPr>
        <w:t>Reference Information</w:t>
      </w:r>
      <w:r>
        <w:rPr>
          <w:noProof/>
          <w:webHidden/>
        </w:rPr>
        <w:tab/>
      </w:r>
      <w:r>
        <w:rPr>
          <w:noProof/>
          <w:webHidden/>
        </w:rPr>
        <w:fldChar w:fldCharType="begin"/>
      </w:r>
      <w:r>
        <w:rPr>
          <w:noProof/>
          <w:webHidden/>
        </w:rPr>
        <w:instrText xml:space="preserve"> PAGEREF _Toc343650583 \h </w:instrText>
      </w:r>
      <w:r>
        <w:rPr>
          <w:noProof/>
          <w:webHidden/>
        </w:rPr>
      </w:r>
      <w:r>
        <w:rPr>
          <w:noProof/>
          <w:webHidden/>
        </w:rPr>
        <w:fldChar w:fldCharType="separate"/>
      </w:r>
      <w:ins w:id="349" w:author="HYST (Hiroyuki Sato)" w:date="2013-01-08T17:17:00Z">
        <w:r w:rsidR="00D15CCB">
          <w:rPr>
            <w:noProof/>
            <w:webHidden/>
          </w:rPr>
          <w:t>2</w:t>
        </w:r>
      </w:ins>
      <w:del w:id="35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"_Toc343650584"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9.4</w:t>
      </w:r>
      <w:r>
        <w:rPr>
          <w:rFonts w:ascii="Times New Roman" w:eastAsia="PMingLiU" w:hAnsi="Times New Roman"/>
          <w:b w:val="0"/>
          <w:noProof/>
          <w:lang w:val="en-US" w:eastAsia="zh-TW"/>
        </w:rPr>
        <w:tab/>
      </w:r>
      <w:r w:rsidRPr="00AC2EB2">
        <w:rPr>
          <w:rStyle w:val="Hyperlink"/>
          <w:noProof/>
          <w:lang w:eastAsia="en-US"/>
        </w:rPr>
        <w:t>Group 4 Specified Substance</w:t>
      </w:r>
      <w:r>
        <w:rPr>
          <w:noProof/>
          <w:webHidden/>
        </w:rPr>
        <w:tab/>
      </w:r>
      <w:r>
        <w:rPr>
          <w:noProof/>
          <w:webHidden/>
        </w:rPr>
        <w:fldChar w:fldCharType="begin"/>
      </w:r>
      <w:r>
        <w:rPr>
          <w:noProof/>
          <w:webHidden/>
        </w:rPr>
        <w:instrText xml:space="preserve"> PAGEREF _Toc343650584 \h </w:instrText>
      </w:r>
      <w:r>
        <w:rPr>
          <w:noProof/>
          <w:webHidden/>
        </w:rPr>
      </w:r>
      <w:r>
        <w:rPr>
          <w:noProof/>
          <w:webHidden/>
        </w:rPr>
        <w:fldChar w:fldCharType="separate"/>
      </w:r>
      <w:ins w:id="351" w:author="HYST (Hiroyuki Sato)" w:date="2013-01-08T17:17:00Z">
        <w:r w:rsidR="00D15CCB">
          <w:rPr>
            <w:noProof/>
            <w:webHidden/>
          </w:rPr>
          <w:t>2</w:t>
        </w:r>
      </w:ins>
      <w:del w:id="35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"_Toc343650585"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9.4.1</w:t>
      </w:r>
      <w:r>
        <w:rPr>
          <w:rFonts w:ascii="Times New Roman" w:eastAsia="PMingLiU" w:hAnsi="Times New Roman"/>
          <w:b w:val="0"/>
          <w:noProof/>
          <w:lang w:val="en-US" w:eastAsia="zh-TW"/>
        </w:rPr>
        <w:tab/>
      </w:r>
      <w:r w:rsidRPr="00AC2EB2">
        <w:rPr>
          <w:rStyle w:val="Hyperlink"/>
          <w:noProof/>
          <w:lang w:eastAsia="en-US"/>
        </w:rPr>
        <w:t>Specified_Substance_Group4_ID</w:t>
      </w:r>
      <w:r>
        <w:rPr>
          <w:noProof/>
          <w:webHidden/>
        </w:rPr>
        <w:tab/>
      </w:r>
      <w:r>
        <w:rPr>
          <w:noProof/>
          <w:webHidden/>
        </w:rPr>
        <w:fldChar w:fldCharType="begin"/>
      </w:r>
      <w:r>
        <w:rPr>
          <w:noProof/>
          <w:webHidden/>
        </w:rPr>
        <w:instrText xml:space="preserve"> PAGEREF _Toc343650585 \h </w:instrText>
      </w:r>
      <w:r>
        <w:rPr>
          <w:noProof/>
          <w:webHidden/>
        </w:rPr>
      </w:r>
      <w:r>
        <w:rPr>
          <w:noProof/>
          <w:webHidden/>
        </w:rPr>
        <w:fldChar w:fldCharType="separate"/>
      </w:r>
      <w:ins w:id="353" w:author="HYST (Hiroyuki Sato)" w:date="2013-01-08T17:17:00Z">
        <w:r w:rsidR="00D15CCB">
          <w:rPr>
            <w:noProof/>
            <w:webHidden/>
          </w:rPr>
          <w:t>2</w:t>
        </w:r>
      </w:ins>
      <w:del w:id="35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"_Toc343650586"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9.4.2</w:t>
      </w:r>
      <w:r>
        <w:rPr>
          <w:rFonts w:ascii="Times New Roman" w:eastAsia="PMingLiU" w:hAnsi="Times New Roman"/>
          <w:b w:val="0"/>
          <w:noProof/>
          <w:lang w:val="en-US" w:eastAsia="zh-TW"/>
        </w:rPr>
        <w:tab/>
      </w:r>
      <w:r w:rsidRPr="00AC2EB2">
        <w:rPr>
          <w:rStyle w:val="Hyperlink"/>
          <w:noProof/>
          <w:lang w:eastAsia="en-US"/>
        </w:rPr>
        <w:t>Parent Substance ID</w:t>
      </w:r>
      <w:r>
        <w:rPr>
          <w:noProof/>
          <w:webHidden/>
        </w:rPr>
        <w:tab/>
      </w:r>
      <w:r>
        <w:rPr>
          <w:noProof/>
          <w:webHidden/>
        </w:rPr>
        <w:fldChar w:fldCharType="begin"/>
      </w:r>
      <w:r>
        <w:rPr>
          <w:noProof/>
          <w:webHidden/>
        </w:rPr>
        <w:instrText xml:space="preserve"> PAGEREF _Toc343650586 \h </w:instrText>
      </w:r>
      <w:r>
        <w:rPr>
          <w:noProof/>
          <w:webHidden/>
        </w:rPr>
      </w:r>
      <w:r>
        <w:rPr>
          <w:noProof/>
          <w:webHidden/>
        </w:rPr>
        <w:fldChar w:fldCharType="separate"/>
      </w:r>
      <w:ins w:id="355" w:author="HYST (Hiroyuki Sato)" w:date="2013-01-08T17:17:00Z">
        <w:r w:rsidR="00D15CCB">
          <w:rPr>
            <w:noProof/>
            <w:webHidden/>
          </w:rPr>
          <w:t>2</w:t>
        </w:r>
      </w:ins>
      <w:del w:id="35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"_Toc343650587"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9.4.3</w:t>
      </w:r>
      <w:r>
        <w:rPr>
          <w:rFonts w:ascii="Times New Roman" w:eastAsia="PMingLiU" w:hAnsi="Times New Roman"/>
          <w:b w:val="0"/>
          <w:noProof/>
          <w:lang w:val="en-US" w:eastAsia="zh-TW"/>
        </w:rPr>
        <w:tab/>
      </w:r>
      <w:r w:rsidRPr="00AC2EB2">
        <w:rPr>
          <w:rStyle w:val="Hyperlink"/>
          <w:noProof/>
          <w:lang w:eastAsia="en-US"/>
        </w:rPr>
        <w:t>Grade</w:t>
      </w:r>
      <w:r>
        <w:rPr>
          <w:noProof/>
          <w:webHidden/>
        </w:rPr>
        <w:tab/>
      </w:r>
      <w:r>
        <w:rPr>
          <w:noProof/>
          <w:webHidden/>
        </w:rPr>
        <w:fldChar w:fldCharType="begin"/>
      </w:r>
      <w:r>
        <w:rPr>
          <w:noProof/>
          <w:webHidden/>
        </w:rPr>
        <w:instrText xml:space="preserve"> PAGEREF _Toc343650587 \h </w:instrText>
      </w:r>
      <w:r>
        <w:rPr>
          <w:noProof/>
          <w:webHidden/>
        </w:rPr>
      </w:r>
      <w:r>
        <w:rPr>
          <w:noProof/>
          <w:webHidden/>
        </w:rPr>
        <w:fldChar w:fldCharType="separate"/>
      </w:r>
      <w:ins w:id="357" w:author="HYST (Hiroyuki Sato)" w:date="2013-01-08T17:17:00Z">
        <w:r w:rsidR="00D15CCB">
          <w:rPr>
            <w:noProof/>
            <w:webHidden/>
          </w:rPr>
          <w:t>2</w:t>
        </w:r>
      </w:ins>
      <w:del w:id="35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"_Toc343650588"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9.4.4</w:t>
      </w:r>
      <w:r>
        <w:rPr>
          <w:rFonts w:ascii="Times New Roman" w:eastAsia="PMingLiU" w:hAnsi="Times New Roman"/>
          <w:b w:val="0"/>
          <w:noProof/>
          <w:lang w:val="en-US" w:eastAsia="zh-TW"/>
        </w:rPr>
        <w:tab/>
      </w:r>
      <w:r w:rsidRPr="00AC2EB2">
        <w:rPr>
          <w:rStyle w:val="Hyperlink"/>
          <w:noProof/>
          <w:lang w:eastAsia="en-US"/>
        </w:rPr>
        <w:t>Physical Form</w:t>
      </w:r>
      <w:r>
        <w:rPr>
          <w:noProof/>
          <w:webHidden/>
        </w:rPr>
        <w:tab/>
      </w:r>
      <w:r>
        <w:rPr>
          <w:noProof/>
          <w:webHidden/>
        </w:rPr>
        <w:fldChar w:fldCharType="begin"/>
      </w:r>
      <w:r>
        <w:rPr>
          <w:noProof/>
          <w:webHidden/>
        </w:rPr>
        <w:instrText xml:space="preserve"> PAGEREF _Toc343650588 \h </w:instrText>
      </w:r>
      <w:r>
        <w:rPr>
          <w:noProof/>
          <w:webHidden/>
        </w:rPr>
      </w:r>
      <w:r>
        <w:rPr>
          <w:noProof/>
          <w:webHidden/>
        </w:rPr>
        <w:fldChar w:fldCharType="separate"/>
      </w:r>
      <w:ins w:id="359" w:author="HYST (Hiroyuki Sato)" w:date="2013-01-08T17:17:00Z">
        <w:r w:rsidR="00D15CCB">
          <w:rPr>
            <w:noProof/>
            <w:webHidden/>
          </w:rPr>
          <w:t>2</w:t>
        </w:r>
      </w:ins>
      <w:del w:id="36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"_Toc343650589"</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9.4.5</w:t>
      </w:r>
      <w:r>
        <w:rPr>
          <w:rFonts w:ascii="Times New Roman" w:eastAsia="PMingLiU" w:hAnsi="Times New Roman"/>
          <w:b w:val="0"/>
          <w:noProof/>
          <w:lang w:val="en-US" w:eastAsia="zh-TW"/>
        </w:rPr>
        <w:tab/>
      </w:r>
      <w:r w:rsidRPr="00AC2EB2">
        <w:rPr>
          <w:rStyle w:val="Hyperlink"/>
          <w:noProof/>
          <w:lang w:eastAsia="en-US"/>
        </w:rPr>
        <w:t>Constituent</w:t>
      </w:r>
      <w:r>
        <w:rPr>
          <w:noProof/>
          <w:webHidden/>
        </w:rPr>
        <w:tab/>
      </w:r>
      <w:r>
        <w:rPr>
          <w:noProof/>
          <w:webHidden/>
        </w:rPr>
        <w:fldChar w:fldCharType="begin"/>
      </w:r>
      <w:r>
        <w:rPr>
          <w:noProof/>
          <w:webHidden/>
        </w:rPr>
        <w:instrText xml:space="preserve"> PAGEREF _Toc343650589 \h </w:instrText>
      </w:r>
      <w:r>
        <w:rPr>
          <w:noProof/>
          <w:webHidden/>
        </w:rPr>
      </w:r>
      <w:r>
        <w:rPr>
          <w:noProof/>
          <w:webHidden/>
        </w:rPr>
        <w:fldChar w:fldCharType="separate"/>
      </w:r>
      <w:ins w:id="361" w:author="HYST (Hiroyuki Sato)" w:date="2013-01-08T17:17:00Z">
        <w:r w:rsidR="00D15CCB">
          <w:rPr>
            <w:noProof/>
            <w:webHidden/>
          </w:rPr>
          <w:t>2</w:t>
        </w:r>
      </w:ins>
      <w:del w:id="36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"_Toc343650590"</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9.4.6</w:t>
      </w:r>
      <w:r>
        <w:rPr>
          <w:rFonts w:ascii="Times New Roman" w:eastAsia="PMingLiU" w:hAnsi="Times New Roman"/>
          <w:b w:val="0"/>
          <w:noProof/>
          <w:lang w:val="en-US" w:eastAsia="zh-TW"/>
        </w:rPr>
        <w:tab/>
      </w:r>
      <w:r w:rsidRPr="00AC2EB2">
        <w:rPr>
          <w:rStyle w:val="Hyperlink"/>
          <w:noProof/>
          <w:lang w:eastAsia="en-US"/>
        </w:rPr>
        <w:t>Analytical Data</w:t>
      </w:r>
      <w:r>
        <w:rPr>
          <w:noProof/>
          <w:webHidden/>
        </w:rPr>
        <w:tab/>
      </w:r>
      <w:r>
        <w:rPr>
          <w:noProof/>
          <w:webHidden/>
        </w:rPr>
        <w:fldChar w:fldCharType="begin"/>
      </w:r>
      <w:r>
        <w:rPr>
          <w:noProof/>
          <w:webHidden/>
        </w:rPr>
        <w:instrText xml:space="preserve"> PAGEREF _Toc343650590 \h </w:instrText>
      </w:r>
      <w:r>
        <w:rPr>
          <w:noProof/>
          <w:webHidden/>
        </w:rPr>
      </w:r>
      <w:r>
        <w:rPr>
          <w:noProof/>
          <w:webHidden/>
        </w:rPr>
        <w:fldChar w:fldCharType="separate"/>
      </w:r>
      <w:ins w:id="363" w:author="HYST (Hiroyuki Sato)" w:date="2013-01-08T17:17:00Z">
        <w:r w:rsidR="00D15CCB">
          <w:rPr>
            <w:noProof/>
            <w:webHidden/>
          </w:rPr>
          <w:t>2</w:t>
        </w:r>
      </w:ins>
      <w:del w:id="36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"_Toc343650591"</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9.4.7</w:t>
      </w:r>
      <w:r>
        <w:rPr>
          <w:rFonts w:ascii="Times New Roman" w:eastAsia="PMingLiU" w:hAnsi="Times New Roman"/>
          <w:b w:val="0"/>
          <w:noProof/>
          <w:lang w:val="en-US" w:eastAsia="zh-TW"/>
        </w:rPr>
        <w:tab/>
      </w:r>
      <w:r w:rsidRPr="00AC2EB2">
        <w:rPr>
          <w:rStyle w:val="Hyperlink"/>
          <w:noProof/>
          <w:lang w:eastAsia="en-US"/>
        </w:rPr>
        <w:t>Manufacturing</w:t>
      </w:r>
      <w:r>
        <w:rPr>
          <w:noProof/>
          <w:webHidden/>
        </w:rPr>
        <w:tab/>
      </w:r>
      <w:r>
        <w:rPr>
          <w:noProof/>
          <w:webHidden/>
        </w:rPr>
        <w:fldChar w:fldCharType="begin"/>
      </w:r>
      <w:r>
        <w:rPr>
          <w:noProof/>
          <w:webHidden/>
        </w:rPr>
        <w:instrText xml:space="preserve"> PAGEREF _Toc343650591 \h </w:instrText>
      </w:r>
      <w:r>
        <w:rPr>
          <w:noProof/>
          <w:webHidden/>
        </w:rPr>
      </w:r>
      <w:r>
        <w:rPr>
          <w:noProof/>
          <w:webHidden/>
        </w:rPr>
        <w:fldChar w:fldCharType="separate"/>
      </w:r>
      <w:ins w:id="365" w:author="HYST (Hiroyuki Sato)" w:date="2013-01-08T17:17:00Z">
        <w:r w:rsidR="00D15CCB">
          <w:rPr>
            <w:noProof/>
            <w:webHidden/>
          </w:rPr>
          <w:t>2</w:t>
        </w:r>
      </w:ins>
      <w:del w:id="36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"_Toc343650592"</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9.4.8</w:t>
      </w:r>
      <w:r>
        <w:rPr>
          <w:rFonts w:ascii="Times New Roman" w:eastAsia="PMingLiU" w:hAnsi="Times New Roman"/>
          <w:b w:val="0"/>
          <w:noProof/>
          <w:lang w:val="en-US" w:eastAsia="zh-TW"/>
        </w:rPr>
        <w:tab/>
      </w:r>
      <w:r w:rsidRPr="00AC2EB2">
        <w:rPr>
          <w:rStyle w:val="Hyperlink"/>
          <w:noProof/>
          <w:lang w:eastAsia="en-US"/>
        </w:rPr>
        <w:t>Constituent</w:t>
      </w:r>
      <w:r>
        <w:rPr>
          <w:noProof/>
          <w:webHidden/>
        </w:rPr>
        <w:tab/>
      </w:r>
      <w:r>
        <w:rPr>
          <w:noProof/>
          <w:webHidden/>
        </w:rPr>
        <w:fldChar w:fldCharType="begin"/>
      </w:r>
      <w:r>
        <w:rPr>
          <w:noProof/>
          <w:webHidden/>
        </w:rPr>
        <w:instrText xml:space="preserve"> PAGEREF _Toc343650592 \h </w:instrText>
      </w:r>
      <w:r>
        <w:rPr>
          <w:noProof/>
          <w:webHidden/>
        </w:rPr>
      </w:r>
      <w:r>
        <w:rPr>
          <w:noProof/>
          <w:webHidden/>
        </w:rPr>
        <w:fldChar w:fldCharType="separate"/>
      </w:r>
      <w:ins w:id="367" w:author="HYST (Hiroyuki Sato)" w:date="2013-01-08T17:17:00Z">
        <w:r w:rsidR="00D15CCB">
          <w:rPr>
            <w:noProof/>
            <w:webHidden/>
          </w:rPr>
          <w:t>2</w:t>
        </w:r>
      </w:ins>
      <w:del w:id="36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"_Toc343650593"</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9.4.9</w:t>
      </w:r>
      <w:r>
        <w:rPr>
          <w:rFonts w:ascii="Times New Roman" w:eastAsia="PMingLiU" w:hAnsi="Times New Roman"/>
          <w:b w:val="0"/>
          <w:noProof/>
          <w:lang w:val="en-US" w:eastAsia="zh-TW"/>
        </w:rPr>
        <w:tab/>
      </w:r>
      <w:r w:rsidRPr="00AC2EB2">
        <w:rPr>
          <w:rStyle w:val="Hyperlink"/>
          <w:noProof/>
          <w:lang w:eastAsia="en-US"/>
        </w:rPr>
        <w:t>Property</w:t>
      </w:r>
      <w:r>
        <w:rPr>
          <w:noProof/>
          <w:webHidden/>
        </w:rPr>
        <w:tab/>
      </w:r>
      <w:r>
        <w:rPr>
          <w:noProof/>
          <w:webHidden/>
        </w:rPr>
        <w:fldChar w:fldCharType="begin"/>
      </w:r>
      <w:r>
        <w:rPr>
          <w:noProof/>
          <w:webHidden/>
        </w:rPr>
        <w:instrText xml:space="preserve"> PAGEREF _Toc343650593 \h </w:instrText>
      </w:r>
      <w:r>
        <w:rPr>
          <w:noProof/>
          <w:webHidden/>
        </w:rPr>
      </w:r>
      <w:r>
        <w:rPr>
          <w:noProof/>
          <w:webHidden/>
        </w:rPr>
        <w:fldChar w:fldCharType="separate"/>
      </w:r>
      <w:ins w:id="369" w:author="HYST (Hiroyuki Sato)" w:date="2013-01-08T17:17:00Z">
        <w:r w:rsidR="00D15CCB">
          <w:rPr>
            <w:noProof/>
            <w:webHidden/>
          </w:rPr>
          <w:t>2</w:t>
        </w:r>
      </w:ins>
      <w:del w:id="37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"_Toc343650594"</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9.4.10</w:t>
      </w:r>
      <w:r>
        <w:rPr>
          <w:rFonts w:ascii="Times New Roman" w:eastAsia="PMingLiU" w:hAnsi="Times New Roman"/>
          <w:b w:val="0"/>
          <w:noProof/>
          <w:lang w:val="en-US" w:eastAsia="zh-TW"/>
        </w:rPr>
        <w:tab/>
      </w:r>
      <w:r w:rsidRPr="00AC2EB2">
        <w:rPr>
          <w:rStyle w:val="Hyperlink"/>
          <w:noProof/>
          <w:lang w:eastAsia="en-US"/>
        </w:rPr>
        <w:t>Physical Form</w:t>
      </w:r>
      <w:r>
        <w:rPr>
          <w:noProof/>
          <w:webHidden/>
        </w:rPr>
        <w:tab/>
      </w:r>
      <w:r>
        <w:rPr>
          <w:noProof/>
          <w:webHidden/>
        </w:rPr>
        <w:fldChar w:fldCharType="begin"/>
      </w:r>
      <w:r>
        <w:rPr>
          <w:noProof/>
          <w:webHidden/>
        </w:rPr>
        <w:instrText xml:space="preserve"> PAGEREF _Toc343650594 \h </w:instrText>
      </w:r>
      <w:r>
        <w:rPr>
          <w:noProof/>
          <w:webHidden/>
        </w:rPr>
      </w:r>
      <w:r>
        <w:rPr>
          <w:noProof/>
          <w:webHidden/>
        </w:rPr>
        <w:fldChar w:fldCharType="separate"/>
      </w:r>
      <w:ins w:id="371" w:author="HYST (Hiroyuki Sato)" w:date="2013-01-08T17:17:00Z">
        <w:r w:rsidR="00D15CCB">
          <w:rPr>
            <w:noProof/>
            <w:webHidden/>
          </w:rPr>
          <w:t>2</w:t>
        </w:r>
      </w:ins>
      <w:del w:id="37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"_Toc343650595"</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9.4.11</w:t>
      </w:r>
      <w:r>
        <w:rPr>
          <w:rFonts w:ascii="Times New Roman" w:eastAsia="PMingLiU" w:hAnsi="Times New Roman"/>
          <w:b w:val="0"/>
          <w:noProof/>
          <w:lang w:val="en-US" w:eastAsia="zh-TW"/>
        </w:rPr>
        <w:tab/>
      </w:r>
      <w:r w:rsidRPr="00AC2EB2">
        <w:rPr>
          <w:rStyle w:val="Hyperlink"/>
          <w:noProof/>
          <w:lang w:eastAsia="en-US"/>
        </w:rPr>
        <w:t>Substance Name</w:t>
      </w:r>
      <w:r>
        <w:rPr>
          <w:noProof/>
          <w:webHidden/>
        </w:rPr>
        <w:tab/>
      </w:r>
      <w:r>
        <w:rPr>
          <w:noProof/>
          <w:webHidden/>
        </w:rPr>
        <w:fldChar w:fldCharType="begin"/>
      </w:r>
      <w:r>
        <w:rPr>
          <w:noProof/>
          <w:webHidden/>
        </w:rPr>
        <w:instrText xml:space="preserve"> PAGEREF _Toc343650595 \h </w:instrText>
      </w:r>
      <w:r>
        <w:rPr>
          <w:noProof/>
          <w:webHidden/>
        </w:rPr>
      </w:r>
      <w:r>
        <w:rPr>
          <w:noProof/>
          <w:webHidden/>
        </w:rPr>
        <w:fldChar w:fldCharType="separate"/>
      </w:r>
      <w:ins w:id="373" w:author="HYST (Hiroyuki Sato)" w:date="2013-01-08T17:17:00Z">
        <w:r w:rsidR="00D15CCB">
          <w:rPr>
            <w:noProof/>
            <w:webHidden/>
          </w:rPr>
          <w:t>2</w:t>
        </w:r>
      </w:ins>
      <w:del w:id="374"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"_Toc343650596"</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9.4.12</w:t>
      </w:r>
      <w:r>
        <w:rPr>
          <w:rFonts w:ascii="Times New Roman" w:eastAsia="PMingLiU" w:hAnsi="Times New Roman"/>
          <w:b w:val="0"/>
          <w:noProof/>
          <w:lang w:val="en-US" w:eastAsia="zh-TW"/>
        </w:rPr>
        <w:tab/>
      </w:r>
      <w:r w:rsidRPr="00AC2EB2">
        <w:rPr>
          <w:rStyle w:val="Hyperlink"/>
          <w:noProof/>
          <w:lang w:eastAsia="en-US"/>
        </w:rPr>
        <w:t>Substance Code</w:t>
      </w:r>
      <w:r>
        <w:rPr>
          <w:noProof/>
          <w:webHidden/>
        </w:rPr>
        <w:tab/>
      </w:r>
      <w:r>
        <w:rPr>
          <w:noProof/>
          <w:webHidden/>
        </w:rPr>
        <w:fldChar w:fldCharType="begin"/>
      </w:r>
      <w:r>
        <w:rPr>
          <w:noProof/>
          <w:webHidden/>
        </w:rPr>
        <w:instrText xml:space="preserve"> PAGEREF _Toc343650596 \h </w:instrText>
      </w:r>
      <w:r>
        <w:rPr>
          <w:noProof/>
          <w:webHidden/>
        </w:rPr>
      </w:r>
      <w:r>
        <w:rPr>
          <w:noProof/>
          <w:webHidden/>
        </w:rPr>
        <w:fldChar w:fldCharType="separate"/>
      </w:r>
      <w:ins w:id="375" w:author="HYST (Hiroyuki Sato)" w:date="2013-01-08T17:17:00Z">
        <w:r w:rsidR="00D15CCB">
          <w:rPr>
            <w:noProof/>
            <w:webHidden/>
          </w:rPr>
          <w:t>2</w:t>
        </w:r>
      </w:ins>
      <w:del w:id="37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"_Toc343650597"</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9.4.13</w:t>
      </w:r>
      <w:r>
        <w:rPr>
          <w:rFonts w:ascii="Times New Roman" w:eastAsia="PMingLiU" w:hAnsi="Times New Roman"/>
          <w:b w:val="0"/>
          <w:noProof/>
          <w:lang w:val="en-US" w:eastAsia="zh-TW"/>
        </w:rPr>
        <w:tab/>
      </w:r>
      <w:r w:rsidRPr="00AC2EB2">
        <w:rPr>
          <w:rStyle w:val="Hyperlink"/>
          <w:noProof/>
          <w:lang w:eastAsia="en-US"/>
        </w:rPr>
        <w:t>Version</w:t>
      </w:r>
      <w:r>
        <w:rPr>
          <w:noProof/>
          <w:webHidden/>
        </w:rPr>
        <w:tab/>
      </w:r>
      <w:r>
        <w:rPr>
          <w:noProof/>
          <w:webHidden/>
        </w:rPr>
        <w:fldChar w:fldCharType="begin"/>
      </w:r>
      <w:r>
        <w:rPr>
          <w:noProof/>
          <w:webHidden/>
        </w:rPr>
        <w:instrText xml:space="preserve"> PAGEREF _Toc343650597 \h </w:instrText>
      </w:r>
      <w:r>
        <w:rPr>
          <w:noProof/>
          <w:webHidden/>
        </w:rPr>
      </w:r>
      <w:r>
        <w:rPr>
          <w:noProof/>
          <w:webHidden/>
        </w:rPr>
        <w:fldChar w:fldCharType="separate"/>
      </w:r>
      <w:ins w:id="377" w:author="HYST (Hiroyuki Sato)" w:date="2013-01-08T17:17:00Z">
        <w:r w:rsidR="00D15CCB">
          <w:rPr>
            <w:noProof/>
            <w:webHidden/>
          </w:rPr>
          <w:t>2</w:t>
        </w:r>
      </w:ins>
      <w:del w:id="378"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3"/>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"_Toc343650598"</w:instrText>
      </w:r>
      <w:r w:rsidRPr="00AC2EB2">
        <w:rPr>
          <w:rStyle w:val="Hyperlink"/>
          <w:noProof/>
        </w:rPr>
        <w:instrText xml:space="preserve"> </w:instrText>
      </w:r>
      <w:r w:rsidRPr="00AC2EB2">
        <w:rPr>
          <w:rStyle w:val="Hyperlink"/>
          <w:noProof/>
        </w:rPr>
        <w:fldChar w:fldCharType="separate"/>
      </w:r>
      <w:r w:rsidRPr="00AC2EB2">
        <w:rPr>
          <w:rStyle w:val="Hyperlink"/>
          <w:noProof/>
          <w:lang w:eastAsia="en-US"/>
        </w:rPr>
        <w:t>9.4.14</w:t>
      </w:r>
      <w:r>
        <w:rPr>
          <w:rFonts w:ascii="Times New Roman" w:eastAsia="PMingLiU" w:hAnsi="Times New Roman"/>
          <w:b w:val="0"/>
          <w:noProof/>
          <w:lang w:val="en-US" w:eastAsia="zh-TW"/>
        </w:rPr>
        <w:tab/>
      </w:r>
      <w:r w:rsidRPr="00AC2EB2">
        <w:rPr>
          <w:rStyle w:val="Hyperlink"/>
          <w:noProof/>
          <w:lang w:eastAsia="en-US"/>
        </w:rPr>
        <w:t>Reference Information</w:t>
      </w:r>
      <w:r>
        <w:rPr>
          <w:noProof/>
          <w:webHidden/>
        </w:rPr>
        <w:tab/>
      </w:r>
      <w:r>
        <w:rPr>
          <w:noProof/>
          <w:webHidden/>
        </w:rPr>
        <w:fldChar w:fldCharType="begin"/>
      </w:r>
      <w:r>
        <w:rPr>
          <w:noProof/>
          <w:webHidden/>
        </w:rPr>
        <w:instrText xml:space="preserve"> PAGEREF _Toc343650598 \h </w:instrText>
      </w:r>
      <w:r>
        <w:rPr>
          <w:noProof/>
          <w:webHidden/>
        </w:rPr>
      </w:r>
      <w:r>
        <w:rPr>
          <w:noProof/>
          <w:webHidden/>
        </w:rPr>
        <w:fldChar w:fldCharType="separate"/>
      </w:r>
      <w:ins w:id="379" w:author="HYST (Hiroyuki Sato)" w:date="2013-01-08T17:17:00Z">
        <w:r w:rsidR="00D15CCB">
          <w:rPr>
            <w:noProof/>
            <w:webHidden/>
          </w:rPr>
          <w:t>2</w:t>
        </w:r>
      </w:ins>
      <w:del w:id="380"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1"/>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"_Toc343650599"</w:instrText>
      </w:r>
      <w:r w:rsidRPr="00AC2EB2">
        <w:rPr>
          <w:rStyle w:val="Hyperlink"/>
          <w:noProof/>
        </w:rPr>
        <w:instrText xml:space="preserve"> </w:instrText>
      </w:r>
      <w:r w:rsidRPr="00AC2EB2">
        <w:rPr>
          <w:rStyle w:val="Hyperlink"/>
          <w:noProof/>
        </w:rPr>
        <w:fldChar w:fldCharType="separate"/>
      </w:r>
      <w:r w:rsidRPr="00AC2EB2">
        <w:rPr>
          <w:rStyle w:val="Hyperlink"/>
          <w:noProof/>
        </w:rPr>
        <w:t>10</w:t>
      </w:r>
      <w:r>
        <w:rPr>
          <w:rFonts w:ascii="Times New Roman" w:eastAsia="PMingLiU" w:hAnsi="Times New Roman"/>
          <w:b w:val="0"/>
          <w:noProof/>
          <w:lang w:val="en-US" w:eastAsia="zh-TW"/>
        </w:rPr>
        <w:tab/>
      </w:r>
      <w:r w:rsidRPr="00AC2EB2">
        <w:rPr>
          <w:rStyle w:val="Hyperlink"/>
          <w:noProof/>
        </w:rPr>
        <w:t>Annex</w:t>
      </w:r>
      <w:r>
        <w:rPr>
          <w:noProof/>
          <w:webHidden/>
        </w:rPr>
        <w:tab/>
      </w:r>
      <w:r>
        <w:rPr>
          <w:noProof/>
          <w:webHidden/>
        </w:rPr>
        <w:fldChar w:fldCharType="begin"/>
      </w:r>
      <w:r>
        <w:rPr>
          <w:noProof/>
          <w:webHidden/>
        </w:rPr>
        <w:instrText xml:space="preserve"> PAGEREF _Toc343650599 \h </w:instrText>
      </w:r>
      <w:r>
        <w:rPr>
          <w:noProof/>
          <w:webHidden/>
        </w:rPr>
      </w:r>
      <w:r>
        <w:rPr>
          <w:noProof/>
          <w:webHidden/>
        </w:rPr>
        <w:fldChar w:fldCharType="separate"/>
      </w:r>
      <w:ins w:id="381" w:author="HYST (Hiroyuki Sato)" w:date="2013-01-08T17:17:00Z">
        <w:r w:rsidR="00D15CCB">
          <w:rPr>
            <w:noProof/>
            <w:webHidden/>
          </w:rPr>
          <w:t>2</w:t>
        </w:r>
      </w:ins>
      <w:del w:id="382"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"_Toc343650600"</w:instrText>
      </w:r>
      <w:r w:rsidRPr="00AC2EB2">
        <w:rPr>
          <w:rStyle w:val="Hyperlink"/>
          <w:noProof/>
        </w:rPr>
        <w:instrText xml:space="preserve"> </w:instrText>
      </w:r>
      <w:r w:rsidRPr="00AC2EB2">
        <w:rPr>
          <w:rStyle w:val="Hyperlink"/>
          <w:noProof/>
        </w:rPr>
        <w:fldChar w:fldCharType="separate"/>
      </w:r>
      <w:r w:rsidRPr="00AC2EB2">
        <w:rPr>
          <w:rStyle w:val="Hyperlink"/>
          <w:noProof/>
        </w:rPr>
        <w:t>10.1</w:t>
      </w:r>
      <w:r>
        <w:rPr>
          <w:rFonts w:ascii="Times New Roman" w:eastAsia="PMingLiU" w:hAnsi="Times New Roman"/>
          <w:b w:val="0"/>
          <w:noProof/>
          <w:lang w:val="en-US" w:eastAsia="zh-TW"/>
        </w:rPr>
        <w:tab/>
      </w:r>
      <w:r w:rsidRPr="00AC2EB2">
        <w:rPr>
          <w:rStyle w:val="Hyperlink"/>
          <w:noProof/>
        </w:rPr>
        <w:t>Complete Template</w:t>
      </w:r>
      <w:r>
        <w:rPr>
          <w:noProof/>
          <w:webHidden/>
        </w:rPr>
        <w:tab/>
      </w:r>
      <w:r>
        <w:rPr>
          <w:noProof/>
          <w:webHidden/>
        </w:rPr>
        <w:fldChar w:fldCharType="begin"/>
      </w:r>
      <w:r>
        <w:rPr>
          <w:noProof/>
          <w:webHidden/>
        </w:rPr>
        <w:instrText xml:space="preserve"> PAGEREF _Toc343650600 \h </w:instrText>
      </w:r>
      <w:r>
        <w:rPr>
          <w:noProof/>
          <w:webHidden/>
        </w:rPr>
      </w:r>
      <w:r>
        <w:rPr>
          <w:noProof/>
          <w:webHidden/>
        </w:rPr>
        <w:fldChar w:fldCharType="separate"/>
      </w:r>
      <w:ins w:id="383" w:author="HYST (Hiroyuki Sato)" w:date="2013-01-08T17:17:00Z">
        <w:r w:rsidR="00D15CCB">
          <w:rPr>
            <w:rFonts w:eastAsia="MS Mincho" w:hint="eastAsia"/>
            <w:b w:val="0"/>
            <w:bCs/>
            <w:noProof/>
            <w:webHidden/>
            <w:lang w:eastAsia="ja-JP"/>
          </w:rPr>
          <w:t>エラー</w:t>
        </w:r>
        <w:r w:rsidR="00D15CCB">
          <w:rPr>
            <w:rFonts w:eastAsia="MS Mincho" w:hint="eastAsia"/>
            <w:b w:val="0"/>
            <w:bCs/>
            <w:noProof/>
            <w:webHidden/>
            <w:lang w:eastAsia="ja-JP"/>
          </w:rPr>
          <w:t xml:space="preserve">! </w:t>
        </w:r>
        <w:r w:rsidR="00D15CCB">
          <w:rPr>
            <w:rFonts w:eastAsia="MS Mincho" w:hint="eastAsia"/>
            <w:b w:val="0"/>
            <w:bCs/>
            <w:noProof/>
            <w:webHidden/>
            <w:lang w:eastAsia="ja-JP"/>
          </w:rPr>
          <w:t>ブックマークが定義されていません。</w:t>
        </w:r>
      </w:ins>
      <w:del w:id="384" w:author="HYST (Hiroyuki Sato)" w:date="2013-01-08T17:17:00Z">
        <w:r w:rsidR="00580198" w:rsidDel="00D15CCB">
          <w:rPr>
            <w:b w:val="0"/>
            <w:bCs/>
            <w:noProof/>
            <w:webHidden/>
            <w:lang w:val="en-US"/>
          </w:rPr>
          <w:delText>Error! Bookmark not defined.</w:delText>
        </w:r>
      </w:del>
      <w:r>
        <w:rPr>
          <w:noProof/>
          <w:webHidden/>
        </w:rPr>
        <w:fldChar w:fldCharType="end"/>
      </w:r>
      <w:r w:rsidRPr="00AC2EB2">
        <w:rPr>
          <w:rStyle w:val="Hyperlink"/>
          <w:noProof/>
        </w:rPr>
        <w:fldChar w:fldCharType="end"/>
      </w:r>
    </w:p>
    <w:p w:rsidR="00F827B0" w:rsidRDefault="00F827B0">
      <w:pPr>
        <w:pStyle w:val="TOC2"/>
        <w:rPr>
          <w:rFonts w:ascii="Times New Roman" w:eastAsia="PMingLiU" w:hAnsi="Times New Roman"/>
          <w:b w:val="0"/>
          <w:noProof/>
          <w:lang w:val="en-US" w:eastAsia="zh-TW"/>
        </w:rPr>
      </w:pPr>
      <w:r w:rsidRPr="00AC2EB2">
        <w:rPr>
          <w:rStyle w:val="Hyperlink"/>
          <w:noProof/>
        </w:rPr>
        <w:fldChar w:fldCharType="begin"/>
      </w:r>
      <w:r w:rsidRPr="00AC2EB2">
        <w:rPr>
          <w:rStyle w:val="Hyperlink"/>
          <w:noProof/>
        </w:rPr>
        <w:instrText xml:space="preserve"> </w:instrText>
      </w:r>
      <w:r>
        <w:rPr>
          <w:noProof/>
        </w:rPr>
        <w:instrText>HYPERLINK \l "_Toc343650601"</w:instrText>
      </w:r>
      <w:r w:rsidRPr="00AC2EB2">
        <w:rPr>
          <w:rStyle w:val="Hyperlink"/>
          <w:noProof/>
        </w:rPr>
        <w:instrText xml:space="preserve"> </w:instrText>
      </w:r>
      <w:r w:rsidRPr="00AC2EB2">
        <w:rPr>
          <w:rStyle w:val="Hyperlink"/>
          <w:noProof/>
        </w:rPr>
        <w:fldChar w:fldCharType="separate"/>
      </w:r>
      <w:r w:rsidRPr="00AC2EB2">
        <w:rPr>
          <w:rStyle w:val="Hyperlink"/>
          <w:noProof/>
        </w:rPr>
        <w:t>10.2</w:t>
      </w:r>
      <w:r>
        <w:rPr>
          <w:rFonts w:ascii="Times New Roman" w:eastAsia="PMingLiU" w:hAnsi="Times New Roman"/>
          <w:b w:val="0"/>
          <w:noProof/>
          <w:lang w:val="en-US" w:eastAsia="zh-TW"/>
        </w:rPr>
        <w:tab/>
      </w:r>
      <w:r w:rsidRPr="00AC2EB2">
        <w:rPr>
          <w:rStyle w:val="Hyperlink"/>
          <w:noProof/>
        </w:rPr>
        <w:t>Example AMOXICILLIN</w:t>
      </w:r>
      <w:r>
        <w:rPr>
          <w:noProof/>
          <w:webHidden/>
        </w:rPr>
        <w:tab/>
      </w:r>
      <w:r>
        <w:rPr>
          <w:noProof/>
          <w:webHidden/>
        </w:rPr>
        <w:fldChar w:fldCharType="begin"/>
      </w:r>
      <w:r>
        <w:rPr>
          <w:noProof/>
          <w:webHidden/>
        </w:rPr>
        <w:instrText xml:space="preserve"> PAGEREF _Toc343650601 \h </w:instrText>
      </w:r>
      <w:r>
        <w:rPr>
          <w:noProof/>
          <w:webHidden/>
        </w:rPr>
      </w:r>
      <w:r>
        <w:rPr>
          <w:noProof/>
          <w:webHidden/>
        </w:rPr>
        <w:fldChar w:fldCharType="separate"/>
      </w:r>
      <w:ins w:id="385" w:author="HYST (Hiroyuki Sato)" w:date="2013-01-08T17:17:00Z">
        <w:r w:rsidR="00D15CCB">
          <w:rPr>
            <w:noProof/>
            <w:webHidden/>
          </w:rPr>
          <w:t>2</w:t>
        </w:r>
      </w:ins>
      <w:del w:id="386" w:author="HYST (Hiroyuki Sato)" w:date="2013-01-08T17:17:00Z">
        <w:r w:rsidR="00580198" w:rsidDel="00D15CCB">
          <w:rPr>
            <w:noProof/>
            <w:webHidden/>
          </w:rPr>
          <w:delText>7</w:delText>
        </w:r>
      </w:del>
      <w:r>
        <w:rPr>
          <w:noProof/>
          <w:webHidden/>
        </w:rPr>
        <w:fldChar w:fldCharType="end"/>
      </w:r>
      <w:r w:rsidRPr="00AC2EB2">
        <w:rPr>
          <w:rStyle w:val="Hyperlink"/>
          <w:noProof/>
        </w:rPr>
        <w:fldChar w:fldCharType="end"/>
      </w:r>
    </w:p>
    <w:p w:rsidR="00856F1A" w:rsidRDefault="00C47ECB" w:rsidP="00580198">
      <w:r>
        <w:rPr>
          <w:b/>
          <w:bCs/>
          <w:noProof/>
        </w:rPr>
        <w:fldChar w:fldCharType="end"/>
      </w:r>
      <w:r w:rsidR="003D6457">
        <w:br w:type="page"/>
      </w:r>
      <w:bookmarkStart w:id="387" w:name="_Toc343650409"/>
      <w:r w:rsidR="00CB2408">
        <w:lastRenderedPageBreak/>
        <w:t xml:space="preserve">Table of </w:t>
      </w:r>
      <w:r w:rsidR="00856F1A">
        <w:t>Figures</w:t>
      </w:r>
      <w:bookmarkEnd w:id="387"/>
    </w:p>
    <w:p w:rsidR="00856F1A" w:rsidRDefault="00856F1A" w:rsidP="00856F1A"/>
    <w:p w:rsidR="00580198" w:rsidRDefault="00856F1A">
      <w:pPr>
        <w:pStyle w:val="TableofFigures"/>
        <w:tabs>
          <w:tab w:val="right" w:leader="dot" w:pos="9741"/>
        </w:tabs>
        <w:rPr>
          <w:rFonts w:ascii="Times New Roman" w:eastAsia="PMingLiU" w:hAnsi="Times New Roman"/>
          <w:noProof/>
          <w:lang w:val="en-US" w:eastAsia="zh-TW"/>
        </w:rPr>
      </w:pPr>
      <w:r>
        <w:fldChar w:fldCharType="begin"/>
      </w:r>
      <w:r>
        <w:instrText xml:space="preserve"> TOC \h \z \c "Figure" </w:instrText>
      </w:r>
      <w:r>
        <w:fldChar w:fldCharType="separate"/>
      </w:r>
      <w:r w:rsidR="00580198" w:rsidRPr="00A815B0">
        <w:rPr>
          <w:rStyle w:val="Hyperlink"/>
          <w:noProof/>
        </w:rPr>
        <w:fldChar w:fldCharType="begin"/>
      </w:r>
      <w:r w:rsidR="00580198" w:rsidRPr="00A815B0">
        <w:rPr>
          <w:rStyle w:val="Hyperlink"/>
          <w:noProof/>
        </w:rPr>
        <w:instrText xml:space="preserve"> </w:instrText>
      </w:r>
      <w:r w:rsidR="00580198">
        <w:rPr>
          <w:noProof/>
        </w:rPr>
        <w:instrText>HYPERLINK \l "_Toc343720764"</w:instrText>
      </w:r>
      <w:r w:rsidR="00580198" w:rsidRPr="00A815B0">
        <w:rPr>
          <w:rStyle w:val="Hyperlink"/>
          <w:noProof/>
        </w:rPr>
        <w:instrText xml:space="preserve"> </w:instrText>
      </w:r>
      <w:r w:rsidR="00580198" w:rsidRPr="00A815B0">
        <w:rPr>
          <w:rStyle w:val="Hyperlink"/>
          <w:noProof/>
        </w:rPr>
        <w:fldChar w:fldCharType="separate"/>
      </w:r>
      <w:r w:rsidR="00580198" w:rsidRPr="00A815B0">
        <w:rPr>
          <w:rStyle w:val="Hyperlink"/>
          <w:noProof/>
        </w:rPr>
        <w:t>Figure 1 – High-level Substance-Specified substance information model</w:t>
      </w:r>
      <w:r w:rsidR="00580198">
        <w:rPr>
          <w:noProof/>
          <w:webHidden/>
        </w:rPr>
        <w:tab/>
      </w:r>
      <w:r w:rsidR="00580198">
        <w:rPr>
          <w:noProof/>
          <w:webHidden/>
        </w:rPr>
        <w:fldChar w:fldCharType="begin"/>
      </w:r>
      <w:r w:rsidR="00580198">
        <w:rPr>
          <w:noProof/>
          <w:webHidden/>
        </w:rPr>
        <w:instrText xml:space="preserve"> PAGEREF _Toc343720764 \h </w:instrText>
      </w:r>
      <w:r w:rsidR="00580198">
        <w:rPr>
          <w:noProof/>
          <w:webHidden/>
        </w:rPr>
      </w:r>
      <w:r w:rsidR="00580198">
        <w:rPr>
          <w:noProof/>
          <w:webHidden/>
        </w:rPr>
        <w:fldChar w:fldCharType="separate"/>
      </w:r>
      <w:ins w:id="388" w:author="HYST (Hiroyuki Sato)" w:date="2013-01-08T17:17:00Z">
        <w:r w:rsidR="00D15CCB">
          <w:rPr>
            <w:noProof/>
            <w:webHidden/>
          </w:rPr>
          <w:t>2</w:t>
        </w:r>
      </w:ins>
      <w:del w:id="389" w:author="HYST (Hiroyuki Sato)" w:date="2013-01-08T17:17:00Z">
        <w:r w:rsidR="00580198" w:rsidDel="00D15CCB">
          <w:rPr>
            <w:noProof/>
            <w:webHidden/>
          </w:rPr>
          <w:delText>16</w:delText>
        </w:r>
      </w:del>
      <w:r w:rsidR="00580198">
        <w:rPr>
          <w:noProof/>
          <w:webHidden/>
        </w:rPr>
        <w:fldChar w:fldCharType="end"/>
      </w:r>
      <w:r w:rsidR="00580198"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"_Toc343720765"</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2 – High-level information model for Substances</w:t>
      </w:r>
      <w:r>
        <w:rPr>
          <w:noProof/>
          <w:webHidden/>
        </w:rPr>
        <w:tab/>
      </w:r>
      <w:r>
        <w:rPr>
          <w:noProof/>
          <w:webHidden/>
        </w:rPr>
        <w:fldChar w:fldCharType="begin"/>
      </w:r>
      <w:r>
        <w:rPr>
          <w:noProof/>
          <w:webHidden/>
        </w:rPr>
        <w:instrText xml:space="preserve"> PAGEREF _Toc343720765 \h </w:instrText>
      </w:r>
      <w:r>
        <w:rPr>
          <w:noProof/>
          <w:webHidden/>
        </w:rPr>
      </w:r>
      <w:r>
        <w:rPr>
          <w:noProof/>
          <w:webHidden/>
        </w:rPr>
        <w:fldChar w:fldCharType="separate"/>
      </w:r>
      <w:ins w:id="390" w:author="HYST (Hiroyuki Sato)" w:date="2013-01-08T17:17:00Z">
        <w:r w:rsidR="00D15CCB">
          <w:rPr>
            <w:noProof/>
            <w:webHidden/>
          </w:rPr>
          <w:t>2</w:t>
        </w:r>
      </w:ins>
      <w:del w:id="391" w:author="HYST (Hiroyuki Sato)" w:date="2013-01-08T17:17:00Z">
        <w:r w:rsidDel="00D15CCB">
          <w:rPr>
            <w:noProof/>
            <w:webHidden/>
          </w:rPr>
          <w:delText>17</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"_Toc343720766"</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3 – Decision tree or process by which the type of substance is determined</w:t>
      </w:r>
      <w:r>
        <w:rPr>
          <w:noProof/>
          <w:webHidden/>
        </w:rPr>
        <w:tab/>
      </w:r>
      <w:r>
        <w:rPr>
          <w:noProof/>
          <w:webHidden/>
        </w:rPr>
        <w:fldChar w:fldCharType="begin"/>
      </w:r>
      <w:r>
        <w:rPr>
          <w:noProof/>
          <w:webHidden/>
        </w:rPr>
        <w:instrText xml:space="preserve"> PAGEREF _Toc343720766 \h </w:instrText>
      </w:r>
      <w:r>
        <w:rPr>
          <w:noProof/>
          <w:webHidden/>
        </w:rPr>
      </w:r>
      <w:r>
        <w:rPr>
          <w:noProof/>
          <w:webHidden/>
        </w:rPr>
        <w:fldChar w:fldCharType="separate"/>
      </w:r>
      <w:ins w:id="392" w:author="HYST (Hiroyuki Sato)" w:date="2013-01-08T17:17:00Z">
        <w:r w:rsidR="00D15CCB">
          <w:rPr>
            <w:noProof/>
            <w:webHidden/>
          </w:rPr>
          <w:t>2</w:t>
        </w:r>
      </w:ins>
      <w:del w:id="393" w:author="HYST (Hiroyuki Sato)" w:date="2013-01-08T17:17:00Z">
        <w:r w:rsidDel="00D15CCB">
          <w:rPr>
            <w:noProof/>
            <w:webHidden/>
          </w:rPr>
          <w:delText>22</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"_Toc343720767"</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4 – Determine further the type of single substance.</w:t>
      </w:r>
      <w:r>
        <w:rPr>
          <w:noProof/>
          <w:webHidden/>
        </w:rPr>
        <w:tab/>
      </w:r>
      <w:r>
        <w:rPr>
          <w:noProof/>
          <w:webHidden/>
        </w:rPr>
        <w:fldChar w:fldCharType="begin"/>
      </w:r>
      <w:r>
        <w:rPr>
          <w:noProof/>
          <w:webHidden/>
        </w:rPr>
        <w:instrText xml:space="preserve"> PAGEREF _Toc343720767 \h </w:instrText>
      </w:r>
      <w:r>
        <w:rPr>
          <w:noProof/>
          <w:webHidden/>
        </w:rPr>
      </w:r>
      <w:r>
        <w:rPr>
          <w:noProof/>
          <w:webHidden/>
        </w:rPr>
        <w:fldChar w:fldCharType="separate"/>
      </w:r>
      <w:ins w:id="394" w:author="HYST (Hiroyuki Sato)" w:date="2013-01-08T17:17:00Z">
        <w:r w:rsidR="00D15CCB">
          <w:rPr>
            <w:noProof/>
            <w:webHidden/>
          </w:rPr>
          <w:t>2</w:t>
        </w:r>
      </w:ins>
      <w:del w:id="395" w:author="HYST (Hiroyuki Sato)" w:date="2013-01-08T17:17:00Z">
        <w:r w:rsidDel="00D15CCB">
          <w:rPr>
            <w:noProof/>
            <w:webHidden/>
          </w:rPr>
          <w:delText>22</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"_Toc343720768"</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5  – Information model for Substance Names</w:t>
      </w:r>
      <w:r>
        <w:rPr>
          <w:noProof/>
          <w:webHidden/>
        </w:rPr>
        <w:tab/>
      </w:r>
      <w:r>
        <w:rPr>
          <w:noProof/>
          <w:webHidden/>
        </w:rPr>
        <w:fldChar w:fldCharType="begin"/>
      </w:r>
      <w:r>
        <w:rPr>
          <w:noProof/>
          <w:webHidden/>
        </w:rPr>
        <w:instrText xml:space="preserve"> PAGEREF _Toc343720768 \h </w:instrText>
      </w:r>
      <w:r>
        <w:rPr>
          <w:noProof/>
          <w:webHidden/>
        </w:rPr>
      </w:r>
      <w:r>
        <w:rPr>
          <w:noProof/>
          <w:webHidden/>
        </w:rPr>
        <w:fldChar w:fldCharType="separate"/>
      </w:r>
      <w:ins w:id="396" w:author="HYST (Hiroyuki Sato)" w:date="2013-01-08T17:17:00Z">
        <w:r w:rsidR="00D15CCB">
          <w:rPr>
            <w:noProof/>
            <w:webHidden/>
          </w:rPr>
          <w:t>2</w:t>
        </w:r>
      </w:ins>
      <w:del w:id="397" w:author="HYST (Hiroyuki Sato)" w:date="2013-01-08T17:17:00Z">
        <w:r w:rsidDel="00D15CCB">
          <w:rPr>
            <w:noProof/>
            <w:webHidden/>
          </w:rPr>
          <w:delText>24</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"_Toc343720769"</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6  – Information model for Substance Codes</w:t>
      </w:r>
      <w:r>
        <w:rPr>
          <w:noProof/>
          <w:webHidden/>
        </w:rPr>
        <w:tab/>
      </w:r>
      <w:r>
        <w:rPr>
          <w:noProof/>
          <w:webHidden/>
        </w:rPr>
        <w:fldChar w:fldCharType="begin"/>
      </w:r>
      <w:r>
        <w:rPr>
          <w:noProof/>
          <w:webHidden/>
        </w:rPr>
        <w:instrText xml:space="preserve"> PAGEREF _Toc343720769 \h </w:instrText>
      </w:r>
      <w:r>
        <w:rPr>
          <w:noProof/>
          <w:webHidden/>
        </w:rPr>
      </w:r>
      <w:r>
        <w:rPr>
          <w:noProof/>
          <w:webHidden/>
        </w:rPr>
        <w:fldChar w:fldCharType="separate"/>
      </w:r>
      <w:ins w:id="398" w:author="HYST (Hiroyuki Sato)" w:date="2013-01-08T17:17:00Z">
        <w:r w:rsidR="00D15CCB">
          <w:rPr>
            <w:noProof/>
            <w:webHidden/>
          </w:rPr>
          <w:t>2</w:t>
        </w:r>
      </w:ins>
      <w:del w:id="399" w:author="HYST (Hiroyuki Sato)" w:date="2013-01-08T17:17:00Z">
        <w:r w:rsidDel="00D15CCB">
          <w:rPr>
            <w:noProof/>
            <w:webHidden/>
          </w:rPr>
          <w:delText>32</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"_Toc343720770"</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7 – Information model for Substance Classification</w:t>
      </w:r>
      <w:r>
        <w:rPr>
          <w:noProof/>
          <w:webHidden/>
        </w:rPr>
        <w:tab/>
      </w:r>
      <w:r>
        <w:rPr>
          <w:noProof/>
          <w:webHidden/>
        </w:rPr>
        <w:fldChar w:fldCharType="begin"/>
      </w:r>
      <w:r>
        <w:rPr>
          <w:noProof/>
          <w:webHidden/>
        </w:rPr>
        <w:instrText xml:space="preserve"> PAGEREF _Toc343720770 \h </w:instrText>
      </w:r>
      <w:r>
        <w:rPr>
          <w:noProof/>
          <w:webHidden/>
        </w:rPr>
      </w:r>
      <w:r>
        <w:rPr>
          <w:noProof/>
          <w:webHidden/>
        </w:rPr>
        <w:fldChar w:fldCharType="separate"/>
      </w:r>
      <w:ins w:id="400" w:author="HYST (Hiroyuki Sato)" w:date="2013-01-08T17:17:00Z">
        <w:r w:rsidR="00D15CCB">
          <w:rPr>
            <w:noProof/>
            <w:webHidden/>
          </w:rPr>
          <w:t>2</w:t>
        </w:r>
      </w:ins>
      <w:del w:id="401" w:author="HYST (Hiroyuki Sato)" w:date="2013-01-08T17:17:00Z">
        <w:r w:rsidDel="00D15CCB">
          <w:rPr>
            <w:noProof/>
            <w:webHidden/>
          </w:rPr>
          <w:delText>36</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"_Toc343720771"</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8 – Information model for Structure and Isotope</w:t>
      </w:r>
      <w:r>
        <w:rPr>
          <w:noProof/>
          <w:webHidden/>
        </w:rPr>
        <w:tab/>
      </w:r>
      <w:r>
        <w:rPr>
          <w:noProof/>
          <w:webHidden/>
        </w:rPr>
        <w:fldChar w:fldCharType="begin"/>
      </w:r>
      <w:r>
        <w:rPr>
          <w:noProof/>
          <w:webHidden/>
        </w:rPr>
        <w:instrText xml:space="preserve"> PAGEREF _Toc343720771 \h </w:instrText>
      </w:r>
      <w:r>
        <w:rPr>
          <w:noProof/>
          <w:webHidden/>
        </w:rPr>
      </w:r>
      <w:r>
        <w:rPr>
          <w:noProof/>
          <w:webHidden/>
        </w:rPr>
        <w:fldChar w:fldCharType="separate"/>
      </w:r>
      <w:ins w:id="402" w:author="HYST (Hiroyuki Sato)" w:date="2013-01-08T17:17:00Z">
        <w:r w:rsidR="00D15CCB">
          <w:rPr>
            <w:noProof/>
            <w:webHidden/>
          </w:rPr>
          <w:t>2</w:t>
        </w:r>
      </w:ins>
      <w:del w:id="403" w:author="HYST (Hiroyuki Sato)" w:date="2013-01-08T17:17:00Z">
        <w:r w:rsidDel="00D15CCB">
          <w:rPr>
            <w:noProof/>
            <w:webHidden/>
          </w:rPr>
          <w:delText>51</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"_Toc343720772"</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9 – Information model for the Chemical Substance</w:t>
      </w:r>
      <w:r>
        <w:rPr>
          <w:noProof/>
          <w:webHidden/>
        </w:rPr>
        <w:tab/>
      </w:r>
      <w:r>
        <w:rPr>
          <w:noProof/>
          <w:webHidden/>
        </w:rPr>
        <w:fldChar w:fldCharType="begin"/>
      </w:r>
      <w:r>
        <w:rPr>
          <w:noProof/>
          <w:webHidden/>
        </w:rPr>
        <w:instrText xml:space="preserve"> PAGEREF _Toc343720772 \h </w:instrText>
      </w:r>
      <w:r>
        <w:rPr>
          <w:noProof/>
          <w:webHidden/>
        </w:rPr>
      </w:r>
      <w:r>
        <w:rPr>
          <w:noProof/>
          <w:webHidden/>
        </w:rPr>
        <w:fldChar w:fldCharType="separate"/>
      </w:r>
      <w:ins w:id="404" w:author="HYST (Hiroyuki Sato)" w:date="2013-01-08T17:17:00Z">
        <w:r w:rsidR="00D15CCB">
          <w:rPr>
            <w:noProof/>
            <w:webHidden/>
          </w:rPr>
          <w:t>2</w:t>
        </w:r>
      </w:ins>
      <w:del w:id="405" w:author="HYST (Hiroyuki Sato)" w:date="2013-01-08T17:17:00Z">
        <w:r w:rsidDel="00D15CCB">
          <w:rPr>
            <w:noProof/>
            <w:webHidden/>
          </w:rPr>
          <w:delText>62</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"_Toc343720773"</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10 – Information model for the Protein Substance</w:t>
      </w:r>
      <w:r>
        <w:rPr>
          <w:noProof/>
          <w:webHidden/>
        </w:rPr>
        <w:tab/>
      </w:r>
      <w:r>
        <w:rPr>
          <w:noProof/>
          <w:webHidden/>
        </w:rPr>
        <w:fldChar w:fldCharType="begin"/>
      </w:r>
      <w:r>
        <w:rPr>
          <w:noProof/>
          <w:webHidden/>
        </w:rPr>
        <w:instrText xml:space="preserve"> PAGEREF _Toc343720773 \h </w:instrText>
      </w:r>
      <w:r>
        <w:rPr>
          <w:noProof/>
          <w:webHidden/>
        </w:rPr>
      </w:r>
      <w:r>
        <w:rPr>
          <w:noProof/>
          <w:webHidden/>
        </w:rPr>
        <w:fldChar w:fldCharType="separate"/>
      </w:r>
      <w:ins w:id="406" w:author="HYST (Hiroyuki Sato)" w:date="2013-01-08T17:17:00Z">
        <w:r w:rsidR="00D15CCB">
          <w:rPr>
            <w:noProof/>
            <w:webHidden/>
          </w:rPr>
          <w:t>2</w:t>
        </w:r>
      </w:ins>
      <w:del w:id="407" w:author="HYST (Hiroyuki Sato)" w:date="2013-01-08T17:17:00Z">
        <w:r w:rsidDel="00D15CCB">
          <w:rPr>
            <w:noProof/>
            <w:webHidden/>
          </w:rPr>
          <w:delText>70</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"_Toc343720774"</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11– Information Model for Modifications</w:t>
      </w:r>
      <w:r>
        <w:rPr>
          <w:noProof/>
          <w:webHidden/>
        </w:rPr>
        <w:tab/>
      </w:r>
      <w:r>
        <w:rPr>
          <w:noProof/>
          <w:webHidden/>
        </w:rPr>
        <w:fldChar w:fldCharType="begin"/>
      </w:r>
      <w:r>
        <w:rPr>
          <w:noProof/>
          <w:webHidden/>
        </w:rPr>
        <w:instrText xml:space="preserve"> PAGEREF _Toc343720774 \h </w:instrText>
      </w:r>
      <w:r>
        <w:rPr>
          <w:noProof/>
          <w:webHidden/>
        </w:rPr>
      </w:r>
      <w:r>
        <w:rPr>
          <w:noProof/>
          <w:webHidden/>
        </w:rPr>
        <w:fldChar w:fldCharType="separate"/>
      </w:r>
      <w:ins w:id="408" w:author="HYST (Hiroyuki Sato)" w:date="2013-01-08T17:17:00Z">
        <w:r w:rsidR="00D15CCB">
          <w:rPr>
            <w:noProof/>
            <w:webHidden/>
          </w:rPr>
          <w:t>2</w:t>
        </w:r>
      </w:ins>
      <w:del w:id="409" w:author="HYST (Hiroyuki Sato)" w:date="2013-01-08T17:17:00Z">
        <w:r w:rsidDel="00D15CCB">
          <w:rPr>
            <w:noProof/>
            <w:webHidden/>
          </w:rPr>
          <w:delText>84</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"_Toc343720775"</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12– Information Model for Nucleic Acid</w:t>
      </w:r>
      <w:r>
        <w:rPr>
          <w:noProof/>
          <w:webHidden/>
        </w:rPr>
        <w:tab/>
      </w:r>
      <w:r>
        <w:rPr>
          <w:noProof/>
          <w:webHidden/>
        </w:rPr>
        <w:fldChar w:fldCharType="begin"/>
      </w:r>
      <w:r>
        <w:rPr>
          <w:noProof/>
          <w:webHidden/>
        </w:rPr>
        <w:instrText xml:space="preserve"> PAGEREF _Toc343720775 \h </w:instrText>
      </w:r>
      <w:r>
        <w:rPr>
          <w:noProof/>
          <w:webHidden/>
        </w:rPr>
      </w:r>
      <w:r>
        <w:rPr>
          <w:noProof/>
          <w:webHidden/>
        </w:rPr>
        <w:fldChar w:fldCharType="separate"/>
      </w:r>
      <w:ins w:id="410" w:author="HYST (Hiroyuki Sato)" w:date="2013-01-08T17:17:00Z">
        <w:r w:rsidR="00D15CCB">
          <w:rPr>
            <w:noProof/>
            <w:webHidden/>
          </w:rPr>
          <w:t>2</w:t>
        </w:r>
      </w:ins>
      <w:del w:id="411" w:author="HYST (Hiroyuki Sato)" w:date="2013-01-08T17:17:00Z">
        <w:r w:rsidDel="00D15CCB">
          <w:rPr>
            <w:noProof/>
            <w:webHidden/>
          </w:rPr>
          <w:delText>91</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"_Toc343720776"</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13– Information Model for Polymer Substance</w:t>
      </w:r>
      <w:r>
        <w:rPr>
          <w:noProof/>
          <w:webHidden/>
        </w:rPr>
        <w:tab/>
      </w:r>
      <w:r>
        <w:rPr>
          <w:noProof/>
          <w:webHidden/>
        </w:rPr>
        <w:fldChar w:fldCharType="begin"/>
      </w:r>
      <w:r>
        <w:rPr>
          <w:noProof/>
          <w:webHidden/>
        </w:rPr>
        <w:instrText xml:space="preserve"> PAGEREF _Toc343720776 \h </w:instrText>
      </w:r>
      <w:r>
        <w:rPr>
          <w:noProof/>
          <w:webHidden/>
        </w:rPr>
      </w:r>
      <w:r>
        <w:rPr>
          <w:noProof/>
          <w:webHidden/>
        </w:rPr>
        <w:fldChar w:fldCharType="separate"/>
      </w:r>
      <w:ins w:id="412" w:author="HYST (Hiroyuki Sato)" w:date="2013-01-08T17:17:00Z">
        <w:r w:rsidR="00D15CCB">
          <w:rPr>
            <w:noProof/>
            <w:webHidden/>
          </w:rPr>
          <w:t>2</w:t>
        </w:r>
      </w:ins>
      <w:del w:id="413" w:author="HYST (Hiroyuki Sato)" w:date="2013-01-08T17:17:00Z">
        <w:r w:rsidDel="00D15CCB">
          <w:rPr>
            <w:noProof/>
            <w:webHidden/>
          </w:rPr>
          <w:delText>98</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"_Toc343720777"</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14– Information Model for Source Material</w:t>
      </w:r>
      <w:r>
        <w:rPr>
          <w:noProof/>
          <w:webHidden/>
        </w:rPr>
        <w:tab/>
      </w:r>
      <w:r>
        <w:rPr>
          <w:noProof/>
          <w:webHidden/>
        </w:rPr>
        <w:fldChar w:fldCharType="begin"/>
      </w:r>
      <w:r>
        <w:rPr>
          <w:noProof/>
          <w:webHidden/>
        </w:rPr>
        <w:instrText xml:space="preserve"> PAGEREF _Toc343720777 \h </w:instrText>
      </w:r>
      <w:r>
        <w:rPr>
          <w:noProof/>
          <w:webHidden/>
        </w:rPr>
      </w:r>
      <w:r>
        <w:rPr>
          <w:noProof/>
          <w:webHidden/>
        </w:rPr>
        <w:fldChar w:fldCharType="separate"/>
      </w:r>
      <w:ins w:id="414" w:author="HYST (Hiroyuki Sato)" w:date="2013-01-08T17:17:00Z">
        <w:r w:rsidR="00D15CCB">
          <w:rPr>
            <w:noProof/>
            <w:webHidden/>
          </w:rPr>
          <w:t>2</w:t>
        </w:r>
      </w:ins>
      <w:del w:id="415" w:author="HYST (Hiroyuki Sato)" w:date="2013-01-08T17:17:00Z">
        <w:r w:rsidDel="00D15CCB">
          <w:rPr>
            <w:noProof/>
            <w:webHidden/>
          </w:rPr>
          <w:delText>105</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"_Toc343720778"</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15– Information Model for Structurally-Diverse Substance</w:t>
      </w:r>
      <w:r>
        <w:rPr>
          <w:noProof/>
          <w:webHidden/>
        </w:rPr>
        <w:tab/>
      </w:r>
      <w:r>
        <w:rPr>
          <w:noProof/>
          <w:webHidden/>
        </w:rPr>
        <w:fldChar w:fldCharType="begin"/>
      </w:r>
      <w:r>
        <w:rPr>
          <w:noProof/>
          <w:webHidden/>
        </w:rPr>
        <w:instrText xml:space="preserve"> PAGEREF _Toc343720778 \h </w:instrText>
      </w:r>
      <w:r>
        <w:rPr>
          <w:noProof/>
          <w:webHidden/>
        </w:rPr>
      </w:r>
      <w:r>
        <w:rPr>
          <w:noProof/>
          <w:webHidden/>
        </w:rPr>
        <w:fldChar w:fldCharType="separate"/>
      </w:r>
      <w:ins w:id="416" w:author="HYST (Hiroyuki Sato)" w:date="2013-01-08T17:17:00Z">
        <w:r w:rsidR="00D15CCB">
          <w:rPr>
            <w:noProof/>
            <w:webHidden/>
          </w:rPr>
          <w:t>2</w:t>
        </w:r>
      </w:ins>
      <w:del w:id="417" w:author="HYST (Hiroyuki Sato)" w:date="2013-01-08T17:17:00Z">
        <w:r w:rsidDel="00D15CCB">
          <w:rPr>
            <w:noProof/>
            <w:webHidden/>
          </w:rPr>
          <w:delText>121</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"_Toc343720779"</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16– Information Model for Mixture Substance</w:t>
      </w:r>
      <w:r>
        <w:rPr>
          <w:noProof/>
          <w:webHidden/>
        </w:rPr>
        <w:tab/>
      </w:r>
      <w:r>
        <w:rPr>
          <w:noProof/>
          <w:webHidden/>
        </w:rPr>
        <w:fldChar w:fldCharType="begin"/>
      </w:r>
      <w:r>
        <w:rPr>
          <w:noProof/>
          <w:webHidden/>
        </w:rPr>
        <w:instrText xml:space="preserve"> PAGEREF _Toc343720779 \h </w:instrText>
      </w:r>
      <w:r>
        <w:rPr>
          <w:noProof/>
          <w:webHidden/>
        </w:rPr>
      </w:r>
      <w:r>
        <w:rPr>
          <w:noProof/>
          <w:webHidden/>
        </w:rPr>
        <w:fldChar w:fldCharType="separate"/>
      </w:r>
      <w:ins w:id="418" w:author="HYST (Hiroyuki Sato)" w:date="2013-01-08T17:17:00Z">
        <w:r w:rsidR="00D15CCB">
          <w:rPr>
            <w:noProof/>
            <w:webHidden/>
          </w:rPr>
          <w:t>2</w:t>
        </w:r>
      </w:ins>
      <w:del w:id="419" w:author="HYST (Hiroyuki Sato)" w:date="2013-01-08T17:17:00Z">
        <w:r w:rsidDel="00D15CCB">
          <w:rPr>
            <w:noProof/>
            <w:webHidden/>
          </w:rPr>
          <w:delText>124</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"_Toc343720780"</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17– Information model for the Group 1 specified substance</w:t>
      </w:r>
      <w:r>
        <w:rPr>
          <w:noProof/>
          <w:webHidden/>
        </w:rPr>
        <w:tab/>
      </w:r>
      <w:r>
        <w:rPr>
          <w:noProof/>
          <w:webHidden/>
        </w:rPr>
        <w:fldChar w:fldCharType="begin"/>
      </w:r>
      <w:r>
        <w:rPr>
          <w:noProof/>
          <w:webHidden/>
        </w:rPr>
        <w:instrText xml:space="preserve"> PAGEREF _Toc343720780 \h </w:instrText>
      </w:r>
      <w:r>
        <w:rPr>
          <w:noProof/>
          <w:webHidden/>
        </w:rPr>
      </w:r>
      <w:r>
        <w:rPr>
          <w:noProof/>
          <w:webHidden/>
        </w:rPr>
        <w:fldChar w:fldCharType="separate"/>
      </w:r>
      <w:ins w:id="420" w:author="HYST (Hiroyuki Sato)" w:date="2013-01-08T17:17:00Z">
        <w:r w:rsidR="00D15CCB">
          <w:rPr>
            <w:noProof/>
            <w:webHidden/>
          </w:rPr>
          <w:t>2</w:t>
        </w:r>
      </w:ins>
      <w:del w:id="421" w:author="HYST (Hiroyuki Sato)" w:date="2013-01-08T17:17:00Z">
        <w:r w:rsidDel="00D15CCB">
          <w:rPr>
            <w:noProof/>
            <w:webHidden/>
          </w:rPr>
          <w:delText>127</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"_Toc343720781"</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18– Information model for the Group 2 specified substance</w:t>
      </w:r>
      <w:r>
        <w:rPr>
          <w:noProof/>
          <w:webHidden/>
        </w:rPr>
        <w:tab/>
      </w:r>
      <w:r>
        <w:rPr>
          <w:noProof/>
          <w:webHidden/>
        </w:rPr>
        <w:fldChar w:fldCharType="begin"/>
      </w:r>
      <w:r>
        <w:rPr>
          <w:noProof/>
          <w:webHidden/>
        </w:rPr>
        <w:instrText xml:space="preserve"> PAGEREF _Toc343720781 \h </w:instrText>
      </w:r>
      <w:r>
        <w:rPr>
          <w:noProof/>
          <w:webHidden/>
        </w:rPr>
      </w:r>
      <w:r>
        <w:rPr>
          <w:noProof/>
          <w:webHidden/>
        </w:rPr>
        <w:fldChar w:fldCharType="separate"/>
      </w:r>
      <w:ins w:id="422" w:author="HYST (Hiroyuki Sato)" w:date="2013-01-08T17:17:00Z">
        <w:r w:rsidR="00D15CCB">
          <w:rPr>
            <w:noProof/>
            <w:webHidden/>
          </w:rPr>
          <w:t>2</w:t>
        </w:r>
      </w:ins>
      <w:del w:id="423" w:author="HYST (Hiroyuki Sato)" w:date="2013-01-08T17:17:00Z">
        <w:r w:rsidDel="00D15CCB">
          <w:rPr>
            <w:noProof/>
            <w:webHidden/>
          </w:rPr>
          <w:delText>133</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"_Toc343720782"</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19– Information model for the Group 3 specified substance</w:t>
      </w:r>
      <w:r>
        <w:rPr>
          <w:noProof/>
          <w:webHidden/>
        </w:rPr>
        <w:tab/>
      </w:r>
      <w:r>
        <w:rPr>
          <w:noProof/>
          <w:webHidden/>
        </w:rPr>
        <w:fldChar w:fldCharType="begin"/>
      </w:r>
      <w:r>
        <w:rPr>
          <w:noProof/>
          <w:webHidden/>
        </w:rPr>
        <w:instrText xml:space="preserve"> PAGEREF _Toc343720782 \h </w:instrText>
      </w:r>
      <w:r>
        <w:rPr>
          <w:noProof/>
          <w:webHidden/>
        </w:rPr>
      </w:r>
      <w:r>
        <w:rPr>
          <w:noProof/>
          <w:webHidden/>
        </w:rPr>
        <w:fldChar w:fldCharType="separate"/>
      </w:r>
      <w:ins w:id="424" w:author="HYST (Hiroyuki Sato)" w:date="2013-01-08T17:17:00Z">
        <w:r w:rsidR="00D15CCB">
          <w:rPr>
            <w:noProof/>
            <w:webHidden/>
          </w:rPr>
          <w:t>2</w:t>
        </w:r>
      </w:ins>
      <w:del w:id="425" w:author="HYST (Hiroyuki Sato)" w:date="2013-01-08T17:17:00Z">
        <w:r w:rsidDel="00D15CCB">
          <w:rPr>
            <w:noProof/>
            <w:webHidden/>
          </w:rPr>
          <w:delText>139</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"_Toc343720783"</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20– Information model for the Group 4 specified substance</w:t>
      </w:r>
      <w:r>
        <w:rPr>
          <w:noProof/>
          <w:webHidden/>
        </w:rPr>
        <w:tab/>
      </w:r>
      <w:r>
        <w:rPr>
          <w:noProof/>
          <w:webHidden/>
        </w:rPr>
        <w:fldChar w:fldCharType="begin"/>
      </w:r>
      <w:r>
        <w:rPr>
          <w:noProof/>
          <w:webHidden/>
        </w:rPr>
        <w:instrText xml:space="preserve"> PAGEREF _Toc343720783 \h </w:instrText>
      </w:r>
      <w:r>
        <w:rPr>
          <w:noProof/>
          <w:webHidden/>
        </w:rPr>
      </w:r>
      <w:r>
        <w:rPr>
          <w:noProof/>
          <w:webHidden/>
        </w:rPr>
        <w:fldChar w:fldCharType="separate"/>
      </w:r>
      <w:ins w:id="426" w:author="HYST (Hiroyuki Sato)" w:date="2013-01-08T17:17:00Z">
        <w:r w:rsidR="00D15CCB">
          <w:rPr>
            <w:noProof/>
            <w:webHidden/>
          </w:rPr>
          <w:t>2</w:t>
        </w:r>
      </w:ins>
      <w:del w:id="427" w:author="HYST (Hiroyuki Sato)" w:date="2013-01-08T17:17:00Z">
        <w:r w:rsidDel="00D15CCB">
          <w:rPr>
            <w:noProof/>
            <w:webHidden/>
          </w:rPr>
          <w:delText>143</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"_Toc343720784"</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21– Information model for the Analytical Data</w:t>
      </w:r>
      <w:r>
        <w:rPr>
          <w:noProof/>
          <w:webHidden/>
        </w:rPr>
        <w:tab/>
      </w:r>
      <w:r>
        <w:rPr>
          <w:noProof/>
          <w:webHidden/>
        </w:rPr>
        <w:fldChar w:fldCharType="begin"/>
      </w:r>
      <w:r>
        <w:rPr>
          <w:noProof/>
          <w:webHidden/>
        </w:rPr>
        <w:instrText xml:space="preserve"> PAGEREF _Toc343720784 \h </w:instrText>
      </w:r>
      <w:r>
        <w:rPr>
          <w:noProof/>
          <w:webHidden/>
        </w:rPr>
      </w:r>
      <w:r>
        <w:rPr>
          <w:noProof/>
          <w:webHidden/>
        </w:rPr>
        <w:fldChar w:fldCharType="separate"/>
      </w:r>
      <w:ins w:id="428" w:author="HYST (Hiroyuki Sato)" w:date="2013-01-08T17:17:00Z">
        <w:r w:rsidR="00D15CCB">
          <w:rPr>
            <w:noProof/>
            <w:webHidden/>
          </w:rPr>
          <w:t>2</w:t>
        </w:r>
      </w:ins>
      <w:del w:id="429" w:author="HYST (Hiroyuki Sato)" w:date="2013-01-08T17:17:00Z">
        <w:r w:rsidDel="00D15CCB">
          <w:rPr>
            <w:noProof/>
            <w:webHidden/>
          </w:rPr>
          <w:delText>145</w:delText>
        </w:r>
      </w:del>
      <w:r>
        <w:rPr>
          <w:noProof/>
          <w:webHidden/>
        </w:rPr>
        <w:fldChar w:fldCharType="end"/>
      </w:r>
      <w:r w:rsidRPr="00A815B0">
        <w:rPr>
          <w:rStyle w:val="Hyperlink"/>
          <w:noProof/>
        </w:rPr>
        <w:fldChar w:fldCharType="end"/>
      </w:r>
    </w:p>
    <w:p w:rsidR="00580198" w:rsidRDefault="00580198">
      <w:pPr>
        <w:pStyle w:val="TableofFigures"/>
        <w:tabs>
          <w:tab w:val="right" w:leader="dot" w:pos="9741"/>
        </w:tabs>
        <w:rPr>
          <w:rFonts w:ascii="Times New Roman" w:eastAsia="PMingLiU" w:hAnsi="Times New Roman"/>
          <w:noProof/>
          <w:lang w:val="en-US" w:eastAsia="zh-TW"/>
        </w:rPr>
      </w:pPr>
      <w:r w:rsidRPr="00A815B0">
        <w:rPr>
          <w:rStyle w:val="Hyperlink"/>
          <w:noProof/>
        </w:rPr>
        <w:fldChar w:fldCharType="begin"/>
      </w:r>
      <w:r w:rsidRPr="00A815B0">
        <w:rPr>
          <w:rStyle w:val="Hyperlink"/>
          <w:noProof/>
        </w:rPr>
        <w:instrText xml:space="preserve"> </w:instrText>
      </w:r>
      <w:r>
        <w:rPr>
          <w:noProof/>
        </w:rPr>
        <w:instrText>HYPERLINK \l "_Toc343720785"</w:instrText>
      </w:r>
      <w:r w:rsidRPr="00A815B0">
        <w:rPr>
          <w:rStyle w:val="Hyperlink"/>
          <w:noProof/>
        </w:rPr>
        <w:instrText xml:space="preserve"> </w:instrText>
      </w:r>
      <w:r w:rsidRPr="00A815B0">
        <w:rPr>
          <w:rStyle w:val="Hyperlink"/>
          <w:noProof/>
        </w:rPr>
        <w:fldChar w:fldCharType="separate"/>
      </w:r>
      <w:r w:rsidRPr="00A815B0">
        <w:rPr>
          <w:rStyle w:val="Hyperlink"/>
          <w:noProof/>
        </w:rPr>
        <w:t>Figure 22 – Information model for the Manufacturing Data</w:t>
      </w:r>
      <w:r>
        <w:rPr>
          <w:noProof/>
          <w:webHidden/>
        </w:rPr>
        <w:tab/>
      </w:r>
      <w:r>
        <w:rPr>
          <w:noProof/>
          <w:webHidden/>
        </w:rPr>
        <w:fldChar w:fldCharType="begin"/>
      </w:r>
      <w:r>
        <w:rPr>
          <w:noProof/>
          <w:webHidden/>
        </w:rPr>
        <w:instrText xml:space="preserve"> PAGEREF _Toc343720785 \h </w:instrText>
      </w:r>
      <w:r>
        <w:rPr>
          <w:noProof/>
          <w:webHidden/>
        </w:rPr>
      </w:r>
      <w:r>
        <w:rPr>
          <w:noProof/>
          <w:webHidden/>
        </w:rPr>
        <w:fldChar w:fldCharType="separate"/>
      </w:r>
      <w:ins w:id="430" w:author="HYST (Hiroyuki Sato)" w:date="2013-01-08T17:17:00Z">
        <w:r w:rsidR="00D15CCB">
          <w:rPr>
            <w:noProof/>
            <w:webHidden/>
          </w:rPr>
          <w:t>2</w:t>
        </w:r>
      </w:ins>
      <w:del w:id="431" w:author="HYST (Hiroyuki Sato)" w:date="2013-01-08T17:17:00Z">
        <w:r w:rsidDel="00D15CCB">
          <w:rPr>
            <w:noProof/>
            <w:webHidden/>
          </w:rPr>
          <w:delText>150</w:delText>
        </w:r>
      </w:del>
      <w:r>
        <w:rPr>
          <w:noProof/>
          <w:webHidden/>
        </w:rPr>
        <w:fldChar w:fldCharType="end"/>
      </w:r>
      <w:r w:rsidRPr="00A815B0">
        <w:rPr>
          <w:rStyle w:val="Hyperlink"/>
          <w:noProof/>
        </w:rPr>
        <w:fldChar w:fldCharType="end"/>
      </w:r>
    </w:p>
    <w:p w:rsidR="00856F1A" w:rsidRDefault="00856F1A" w:rsidP="00856F1A">
      <w:r>
        <w:fldChar w:fldCharType="end"/>
      </w:r>
    </w:p>
    <w:p w:rsidR="00856F1A" w:rsidRDefault="00856F1A">
      <w:r>
        <w:br w:type="page"/>
      </w:r>
    </w:p>
    <w:p w:rsidR="006C5B6E" w:rsidRDefault="00DB335E" w:rsidP="007A51EF">
      <w:pPr>
        <w:pStyle w:val="Heading1"/>
        <w:rPr>
          <w:lang w:eastAsia="en-US"/>
        </w:rPr>
      </w:pPr>
      <w:bookmarkStart w:id="432" w:name="_Toc343650410"/>
      <w:bookmarkEnd w:id="1"/>
      <w:bookmarkEnd w:id="2"/>
      <w:r>
        <w:rPr>
          <w:lang w:eastAsia="en-US"/>
        </w:rPr>
        <w:lastRenderedPageBreak/>
        <w:t>Introduction / Executive Summary</w:t>
      </w:r>
      <w:bookmarkEnd w:id="432"/>
    </w:p>
    <w:p w:rsidR="00DB335E" w:rsidRDefault="00DB335E" w:rsidP="006C5B6E">
      <w:pPr>
        <w:rPr>
          <w:lang w:eastAsia="en-US"/>
        </w:rPr>
      </w:pPr>
    </w:p>
    <w:p w:rsidR="006C5B6E" w:rsidRDefault="006C5B6E" w:rsidP="00BB5E9C">
      <w:pPr>
        <w:jc w:val="both"/>
        <w:rPr>
          <w:lang w:eastAsia="en-US"/>
        </w:rPr>
      </w:pPr>
      <w:r>
        <w:rPr>
          <w:lang w:eastAsia="en-US"/>
        </w:rPr>
        <w:t>This document is a guide for implementing ISO/FDIS 11238: Health Informatics - Identification of medicinal products Data elements and structures for the unique identification and exchange of regulated information on substances. This standard was developed in response to a worldwide demand for internationally harmonised specifications for medicinal products. It is one of a group of five standards which together provide the basis for the unique identification of medicinal products.  The other standards in this group are:</w:t>
      </w:r>
    </w:p>
    <w:p w:rsidR="00DB335E" w:rsidRDefault="00DB335E" w:rsidP="00BB5E9C">
      <w:pPr>
        <w:jc w:val="both"/>
        <w:rPr>
          <w:lang w:eastAsia="en-US"/>
        </w:rPr>
      </w:pPr>
    </w:p>
    <w:p w:rsidR="00DB335E" w:rsidRDefault="006C5B6E" w:rsidP="00BB5E9C">
      <w:pPr>
        <w:numPr>
          <w:ilvl w:val="0"/>
          <w:numId w:val="22"/>
        </w:numPr>
        <w:jc w:val="both"/>
        <w:rPr>
          <w:lang w:eastAsia="en-US"/>
        </w:rPr>
      </w:pPr>
      <w:r>
        <w:rPr>
          <w:lang w:eastAsia="en-US"/>
        </w:rPr>
        <w:t>ISO/FDIS 11615 Health Informatics - Identification of medicinal products - Data elements and structures for the unique identification and exchange of regulated medicinal product information</w:t>
      </w:r>
    </w:p>
    <w:p w:rsidR="00DB335E" w:rsidRDefault="006C5B6E" w:rsidP="00BB5E9C">
      <w:pPr>
        <w:numPr>
          <w:ilvl w:val="0"/>
          <w:numId w:val="22"/>
        </w:numPr>
        <w:jc w:val="both"/>
        <w:rPr>
          <w:lang w:eastAsia="en-US"/>
        </w:rPr>
      </w:pPr>
      <w:r>
        <w:rPr>
          <w:lang w:eastAsia="en-US"/>
        </w:rPr>
        <w:t xml:space="preserve">ISO/FDIS 11616 Health informatics - Identification of medicinal products - Data elements and structures for the unique identification and exchange of regulated pharmaceutical medicinal product </w:t>
      </w:r>
    </w:p>
    <w:p w:rsidR="00DB335E" w:rsidRDefault="006C5B6E" w:rsidP="00BB5E9C">
      <w:pPr>
        <w:numPr>
          <w:ilvl w:val="0"/>
          <w:numId w:val="22"/>
        </w:numPr>
        <w:jc w:val="both"/>
        <w:rPr>
          <w:lang w:eastAsia="en-US"/>
        </w:rPr>
      </w:pPr>
      <w:r>
        <w:rPr>
          <w:lang w:eastAsia="en-US"/>
        </w:rPr>
        <w:t>ISO/FDIS 11239 Health Informatics — Identification of Medicinal Products — Data elements and structures for the unique identification and exchange of regulated information on pharmaceutical dose forms, units of presentation, routes of administration and packaging</w:t>
      </w:r>
    </w:p>
    <w:p w:rsidR="006C5B6E" w:rsidRDefault="006C5B6E" w:rsidP="00BB5E9C">
      <w:pPr>
        <w:numPr>
          <w:ilvl w:val="0"/>
          <w:numId w:val="22"/>
        </w:numPr>
        <w:jc w:val="both"/>
        <w:rPr>
          <w:lang w:eastAsia="en-US"/>
        </w:rPr>
      </w:pPr>
      <w:r>
        <w:rPr>
          <w:lang w:eastAsia="en-US"/>
        </w:rPr>
        <w:t>ISO/FDIS 11240 Health informatics —Identification of medicinal products - Data elements and structures for the unique identification and exchange of units of measurement</w:t>
      </w:r>
    </w:p>
    <w:p w:rsidR="006C5B6E" w:rsidRDefault="006C5B6E" w:rsidP="00BB5E9C">
      <w:pPr>
        <w:jc w:val="both"/>
        <w:rPr>
          <w:lang w:eastAsia="en-US"/>
        </w:rPr>
      </w:pPr>
    </w:p>
    <w:p w:rsidR="006C5B6E" w:rsidRDefault="006C5B6E" w:rsidP="00BB5E9C">
      <w:pPr>
        <w:jc w:val="both"/>
        <w:rPr>
          <w:lang w:eastAsia="en-US"/>
        </w:rPr>
      </w:pPr>
      <w:r>
        <w:rPr>
          <w:lang w:eastAsia="en-US"/>
        </w:rPr>
        <w:t>The standards for the Identification of Medicinal Products (IDMP) support the activities of medicines regulatory agencies worldwide by jurisdiction. These include a variety of regulatory activities related to development, registration and life cycle management of medicinal products as well as pharmacovigilance and risk management.</w:t>
      </w:r>
    </w:p>
    <w:p w:rsidR="006C5B6E" w:rsidRDefault="006C5B6E" w:rsidP="00BB5E9C">
      <w:pPr>
        <w:jc w:val="both"/>
        <w:rPr>
          <w:lang w:eastAsia="en-US"/>
        </w:rPr>
      </w:pPr>
    </w:p>
    <w:p w:rsidR="006C5B6E" w:rsidRDefault="006C5B6E" w:rsidP="00BB5E9C">
      <w:pPr>
        <w:jc w:val="both"/>
        <w:rPr>
          <w:lang w:eastAsia="en-US"/>
        </w:rPr>
      </w:pPr>
      <w:r>
        <w:rPr>
          <w:lang w:eastAsia="en-US"/>
        </w:rPr>
        <w:t>The standard allows for the establishment and maintenance of a system that is capable of assigning unique identifiers for all substances present in medicinal products or in packaging materials in which med</w:t>
      </w:r>
      <w:r w:rsidR="00561252">
        <w:rPr>
          <w:lang w:eastAsia="en-US"/>
        </w:rPr>
        <w:t xml:space="preserve">icinal products are contained. </w:t>
      </w:r>
      <w:r>
        <w:rPr>
          <w:lang w:eastAsia="en-US"/>
        </w:rPr>
        <w:t>The standard describes general rules for defining and distinguishing substances and a high level model for the structuring of information for substances. This implementation guide provides detailed explanation of each type or grouping of substance information, an element-by-element schema for the use of the standard and examples for a variety of substan</w:t>
      </w:r>
      <w:r w:rsidR="00561252">
        <w:rPr>
          <w:lang w:eastAsia="en-US"/>
        </w:rPr>
        <w:t xml:space="preserve">ces. </w:t>
      </w:r>
      <w:r>
        <w:rPr>
          <w:lang w:eastAsia="en-US"/>
        </w:rPr>
        <w:t>The implementation of the standard will result in strong non-semantic unique identifiers for every substance present in a medicinal product. The use of the identifier is essential for the description of substances in medicinal products on a global scale. The standard does not involve developing nomenclature for substances or specified substances but common and official substance names in current use can instead</w:t>
      </w:r>
      <w:r w:rsidR="00104C26">
        <w:rPr>
          <w:lang w:eastAsia="en-US"/>
        </w:rPr>
        <w:t xml:space="preserve"> be mapped to each identifier. </w:t>
      </w:r>
    </w:p>
    <w:p w:rsidR="006C5B6E" w:rsidRDefault="00DB335E" w:rsidP="007A51EF">
      <w:pPr>
        <w:pStyle w:val="Heading1"/>
        <w:rPr>
          <w:lang w:eastAsia="en-US"/>
        </w:rPr>
      </w:pPr>
      <w:bookmarkStart w:id="433" w:name="_Toc343650411"/>
      <w:r>
        <w:rPr>
          <w:lang w:eastAsia="en-US"/>
        </w:rPr>
        <w:t>Purpose</w:t>
      </w:r>
      <w:bookmarkEnd w:id="433"/>
    </w:p>
    <w:p w:rsidR="00DB335E" w:rsidRDefault="00DB335E" w:rsidP="006C5B6E">
      <w:pPr>
        <w:rPr>
          <w:lang w:eastAsia="en-US"/>
        </w:rPr>
      </w:pPr>
    </w:p>
    <w:p w:rsidR="006C5B6E" w:rsidRDefault="006C5B6E" w:rsidP="00BB5E9C">
      <w:pPr>
        <w:jc w:val="both"/>
        <w:rPr>
          <w:lang w:eastAsia="en-US"/>
        </w:rPr>
      </w:pPr>
      <w:r>
        <w:rPr>
          <w:lang w:eastAsia="en-US"/>
        </w:rPr>
        <w:t xml:space="preserve">The business objective of this implementation guide is to provide a means for exchanging regulatory substance information. To meet the primary objectives of the regulation of medicines and pharmacovigilance, it is necessary to reliably exchange medicinal product information in a robust and reliable manner. </w:t>
      </w:r>
    </w:p>
    <w:p w:rsidR="006C5B6E" w:rsidRDefault="006C5B6E" w:rsidP="006C5B6E">
      <w:pPr>
        <w:rPr>
          <w:lang w:eastAsia="en-US"/>
        </w:rPr>
      </w:pPr>
    </w:p>
    <w:p w:rsidR="00DB335E" w:rsidRDefault="006C5B6E" w:rsidP="00BB5E9C">
      <w:pPr>
        <w:jc w:val="both"/>
        <w:rPr>
          <w:lang w:eastAsia="en-US"/>
        </w:rPr>
      </w:pPr>
      <w:r>
        <w:rPr>
          <w:lang w:eastAsia="en-US"/>
        </w:rPr>
        <w:t>In the context of exchange of regulatory information the purpose of this IDMP Im</w:t>
      </w:r>
      <w:r w:rsidR="00DB335E">
        <w:rPr>
          <w:lang w:eastAsia="en-US"/>
        </w:rPr>
        <w:t>plementation Guide is twofold:</w:t>
      </w:r>
    </w:p>
    <w:p w:rsidR="00DB335E" w:rsidRDefault="006C5B6E" w:rsidP="00BB5E9C">
      <w:pPr>
        <w:numPr>
          <w:ilvl w:val="0"/>
          <w:numId w:val="23"/>
        </w:numPr>
        <w:jc w:val="both"/>
        <w:rPr>
          <w:lang w:eastAsia="en-US"/>
        </w:rPr>
      </w:pPr>
      <w:r>
        <w:rPr>
          <w:lang w:eastAsia="en-US"/>
        </w:rPr>
        <w:lastRenderedPageBreak/>
        <w:t xml:space="preserve">To specify data elements, structures and relationships between the data elements required to uniquely and with certainty identify the substances present in and in </w:t>
      </w:r>
      <w:r w:rsidR="00DB335E">
        <w:rPr>
          <w:lang w:eastAsia="en-US"/>
        </w:rPr>
        <w:t>contact with medicinal products.</w:t>
      </w:r>
    </w:p>
    <w:p w:rsidR="006C5B6E" w:rsidRDefault="006C5B6E" w:rsidP="00BB5E9C">
      <w:pPr>
        <w:numPr>
          <w:ilvl w:val="0"/>
          <w:numId w:val="23"/>
        </w:numPr>
        <w:jc w:val="both"/>
        <w:rPr>
          <w:lang w:eastAsia="en-US"/>
        </w:rPr>
      </w:pPr>
      <w:r>
        <w:rPr>
          <w:lang w:eastAsia="en-US"/>
        </w:rPr>
        <w:t>To specify definitions of terms for all data elements required to uniquely and with certainty identify the substances present in and in contact with medicinal products.</w:t>
      </w:r>
    </w:p>
    <w:p w:rsidR="006C5B6E" w:rsidRDefault="00DD2388" w:rsidP="007A51EF">
      <w:pPr>
        <w:pStyle w:val="Heading1"/>
        <w:rPr>
          <w:lang w:eastAsia="en-US"/>
        </w:rPr>
      </w:pPr>
      <w:r>
        <w:rPr>
          <w:lang w:eastAsia="en-US"/>
        </w:rPr>
        <w:t xml:space="preserve"> </w:t>
      </w:r>
      <w:bookmarkStart w:id="434" w:name="_Toc343650412"/>
      <w:r w:rsidR="00DB335E">
        <w:rPr>
          <w:lang w:eastAsia="en-US"/>
        </w:rPr>
        <w:t>Scope</w:t>
      </w:r>
      <w:bookmarkEnd w:id="434"/>
    </w:p>
    <w:p w:rsidR="006C5B6E" w:rsidRDefault="006C5B6E" w:rsidP="00BB5E9C">
      <w:pPr>
        <w:jc w:val="both"/>
        <w:rPr>
          <w:lang w:eastAsia="en-US"/>
        </w:rPr>
      </w:pPr>
      <w:r>
        <w:rPr>
          <w:lang w:eastAsia="en-US"/>
        </w:rPr>
        <w:t xml:space="preserve">Materials used in medicinal products range from simple chemicals to gene-modified cells to animal tissues.  To unambiguously define these substances is particularly challenging. This standard defines substances based on their scientific identity (i.e. what they are) rather than on their use or method of production.  Molecular structure or other immutable properties such as taxonomic, anatomical and/or fractionation information are used to define substances. The standard contains five groups of elements that are sufficient to define all substances. Although it is certainly possible to define or classify substances in other ways, the standard uses a minimalist structured scientific concept approach focusing on the critical elements necessary to distinguish two substances from one another. Whenever substances are mixed together there are frequently interactions between substances but the standard has intentionally not included these supramolecular interactions at the substance level because of the variable nature and strength of such interactions. The standard also allows the capture of multiple terms which refer to a given substance and a variety of reference information that could be used to classify substances or relate one substance to another.   </w:t>
      </w:r>
    </w:p>
    <w:p w:rsidR="006C5B6E" w:rsidRDefault="006C5B6E" w:rsidP="00BB5E9C">
      <w:pPr>
        <w:jc w:val="both"/>
        <w:rPr>
          <w:lang w:eastAsia="en-US"/>
        </w:rPr>
      </w:pPr>
    </w:p>
    <w:p w:rsidR="006C5B6E" w:rsidRDefault="006C5B6E" w:rsidP="00BB5E9C">
      <w:pPr>
        <w:jc w:val="both"/>
        <w:rPr>
          <w:lang w:eastAsia="en-US"/>
        </w:rPr>
      </w:pPr>
      <w:r>
        <w:rPr>
          <w:lang w:eastAsia="en-US"/>
        </w:rPr>
        <w:t xml:space="preserve">In addition to the substance level the standard also provides elements for the capture of further information on substances, such as grade, manufacturer, manufacturing specifications, and also to capture information on substances that are frequently combined together in commerce but are not a medicinal product per se. At the specified substance level, four groups of elements provide information essential to the tracking and description of substances in medicinal products. </w:t>
      </w:r>
    </w:p>
    <w:p w:rsidR="006C5B6E" w:rsidRDefault="006C5B6E" w:rsidP="00BB5E9C">
      <w:pPr>
        <w:jc w:val="both"/>
        <w:rPr>
          <w:lang w:eastAsia="en-US"/>
        </w:rPr>
      </w:pPr>
    </w:p>
    <w:p w:rsidR="006C5B6E" w:rsidRDefault="006C5B6E" w:rsidP="00BB5E9C">
      <w:pPr>
        <w:jc w:val="both"/>
        <w:rPr>
          <w:lang w:eastAsia="en-US"/>
        </w:rPr>
      </w:pPr>
      <w:r>
        <w:rPr>
          <w:lang w:eastAsia="en-US"/>
        </w:rPr>
        <w:t xml:space="preserve">The basic concepts in the regulatory and pharmaceutical standards development domain use a wide variety of terms in various contexts. The terms and definitions described in this standard shall be applied for the concepts which are required to uniquely identify, characterize and exchange information on regulated medicinal products. </w:t>
      </w:r>
    </w:p>
    <w:p w:rsidR="006C5B6E" w:rsidRDefault="006C5B6E" w:rsidP="00BB5E9C">
      <w:pPr>
        <w:jc w:val="both"/>
        <w:rPr>
          <w:lang w:eastAsia="en-US"/>
        </w:rPr>
      </w:pPr>
    </w:p>
    <w:p w:rsidR="006C5B6E" w:rsidRDefault="006C5B6E" w:rsidP="00BB5E9C">
      <w:pPr>
        <w:jc w:val="both"/>
        <w:rPr>
          <w:lang w:eastAsia="en-US"/>
        </w:rPr>
      </w:pPr>
      <w:r>
        <w:rPr>
          <w:lang w:eastAsia="en-US"/>
        </w:rPr>
        <w:t>The terms and definitions adopted in this standard are intended to facilitate the interpretation and application of legal and regulatory requirements, but they shall be without prejudice to any legally binding document. In case of doubt or potential conflict, the terms and definitions contained in legally binding documents shall prevail</w:t>
      </w:r>
    </w:p>
    <w:p w:rsidR="006C5B6E" w:rsidRDefault="00C063A9" w:rsidP="007A51EF">
      <w:pPr>
        <w:pStyle w:val="Heading1"/>
        <w:rPr>
          <w:lang w:eastAsia="en-US"/>
        </w:rPr>
      </w:pPr>
      <w:r>
        <w:rPr>
          <w:lang w:eastAsia="en-US"/>
        </w:rPr>
        <w:t xml:space="preserve"> </w:t>
      </w:r>
      <w:bookmarkStart w:id="435" w:name="_Toc343650413"/>
      <w:r>
        <w:rPr>
          <w:lang w:eastAsia="en-US"/>
        </w:rPr>
        <w:t>Business Case</w:t>
      </w:r>
      <w:bookmarkEnd w:id="435"/>
    </w:p>
    <w:p w:rsidR="00C063A9" w:rsidRDefault="00C063A9" w:rsidP="006C5B6E">
      <w:pPr>
        <w:rPr>
          <w:lang w:eastAsia="en-US"/>
        </w:rPr>
      </w:pPr>
    </w:p>
    <w:p w:rsidR="006C5B6E" w:rsidRDefault="006C5B6E" w:rsidP="00BB5E9C">
      <w:pPr>
        <w:jc w:val="both"/>
        <w:rPr>
          <w:lang w:eastAsia="en-US"/>
        </w:rPr>
      </w:pPr>
      <w:r>
        <w:rPr>
          <w:lang w:eastAsia="en-US"/>
        </w:rPr>
        <w:t>The IDMP standards support the following interactions:</w:t>
      </w:r>
    </w:p>
    <w:p w:rsidR="00C063A9" w:rsidRDefault="00C063A9" w:rsidP="00BB5E9C">
      <w:pPr>
        <w:jc w:val="both"/>
        <w:rPr>
          <w:lang w:eastAsia="en-US"/>
        </w:rPr>
      </w:pPr>
    </w:p>
    <w:p w:rsidR="00077DD7" w:rsidRDefault="006C5B6E" w:rsidP="007A51EF">
      <w:pPr>
        <w:numPr>
          <w:ilvl w:val="0"/>
          <w:numId w:val="28"/>
        </w:numPr>
        <w:jc w:val="both"/>
        <w:rPr>
          <w:lang w:eastAsia="en-US"/>
        </w:rPr>
      </w:pPr>
      <w:r>
        <w:rPr>
          <w:lang w:eastAsia="en-US"/>
        </w:rPr>
        <w:t>Medicine Regulatory Agency to Medicine Regulatory Agency, e.g.  Euro</w:t>
      </w:r>
      <w:r w:rsidR="00077DD7">
        <w:rPr>
          <w:lang w:eastAsia="en-US"/>
        </w:rPr>
        <w:t xml:space="preserve">pean Medicines Agency to the US </w:t>
      </w:r>
      <w:r>
        <w:rPr>
          <w:lang w:eastAsia="en-US"/>
        </w:rPr>
        <w:t>Food and Drug Administration (FDA) or vice versa</w:t>
      </w:r>
    </w:p>
    <w:p w:rsidR="00077DD7" w:rsidRDefault="006C5B6E" w:rsidP="007A51EF">
      <w:pPr>
        <w:numPr>
          <w:ilvl w:val="0"/>
          <w:numId w:val="28"/>
        </w:numPr>
        <w:jc w:val="both"/>
        <w:rPr>
          <w:lang w:eastAsia="en-US"/>
        </w:rPr>
      </w:pPr>
      <w:r>
        <w:rPr>
          <w:lang w:eastAsia="en-US"/>
        </w:rPr>
        <w:t>Pharmaceutical company to Medicine Regulatory Agency, e.g. Ph</w:t>
      </w:r>
      <w:r w:rsidR="00077DD7">
        <w:rPr>
          <w:lang w:eastAsia="en-US"/>
        </w:rPr>
        <w:t xml:space="preserve">arma Company A to Health </w:t>
      </w:r>
      <w:smartTag w:uri="urn:schemas-microsoft-com:office:smarttags" w:element="place">
        <w:smartTag w:uri="urn:schemas-microsoft-com:office:smarttags" w:element="country-region">
          <w:r w:rsidR="00077DD7">
            <w:rPr>
              <w:lang w:eastAsia="en-US"/>
            </w:rPr>
            <w:t>Canada</w:t>
          </w:r>
        </w:smartTag>
      </w:smartTag>
    </w:p>
    <w:p w:rsidR="00077DD7" w:rsidRDefault="006C5B6E" w:rsidP="007A51EF">
      <w:pPr>
        <w:numPr>
          <w:ilvl w:val="0"/>
          <w:numId w:val="28"/>
        </w:numPr>
        <w:jc w:val="both"/>
        <w:rPr>
          <w:lang w:eastAsia="en-US"/>
        </w:rPr>
      </w:pPr>
      <w:r>
        <w:rPr>
          <w:lang w:eastAsia="en-US"/>
        </w:rPr>
        <w:t>Sponsor of clinical trial to Medicine Regulatory Agency, e.g. University X to Austrian Medicines Agency</w:t>
      </w:r>
    </w:p>
    <w:p w:rsidR="00077DD7" w:rsidRDefault="006C5B6E" w:rsidP="007A51EF">
      <w:pPr>
        <w:numPr>
          <w:ilvl w:val="0"/>
          <w:numId w:val="28"/>
        </w:numPr>
        <w:jc w:val="both"/>
        <w:rPr>
          <w:lang w:eastAsia="en-US"/>
        </w:rPr>
      </w:pPr>
      <w:r>
        <w:rPr>
          <w:lang w:eastAsia="en-US"/>
        </w:rPr>
        <w:t>Medicine Regulatory Agency to other stakeholders, e.g. UK Medicines and Health Care Products Regulatory Agency (MHRA) to National Health Service (NHS)</w:t>
      </w:r>
    </w:p>
    <w:p w:rsidR="006C5B6E" w:rsidRDefault="006C5B6E" w:rsidP="007A51EF">
      <w:pPr>
        <w:numPr>
          <w:ilvl w:val="0"/>
          <w:numId w:val="28"/>
        </w:numPr>
        <w:jc w:val="both"/>
        <w:rPr>
          <w:lang w:eastAsia="en-US"/>
        </w:rPr>
      </w:pPr>
      <w:r>
        <w:rPr>
          <w:lang w:eastAsia="en-US"/>
        </w:rPr>
        <w:lastRenderedPageBreak/>
        <w:t>Interaction of Medicine Regulatory Agency with worldwide-maintained data sources e.g. Pharmaceutical and Medical Device Agency (PMDA) to the organization responsible for assigning substance identifiers</w:t>
      </w:r>
    </w:p>
    <w:p w:rsidR="006C5B6E" w:rsidRDefault="006C5B6E" w:rsidP="00BB5E9C">
      <w:pPr>
        <w:jc w:val="both"/>
        <w:rPr>
          <w:lang w:eastAsia="en-US"/>
        </w:rPr>
      </w:pPr>
    </w:p>
    <w:p w:rsidR="006C5B6E" w:rsidRDefault="006C5B6E" w:rsidP="00BB5E9C">
      <w:pPr>
        <w:jc w:val="both"/>
        <w:rPr>
          <w:lang w:eastAsia="en-US"/>
        </w:rPr>
      </w:pPr>
      <w:r>
        <w:rPr>
          <w:lang w:eastAsia="en-US"/>
        </w:rPr>
        <w:t>The necessary messaging specifications are included as an integral part of the IDMP standards to secure the interactions above. Unique identifiers produced in conformance with the IDMP standards will support applications where it is necessary to reliably identify and trace the use of medicinal products and the materials within medicinal products.</w:t>
      </w:r>
    </w:p>
    <w:p w:rsidR="006C5B6E" w:rsidRDefault="00C063A9" w:rsidP="007A51EF">
      <w:pPr>
        <w:pStyle w:val="Heading1"/>
        <w:rPr>
          <w:lang w:eastAsia="en-US"/>
        </w:rPr>
      </w:pPr>
      <w:bookmarkStart w:id="436" w:name="_Toc343650414"/>
      <w:r>
        <w:rPr>
          <w:lang w:eastAsia="en-US"/>
        </w:rPr>
        <w:t>Application</w:t>
      </w:r>
      <w:bookmarkEnd w:id="436"/>
    </w:p>
    <w:p w:rsidR="00C063A9" w:rsidRDefault="00C063A9" w:rsidP="006C5B6E">
      <w:pPr>
        <w:rPr>
          <w:lang w:eastAsia="en-US"/>
        </w:rPr>
      </w:pPr>
    </w:p>
    <w:p w:rsidR="006C5B6E" w:rsidRDefault="006C5B6E" w:rsidP="00BB5E9C">
      <w:pPr>
        <w:jc w:val="both"/>
        <w:rPr>
          <w:lang w:eastAsia="en-US"/>
        </w:rPr>
      </w:pPr>
      <w:r>
        <w:rPr>
          <w:lang w:eastAsia="en-US"/>
        </w:rPr>
        <w:t>This IDMP implementation guide is built upon the following international standards:</w:t>
      </w:r>
    </w:p>
    <w:p w:rsidR="00173738" w:rsidRDefault="00173738" w:rsidP="00BB5E9C">
      <w:pPr>
        <w:jc w:val="both"/>
        <w:rPr>
          <w:lang w:eastAsia="en-US"/>
        </w:rPr>
      </w:pPr>
    </w:p>
    <w:p w:rsidR="006C5B6E" w:rsidRDefault="006C5B6E" w:rsidP="00BB5E9C">
      <w:pPr>
        <w:ind w:left="720" w:hanging="720"/>
        <w:jc w:val="both"/>
        <w:rPr>
          <w:lang w:eastAsia="en-US"/>
        </w:rPr>
      </w:pPr>
      <w:r>
        <w:rPr>
          <w:lang w:eastAsia="en-US"/>
        </w:rPr>
        <w:t>•</w:t>
      </w:r>
      <w:r>
        <w:rPr>
          <w:lang w:eastAsia="en-US"/>
        </w:rPr>
        <w:tab/>
        <w:t>ISO/FDIS 11238: Health informatics — Identification of medicinal products — Data elements and structures for the unique identification and exchange of regulated information on substances</w:t>
      </w:r>
    </w:p>
    <w:p w:rsidR="006C5B6E" w:rsidRDefault="006C5B6E" w:rsidP="00BB5E9C">
      <w:pPr>
        <w:ind w:left="720" w:hanging="720"/>
        <w:jc w:val="both"/>
        <w:rPr>
          <w:lang w:eastAsia="en-US"/>
        </w:rPr>
      </w:pPr>
      <w:r>
        <w:rPr>
          <w:lang w:eastAsia="en-US"/>
        </w:rPr>
        <w:t>•</w:t>
      </w:r>
      <w:r>
        <w:rPr>
          <w:lang w:eastAsia="en-US"/>
        </w:rPr>
        <w:tab/>
        <w:t xml:space="preserve">HL7 Version 3 Standard, Common Product Model CMETs, DSTU Update Release 10 </w:t>
      </w:r>
    </w:p>
    <w:p w:rsidR="006C5B6E" w:rsidRDefault="006C5B6E" w:rsidP="00BB5E9C">
      <w:pPr>
        <w:ind w:left="720" w:hanging="720"/>
        <w:jc w:val="both"/>
        <w:rPr>
          <w:lang w:eastAsia="en-US"/>
        </w:rPr>
      </w:pPr>
      <w:r>
        <w:rPr>
          <w:lang w:eastAsia="en-US"/>
        </w:rPr>
        <w:t>•</w:t>
      </w:r>
      <w:r>
        <w:rPr>
          <w:lang w:eastAsia="en-US"/>
        </w:rPr>
        <w:tab/>
        <w:t>HL7 Common Product Model, Substance Model (</w:t>
      </w:r>
      <w:r w:rsidRPr="00193283">
        <w:rPr>
          <w:color w:val="FF0000"/>
          <w:lang w:eastAsia="en-US"/>
        </w:rPr>
        <w:t>POCP_MT080100</w:t>
      </w:r>
      <w:r>
        <w:rPr>
          <w:lang w:eastAsia="en-US"/>
        </w:rPr>
        <w:t>) and Substance Specification Model (</w:t>
      </w:r>
      <w:r w:rsidRPr="00193283">
        <w:rPr>
          <w:color w:val="FF0000"/>
          <w:lang w:eastAsia="en-US"/>
        </w:rPr>
        <w:t>POCP_MT090100</w:t>
      </w:r>
      <w:r>
        <w:rPr>
          <w:lang w:eastAsia="en-US"/>
        </w:rPr>
        <w:t>)</w:t>
      </w:r>
    </w:p>
    <w:p w:rsidR="006C5B6E" w:rsidRDefault="006C5B6E" w:rsidP="00BB5E9C">
      <w:pPr>
        <w:jc w:val="both"/>
        <w:rPr>
          <w:lang w:eastAsia="en-US"/>
        </w:rPr>
      </w:pPr>
    </w:p>
    <w:p w:rsidR="006C5B6E" w:rsidRDefault="00C063A9" w:rsidP="00A062CF">
      <w:pPr>
        <w:pStyle w:val="Heading1"/>
        <w:rPr>
          <w:lang w:eastAsia="en-US"/>
        </w:rPr>
      </w:pPr>
      <w:bookmarkStart w:id="437" w:name="_Toc343650415"/>
      <w:r>
        <w:rPr>
          <w:lang w:eastAsia="en-US"/>
        </w:rPr>
        <w:t>Background</w:t>
      </w:r>
      <w:bookmarkEnd w:id="437"/>
    </w:p>
    <w:p w:rsidR="00A458DA" w:rsidRDefault="00C063A9" w:rsidP="00A062CF">
      <w:pPr>
        <w:pStyle w:val="Heading2"/>
        <w:rPr>
          <w:lang w:eastAsia="en-US"/>
        </w:rPr>
      </w:pPr>
      <w:bookmarkStart w:id="438" w:name="_Toc343650416"/>
      <w:r>
        <w:rPr>
          <w:lang w:eastAsia="en-US"/>
        </w:rPr>
        <w:t>General Background and History</w:t>
      </w:r>
      <w:bookmarkEnd w:id="438"/>
    </w:p>
    <w:p w:rsidR="006C5B6E" w:rsidRDefault="006C5B6E" w:rsidP="006C5B6E">
      <w:pPr>
        <w:rPr>
          <w:lang w:eastAsia="en-US"/>
        </w:rPr>
      </w:pPr>
    </w:p>
    <w:p w:rsidR="006C5B6E" w:rsidRDefault="004A7E77" w:rsidP="00A062CF">
      <w:pPr>
        <w:pStyle w:val="Heading2"/>
        <w:rPr>
          <w:lang w:eastAsia="en-US"/>
        </w:rPr>
      </w:pPr>
      <w:bookmarkStart w:id="439" w:name="_Toc343650419"/>
      <w:r>
        <w:rPr>
          <w:lang w:eastAsia="en-US"/>
        </w:rPr>
        <w:t>Markup Languages</w:t>
      </w:r>
      <w:bookmarkEnd w:id="439"/>
    </w:p>
    <w:p w:rsidR="004A7E77" w:rsidRDefault="004A7E77" w:rsidP="006C5B6E">
      <w:pPr>
        <w:rPr>
          <w:lang w:eastAsia="en-US"/>
        </w:rPr>
      </w:pPr>
    </w:p>
    <w:p w:rsidR="006C5B6E" w:rsidRDefault="006C5B6E" w:rsidP="003F3C3E">
      <w:pPr>
        <w:jc w:val="both"/>
        <w:rPr>
          <w:lang w:eastAsia="en-US"/>
        </w:rPr>
      </w:pPr>
      <w:r>
        <w:rPr>
          <w:lang w:eastAsia="en-US"/>
        </w:rPr>
        <w:t>Extensible Markup Language (XML) is a set of rules for encoding documents in machine-readable form. The design goals of XML emphasize simplicity, generality, and usability over the Internet. It is a textual data format with strong support via Unicode for the languages of the world. Although the design of XML focuses on documents, it is widely used for the representation of arbitrary data structures, for example in web services.</w:t>
      </w:r>
    </w:p>
    <w:p w:rsidR="006C5B6E" w:rsidRDefault="004A7E77" w:rsidP="00A062CF">
      <w:pPr>
        <w:pStyle w:val="Heading1"/>
        <w:rPr>
          <w:lang w:eastAsia="en-US"/>
        </w:rPr>
      </w:pPr>
      <w:bookmarkStart w:id="440" w:name="_Toc343650420"/>
      <w:r>
        <w:rPr>
          <w:lang w:eastAsia="en-US"/>
        </w:rPr>
        <w:t>Representation of the IDMP</w:t>
      </w:r>
      <w:bookmarkEnd w:id="440"/>
    </w:p>
    <w:p w:rsidR="006C5B6E" w:rsidRDefault="006C5B6E" w:rsidP="00A062CF">
      <w:pPr>
        <w:pStyle w:val="Heading2"/>
        <w:rPr>
          <w:lang w:eastAsia="en-US"/>
        </w:rPr>
      </w:pPr>
      <w:bookmarkStart w:id="441" w:name="_Toc343650421"/>
      <w:r w:rsidRPr="00A062CF">
        <w:rPr>
          <w:lang w:eastAsia="en-US"/>
        </w:rPr>
        <w:t>W</w:t>
      </w:r>
      <w:r w:rsidR="004A7E77" w:rsidRPr="00A062CF">
        <w:rPr>
          <w:lang w:eastAsia="en-US"/>
        </w:rPr>
        <w:t>hy Standardization of Identification of Medicinal</w:t>
      </w:r>
      <w:r w:rsidR="004A7E77">
        <w:rPr>
          <w:lang w:eastAsia="en-US"/>
        </w:rPr>
        <w:t xml:space="preserve"> Products is needed</w:t>
      </w:r>
      <w:bookmarkEnd w:id="441"/>
      <w:r>
        <w:rPr>
          <w:lang w:eastAsia="en-US"/>
        </w:rPr>
        <w:t xml:space="preserve"> </w:t>
      </w:r>
    </w:p>
    <w:p w:rsidR="004A7E77" w:rsidRDefault="004A7E77" w:rsidP="003F3C3E">
      <w:pPr>
        <w:jc w:val="both"/>
        <w:rPr>
          <w:lang w:eastAsia="en-US"/>
        </w:rPr>
      </w:pPr>
    </w:p>
    <w:p w:rsidR="006C5B6E" w:rsidRDefault="006C5B6E" w:rsidP="003F3C3E">
      <w:pPr>
        <w:jc w:val="both"/>
        <w:rPr>
          <w:lang w:eastAsia="en-US"/>
        </w:rPr>
      </w:pPr>
      <w:r>
        <w:rPr>
          <w:lang w:eastAsia="en-US"/>
        </w:rPr>
        <w:t>Medicines regulatory authorities and pharmaceutical industry engage in an intensive information exchange during drug development, drug evaluation and approval phase and the post-authorization phase. The standardization of medicinal product information is regarded as one of the key elements of this information flow.</w:t>
      </w:r>
    </w:p>
    <w:p w:rsidR="006C5B6E" w:rsidRDefault="006C5B6E" w:rsidP="003F3C3E">
      <w:pPr>
        <w:jc w:val="both"/>
        <w:rPr>
          <w:lang w:eastAsia="en-US"/>
        </w:rPr>
      </w:pPr>
      <w:r>
        <w:rPr>
          <w:lang w:eastAsia="en-US"/>
        </w:rPr>
        <w:t xml:space="preserve">However, regulators in the </w:t>
      </w:r>
      <w:r w:rsidR="002C34DF">
        <w:rPr>
          <w:lang w:eastAsia="en-US"/>
        </w:rPr>
        <w:t>ISO</w:t>
      </w:r>
      <w:r>
        <w:rPr>
          <w:lang w:eastAsia="en-US"/>
        </w:rPr>
        <w:t xml:space="preserve">regions and observer countries have established their own procedures and applications with standards that differ in data format, content, language and applied terminology (e.g. terminology used for describing substances, routes of administration, pharmaceutical dose forms). </w:t>
      </w:r>
    </w:p>
    <w:p w:rsidR="006C5B6E" w:rsidRDefault="006C5B6E" w:rsidP="003F3C3E">
      <w:pPr>
        <w:jc w:val="both"/>
        <w:rPr>
          <w:lang w:eastAsia="en-US"/>
        </w:rPr>
      </w:pPr>
      <w:r>
        <w:rPr>
          <w:lang w:eastAsia="en-US"/>
        </w:rPr>
        <w:t>Due to the lack of a common and harmonized approach, both regulators and pharmaceutical industry are confronted with the following issues:</w:t>
      </w:r>
    </w:p>
    <w:p w:rsidR="00173738" w:rsidRDefault="00173738" w:rsidP="003F3C3E">
      <w:pPr>
        <w:jc w:val="both"/>
        <w:rPr>
          <w:lang w:eastAsia="en-US"/>
        </w:rPr>
      </w:pPr>
    </w:p>
    <w:p w:rsidR="006C5B6E" w:rsidRDefault="006C5B6E" w:rsidP="003F3C3E">
      <w:pPr>
        <w:ind w:left="720" w:hanging="720"/>
        <w:jc w:val="both"/>
        <w:rPr>
          <w:lang w:eastAsia="en-US"/>
        </w:rPr>
      </w:pPr>
      <w:r>
        <w:rPr>
          <w:lang w:eastAsia="en-US"/>
        </w:rPr>
        <w:lastRenderedPageBreak/>
        <w:t>•</w:t>
      </w:r>
      <w:r>
        <w:rPr>
          <w:lang w:eastAsia="en-US"/>
        </w:rPr>
        <w:tab/>
        <w:t>No possibility to exchange medicinal product information between medicines regulatory authorities and pharmaceutical industry in a structured and efficient way;</w:t>
      </w:r>
    </w:p>
    <w:p w:rsidR="006C5B6E" w:rsidRDefault="006C5B6E" w:rsidP="003F3C3E">
      <w:pPr>
        <w:ind w:left="720" w:hanging="720"/>
        <w:jc w:val="both"/>
        <w:rPr>
          <w:lang w:eastAsia="en-US"/>
        </w:rPr>
      </w:pPr>
      <w:r>
        <w:rPr>
          <w:lang w:eastAsia="en-US"/>
        </w:rPr>
        <w:t>•</w:t>
      </w:r>
      <w:r>
        <w:rPr>
          <w:lang w:eastAsia="en-US"/>
        </w:rPr>
        <w:tab/>
        <w:t xml:space="preserve">Difficulties in ensuring data consistency and in evaluating and comparing medicinal product -related information across the </w:t>
      </w:r>
      <w:r w:rsidR="002C34DF">
        <w:rPr>
          <w:lang w:eastAsia="en-US"/>
        </w:rPr>
        <w:t xml:space="preserve">ISO </w:t>
      </w:r>
      <w:r>
        <w:rPr>
          <w:lang w:eastAsia="en-US"/>
        </w:rPr>
        <w:t>regions due to the lack of harmonized definitions of terminologies and data sets. This currently impairs pharmacovigilance activities in particular;</w:t>
      </w:r>
    </w:p>
    <w:p w:rsidR="006C5B6E" w:rsidRDefault="006C5B6E" w:rsidP="003F3C3E">
      <w:pPr>
        <w:ind w:left="720" w:hanging="720"/>
        <w:jc w:val="both"/>
        <w:rPr>
          <w:lang w:eastAsia="en-US"/>
        </w:rPr>
      </w:pPr>
      <w:r>
        <w:rPr>
          <w:lang w:eastAsia="en-US"/>
        </w:rPr>
        <w:t>•</w:t>
      </w:r>
      <w:r>
        <w:rPr>
          <w:lang w:eastAsia="en-US"/>
        </w:rPr>
        <w:tab/>
        <w:t>For the pharmaceutical industry, major administrative burdens and duplication of efforts requiring substantial human and financial resources to comply with and handle different regional requirements;</w:t>
      </w:r>
    </w:p>
    <w:p w:rsidR="006C5B6E" w:rsidRDefault="006C5B6E" w:rsidP="003F3C3E">
      <w:pPr>
        <w:ind w:left="720" w:hanging="720"/>
        <w:jc w:val="both"/>
        <w:rPr>
          <w:lang w:eastAsia="en-US"/>
        </w:rPr>
      </w:pPr>
      <w:r>
        <w:rPr>
          <w:lang w:eastAsia="en-US"/>
        </w:rPr>
        <w:t>•</w:t>
      </w:r>
      <w:r>
        <w:rPr>
          <w:lang w:eastAsia="en-US"/>
        </w:rPr>
        <w:tab/>
        <w:t>Lack of consistency in the use of terminology in the health care community.</w:t>
      </w:r>
    </w:p>
    <w:p w:rsidR="006C5B6E" w:rsidRDefault="006C5B6E" w:rsidP="003F3C3E">
      <w:pPr>
        <w:jc w:val="both"/>
        <w:rPr>
          <w:lang w:eastAsia="en-US"/>
        </w:rPr>
      </w:pPr>
    </w:p>
    <w:p w:rsidR="006C5B6E" w:rsidRDefault="006C5B6E" w:rsidP="003F3C3E">
      <w:pPr>
        <w:jc w:val="both"/>
        <w:rPr>
          <w:lang w:eastAsia="en-US"/>
        </w:rPr>
      </w:pPr>
      <w:r>
        <w:rPr>
          <w:lang w:eastAsia="en-US"/>
        </w:rPr>
        <w:t xml:space="preserve">The objectives of the IDMP are to address the issues outlined above by developing harmonized standards that build on the regulatory and technical processes already established and to support the population and maintenance of existing systems/applications with fully reliable regulatory medicinal product information. </w:t>
      </w:r>
    </w:p>
    <w:p w:rsidR="006C5B6E" w:rsidRDefault="006C5B6E" w:rsidP="003F3C3E">
      <w:pPr>
        <w:jc w:val="both"/>
        <w:rPr>
          <w:lang w:eastAsia="en-US"/>
        </w:rPr>
      </w:pPr>
      <w:r>
        <w:rPr>
          <w:lang w:eastAsia="en-US"/>
        </w:rPr>
        <w:t xml:space="preserve">Harmonized standards will stimulate vendors to develop “off-the-shelf” tools (that are interoperable due to the standard itself).  Harmonized standards will also help maximize forward compatibility of data and minimize the complexities of backward compatibility.    </w:t>
      </w:r>
    </w:p>
    <w:p w:rsidR="006C5B6E" w:rsidRDefault="006C5B6E" w:rsidP="00A062CF">
      <w:pPr>
        <w:pStyle w:val="Heading2"/>
        <w:rPr>
          <w:lang w:eastAsia="en-US"/>
        </w:rPr>
      </w:pPr>
      <w:bookmarkStart w:id="442" w:name="_Toc343650422"/>
      <w:r>
        <w:rPr>
          <w:lang w:eastAsia="en-US"/>
        </w:rPr>
        <w:t xml:space="preserve">IDMP </w:t>
      </w:r>
      <w:r w:rsidR="00DD2388">
        <w:rPr>
          <w:lang w:eastAsia="en-US"/>
        </w:rPr>
        <w:t>Scope</w:t>
      </w:r>
      <w:bookmarkEnd w:id="442"/>
      <w:r>
        <w:rPr>
          <w:lang w:eastAsia="en-US"/>
        </w:rPr>
        <w:t xml:space="preserve"> </w:t>
      </w:r>
    </w:p>
    <w:p w:rsidR="00DD2388" w:rsidRDefault="00DD2388" w:rsidP="003F3C3E">
      <w:pPr>
        <w:jc w:val="both"/>
        <w:rPr>
          <w:lang w:eastAsia="en-US"/>
        </w:rPr>
      </w:pPr>
    </w:p>
    <w:p w:rsidR="006C5B6E" w:rsidRDefault="006C5B6E" w:rsidP="003F3C3E">
      <w:pPr>
        <w:jc w:val="both"/>
        <w:rPr>
          <w:lang w:eastAsia="en-US"/>
        </w:rPr>
      </w:pPr>
      <w:r>
        <w:rPr>
          <w:lang w:eastAsia="en-US"/>
        </w:rPr>
        <w:t>IDMP is based on a group of five ISO standards, which include:</w:t>
      </w:r>
    </w:p>
    <w:p w:rsidR="00DD2388" w:rsidRDefault="00DD2388" w:rsidP="003F3C3E">
      <w:pPr>
        <w:jc w:val="both"/>
        <w:rPr>
          <w:lang w:eastAsia="en-US"/>
        </w:rPr>
      </w:pPr>
    </w:p>
    <w:p w:rsidR="00DD2388" w:rsidRDefault="006C5B6E" w:rsidP="007A51EF">
      <w:pPr>
        <w:numPr>
          <w:ilvl w:val="0"/>
          <w:numId w:val="24"/>
        </w:numPr>
        <w:jc w:val="both"/>
        <w:rPr>
          <w:lang w:eastAsia="en-US"/>
        </w:rPr>
      </w:pPr>
      <w:r>
        <w:rPr>
          <w:lang w:eastAsia="en-US"/>
        </w:rPr>
        <w:t>ISO/FDIS 11615 Health Informatics — Identification of Medicinal Products — Data elements and structures for the unique identification and exchange of regulated medicinal product information</w:t>
      </w:r>
    </w:p>
    <w:p w:rsidR="00DD2388" w:rsidRDefault="006C5B6E" w:rsidP="007A51EF">
      <w:pPr>
        <w:numPr>
          <w:ilvl w:val="0"/>
          <w:numId w:val="24"/>
        </w:numPr>
        <w:jc w:val="both"/>
        <w:rPr>
          <w:lang w:eastAsia="en-US"/>
        </w:rPr>
      </w:pPr>
      <w:r>
        <w:rPr>
          <w:lang w:eastAsia="en-US"/>
        </w:rPr>
        <w:t>ISO/FDIS 11616 Health informatics — Identification of medicinal products  — Data elements and structures for the unique identification and exchange of regulated pharmaceutical product information</w:t>
      </w:r>
    </w:p>
    <w:p w:rsidR="00DD2388" w:rsidRDefault="00DD2388" w:rsidP="007A51EF">
      <w:pPr>
        <w:numPr>
          <w:ilvl w:val="0"/>
          <w:numId w:val="24"/>
        </w:numPr>
        <w:jc w:val="both"/>
        <w:rPr>
          <w:lang w:eastAsia="en-US"/>
        </w:rPr>
      </w:pPr>
      <w:r>
        <w:rPr>
          <w:lang w:eastAsia="en-US"/>
        </w:rPr>
        <w:t>I</w:t>
      </w:r>
      <w:r w:rsidR="006C5B6E">
        <w:rPr>
          <w:lang w:eastAsia="en-US"/>
        </w:rPr>
        <w:t>SO/FDIS 11238 Health informatics — Identification of medicinal products — Data elements and structures for the unique identification and exchange of regulated information on substances</w:t>
      </w:r>
    </w:p>
    <w:p w:rsidR="00DD2388" w:rsidRDefault="006C5B6E" w:rsidP="007A51EF">
      <w:pPr>
        <w:numPr>
          <w:ilvl w:val="0"/>
          <w:numId w:val="24"/>
        </w:numPr>
        <w:jc w:val="both"/>
        <w:rPr>
          <w:lang w:eastAsia="en-US"/>
        </w:rPr>
      </w:pPr>
      <w:r>
        <w:rPr>
          <w:lang w:eastAsia="en-US"/>
        </w:rPr>
        <w:t>ISO/FDIS 11239 Health Informatics — Identification of medicinal products — Data elements and structures for the unique identification and exchange of regulated information on pharmaceutical dose forms, units of presentation, routes of administration and packaging</w:t>
      </w:r>
    </w:p>
    <w:p w:rsidR="006C5B6E" w:rsidRDefault="006C5B6E" w:rsidP="007A51EF">
      <w:pPr>
        <w:numPr>
          <w:ilvl w:val="0"/>
          <w:numId w:val="24"/>
        </w:numPr>
        <w:jc w:val="both"/>
        <w:rPr>
          <w:lang w:eastAsia="en-US"/>
        </w:rPr>
      </w:pPr>
      <w:r>
        <w:rPr>
          <w:lang w:eastAsia="en-US"/>
        </w:rPr>
        <w:t>ISO/FDIS 11240 Health informatics — Identification of medicinal products — Data elements and structures for the unique identification and exchange of units of measurement</w:t>
      </w:r>
    </w:p>
    <w:p w:rsidR="006C5B6E" w:rsidRDefault="006C5B6E" w:rsidP="003F3C3E">
      <w:pPr>
        <w:jc w:val="both"/>
        <w:rPr>
          <w:lang w:eastAsia="en-US"/>
        </w:rPr>
      </w:pPr>
    </w:p>
    <w:p w:rsidR="00DD2388" w:rsidRDefault="006C5B6E" w:rsidP="003F3C3E">
      <w:pPr>
        <w:jc w:val="both"/>
        <w:rPr>
          <w:lang w:eastAsia="en-US"/>
        </w:rPr>
      </w:pPr>
      <w:r>
        <w:rPr>
          <w:lang w:eastAsia="en-US"/>
        </w:rPr>
        <w:t>Together, these five ISO standards define, characterise and uniquely identify regulated medicinal products for human use during their entire life cycle i.e. from development, to authorisation, post-marketing and renewal or withdrawal from the market, where applicable.  More specifically</w:t>
      </w:r>
      <w:r w:rsidR="00DD2388">
        <w:rPr>
          <w:lang w:eastAsia="en-US"/>
        </w:rPr>
        <w:t>:</w:t>
      </w:r>
    </w:p>
    <w:p w:rsidR="00DD2388" w:rsidRDefault="00DD2388" w:rsidP="003F3C3E">
      <w:pPr>
        <w:jc w:val="both"/>
        <w:rPr>
          <w:lang w:eastAsia="en-US"/>
        </w:rPr>
      </w:pPr>
    </w:p>
    <w:p w:rsidR="006C5B6E" w:rsidRDefault="00DD2388" w:rsidP="00A062CF">
      <w:pPr>
        <w:jc w:val="both"/>
        <w:rPr>
          <w:lang w:eastAsia="en-US"/>
        </w:rPr>
      </w:pPr>
      <w:r>
        <w:rPr>
          <w:lang w:eastAsia="en-US"/>
        </w:rPr>
        <w:t>T</w:t>
      </w:r>
      <w:r w:rsidR="006C5B6E">
        <w:rPr>
          <w:lang w:eastAsia="en-US"/>
        </w:rPr>
        <w:t xml:space="preserve">he ISO/FDIS 11615 standard establishes definitions and concepts and describes data elements and their structural relationships, which are required for the detailed description and unique identification of medicinal products. </w:t>
      </w:r>
    </w:p>
    <w:p w:rsidR="00DD2388" w:rsidRDefault="00DD2388" w:rsidP="00A062CF">
      <w:pPr>
        <w:jc w:val="both"/>
        <w:rPr>
          <w:lang w:eastAsia="en-US"/>
        </w:rPr>
      </w:pPr>
    </w:p>
    <w:p w:rsidR="006C5B6E" w:rsidRDefault="006C5B6E" w:rsidP="00A062CF">
      <w:pPr>
        <w:jc w:val="both"/>
        <w:rPr>
          <w:lang w:eastAsia="en-US"/>
        </w:rPr>
      </w:pPr>
      <w:r>
        <w:rPr>
          <w:lang w:eastAsia="en-US"/>
        </w:rPr>
        <w:t>The ISO/FDIS 11616 standard defines data elements, structures, and relationships between data elements required for the exchange of regulated information to uniquely identify pharmaceutical medicinal products. The standard is applicable to regulatory and pharmacovigilance activities worldwide. It establishes definitions and concepts, and specifies data elements and their structural relationships for the detailed description and unique identification of pharmaceutical products.</w:t>
      </w:r>
    </w:p>
    <w:p w:rsidR="00DD2388" w:rsidRDefault="00DD2388" w:rsidP="00A062CF">
      <w:pPr>
        <w:jc w:val="both"/>
        <w:rPr>
          <w:lang w:eastAsia="en-US"/>
        </w:rPr>
      </w:pPr>
    </w:p>
    <w:p w:rsidR="006C5B6E" w:rsidRDefault="006C5B6E" w:rsidP="00A062CF">
      <w:pPr>
        <w:jc w:val="both"/>
        <w:rPr>
          <w:lang w:eastAsia="en-US"/>
        </w:rPr>
      </w:pPr>
      <w:r>
        <w:rPr>
          <w:lang w:eastAsia="en-US"/>
        </w:rPr>
        <w:t xml:space="preserve">The ISO/FDIS 11238 standard provides an information model to define and identify substances within medicinal products or used for medicinal purposes, including dietary supplements, food and cosmetics; the latter are also important in the context of pharmacovigilance, where food and cosmetics can interact with medicinal products. </w:t>
      </w:r>
    </w:p>
    <w:p w:rsidR="00DD2388" w:rsidRDefault="00DD2388" w:rsidP="00A062CF">
      <w:pPr>
        <w:jc w:val="both"/>
        <w:rPr>
          <w:lang w:eastAsia="en-US"/>
        </w:rPr>
      </w:pPr>
    </w:p>
    <w:p w:rsidR="006C5B6E" w:rsidRDefault="006C5B6E" w:rsidP="00A062CF">
      <w:pPr>
        <w:jc w:val="both"/>
        <w:rPr>
          <w:lang w:eastAsia="en-US"/>
        </w:rPr>
      </w:pPr>
      <w:r>
        <w:rPr>
          <w:lang w:eastAsia="en-US"/>
        </w:rPr>
        <w:t>The ISO/FDIS 11239 standard specifies:</w:t>
      </w:r>
    </w:p>
    <w:p w:rsidR="00A458DA" w:rsidRDefault="00A458DA" w:rsidP="00A062CF">
      <w:pPr>
        <w:jc w:val="both"/>
        <w:rPr>
          <w:lang w:eastAsia="en-US"/>
        </w:rPr>
      </w:pPr>
    </w:p>
    <w:p w:rsidR="00DD2388" w:rsidRDefault="006C5B6E" w:rsidP="007A51EF">
      <w:pPr>
        <w:numPr>
          <w:ilvl w:val="0"/>
          <w:numId w:val="25"/>
        </w:numPr>
        <w:jc w:val="both"/>
        <w:rPr>
          <w:lang w:eastAsia="en-US"/>
        </w:rPr>
      </w:pPr>
      <w:r>
        <w:rPr>
          <w:lang w:eastAsia="en-US"/>
        </w:rPr>
        <w:t>The data elements, structures, and relationships between the data elements required for the exchange of information that uniquely and with certainty identify pharmaceutical dose forms, units of presentation, routes of administration and packaging items (immediate containers, closures, administration devices and outer packaging) related to medicinal products;</w:t>
      </w:r>
    </w:p>
    <w:p w:rsidR="00DD2388" w:rsidRDefault="006C5B6E" w:rsidP="007A51EF">
      <w:pPr>
        <w:numPr>
          <w:ilvl w:val="0"/>
          <w:numId w:val="25"/>
        </w:numPr>
        <w:jc w:val="both"/>
        <w:rPr>
          <w:lang w:eastAsia="en-US"/>
        </w:rPr>
      </w:pPr>
      <w:r>
        <w:rPr>
          <w:lang w:eastAsia="en-US"/>
        </w:rPr>
        <w:t>A mechanism for the translation of the terms from English into other languages, which is an integral part of the information exchange;</w:t>
      </w:r>
    </w:p>
    <w:p w:rsidR="00DD2388" w:rsidRDefault="006C5B6E" w:rsidP="007A51EF">
      <w:pPr>
        <w:numPr>
          <w:ilvl w:val="0"/>
          <w:numId w:val="25"/>
        </w:numPr>
        <w:jc w:val="both"/>
        <w:rPr>
          <w:lang w:eastAsia="en-US"/>
        </w:rPr>
      </w:pPr>
      <w:r>
        <w:rPr>
          <w:lang w:eastAsia="en-US"/>
        </w:rPr>
        <w:t>A mechanism for the versioning of the concepts in order to track their evolution;</w:t>
      </w:r>
    </w:p>
    <w:p w:rsidR="006C5B6E" w:rsidRDefault="006C5B6E" w:rsidP="007A51EF">
      <w:pPr>
        <w:numPr>
          <w:ilvl w:val="0"/>
          <w:numId w:val="25"/>
        </w:numPr>
        <w:jc w:val="both"/>
        <w:rPr>
          <w:lang w:eastAsia="en-US"/>
        </w:rPr>
      </w:pPr>
      <w:r>
        <w:rPr>
          <w:lang w:eastAsia="en-US"/>
        </w:rPr>
        <w:t>Rules to allow regional medicines regulatory authorities to map existing regional terms to the terms created using this standard, in a harmonised and meaningful way.</w:t>
      </w:r>
    </w:p>
    <w:p w:rsidR="00DD2388" w:rsidRDefault="00DD2388" w:rsidP="00A062CF">
      <w:pPr>
        <w:jc w:val="both"/>
        <w:rPr>
          <w:lang w:eastAsia="en-US"/>
        </w:rPr>
      </w:pPr>
    </w:p>
    <w:p w:rsidR="006C5B6E" w:rsidRDefault="006C5B6E" w:rsidP="00A062CF">
      <w:pPr>
        <w:jc w:val="both"/>
        <w:rPr>
          <w:lang w:eastAsia="en-US"/>
        </w:rPr>
      </w:pPr>
      <w:r>
        <w:rPr>
          <w:lang w:eastAsia="en-US"/>
        </w:rPr>
        <w:t>The ISO/FDIS 11240 standard is limited to the representation of units of measurement for data interchange between computer applications. It:</w:t>
      </w:r>
    </w:p>
    <w:p w:rsidR="00DD2388" w:rsidRDefault="00DD2388" w:rsidP="00A062CF">
      <w:pPr>
        <w:jc w:val="both"/>
        <w:rPr>
          <w:lang w:eastAsia="en-US"/>
        </w:rPr>
      </w:pPr>
    </w:p>
    <w:p w:rsidR="00DD2388" w:rsidRDefault="006C5B6E" w:rsidP="007A51EF">
      <w:pPr>
        <w:numPr>
          <w:ilvl w:val="0"/>
          <w:numId w:val="26"/>
        </w:numPr>
        <w:jc w:val="both"/>
        <w:rPr>
          <w:lang w:eastAsia="en-US"/>
        </w:rPr>
      </w:pPr>
      <w:r>
        <w:rPr>
          <w:lang w:eastAsia="en-US"/>
        </w:rPr>
        <w:t>Specifies rules for the usage and coded representation of units of measurement for the purpose of exchanging information about quantitative medicinal product characteristics (e.g. strength) in the human medicine domain, tha</w:t>
      </w:r>
      <w:r w:rsidR="00DD2388">
        <w:rPr>
          <w:lang w:eastAsia="en-US"/>
        </w:rPr>
        <w:t>t require units of measurement,</w:t>
      </w:r>
    </w:p>
    <w:p w:rsidR="00DD2388" w:rsidRDefault="00DD2388" w:rsidP="007A51EF">
      <w:pPr>
        <w:numPr>
          <w:ilvl w:val="0"/>
          <w:numId w:val="26"/>
        </w:numPr>
        <w:jc w:val="both"/>
        <w:rPr>
          <w:lang w:eastAsia="en-US"/>
        </w:rPr>
      </w:pPr>
      <w:r>
        <w:rPr>
          <w:lang w:eastAsia="en-US"/>
        </w:rPr>
        <w:t>E</w:t>
      </w:r>
      <w:r w:rsidR="006C5B6E">
        <w:rPr>
          <w:lang w:eastAsia="en-US"/>
        </w:rPr>
        <w:t xml:space="preserve">stablishes requirements for units in order to provide traceability to international metrological standards, </w:t>
      </w:r>
    </w:p>
    <w:p w:rsidR="00DD2388" w:rsidRDefault="006C5B6E" w:rsidP="007A51EF">
      <w:pPr>
        <w:numPr>
          <w:ilvl w:val="0"/>
          <w:numId w:val="26"/>
        </w:numPr>
        <w:jc w:val="both"/>
        <w:rPr>
          <w:lang w:eastAsia="en-US"/>
        </w:rPr>
      </w:pPr>
      <w:r>
        <w:rPr>
          <w:lang w:eastAsia="en-US"/>
        </w:rPr>
        <w:t>Provides rules for the standardized and machine-readable documentation of quantitative composition and strength of medicinal products, specifically in the context of medicinal product identification,</w:t>
      </w:r>
    </w:p>
    <w:p w:rsidR="00DD2388" w:rsidRDefault="006C5B6E" w:rsidP="007A51EF">
      <w:pPr>
        <w:numPr>
          <w:ilvl w:val="0"/>
          <w:numId w:val="26"/>
        </w:numPr>
        <w:jc w:val="both"/>
        <w:rPr>
          <w:lang w:eastAsia="en-US"/>
        </w:rPr>
      </w:pPr>
      <w:r>
        <w:rPr>
          <w:lang w:eastAsia="en-US"/>
        </w:rPr>
        <w:t>Defines the requirements for the representation of units of measurement in coded form</w:t>
      </w:r>
    </w:p>
    <w:p w:rsidR="006C5B6E" w:rsidRDefault="006C5B6E" w:rsidP="007A51EF">
      <w:pPr>
        <w:numPr>
          <w:ilvl w:val="0"/>
          <w:numId w:val="26"/>
        </w:numPr>
        <w:jc w:val="both"/>
        <w:rPr>
          <w:lang w:eastAsia="en-US"/>
        </w:rPr>
      </w:pPr>
      <w:r>
        <w:rPr>
          <w:lang w:eastAsia="en-US"/>
        </w:rPr>
        <w:t xml:space="preserve">Provides structures and rules for mapping between different unit vocabularies and language translations to support the implementation of this standard, taking into account that existing systems, dictionaries and repositories use a variety of terms and codes for the representation of units. </w:t>
      </w:r>
    </w:p>
    <w:p w:rsidR="006C5B6E" w:rsidRDefault="006C5B6E" w:rsidP="00A062CF">
      <w:pPr>
        <w:jc w:val="both"/>
        <w:rPr>
          <w:lang w:eastAsia="en-US"/>
        </w:rPr>
      </w:pPr>
    </w:p>
    <w:p w:rsidR="006C5B6E" w:rsidRDefault="006C5B6E" w:rsidP="00A062CF">
      <w:pPr>
        <w:jc w:val="both"/>
        <w:rPr>
          <w:lang w:eastAsia="en-US"/>
        </w:rPr>
      </w:pPr>
      <w:r>
        <w:rPr>
          <w:lang w:eastAsia="en-US"/>
        </w:rPr>
        <w:t>Furthermore, to support the successful information exchange in relation to the unique identification and characterisation of medicinal products, the use of other normative HL7 messaging standards should be applied in the context of the ISO IDMP standards.</w:t>
      </w:r>
      <w:r>
        <w:rPr>
          <w:lang w:eastAsia="en-US"/>
        </w:rPr>
        <w:cr/>
      </w:r>
    </w:p>
    <w:p w:rsidR="00F06D9D" w:rsidRDefault="00F06D9D" w:rsidP="00A062CF">
      <w:pPr>
        <w:jc w:val="both"/>
        <w:rPr>
          <w:lang w:eastAsia="en-US"/>
        </w:rPr>
      </w:pPr>
      <w:r>
        <w:rPr>
          <w:lang w:eastAsia="en-US"/>
        </w:rPr>
        <w:t xml:space="preserve">This document is a guide for implementing the “Health informatics — Identification of Medicinal Products — Data elements and structures for the unique identification and exchange of regulated information on Substances.”  </w:t>
      </w:r>
    </w:p>
    <w:p w:rsidR="00F06D9D" w:rsidRDefault="00F06D9D" w:rsidP="00A062CF">
      <w:pPr>
        <w:jc w:val="both"/>
        <w:rPr>
          <w:lang w:eastAsia="en-US"/>
        </w:rPr>
      </w:pPr>
    </w:p>
    <w:p w:rsidR="00F06D9D" w:rsidRDefault="00F06D9D" w:rsidP="00A062CF">
      <w:pPr>
        <w:jc w:val="both"/>
        <w:rPr>
          <w:lang w:eastAsia="en-US"/>
        </w:rPr>
      </w:pPr>
      <w:r>
        <w:rPr>
          <w:lang w:eastAsia="en-US"/>
        </w:rPr>
        <w:t xml:space="preserve">This Implementation Guide is intended to assist reporters (including pharmaceutical companies, authorities and non-commercial sponsors) in constructing messages or transmitting information that allows substances to be defined and an unique </w:t>
      </w:r>
      <w:r w:rsidR="00803F0D">
        <w:rPr>
          <w:lang w:eastAsia="en-US"/>
        </w:rPr>
        <w:t xml:space="preserve">ID assigned to such substances. </w:t>
      </w:r>
      <w:r>
        <w:rPr>
          <w:lang w:eastAsia="en-US"/>
        </w:rPr>
        <w:t xml:space="preserve">It is not intended to be a guide for a maintenance authority responsible for the generation and storage of unique substance IDs and defining information on which the id is based. </w:t>
      </w:r>
    </w:p>
    <w:p w:rsidR="00F06D9D" w:rsidRDefault="00F06D9D" w:rsidP="006C5B6E">
      <w:pPr>
        <w:rPr>
          <w:lang w:eastAsia="en-US"/>
        </w:rPr>
      </w:pPr>
    </w:p>
    <w:p w:rsidR="006C5B6E" w:rsidRPr="00A81519" w:rsidRDefault="006C5B6E" w:rsidP="006C5B6E">
      <w:pPr>
        <w:rPr>
          <w:lang w:eastAsia="en-US"/>
        </w:rPr>
      </w:pPr>
      <w:r w:rsidRPr="00A81519">
        <w:rPr>
          <w:lang w:eastAsia="en-US"/>
        </w:rPr>
        <w:t>This is an example table</w:t>
      </w:r>
      <w:r w:rsidR="00803F0D">
        <w:rPr>
          <w:lang w:eastAsia="en-US"/>
        </w:rPr>
        <w:t xml:space="preserve"> for class and elements description</w:t>
      </w:r>
      <w:r w:rsidRPr="00A81519">
        <w:rPr>
          <w:lang w:eastAsia="en-US"/>
        </w:rPr>
        <w:t>:</w:t>
      </w:r>
    </w:p>
    <w:p w:rsidR="00DD2388" w:rsidRPr="00A81519" w:rsidRDefault="00DD2388" w:rsidP="006C5B6E">
      <w:pPr>
        <w:rPr>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6C5B6E" w:rsidRPr="007A51EF" w:rsidTr="00A81519">
        <w:tc>
          <w:tcPr>
            <w:tcW w:w="1951" w:type="dxa"/>
            <w:shd w:val="clear" w:color="auto" w:fill="auto"/>
          </w:tcPr>
          <w:p w:rsidR="006C5B6E" w:rsidRPr="007A51EF" w:rsidRDefault="006C5B6E" w:rsidP="00DD2388">
            <w:pPr>
              <w:rPr>
                <w:b/>
                <w:lang w:eastAsia="en-US"/>
              </w:rPr>
            </w:pPr>
            <w:r w:rsidRPr="007A51EF">
              <w:rPr>
                <w:b/>
              </w:rPr>
              <w:t>User Guidance</w:t>
            </w:r>
          </w:p>
        </w:tc>
        <w:tc>
          <w:tcPr>
            <w:tcW w:w="8017" w:type="dxa"/>
            <w:shd w:val="clear" w:color="auto" w:fill="auto"/>
          </w:tcPr>
          <w:p w:rsidR="006C5B6E" w:rsidRPr="007A51EF" w:rsidRDefault="006C5B6E" w:rsidP="00DD2388">
            <w:pPr>
              <w:rPr>
                <w:lang w:eastAsia="en-US"/>
              </w:rPr>
            </w:pPr>
          </w:p>
        </w:tc>
      </w:tr>
      <w:tr w:rsidR="006C5B6E" w:rsidRPr="007A51EF" w:rsidTr="00A81519">
        <w:tc>
          <w:tcPr>
            <w:tcW w:w="1951" w:type="dxa"/>
            <w:shd w:val="clear" w:color="auto" w:fill="auto"/>
          </w:tcPr>
          <w:p w:rsidR="006C5B6E" w:rsidRPr="007A51EF" w:rsidRDefault="006C5B6E" w:rsidP="00DD2388">
            <w:pPr>
              <w:rPr>
                <w:b/>
                <w:lang w:eastAsia="en-US"/>
              </w:rPr>
            </w:pPr>
            <w:r w:rsidRPr="007A51EF">
              <w:rPr>
                <w:b/>
              </w:rPr>
              <w:t>Example(s)</w:t>
            </w:r>
          </w:p>
        </w:tc>
        <w:tc>
          <w:tcPr>
            <w:tcW w:w="8017" w:type="dxa"/>
            <w:shd w:val="clear" w:color="auto" w:fill="auto"/>
          </w:tcPr>
          <w:p w:rsidR="006C5B6E" w:rsidRPr="007A51EF" w:rsidRDefault="006C5B6E" w:rsidP="006C5B6E">
            <w:pPr>
              <w:rPr>
                <w:lang w:eastAsia="en-US"/>
              </w:rPr>
            </w:pPr>
          </w:p>
        </w:tc>
      </w:tr>
      <w:tr w:rsidR="006C5B6E" w:rsidRPr="007A51EF" w:rsidTr="00A81519">
        <w:tc>
          <w:tcPr>
            <w:tcW w:w="1951" w:type="dxa"/>
            <w:shd w:val="clear" w:color="auto" w:fill="auto"/>
          </w:tcPr>
          <w:p w:rsidR="006C5B6E" w:rsidRPr="007A51EF" w:rsidRDefault="006C5B6E" w:rsidP="00DD2388">
            <w:pPr>
              <w:rPr>
                <w:b/>
              </w:rPr>
            </w:pPr>
            <w:r w:rsidRPr="007A51EF">
              <w:rPr>
                <w:b/>
              </w:rPr>
              <w:t>Conformance</w:t>
            </w:r>
          </w:p>
        </w:tc>
        <w:tc>
          <w:tcPr>
            <w:tcW w:w="8017" w:type="dxa"/>
            <w:shd w:val="clear" w:color="auto" w:fill="auto"/>
          </w:tcPr>
          <w:p w:rsidR="006C5B6E" w:rsidRPr="007A51EF" w:rsidRDefault="006C5B6E" w:rsidP="00DD2388">
            <w:pPr>
              <w:rPr>
                <w:lang w:eastAsia="en-US"/>
              </w:rPr>
            </w:pPr>
          </w:p>
        </w:tc>
      </w:tr>
      <w:tr w:rsidR="006C5B6E" w:rsidRPr="007A51EF" w:rsidTr="00A81519">
        <w:tc>
          <w:tcPr>
            <w:tcW w:w="1951" w:type="dxa"/>
            <w:shd w:val="clear" w:color="auto" w:fill="auto"/>
          </w:tcPr>
          <w:p w:rsidR="006C5B6E" w:rsidRPr="007A51EF" w:rsidRDefault="006C5B6E" w:rsidP="00DD2388">
            <w:pPr>
              <w:rPr>
                <w:b/>
              </w:rPr>
            </w:pPr>
            <w:r w:rsidRPr="007A51EF">
              <w:rPr>
                <w:b/>
              </w:rPr>
              <w:t>Data Type</w:t>
            </w:r>
          </w:p>
        </w:tc>
        <w:tc>
          <w:tcPr>
            <w:tcW w:w="8017" w:type="dxa"/>
            <w:shd w:val="clear" w:color="auto" w:fill="auto"/>
          </w:tcPr>
          <w:p w:rsidR="006C5B6E" w:rsidRPr="007A51EF" w:rsidRDefault="006C5B6E" w:rsidP="00DD2388">
            <w:pPr>
              <w:rPr>
                <w:lang w:eastAsia="en-US"/>
              </w:rPr>
            </w:pPr>
          </w:p>
        </w:tc>
      </w:tr>
      <w:tr w:rsidR="006C5B6E" w:rsidRPr="007A51EF" w:rsidTr="00A81519">
        <w:tc>
          <w:tcPr>
            <w:tcW w:w="1951" w:type="dxa"/>
            <w:shd w:val="clear" w:color="auto" w:fill="auto"/>
          </w:tcPr>
          <w:p w:rsidR="006C5B6E" w:rsidRPr="007A51EF" w:rsidRDefault="006C5B6E" w:rsidP="00DD2388">
            <w:pPr>
              <w:rPr>
                <w:b/>
              </w:rPr>
            </w:pPr>
            <w:r w:rsidRPr="007A51EF">
              <w:rPr>
                <w:b/>
              </w:rPr>
              <w:t>OID</w:t>
            </w:r>
          </w:p>
        </w:tc>
        <w:tc>
          <w:tcPr>
            <w:tcW w:w="8017" w:type="dxa"/>
            <w:shd w:val="clear" w:color="auto" w:fill="auto"/>
          </w:tcPr>
          <w:p w:rsidR="006C5B6E" w:rsidRPr="007A51EF" w:rsidRDefault="006C5B6E" w:rsidP="00DD2388">
            <w:pPr>
              <w:rPr>
                <w:lang w:eastAsia="en-US"/>
              </w:rPr>
            </w:pPr>
          </w:p>
        </w:tc>
      </w:tr>
      <w:tr w:rsidR="006C5B6E" w:rsidRPr="007A51EF" w:rsidTr="00A81519">
        <w:tc>
          <w:tcPr>
            <w:tcW w:w="1951" w:type="dxa"/>
            <w:shd w:val="clear" w:color="auto" w:fill="auto"/>
          </w:tcPr>
          <w:p w:rsidR="006C5B6E" w:rsidRPr="007A51EF" w:rsidRDefault="006C5B6E" w:rsidP="00DD2388">
            <w:pPr>
              <w:rPr>
                <w:b/>
              </w:rPr>
            </w:pPr>
            <w:r w:rsidRPr="007A51EF">
              <w:rPr>
                <w:b/>
              </w:rPr>
              <w:t>Value Allowed</w:t>
            </w:r>
          </w:p>
        </w:tc>
        <w:tc>
          <w:tcPr>
            <w:tcW w:w="8017" w:type="dxa"/>
            <w:shd w:val="clear" w:color="auto" w:fill="auto"/>
          </w:tcPr>
          <w:p w:rsidR="006C5B6E" w:rsidRPr="007A51EF" w:rsidRDefault="006C5B6E" w:rsidP="00DD2388">
            <w:pPr>
              <w:rPr>
                <w:lang w:eastAsia="en-US"/>
              </w:rPr>
            </w:pPr>
          </w:p>
        </w:tc>
      </w:tr>
      <w:tr w:rsidR="006C5B6E" w:rsidRPr="007A51EF" w:rsidTr="00A81519">
        <w:tc>
          <w:tcPr>
            <w:tcW w:w="1951" w:type="dxa"/>
            <w:shd w:val="clear" w:color="auto" w:fill="auto"/>
          </w:tcPr>
          <w:p w:rsidR="006C5B6E" w:rsidRPr="007A51EF" w:rsidRDefault="006C5B6E" w:rsidP="00DD2388">
            <w:pPr>
              <w:rPr>
                <w:b/>
              </w:rPr>
            </w:pPr>
            <w:r w:rsidRPr="007A51EF">
              <w:rPr>
                <w:b/>
              </w:rPr>
              <w:t>Business Rule(s)</w:t>
            </w:r>
          </w:p>
        </w:tc>
        <w:tc>
          <w:tcPr>
            <w:tcW w:w="8017" w:type="dxa"/>
            <w:shd w:val="clear" w:color="auto" w:fill="auto"/>
          </w:tcPr>
          <w:p w:rsidR="006C5B6E" w:rsidRPr="007A51EF" w:rsidRDefault="006C5B6E" w:rsidP="00DD2388">
            <w:pPr>
              <w:rPr>
                <w:lang w:eastAsia="en-US"/>
              </w:rPr>
            </w:pPr>
          </w:p>
        </w:tc>
      </w:tr>
      <w:tr w:rsidR="006C5B6E" w:rsidRPr="007A51EF" w:rsidTr="00A81519">
        <w:tc>
          <w:tcPr>
            <w:tcW w:w="1951" w:type="dxa"/>
            <w:shd w:val="clear" w:color="auto" w:fill="auto"/>
          </w:tcPr>
          <w:p w:rsidR="006C5B6E" w:rsidRPr="007A51EF" w:rsidRDefault="006C5B6E" w:rsidP="00DD2388">
            <w:pPr>
              <w:rPr>
                <w:b/>
              </w:rPr>
            </w:pPr>
            <w:r w:rsidRPr="007A51EF">
              <w:rPr>
                <w:b/>
              </w:rPr>
              <w:t xml:space="preserve">IDMP </w:t>
            </w:r>
            <w:r w:rsidR="002C34DF">
              <w:rPr>
                <w:b/>
              </w:rPr>
              <w:t xml:space="preserve">HL7 </w:t>
            </w:r>
            <w:r w:rsidRPr="007A51EF">
              <w:rPr>
                <w:b/>
              </w:rPr>
              <w:t>SPL Snippet</w:t>
            </w:r>
          </w:p>
        </w:tc>
        <w:tc>
          <w:tcPr>
            <w:tcW w:w="8017" w:type="dxa"/>
            <w:shd w:val="clear" w:color="auto" w:fill="auto"/>
          </w:tcPr>
          <w:p w:rsidR="006C5B6E" w:rsidRPr="007A51EF" w:rsidRDefault="006C5B6E" w:rsidP="00DD2388">
            <w:pPr>
              <w:rPr>
                <w:lang w:eastAsia="en-US"/>
              </w:rPr>
            </w:pPr>
          </w:p>
        </w:tc>
      </w:tr>
    </w:tbl>
    <w:p w:rsidR="00F938B1" w:rsidRDefault="00F938B1" w:rsidP="00C34B5C">
      <w:pPr>
        <w:rPr>
          <w:lang w:eastAsia="en-US"/>
        </w:rPr>
      </w:pPr>
    </w:p>
    <w:p w:rsidR="00175450" w:rsidRDefault="00A81519" w:rsidP="00B8519C">
      <w:pPr>
        <w:jc w:val="both"/>
        <w:rPr>
          <w:lang w:eastAsia="en-US"/>
        </w:rPr>
      </w:pPr>
      <w:r w:rsidRPr="00A81519">
        <w:rPr>
          <w:lang w:eastAsia="en-US"/>
        </w:rPr>
        <w:t xml:space="preserve">In contrast to other part of the </w:t>
      </w:r>
      <w:r w:rsidR="00B8519C">
        <w:rPr>
          <w:lang w:eastAsia="en-US"/>
        </w:rPr>
        <w:t>guide,</w:t>
      </w:r>
      <w:r w:rsidRPr="00A81519">
        <w:rPr>
          <w:lang w:eastAsia="en-US"/>
        </w:rPr>
        <w:t xml:space="preserve"> conformance will refer to whether an element is required for a given substance type or a specified substance group.  Conformance is n</w:t>
      </w:r>
      <w:r w:rsidR="00803F0D">
        <w:rPr>
          <w:lang w:eastAsia="en-US"/>
        </w:rPr>
        <w:t>ot meant to be applied globally.</w:t>
      </w:r>
    </w:p>
    <w:p w:rsidR="00175450" w:rsidRDefault="00175450" w:rsidP="00B8519C">
      <w:pPr>
        <w:jc w:val="both"/>
        <w:rPr>
          <w:lang w:eastAsia="en-US"/>
        </w:rPr>
      </w:pPr>
    </w:p>
    <w:p w:rsidR="00175450" w:rsidRDefault="00175450" w:rsidP="00B8519C">
      <w:pPr>
        <w:jc w:val="both"/>
        <w:rPr>
          <w:lang w:eastAsia="en-US"/>
        </w:rPr>
      </w:pPr>
    </w:p>
    <w:p w:rsidR="00924403" w:rsidRPr="00175450" w:rsidRDefault="00F938B1" w:rsidP="00B8519C">
      <w:pPr>
        <w:jc w:val="both"/>
        <w:rPr>
          <w:rFonts w:ascii="Cambria" w:hAnsi="Cambria"/>
          <w:b/>
          <w:bCs/>
          <w:kern w:val="32"/>
          <w:sz w:val="32"/>
          <w:szCs w:val="32"/>
          <w:lang w:eastAsia="en-US"/>
        </w:rPr>
      </w:pPr>
      <w:r>
        <w:rPr>
          <w:lang w:eastAsia="en-US"/>
        </w:rPr>
        <w:br w:type="page"/>
      </w:r>
    </w:p>
    <w:p w:rsidR="00F62732" w:rsidRPr="00175450" w:rsidRDefault="00175450" w:rsidP="00175450">
      <w:pPr>
        <w:pStyle w:val="Heading1"/>
        <w:rPr>
          <w:color w:val="FF0000"/>
          <w:lang w:eastAsia="en-US"/>
        </w:rPr>
      </w:pPr>
      <w:bookmarkStart w:id="443" w:name="_Toc343650423"/>
      <w:r w:rsidRPr="00175450">
        <w:rPr>
          <w:color w:val="FF0000"/>
          <w:lang w:eastAsia="en-US"/>
        </w:rPr>
        <w:lastRenderedPageBreak/>
        <w:t>Substance</w:t>
      </w:r>
      <w:bookmarkEnd w:id="443"/>
    </w:p>
    <w:p w:rsidR="00F62732" w:rsidRDefault="00E60BEB" w:rsidP="00175450">
      <w:pPr>
        <w:pStyle w:val="Heading2"/>
        <w:numPr>
          <w:ilvl w:val="0"/>
          <w:numId w:val="0"/>
        </w:numPr>
        <w:ind w:left="576" w:hanging="576"/>
        <w:rPr>
          <w:lang w:eastAsia="en-US"/>
        </w:rPr>
      </w:pPr>
      <w:bookmarkStart w:id="444" w:name="_Toc343650424"/>
      <w:r>
        <w:rPr>
          <w:lang w:eastAsia="en-US"/>
        </w:rPr>
        <w:t xml:space="preserve">8.a </w:t>
      </w:r>
      <w:r w:rsidR="00112F08">
        <w:rPr>
          <w:lang w:eastAsia="en-US"/>
        </w:rPr>
        <w:tab/>
      </w:r>
      <w:r w:rsidR="00112F08">
        <w:rPr>
          <w:lang w:eastAsia="en-US"/>
        </w:rPr>
        <w:tab/>
      </w:r>
      <w:r w:rsidR="00175450">
        <w:rPr>
          <w:lang w:eastAsia="en-US"/>
        </w:rPr>
        <w:t>Introduction</w:t>
      </w:r>
      <w:bookmarkEnd w:id="444"/>
    </w:p>
    <w:p w:rsidR="00175450" w:rsidRDefault="00175450" w:rsidP="00F62732">
      <w:pPr>
        <w:rPr>
          <w:lang w:eastAsia="en-US"/>
        </w:rPr>
      </w:pPr>
    </w:p>
    <w:p w:rsidR="00F62732" w:rsidRDefault="00F62732" w:rsidP="00A062CF">
      <w:pPr>
        <w:jc w:val="both"/>
        <w:rPr>
          <w:lang w:eastAsia="en-US"/>
        </w:rPr>
      </w:pPr>
      <w:r>
        <w:rPr>
          <w:lang w:eastAsia="en-US"/>
        </w:rPr>
        <w:t xml:space="preserve">All medicinal products consist of substances; these substances can be active ingredients, excipients, or material in packaging materials.  There are two fundamental levels of information described in the standard, a </w:t>
      </w:r>
      <w:r w:rsidRPr="0054055C">
        <w:rPr>
          <w:b/>
          <w:i/>
          <w:lang w:eastAsia="en-US"/>
        </w:rPr>
        <w:t>substance</w:t>
      </w:r>
      <w:r>
        <w:rPr>
          <w:lang w:eastAsia="en-US"/>
        </w:rPr>
        <w:t xml:space="preserve"> level and what is called a “</w:t>
      </w:r>
      <w:r w:rsidRPr="0054055C">
        <w:rPr>
          <w:b/>
          <w:i/>
          <w:lang w:eastAsia="en-US"/>
        </w:rPr>
        <w:t>specified substance</w:t>
      </w:r>
      <w:r>
        <w:rPr>
          <w:lang w:eastAsia="en-US"/>
        </w:rPr>
        <w:t xml:space="preserve">” level. </w:t>
      </w:r>
      <w:r w:rsidR="00142C98">
        <w:rPr>
          <w:lang w:eastAsia="en-US"/>
        </w:rPr>
        <w:t>W</w:t>
      </w:r>
      <w:r>
        <w:rPr>
          <w:lang w:eastAsia="en-US"/>
        </w:rPr>
        <w:t>hat the standard has strived for is a consistent, scientifically valid approach that is meaningful for defining and representing subst</w:t>
      </w:r>
      <w:r w:rsidR="00142C98">
        <w:rPr>
          <w:lang w:eastAsia="en-US"/>
        </w:rPr>
        <w:t xml:space="preserve">ances for regulatory purposes. </w:t>
      </w:r>
      <w:r>
        <w:rPr>
          <w:lang w:eastAsia="en-US"/>
        </w:rPr>
        <w:t>For substances, the approach taken is to define substances based on a substance’s inherent attributes not on their</w:t>
      </w:r>
      <w:r w:rsidR="00142C98">
        <w:rPr>
          <w:lang w:eastAsia="en-US"/>
        </w:rPr>
        <w:t xml:space="preserve"> use or method of manufacture. </w:t>
      </w:r>
      <w:r>
        <w:rPr>
          <w:lang w:eastAsia="en-US"/>
        </w:rPr>
        <w:t>At the specified substance level, four separate groups of elements provide additional information that is particularly relevant for regulatory uses.</w:t>
      </w:r>
    </w:p>
    <w:p w:rsidR="00B32602" w:rsidRDefault="00B32602" w:rsidP="00A062CF">
      <w:pPr>
        <w:jc w:val="both"/>
        <w:rPr>
          <w:lang w:eastAsia="en-US"/>
        </w:rPr>
      </w:pPr>
    </w:p>
    <w:p w:rsidR="00B32602" w:rsidRDefault="00B32602" w:rsidP="00B32602">
      <w:pPr>
        <w:jc w:val="both"/>
        <w:rPr>
          <w:lang w:eastAsia="en-US"/>
        </w:rPr>
      </w:pPr>
      <w:r>
        <w:rPr>
          <w:lang w:eastAsia="en-US"/>
        </w:rPr>
        <w:t>In order to decide to define or distinguish material either at a substance or specified substance level  several attributes should be taken into consideration.  There are certain information elements that are only associated with substances and others only associated with specified substances:  For chemicals, molecular structure will only be captured at the substance level.  For proteins, the amino-acid sequence, sites and type of glycosylation, and the presence and position of disulfide bonds will only be captured at the substance level.  For nucleic acids, the sequence, type of sugar and linkage will only be captured at the substance level.  For other polymers, the monomers used to synthesize the polymer, the structural repeating units, the molecular weight and/or a property related to molecular weight (i.e viscosity), the source of naturally derived polymers and any modifications that irreversibly alter the molecular structure of a polymer will be captured at the substance level.  For structurally diverse material, taxonomic, anatomical and fractionation information, properties related to the underlying molecular structure of the material, and moid will be captured at the substance level.  Mixtures consists of a simple combination of single substances that are either isolated together or the result of the same synthetic process.  The biological source of the mixture is also captured at the substance level.  Proportions are not captured at the substance level.</w:t>
      </w:r>
    </w:p>
    <w:p w:rsidR="003D21CF" w:rsidRDefault="003D21CF" w:rsidP="00A062CF">
      <w:pPr>
        <w:jc w:val="both"/>
        <w:rPr>
          <w:lang w:eastAsia="en-US"/>
        </w:rPr>
      </w:pPr>
    </w:p>
    <w:p w:rsidR="003D21CF" w:rsidRDefault="001B0DC3" w:rsidP="003D21CF">
      <w:pPr>
        <w:jc w:val="both"/>
        <w:rPr>
          <w:lang w:eastAsia="en-US"/>
        </w:rPr>
      </w:pPr>
      <w:r>
        <w:rPr>
          <w:noProof/>
          <w:lang w:val="en-US" w:eastAsia="en-US"/>
        </w:rPr>
        <w:lastRenderedPageBreak/>
        <w:drawing>
          <wp:inline distT="0" distB="0" distL="0" distR="0">
            <wp:extent cx="6186170" cy="4380865"/>
            <wp:effectExtent l="0" t="0" r="0" b="0"/>
            <wp:docPr id="1" name="Picture 1" descr="fig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0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6170" cy="4380865"/>
                    </a:xfrm>
                    <a:prstGeom prst="rect">
                      <a:avLst/>
                    </a:prstGeom>
                    <a:noFill/>
                    <a:ln>
                      <a:noFill/>
                    </a:ln>
                  </pic:spPr>
                </pic:pic>
              </a:graphicData>
            </a:graphic>
          </wp:inline>
        </w:drawing>
      </w:r>
    </w:p>
    <w:p w:rsidR="003D21CF" w:rsidRPr="0026504B" w:rsidRDefault="003D21CF" w:rsidP="003D21CF">
      <w:pPr>
        <w:pStyle w:val="Caption"/>
      </w:pPr>
      <w:bookmarkStart w:id="445" w:name="_Toc343720764"/>
      <w:r>
        <w:t xml:space="preserve">Figure </w:t>
      </w:r>
      <w:r>
        <w:fldChar w:fldCharType="begin"/>
      </w:r>
      <w:r>
        <w:instrText xml:space="preserve"> SEQ Figure \* ARABIC </w:instrText>
      </w:r>
      <w:r>
        <w:fldChar w:fldCharType="separate"/>
      </w:r>
      <w:r w:rsidR="00D15CCB">
        <w:rPr>
          <w:noProof/>
        </w:rPr>
        <w:t>1</w:t>
      </w:r>
      <w:r>
        <w:fldChar w:fldCharType="end"/>
      </w:r>
      <w:r w:rsidRPr="0026504B">
        <w:t xml:space="preserve"> – High-level Substance-Specified substance information model</w:t>
      </w:r>
      <w:bookmarkEnd w:id="445"/>
    </w:p>
    <w:p w:rsidR="0026504B" w:rsidRDefault="0026504B" w:rsidP="00A062CF">
      <w:pPr>
        <w:jc w:val="both"/>
        <w:rPr>
          <w:lang w:eastAsia="en-US"/>
        </w:rPr>
      </w:pPr>
    </w:p>
    <w:p w:rsidR="00B32602" w:rsidRDefault="00B32602" w:rsidP="00B32602">
      <w:pPr>
        <w:jc w:val="both"/>
        <w:rPr>
          <w:lang w:eastAsia="en-US"/>
        </w:rPr>
      </w:pPr>
      <w:r>
        <w:rPr>
          <w:lang w:eastAsia="en-US"/>
        </w:rPr>
        <w:t>There are 4 groups of elements that are used to further define and specify substances.  Specified substances will always map to a substance or substances.  Material defined as a group 1 specified substance typically consist of material containing multiple substances mixed together to form an ingredient, extracts of material typically of biological origin, polymorphic forms of substances, or substances that exist in a particular physical state.  Biological or physical properties that are essential to the use of a substance will also be captured at the group 1 specificied substance level.</w:t>
      </w:r>
    </w:p>
    <w:p w:rsidR="003D21CF" w:rsidRDefault="003D21CF" w:rsidP="00A062CF">
      <w:pPr>
        <w:jc w:val="both"/>
        <w:rPr>
          <w:lang w:eastAsia="en-US"/>
        </w:rPr>
      </w:pPr>
    </w:p>
    <w:p w:rsidR="003D21CF" w:rsidRDefault="001B0DC3" w:rsidP="003D21CF">
      <w:pPr>
        <w:jc w:val="both"/>
        <w:rPr>
          <w:lang w:eastAsia="en-US"/>
        </w:rPr>
      </w:pPr>
      <w:r>
        <w:rPr>
          <w:noProof/>
          <w:lang w:val="en-US" w:eastAsia="en-US"/>
        </w:rPr>
        <w:lastRenderedPageBreak/>
        <w:drawing>
          <wp:inline distT="0" distB="0" distL="0" distR="0">
            <wp:extent cx="6193790" cy="5828030"/>
            <wp:effectExtent l="0" t="0" r="0" b="0"/>
            <wp:docPr id="2" name="Picture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93790" cy="5828030"/>
                    </a:xfrm>
                    <a:prstGeom prst="rect">
                      <a:avLst/>
                    </a:prstGeom>
                    <a:noFill/>
                    <a:ln>
                      <a:noFill/>
                    </a:ln>
                  </pic:spPr>
                </pic:pic>
              </a:graphicData>
            </a:graphic>
          </wp:inline>
        </w:drawing>
      </w:r>
    </w:p>
    <w:p w:rsidR="003D21CF" w:rsidRPr="003D21CF" w:rsidRDefault="003D21CF" w:rsidP="00580198">
      <w:pPr>
        <w:pStyle w:val="Caption"/>
      </w:pPr>
      <w:bookmarkStart w:id="446" w:name="_Toc343720765"/>
      <w:r>
        <w:t xml:space="preserve">Figure </w:t>
      </w:r>
      <w:r w:rsidR="00580198">
        <w:fldChar w:fldCharType="begin"/>
      </w:r>
      <w:r w:rsidR="00580198">
        <w:instrText xml:space="preserve"> SEQ Figure \* ARABIC </w:instrText>
      </w:r>
      <w:r w:rsidR="00580198">
        <w:fldChar w:fldCharType="separate"/>
      </w:r>
      <w:r w:rsidR="00D15CCB">
        <w:rPr>
          <w:noProof/>
        </w:rPr>
        <w:t>2</w:t>
      </w:r>
      <w:r w:rsidR="00580198">
        <w:fldChar w:fldCharType="end"/>
      </w:r>
      <w:r>
        <w:t xml:space="preserve"> </w:t>
      </w:r>
      <w:r w:rsidRPr="0026504B">
        <w:t xml:space="preserve">– High-level information model for </w:t>
      </w:r>
      <w:r>
        <w:t>S</w:t>
      </w:r>
      <w:r w:rsidRPr="0026504B">
        <w:t>ubstances</w:t>
      </w:r>
      <w:bookmarkEnd w:id="446"/>
    </w:p>
    <w:p w:rsidR="003D21CF" w:rsidRDefault="003D21CF" w:rsidP="00A062CF">
      <w:pPr>
        <w:jc w:val="both"/>
        <w:rPr>
          <w:lang w:eastAsia="en-US"/>
        </w:rPr>
      </w:pPr>
    </w:p>
    <w:p w:rsidR="00F62732" w:rsidRDefault="00A32ACC" w:rsidP="00D84D83">
      <w:pPr>
        <w:pStyle w:val="Heading2"/>
        <w:numPr>
          <w:ilvl w:val="0"/>
          <w:numId w:val="0"/>
        </w:numPr>
        <w:ind w:left="576" w:hanging="576"/>
        <w:rPr>
          <w:lang w:eastAsia="en-US"/>
        </w:rPr>
      </w:pPr>
      <w:bookmarkStart w:id="447" w:name="_Toc343650425"/>
      <w:r>
        <w:rPr>
          <w:lang w:eastAsia="en-US"/>
        </w:rPr>
        <w:t>8.b</w:t>
      </w:r>
      <w:r>
        <w:rPr>
          <w:lang w:eastAsia="en-US"/>
        </w:rPr>
        <w:tab/>
      </w:r>
      <w:r>
        <w:rPr>
          <w:lang w:eastAsia="en-US"/>
        </w:rPr>
        <w:tab/>
      </w:r>
      <w:r w:rsidR="00924403">
        <w:rPr>
          <w:lang w:eastAsia="en-US"/>
        </w:rPr>
        <w:t>Defining Substances and Substance Identifiers</w:t>
      </w:r>
      <w:r w:rsidR="00F62732">
        <w:rPr>
          <w:lang w:eastAsia="en-US"/>
        </w:rPr>
        <w:t xml:space="preserve"> (S</w:t>
      </w:r>
      <w:r w:rsidR="00924403">
        <w:rPr>
          <w:lang w:eastAsia="en-US"/>
        </w:rPr>
        <w:t xml:space="preserve">ubstance </w:t>
      </w:r>
      <w:r w:rsidR="00F62732">
        <w:rPr>
          <w:lang w:eastAsia="en-US"/>
        </w:rPr>
        <w:t>ID</w:t>
      </w:r>
      <w:r w:rsidR="00EC355B">
        <w:rPr>
          <w:lang w:eastAsia="en-US"/>
        </w:rPr>
        <w:t>s</w:t>
      </w:r>
      <w:r w:rsidR="00F62732">
        <w:rPr>
          <w:lang w:eastAsia="en-US"/>
        </w:rPr>
        <w:t>)</w:t>
      </w:r>
      <w:bookmarkEnd w:id="447"/>
    </w:p>
    <w:p w:rsidR="00F62732" w:rsidRDefault="00F62732" w:rsidP="00F62732">
      <w:pPr>
        <w:rPr>
          <w:lang w:eastAsia="en-US"/>
        </w:rPr>
      </w:pPr>
    </w:p>
    <w:p w:rsidR="00F62732" w:rsidRDefault="00F62732" w:rsidP="00A062CF">
      <w:pPr>
        <w:jc w:val="both"/>
        <w:rPr>
          <w:lang w:eastAsia="en-US"/>
        </w:rPr>
      </w:pPr>
      <w:r>
        <w:rPr>
          <w:lang w:eastAsia="en-US"/>
        </w:rPr>
        <w:t xml:space="preserve">A substance is any matter that has a discrete existence, irrespective of origin, which may be biological or chemical.  Substances can be single well-defined chemical entities containing a definite molecular structure, synthetic (e.g., isomeric mixtures) or naturally-occurring (e.g., conjugated estrogens) mixtures of chemicals, or materials derived from plants, animals, microorganisms or inorganic matrices that are not definable by a single or limited number of molecular structures.  Substances may be active moieties, salts, solvates, stoichiometric complexes or mixtures of compounds that are either isolated or synthesized together. Materials that are combined from multiple sources to form a product are not considered substances. </w:t>
      </w:r>
    </w:p>
    <w:p w:rsidR="00F62732" w:rsidRDefault="00F62732" w:rsidP="00A062CF">
      <w:pPr>
        <w:jc w:val="both"/>
        <w:rPr>
          <w:lang w:eastAsia="en-US"/>
        </w:rPr>
      </w:pPr>
    </w:p>
    <w:p w:rsidR="00F62732" w:rsidRDefault="00F62732" w:rsidP="003D21CF">
      <w:pPr>
        <w:jc w:val="both"/>
        <w:rPr>
          <w:lang w:eastAsia="en-US"/>
        </w:rPr>
      </w:pPr>
      <w:r>
        <w:rPr>
          <w:lang w:eastAsia="en-US"/>
        </w:rPr>
        <w:t xml:space="preserve">A substance is defined by what </w:t>
      </w:r>
      <w:r w:rsidR="003D21CF">
        <w:rPr>
          <w:lang w:eastAsia="en-US"/>
        </w:rPr>
        <w:t>it</w:t>
      </w:r>
      <w:r>
        <w:rPr>
          <w:lang w:eastAsia="en-US"/>
        </w:rPr>
        <w:t xml:space="preserve"> is, and is</w:t>
      </w:r>
      <w:r w:rsidR="003D21CF">
        <w:rPr>
          <w:lang w:eastAsia="en-US"/>
        </w:rPr>
        <w:t>,</w:t>
      </w:r>
      <w:r>
        <w:rPr>
          <w:lang w:eastAsia="en-US"/>
        </w:rPr>
        <w:t xml:space="preserve"> not by how it is made or how it is used.  Substance definitions are based on the immutable properties of a given material.  These properties include the molecular structure, or structures of a given material, taxonomic, anatomical or fractionation information on material that cannot be repre</w:t>
      </w:r>
      <w:r w:rsidR="00C85B84">
        <w:rPr>
          <w:lang w:eastAsia="en-US"/>
        </w:rPr>
        <w:t xml:space="preserve">sented by molecular structures. </w:t>
      </w:r>
      <w:r>
        <w:rPr>
          <w:lang w:eastAsia="en-US"/>
        </w:rPr>
        <w:t>Purity, physical form, and method of production are not considered when defining substances.</w:t>
      </w:r>
    </w:p>
    <w:p w:rsidR="00F62732" w:rsidRDefault="00F62732" w:rsidP="00A062CF">
      <w:pPr>
        <w:jc w:val="both"/>
        <w:rPr>
          <w:lang w:eastAsia="en-US"/>
        </w:rPr>
      </w:pPr>
    </w:p>
    <w:p w:rsidR="00F62732" w:rsidRDefault="00F62732" w:rsidP="00A062CF">
      <w:pPr>
        <w:jc w:val="both"/>
        <w:rPr>
          <w:lang w:eastAsia="en-US"/>
        </w:rPr>
      </w:pPr>
      <w:r>
        <w:rPr>
          <w:lang w:eastAsia="en-US"/>
        </w:rPr>
        <w:t xml:space="preserve">For the purposes of definition, all </w:t>
      </w:r>
      <w:r w:rsidRPr="00A65B9F">
        <w:rPr>
          <w:b/>
          <w:lang w:eastAsia="en-US"/>
        </w:rPr>
        <w:t>single substances</w:t>
      </w:r>
      <w:r>
        <w:rPr>
          <w:lang w:eastAsia="en-US"/>
        </w:rPr>
        <w:t xml:space="preserve"> are of one of the following types: </w:t>
      </w:r>
    </w:p>
    <w:p w:rsidR="00924403" w:rsidRDefault="00924403" w:rsidP="00A062CF">
      <w:pPr>
        <w:jc w:val="both"/>
        <w:rPr>
          <w:lang w:eastAsia="en-US"/>
        </w:rPr>
      </w:pPr>
    </w:p>
    <w:p w:rsidR="00F62732" w:rsidRDefault="00F62732" w:rsidP="007A51EF">
      <w:pPr>
        <w:numPr>
          <w:ilvl w:val="0"/>
          <w:numId w:val="27"/>
        </w:numPr>
        <w:jc w:val="both"/>
        <w:rPr>
          <w:lang w:eastAsia="en-US"/>
        </w:rPr>
      </w:pPr>
      <w:r>
        <w:rPr>
          <w:lang w:eastAsia="en-US"/>
        </w:rPr>
        <w:t>(simple) chemical</w:t>
      </w:r>
    </w:p>
    <w:p w:rsidR="00F62732" w:rsidRDefault="00F62732" w:rsidP="007A51EF">
      <w:pPr>
        <w:numPr>
          <w:ilvl w:val="0"/>
          <w:numId w:val="27"/>
        </w:numPr>
        <w:jc w:val="both"/>
        <w:rPr>
          <w:lang w:eastAsia="en-US"/>
        </w:rPr>
      </w:pPr>
      <w:r>
        <w:rPr>
          <w:lang w:eastAsia="en-US"/>
        </w:rPr>
        <w:t xml:space="preserve">protein </w:t>
      </w:r>
    </w:p>
    <w:p w:rsidR="00F62732" w:rsidRDefault="00F62732" w:rsidP="007A51EF">
      <w:pPr>
        <w:numPr>
          <w:ilvl w:val="0"/>
          <w:numId w:val="27"/>
        </w:numPr>
        <w:jc w:val="both"/>
        <w:rPr>
          <w:lang w:eastAsia="en-US"/>
        </w:rPr>
      </w:pPr>
      <w:r>
        <w:rPr>
          <w:lang w:eastAsia="en-US"/>
        </w:rPr>
        <w:t>nucleic acid</w:t>
      </w:r>
    </w:p>
    <w:p w:rsidR="00F62732" w:rsidRDefault="00F62732" w:rsidP="007A51EF">
      <w:pPr>
        <w:numPr>
          <w:ilvl w:val="0"/>
          <w:numId w:val="27"/>
        </w:numPr>
        <w:jc w:val="both"/>
        <w:rPr>
          <w:lang w:eastAsia="en-US"/>
        </w:rPr>
      </w:pPr>
      <w:r>
        <w:rPr>
          <w:lang w:eastAsia="en-US"/>
        </w:rPr>
        <w:t>polymer</w:t>
      </w:r>
    </w:p>
    <w:p w:rsidR="00F62732" w:rsidRDefault="00F62732" w:rsidP="007A51EF">
      <w:pPr>
        <w:numPr>
          <w:ilvl w:val="0"/>
          <w:numId w:val="27"/>
        </w:numPr>
        <w:jc w:val="both"/>
        <w:rPr>
          <w:lang w:eastAsia="en-US"/>
        </w:rPr>
      </w:pPr>
      <w:r>
        <w:rPr>
          <w:lang w:eastAsia="en-US"/>
        </w:rPr>
        <w:t xml:space="preserve">structurally-diverse  </w:t>
      </w:r>
    </w:p>
    <w:p w:rsidR="00F62732" w:rsidRDefault="00F62732" w:rsidP="00A062CF">
      <w:pPr>
        <w:jc w:val="both"/>
        <w:rPr>
          <w:lang w:eastAsia="en-US"/>
        </w:rPr>
      </w:pPr>
    </w:p>
    <w:p w:rsidR="00F62732" w:rsidRDefault="00F62732" w:rsidP="00A062CF">
      <w:pPr>
        <w:jc w:val="both"/>
        <w:rPr>
          <w:lang w:eastAsia="en-US"/>
        </w:rPr>
      </w:pPr>
      <w:r>
        <w:rPr>
          <w:lang w:eastAsia="en-US"/>
        </w:rPr>
        <w:t xml:space="preserve">Each of these different types of substances has distinct elements essential for definition.  Substances can also be a </w:t>
      </w:r>
      <w:r w:rsidRPr="00643EEF">
        <w:rPr>
          <w:b/>
          <w:lang w:eastAsia="en-US"/>
        </w:rPr>
        <w:t>mixture of single substances</w:t>
      </w:r>
      <w:r>
        <w:rPr>
          <w:lang w:eastAsia="en-US"/>
        </w:rPr>
        <w:t xml:space="preserve">. </w:t>
      </w:r>
    </w:p>
    <w:p w:rsidR="00F62732" w:rsidRDefault="00F62732" w:rsidP="00A062CF">
      <w:pPr>
        <w:jc w:val="both"/>
        <w:rPr>
          <w:lang w:eastAsia="en-US"/>
        </w:rPr>
      </w:pPr>
    </w:p>
    <w:p w:rsidR="00F62732" w:rsidRDefault="00F62732" w:rsidP="00A062CF">
      <w:pPr>
        <w:jc w:val="both"/>
        <w:rPr>
          <w:lang w:eastAsia="en-US"/>
        </w:rPr>
      </w:pPr>
      <w:r>
        <w:rPr>
          <w:lang w:eastAsia="en-US"/>
        </w:rPr>
        <w:t xml:space="preserve">The primary goal of the ISO IDMP - </w:t>
      </w:r>
      <w:r w:rsidRPr="00EC355B">
        <w:rPr>
          <w:i/>
          <w:lang w:eastAsia="en-US"/>
        </w:rPr>
        <w:t>Data Elements and Structures for the unique identification and exchange of regulated information on substances</w:t>
      </w:r>
      <w:r>
        <w:rPr>
          <w:lang w:eastAsia="en-US"/>
        </w:rPr>
        <w:t xml:space="preserve"> is to define unambiguously all substances </w:t>
      </w:r>
      <w:r w:rsidR="00643EEF">
        <w:rPr>
          <w:lang w:eastAsia="en-US"/>
        </w:rPr>
        <w:t xml:space="preserve">present in regulated products. </w:t>
      </w:r>
      <w:r>
        <w:rPr>
          <w:lang w:eastAsia="en-US"/>
        </w:rPr>
        <w:t>Once a substance has been defined, the maintenance organization will assign a unique identifier that is permanently associated with that definition. This document describes the necessary information for this registration process and in addition reference information that can be associated with a substance.</w:t>
      </w:r>
    </w:p>
    <w:p w:rsidR="00F62732" w:rsidRDefault="00F62732" w:rsidP="00A062CF">
      <w:pPr>
        <w:jc w:val="both"/>
        <w:rPr>
          <w:lang w:eastAsia="en-US"/>
        </w:rPr>
      </w:pPr>
    </w:p>
    <w:p w:rsidR="00F62732" w:rsidRDefault="00F62732" w:rsidP="00A062CF">
      <w:pPr>
        <w:jc w:val="both"/>
        <w:rPr>
          <w:lang w:eastAsia="en-US"/>
        </w:rPr>
      </w:pPr>
      <w:r>
        <w:rPr>
          <w:lang w:eastAsia="en-US"/>
        </w:rPr>
        <w:t xml:space="preserve">In order for the maintenance organization to generate a Substance ID, a certain amount of information must be provided so that the substance can be identified unambiguously. </w:t>
      </w:r>
    </w:p>
    <w:p w:rsidR="00F62732" w:rsidRDefault="00F62732" w:rsidP="00A062CF">
      <w:pPr>
        <w:jc w:val="both"/>
        <w:rPr>
          <w:lang w:eastAsia="en-US"/>
        </w:rPr>
      </w:pPr>
    </w:p>
    <w:p w:rsidR="00F62732" w:rsidRDefault="00F62732" w:rsidP="00A062CF">
      <w:pPr>
        <w:jc w:val="both"/>
        <w:rPr>
          <w:lang w:eastAsia="en-US"/>
        </w:rPr>
      </w:pPr>
      <w:r>
        <w:rPr>
          <w:lang w:eastAsia="en-US"/>
        </w:rPr>
        <w:t>The assignment of the same Substance ID to two materials does not indicate that these materials are equivalent either biologically or pharmaceutically, but rather only indicates that the material is defined in an equivalent manner with identical defining elements.</w:t>
      </w:r>
    </w:p>
    <w:p w:rsidR="00F62732" w:rsidRDefault="00F62732" w:rsidP="00A062CF">
      <w:pPr>
        <w:jc w:val="both"/>
        <w:rPr>
          <w:lang w:eastAsia="en-US"/>
        </w:rPr>
      </w:pPr>
    </w:p>
    <w:p w:rsidR="00F62732" w:rsidRDefault="00F62732" w:rsidP="00A062CF">
      <w:pPr>
        <w:jc w:val="both"/>
        <w:rPr>
          <w:lang w:eastAsia="en-US"/>
        </w:rPr>
      </w:pPr>
      <w:r>
        <w:rPr>
          <w:lang w:eastAsia="en-US"/>
        </w:rPr>
        <w:t xml:space="preserve">Some materials will not have a Substance ID because they are manufactured materials containing multiple substances rather than individual substances. </w:t>
      </w:r>
    </w:p>
    <w:p w:rsidR="00F62732" w:rsidRDefault="00F62732" w:rsidP="00F62732">
      <w:pPr>
        <w:rPr>
          <w:lang w:eastAsia="en-US"/>
        </w:rPr>
      </w:pPr>
    </w:p>
    <w:p w:rsidR="00F62732" w:rsidRDefault="00F62732" w:rsidP="00A062CF">
      <w:pPr>
        <w:jc w:val="both"/>
        <w:rPr>
          <w:lang w:eastAsia="en-US"/>
        </w:rPr>
      </w:pPr>
      <w:r>
        <w:rPr>
          <w:lang w:eastAsia="en-US"/>
        </w:rPr>
        <w:t xml:space="preserve">Substances that are mixed together to form a product, even if there are physical interactions between the substances, will not receive a Substance ID but will be described as a specified substance. </w:t>
      </w:r>
    </w:p>
    <w:p w:rsidR="00EC355B" w:rsidRDefault="00EC355B" w:rsidP="00A062CF">
      <w:pPr>
        <w:jc w:val="both"/>
        <w:rPr>
          <w:lang w:eastAsia="en-US"/>
        </w:rPr>
      </w:pPr>
    </w:p>
    <w:p w:rsidR="00F62732" w:rsidRPr="00EC355B" w:rsidRDefault="00F62732" w:rsidP="00A062CF">
      <w:pPr>
        <w:jc w:val="both"/>
        <w:rPr>
          <w:i/>
          <w:lang w:eastAsia="en-US"/>
        </w:rPr>
      </w:pPr>
      <w:r w:rsidRPr="00EC355B">
        <w:rPr>
          <w:i/>
          <w:lang w:eastAsia="en-US"/>
        </w:rPr>
        <w:t xml:space="preserve">Example:  FD&amp;C Blue No. 1 Aluminum Lake is not defined as a mixture substance but rather as two separate substances FD&amp;C Blue No. 1 and aluminum oxide. Also, simethicone is not a substance because it contains two substances, namely dimethicone and silicon dioxide. </w:t>
      </w:r>
      <w:r w:rsidR="00B32602">
        <w:rPr>
          <w:i/>
          <w:lang w:eastAsia="en-US"/>
        </w:rPr>
        <w:t xml:space="preserve"> These materials would be described as group 1 specified substances.</w:t>
      </w:r>
    </w:p>
    <w:p w:rsidR="00F62732" w:rsidRDefault="00F62732" w:rsidP="00A062CF">
      <w:pPr>
        <w:jc w:val="both"/>
        <w:rPr>
          <w:lang w:eastAsia="en-US"/>
        </w:rPr>
      </w:pPr>
    </w:p>
    <w:p w:rsidR="00F62732" w:rsidRDefault="00F62732" w:rsidP="00A062CF">
      <w:pPr>
        <w:jc w:val="both"/>
        <w:rPr>
          <w:lang w:eastAsia="en-US"/>
        </w:rPr>
      </w:pPr>
      <w:r>
        <w:rPr>
          <w:lang w:eastAsia="en-US"/>
        </w:rPr>
        <w:t>Conversely, if new covalent bonds and/or simple salts or solvates are formed, separate Substance IDs for each molecular entity are assigned.</w:t>
      </w:r>
    </w:p>
    <w:p w:rsidR="00EC355B" w:rsidRDefault="00EC355B" w:rsidP="00A062CF">
      <w:pPr>
        <w:jc w:val="both"/>
        <w:rPr>
          <w:lang w:eastAsia="en-US"/>
        </w:rPr>
      </w:pPr>
    </w:p>
    <w:p w:rsidR="00F62732" w:rsidRDefault="00F62732" w:rsidP="00A062CF">
      <w:pPr>
        <w:jc w:val="both"/>
        <w:rPr>
          <w:i/>
          <w:lang w:eastAsia="en-US"/>
        </w:rPr>
      </w:pPr>
      <w:r w:rsidRPr="00EC355B">
        <w:rPr>
          <w:i/>
          <w:lang w:eastAsia="en-US"/>
        </w:rPr>
        <w:t>Examples: fluticasone propionate would have a separate ID from fluticasone; atorvastatin calcium trihydrate would have a separate ID from atorvastatin calcium anhydrous.</w:t>
      </w:r>
    </w:p>
    <w:p w:rsidR="00F62732" w:rsidRDefault="00E60BEB" w:rsidP="00D84D83">
      <w:pPr>
        <w:pStyle w:val="Heading2"/>
        <w:numPr>
          <w:ilvl w:val="0"/>
          <w:numId w:val="0"/>
        </w:numPr>
        <w:ind w:left="576" w:hanging="576"/>
        <w:rPr>
          <w:lang w:eastAsia="en-US"/>
        </w:rPr>
      </w:pPr>
      <w:bookmarkStart w:id="448" w:name="_Toc343650426"/>
      <w:r>
        <w:rPr>
          <w:lang w:eastAsia="en-US"/>
        </w:rPr>
        <w:t xml:space="preserve">8.c </w:t>
      </w:r>
      <w:r w:rsidR="009E48A5">
        <w:rPr>
          <w:lang w:eastAsia="en-US"/>
        </w:rPr>
        <w:tab/>
      </w:r>
      <w:r w:rsidR="009E48A5">
        <w:rPr>
          <w:lang w:eastAsia="en-US"/>
        </w:rPr>
        <w:tab/>
      </w:r>
      <w:r w:rsidR="00EC355B">
        <w:rPr>
          <w:lang w:eastAsia="en-US"/>
        </w:rPr>
        <w:t>Requesting a Substance ID and providing information</w:t>
      </w:r>
      <w:bookmarkEnd w:id="448"/>
    </w:p>
    <w:p w:rsidR="00F62732" w:rsidRDefault="00F62732" w:rsidP="00F62732">
      <w:pPr>
        <w:rPr>
          <w:lang w:eastAsia="en-US"/>
        </w:rPr>
      </w:pPr>
    </w:p>
    <w:p w:rsidR="00F62732" w:rsidRDefault="00F62732" w:rsidP="009D5189">
      <w:pPr>
        <w:jc w:val="both"/>
        <w:rPr>
          <w:lang w:eastAsia="en-US"/>
        </w:rPr>
      </w:pPr>
      <w:r>
        <w:rPr>
          <w:lang w:eastAsia="en-US"/>
        </w:rPr>
        <w:t xml:space="preserve">Before requesting a Substance ID, the Substance ID list on the public website should be checked to determine if a Substance ID has already been generated for the relevant substance. </w:t>
      </w:r>
    </w:p>
    <w:p w:rsidR="00F62732" w:rsidRDefault="00F62732" w:rsidP="009D5189">
      <w:pPr>
        <w:jc w:val="both"/>
        <w:rPr>
          <w:lang w:eastAsia="en-US"/>
        </w:rPr>
      </w:pPr>
    </w:p>
    <w:p w:rsidR="00F62732" w:rsidRDefault="00F62732" w:rsidP="009D5189">
      <w:pPr>
        <w:jc w:val="both"/>
        <w:rPr>
          <w:lang w:eastAsia="en-US"/>
        </w:rPr>
      </w:pPr>
      <w:r>
        <w:rPr>
          <w:lang w:eastAsia="en-US"/>
        </w:rPr>
        <w:t>When selecting a Substance ID, always choose the Substance</w:t>
      </w:r>
      <w:r w:rsidR="00EC355B">
        <w:rPr>
          <w:lang w:eastAsia="en-US"/>
        </w:rPr>
        <w:t xml:space="preserve"> ID that is the most specific. </w:t>
      </w:r>
    </w:p>
    <w:p w:rsidR="00EC355B" w:rsidRDefault="00EC355B" w:rsidP="009D5189">
      <w:pPr>
        <w:jc w:val="both"/>
        <w:rPr>
          <w:lang w:eastAsia="en-US"/>
        </w:rPr>
      </w:pPr>
    </w:p>
    <w:p w:rsidR="00F62732" w:rsidRPr="00EC355B" w:rsidRDefault="00F62732" w:rsidP="009D5189">
      <w:pPr>
        <w:jc w:val="both"/>
        <w:rPr>
          <w:i/>
          <w:lang w:eastAsia="en-US"/>
        </w:rPr>
      </w:pPr>
      <w:r w:rsidRPr="00EC355B">
        <w:rPr>
          <w:i/>
          <w:lang w:eastAsia="en-US"/>
        </w:rPr>
        <w:t xml:space="preserve">Example: if the substance is polyethylene glycol 8000, use the Substance ID for the substance rather than the more generic polyethylene glycol Substance ID. </w:t>
      </w:r>
    </w:p>
    <w:p w:rsidR="00F62732" w:rsidRDefault="00F62732" w:rsidP="009D5189">
      <w:pPr>
        <w:jc w:val="both"/>
        <w:rPr>
          <w:lang w:eastAsia="en-US"/>
        </w:rPr>
      </w:pPr>
    </w:p>
    <w:p w:rsidR="00F62732" w:rsidRDefault="00F62732" w:rsidP="009D5189">
      <w:pPr>
        <w:jc w:val="both"/>
        <w:rPr>
          <w:lang w:eastAsia="en-US"/>
        </w:rPr>
      </w:pPr>
      <w:r>
        <w:rPr>
          <w:lang w:eastAsia="en-US"/>
        </w:rPr>
        <w:t xml:space="preserve">If the appropriate Substance ID is not available on this list, a Substance ID request should be sent to the maintenance organization. </w:t>
      </w:r>
    </w:p>
    <w:p w:rsidR="00F62732" w:rsidRDefault="00F62732" w:rsidP="009D5189">
      <w:pPr>
        <w:jc w:val="both"/>
        <w:rPr>
          <w:lang w:eastAsia="en-US"/>
        </w:rPr>
      </w:pPr>
    </w:p>
    <w:p w:rsidR="00F62732" w:rsidRDefault="00F62732" w:rsidP="009D5189">
      <w:pPr>
        <w:jc w:val="both"/>
        <w:rPr>
          <w:lang w:eastAsia="en-US"/>
        </w:rPr>
      </w:pPr>
      <w:r>
        <w:rPr>
          <w:lang w:eastAsia="en-US"/>
        </w:rPr>
        <w:t xml:space="preserve">In submitting information for the assignment of a Substance ID any information considered confidential should be so indicated.  </w:t>
      </w:r>
      <w:r w:rsidR="00B32602">
        <w:rPr>
          <w:lang w:eastAsia="en-US"/>
        </w:rPr>
        <w:t xml:space="preserve">Any confidential information linked to the substance will only be released with the permission of the submitter or if it is unambiguously found in the public domain associated with the substance.  </w:t>
      </w:r>
    </w:p>
    <w:p w:rsidR="00F62732" w:rsidRDefault="00F62732" w:rsidP="009D5189">
      <w:pPr>
        <w:jc w:val="both"/>
        <w:rPr>
          <w:lang w:eastAsia="en-US"/>
        </w:rPr>
      </w:pPr>
    </w:p>
    <w:p w:rsidR="00B32602" w:rsidRPr="000B69F6" w:rsidRDefault="00B32602" w:rsidP="00B32602">
      <w:pPr>
        <w:jc w:val="both"/>
        <w:rPr>
          <w:i/>
          <w:lang w:eastAsia="en-US"/>
        </w:rPr>
      </w:pPr>
      <w:r w:rsidRPr="000B69F6">
        <w:rPr>
          <w:i/>
          <w:lang w:eastAsia="en-US"/>
        </w:rPr>
        <w:t xml:space="preserve">Example: If a chemical structure or protein sequence is found in an </w:t>
      </w:r>
      <w:smartTag w:uri="urn:schemas-microsoft-com:office:smarttags" w:element="place">
        <w:r w:rsidRPr="000B69F6">
          <w:rPr>
            <w:i/>
            <w:lang w:eastAsia="en-US"/>
          </w:rPr>
          <w:t>INN</w:t>
        </w:r>
      </w:smartTag>
      <w:r w:rsidRPr="000B69F6">
        <w:rPr>
          <w:i/>
          <w:lang w:eastAsia="en-US"/>
        </w:rPr>
        <w:t>, USAN, or JAN definitions that information can be released to the public even it was marked confidential when the substance ID was generated.</w:t>
      </w:r>
    </w:p>
    <w:p w:rsidR="00B32602" w:rsidRDefault="00B32602" w:rsidP="009D5189">
      <w:pPr>
        <w:jc w:val="both"/>
        <w:rPr>
          <w:lang w:eastAsia="en-US"/>
        </w:rPr>
      </w:pPr>
    </w:p>
    <w:p w:rsidR="00F62732" w:rsidRDefault="00F62732" w:rsidP="009D5189">
      <w:pPr>
        <w:jc w:val="both"/>
        <w:rPr>
          <w:lang w:eastAsia="en-US"/>
        </w:rPr>
      </w:pPr>
      <w:r>
        <w:rPr>
          <w:lang w:eastAsia="en-US"/>
        </w:rPr>
        <w:t>Because of the diversity of materials used in medicinal products there are many fields in the standard that are used to define sub</w:t>
      </w:r>
      <w:r w:rsidR="009D5189">
        <w:rPr>
          <w:lang w:eastAsia="en-US"/>
        </w:rPr>
        <w:t xml:space="preserve">stances. </w:t>
      </w:r>
      <w:r>
        <w:rPr>
          <w:lang w:eastAsia="en-US"/>
        </w:rPr>
        <w:t>In most instances, however, only a few fields are necessary to una</w:t>
      </w:r>
      <w:r w:rsidR="009D5189">
        <w:rPr>
          <w:lang w:eastAsia="en-US"/>
        </w:rPr>
        <w:t xml:space="preserve">mbiguously define a substance. </w:t>
      </w:r>
      <w:r>
        <w:rPr>
          <w:lang w:eastAsia="en-US"/>
        </w:rPr>
        <w:t>For most simple chemicals a complete molecular structure is sufficient to assign an ID.</w:t>
      </w:r>
    </w:p>
    <w:p w:rsidR="00F62732" w:rsidRDefault="00F62732" w:rsidP="009D5189">
      <w:pPr>
        <w:jc w:val="both"/>
        <w:rPr>
          <w:lang w:eastAsia="en-US"/>
        </w:rPr>
      </w:pPr>
    </w:p>
    <w:p w:rsidR="00F62732" w:rsidRDefault="00F62732" w:rsidP="009D5189">
      <w:pPr>
        <w:jc w:val="both"/>
        <w:rPr>
          <w:lang w:eastAsia="en-US"/>
        </w:rPr>
      </w:pPr>
      <w:r>
        <w:rPr>
          <w:lang w:eastAsia="en-US"/>
        </w:rPr>
        <w:t xml:space="preserve">At least one name or company code should be associated with each request for a substance id. </w:t>
      </w:r>
      <w:r w:rsidR="00B32602">
        <w:rPr>
          <w:lang w:eastAsia="en-US"/>
        </w:rPr>
        <w:t xml:space="preserve">To facilitate mapping and to limit ambiguity a company should submit all codes and common names that are known to have be associtiated with a given substance. </w:t>
      </w:r>
      <w:r>
        <w:rPr>
          <w:lang w:eastAsia="en-US"/>
        </w:rPr>
        <w:t xml:space="preserve"> In addition to a request for substance IDs, additional information can be associated with the substance and this infor</w:t>
      </w:r>
      <w:r w:rsidR="009D5189">
        <w:rPr>
          <w:lang w:eastAsia="en-US"/>
        </w:rPr>
        <w:t xml:space="preserve">mation will be the maintained. </w:t>
      </w:r>
      <w:r>
        <w:rPr>
          <w:lang w:eastAsia="en-US"/>
        </w:rPr>
        <w:t>Once an ID is assigned it will be permanently associated with the substance.</w:t>
      </w:r>
    </w:p>
    <w:p w:rsidR="003D21CF" w:rsidRDefault="003D21CF" w:rsidP="009D5189">
      <w:pPr>
        <w:jc w:val="both"/>
        <w:rPr>
          <w:lang w:eastAsia="en-US"/>
        </w:rPr>
      </w:pPr>
    </w:p>
    <w:p w:rsidR="003D21CF" w:rsidRPr="00CB4988" w:rsidRDefault="003D21CF" w:rsidP="003D21CF">
      <w:pPr>
        <w:pStyle w:val="XML"/>
        <w:spacing w:before="0" w:after="0"/>
      </w:pPr>
      <w:r>
        <w:t>&lt;document&gt;</w:t>
      </w:r>
      <w:r>
        <w:br/>
        <w:t xml:space="preserve">  &lt;id root="</w:t>
      </w:r>
      <w:r w:rsidRPr="00CB4988">
        <w:rPr>
          <w:b/>
          <w:i/>
          <w:iCs/>
        </w:rPr>
        <w:t>Document Id</w:t>
      </w:r>
      <w:r>
        <w:t>"/&gt;</w:t>
      </w:r>
      <w:r>
        <w:br/>
        <w:t xml:space="preserve">  &lt;code code="</w:t>
      </w:r>
      <w:r w:rsidRPr="009E6F1E">
        <w:t>64124-1</w:t>
      </w:r>
      <w:r>
        <w:t>" codeSystem="2.16.840.1.113883.6.1"</w:t>
      </w:r>
      <w:r>
        <w:br/>
        <w:t xml:space="preserve">        displayName="</w:t>
      </w:r>
      <w:r w:rsidRPr="00A03098">
        <w:t xml:space="preserve">Indexing - </w:t>
      </w:r>
      <w:r>
        <w:t>Substance"/&gt;</w:t>
      </w:r>
      <w:r>
        <w:br/>
        <w:t xml:space="preserve">  &lt;effectiveTime value="</w:t>
      </w:r>
      <w:r w:rsidRPr="00CB4988">
        <w:rPr>
          <w:b/>
          <w:i/>
          <w:iCs/>
        </w:rPr>
        <w:t>Effective Date</w:t>
      </w:r>
      <w:r>
        <w:t>"/&gt;</w:t>
      </w:r>
      <w:r>
        <w:br/>
        <w:t xml:space="preserve">  &lt;setId root="</w:t>
      </w:r>
      <w:r w:rsidRPr="00CB4988">
        <w:rPr>
          <w:b/>
          <w:i/>
          <w:iCs/>
        </w:rPr>
        <w:t>Document Set Id</w:t>
      </w:r>
      <w:r>
        <w:t>"/&gt;</w:t>
      </w:r>
      <w:r>
        <w:br/>
        <w:t xml:space="preserve">  &lt;versionNumber value="</w:t>
      </w:r>
      <w:r w:rsidRPr="00CB4988">
        <w:rPr>
          <w:b/>
          <w:i/>
          <w:iCs/>
        </w:rPr>
        <w:t>Version Number</w:t>
      </w:r>
      <w:r>
        <w:t>"/&gt;</w:t>
      </w:r>
      <w:r>
        <w:br/>
        <w:t xml:space="preserve">  &lt;author&gt;</w:t>
      </w:r>
      <w:r>
        <w:br/>
        <w:t xml:space="preserve">    &lt;node&gt;</w:t>
      </w:r>
      <w:r w:rsidRPr="00CB4988">
        <w:rPr>
          <w:b/>
          <w:i/>
          <w:iCs/>
        </w:rPr>
        <w:t>Changes Made</w:t>
      </w:r>
      <w:r>
        <w:t>&lt;/node&gt;</w:t>
      </w:r>
      <w:r>
        <w:br/>
        <w:t xml:space="preserve">    &lt;!-- </w:t>
      </w:r>
      <w:r w:rsidRPr="00CB4988">
        <w:rPr>
          <w:b/>
          <w:i/>
          <w:iCs/>
        </w:rPr>
        <w:t>author information</w:t>
      </w:r>
      <w:r>
        <w:t xml:space="preserve"> --&gt;</w:t>
      </w:r>
      <w:r>
        <w:br/>
        <w:t xml:space="preserve">  &lt;/author&gt;</w:t>
      </w:r>
      <w:r>
        <w:br/>
        <w:t xml:space="preserve">  &lt;component&gt;</w:t>
      </w:r>
      <w:r>
        <w:br/>
        <w:t xml:space="preserve">    &lt;structuredBody&gt;</w:t>
      </w:r>
      <w:r>
        <w:br/>
        <w:t xml:space="preserve">      &lt;component&gt;</w:t>
      </w:r>
      <w:r>
        <w:br/>
        <w:t xml:space="preserve">        &lt;section&gt;</w:t>
      </w:r>
      <w:r>
        <w:br/>
        <w:t xml:space="preserve">          &lt;subject&gt;</w:t>
      </w:r>
      <w:r>
        <w:br/>
        <w:t xml:space="preserve">            &lt;identifiedSubstance&gt;&lt;!-- </w:t>
      </w:r>
      <w:r w:rsidRPr="00CB4988">
        <w:rPr>
          <w:b/>
          <w:bCs/>
        </w:rPr>
        <w:t>Substance</w:t>
      </w:r>
      <w:r>
        <w:t xml:space="preserve"> --&gt;</w:t>
      </w:r>
      <w:r>
        <w:br/>
        <w:t xml:space="preserve">              &lt;id</w:t>
      </w:r>
      <w:r w:rsidRPr="00CB4988">
        <w:t xml:space="preserve"> extension</w:t>
      </w:r>
      <w:r>
        <w:t>="</w:t>
      </w:r>
      <w:r w:rsidRPr="00CB4988">
        <w:rPr>
          <w:i/>
          <w:iCs/>
        </w:rPr>
        <w:t>Substance Id</w:t>
      </w:r>
      <w:r>
        <w:t xml:space="preserve">" </w:t>
      </w:r>
      <w:r w:rsidRPr="00CB4988">
        <w:t>root</w:t>
      </w:r>
      <w:r>
        <w:t>="</w:t>
      </w:r>
      <w:r w:rsidRPr="00CB4988">
        <w:rPr>
          <w:b/>
          <w:i/>
          <w:iCs/>
        </w:rPr>
        <w:t>Substance Id System (OID)</w:t>
      </w:r>
      <w:r>
        <w:t>"/&gt;</w:t>
      </w:r>
      <w:r>
        <w:br/>
        <w:t xml:space="preserve">              &lt;identifiedSubstance&gt;</w:t>
      </w:r>
      <w:r>
        <w:br/>
        <w:t xml:space="preserve">                &lt;</w:t>
      </w:r>
      <w:r w:rsidRPr="00CB4988">
        <w:t>code code</w:t>
      </w:r>
      <w:r>
        <w:t>="</w:t>
      </w:r>
      <w:r w:rsidRPr="00CB4988">
        <w:rPr>
          <w:b/>
          <w:i/>
          <w:iCs/>
        </w:rPr>
        <w:t>Substance Id</w:t>
      </w:r>
      <w:r>
        <w:t xml:space="preserve"> " </w:t>
      </w:r>
      <w:r>
        <w:br/>
        <w:t xml:space="preserve">                      </w:t>
      </w:r>
      <w:r w:rsidRPr="00CB4988">
        <w:t>codeSystem</w:t>
      </w:r>
      <w:r>
        <w:t>="</w:t>
      </w:r>
      <w:r w:rsidRPr="00CB4988">
        <w:rPr>
          <w:b/>
          <w:i/>
          <w:iCs/>
        </w:rPr>
        <w:t>Substance Id System (OID)</w:t>
      </w:r>
      <w:r>
        <w:t>"/&gt;</w:t>
      </w:r>
      <w:r>
        <w:br/>
        <w:t xml:space="preserve">                &lt;name&gt;Substance Name&lt;/name&gt;</w:t>
      </w:r>
      <w:r>
        <w:br/>
        <w:t xml:space="preserve">                &lt;!-- </w:t>
      </w:r>
      <w:r w:rsidRPr="00CB4988">
        <w:rPr>
          <w:b/>
          <w:i/>
          <w:iCs/>
        </w:rPr>
        <w:t>Substance Definition</w:t>
      </w:r>
      <w:r>
        <w:t xml:space="preserve"> --&gt;</w:t>
      </w:r>
      <w:r>
        <w:br/>
        <w:t xml:space="preserve">              &lt;/identifiedSubstance&gt;</w:t>
      </w:r>
      <w:r>
        <w:br/>
        <w:t xml:space="preserve">              &lt;subjectOf&gt;</w:t>
      </w:r>
      <w:r>
        <w:br/>
        <w:t xml:space="preserve">                &lt;substanceSpecification&gt;&lt;!-- </w:t>
      </w:r>
      <w:r w:rsidRPr="00CB4988">
        <w:rPr>
          <w:b/>
        </w:rPr>
        <w:t>Specified Substance</w:t>
      </w:r>
      <w:r>
        <w:t xml:space="preserve"> --&gt;</w:t>
      </w:r>
      <w:r>
        <w:br/>
        <w:t xml:space="preserve">                  &lt;code code=</w:t>
      </w:r>
      <w:r w:rsidRPr="00245334">
        <w:t>"</w:t>
      </w:r>
      <w:r w:rsidRPr="00CB4988">
        <w:rPr>
          <w:b/>
          <w:i/>
          <w:iCs/>
        </w:rPr>
        <w:t>Substance Specification Code</w:t>
      </w:r>
      <w:r w:rsidRPr="00245334">
        <w:t>"</w:t>
      </w:r>
      <w:r>
        <w:t xml:space="preserve"> </w:t>
      </w:r>
      <w:r>
        <w:br/>
        <w:t xml:space="preserve">                        codeSystem=</w:t>
      </w:r>
      <w:r w:rsidRPr="00245334">
        <w:t>"</w:t>
      </w:r>
      <w:r w:rsidRPr="00CB4988">
        <w:rPr>
          <w:b/>
          <w:i/>
          <w:iCs/>
        </w:rPr>
        <w:t>Code System (OID)</w:t>
      </w:r>
      <w:r w:rsidRPr="00245334">
        <w:t>"</w:t>
      </w:r>
      <w:r>
        <w:br/>
        <w:t xml:space="preserve">                        displayName=</w:t>
      </w:r>
      <w:r w:rsidRPr="00245334">
        <w:t>"</w:t>
      </w:r>
      <w:r w:rsidRPr="00CB4988">
        <w:rPr>
          <w:b/>
          <w:i/>
          <w:iCs/>
        </w:rPr>
        <w:t>Substance Specification Name</w:t>
      </w:r>
      <w:r w:rsidRPr="00245334">
        <w:t>"</w:t>
      </w:r>
      <w:r>
        <w:t>&gt;</w:t>
      </w:r>
    </w:p>
    <w:p w:rsidR="003D21CF" w:rsidRDefault="003D21CF" w:rsidP="009D5189">
      <w:pPr>
        <w:jc w:val="both"/>
        <w:rPr>
          <w:lang w:eastAsia="en-US"/>
        </w:rPr>
      </w:pPr>
    </w:p>
    <w:p w:rsidR="00F62732" w:rsidRPr="000518DD" w:rsidRDefault="00020D0F" w:rsidP="00D84D83">
      <w:pPr>
        <w:pStyle w:val="Heading2"/>
        <w:rPr>
          <w:color w:val="0070C0"/>
          <w:lang w:eastAsia="en-US"/>
        </w:rPr>
      </w:pPr>
      <w:bookmarkStart w:id="449" w:name="_Ref343604242"/>
      <w:bookmarkStart w:id="450" w:name="_Toc343650427"/>
      <w:r w:rsidRPr="000518DD">
        <w:rPr>
          <w:color w:val="0070C0"/>
          <w:lang w:eastAsia="en-US"/>
        </w:rPr>
        <w:lastRenderedPageBreak/>
        <w:t>Substance</w:t>
      </w:r>
      <w:r w:rsidR="00F62732" w:rsidRPr="000518DD">
        <w:rPr>
          <w:color w:val="0070C0"/>
          <w:lang w:eastAsia="en-US"/>
        </w:rPr>
        <w:t xml:space="preserve"> ID</w:t>
      </w:r>
      <w:bookmarkEnd w:id="449"/>
      <w:bookmarkEnd w:id="450"/>
    </w:p>
    <w:p w:rsidR="00F62732" w:rsidRDefault="00F62732" w:rsidP="00F62732">
      <w:pPr>
        <w:rPr>
          <w:lang w:eastAsia="en-US"/>
        </w:rPr>
      </w:pPr>
    </w:p>
    <w:p w:rsidR="00F62732" w:rsidRDefault="00F62732" w:rsidP="009D5189">
      <w:pPr>
        <w:jc w:val="both"/>
        <w:rPr>
          <w:lang w:eastAsia="en-US"/>
        </w:rPr>
      </w:pPr>
      <w:r>
        <w:rPr>
          <w:lang w:eastAsia="en-US"/>
        </w:rPr>
        <w:t>Every substanc</w:t>
      </w:r>
      <w:r w:rsidR="00810513">
        <w:rPr>
          <w:lang w:eastAsia="en-US"/>
        </w:rPr>
        <w:t xml:space="preserve">e will be identified by an ID. </w:t>
      </w:r>
      <w:r>
        <w:rPr>
          <w:lang w:eastAsia="en-US"/>
        </w:rPr>
        <w:t>The ID should be unique to each substance, non-semantic, non-chronological, and of fixed length with an integrity check.</w:t>
      </w:r>
      <w:r w:rsidR="00B32602">
        <w:rPr>
          <w:lang w:eastAsia="en-US"/>
        </w:rPr>
        <w:t xml:space="preserve"> Once an ID is assigned to a given physical or conceptual material the ID will not change.  Changes or additions to defining information will result in a new version of the the substance definition but would not result in a new substance id.  Although an effort should always be made to obtain complete information prior to assignment there will be instances when additional defininational information on a given substance is transmitted after assignment.  There will also be instances when incorrect information may be transmitted and used to define a substance.  In these cases the information will be changed or added but the ID will not change.  In the rare cases when the same substance is found to have two IDs one of the IDs will remain a primary ID and the use of the other ID will be deprecated.</w:t>
      </w:r>
    </w:p>
    <w:p w:rsidR="00F62732" w:rsidRDefault="00F62732" w:rsidP="009D5189">
      <w:pPr>
        <w:jc w:val="both"/>
        <w:rPr>
          <w:lang w:eastAsia="en-US"/>
        </w:rPr>
      </w:pPr>
    </w:p>
    <w:p w:rsidR="006C5B6E" w:rsidRDefault="00F62732" w:rsidP="009D5189">
      <w:pPr>
        <w:jc w:val="both"/>
        <w:rPr>
          <w:lang w:eastAsia="en-US"/>
        </w:rPr>
      </w:pPr>
      <w:r>
        <w:rPr>
          <w:lang w:eastAsia="en-US"/>
        </w:rPr>
        <w:t xml:space="preserve">Both substances and specified substances will be identified with a </w:t>
      </w:r>
      <w:r w:rsidR="009D5189">
        <w:rPr>
          <w:lang w:eastAsia="en-US"/>
        </w:rPr>
        <w:t xml:space="preserve">substance ID. </w:t>
      </w:r>
      <w:r>
        <w:rPr>
          <w:lang w:eastAsia="en-US"/>
        </w:rPr>
        <w:t>Substance IDs will be released to the public if the substance is in</w:t>
      </w:r>
      <w:r w:rsidR="009D5189">
        <w:rPr>
          <w:lang w:eastAsia="en-US"/>
        </w:rPr>
        <w:t xml:space="preserve"> a licensed medicinal product. </w:t>
      </w:r>
      <w:r>
        <w:rPr>
          <w:lang w:eastAsia="en-US"/>
        </w:rPr>
        <w:t xml:space="preserve">The IDs for substances in the investigational stage will only be released if an official name exists or a company code is associated with defining information </w:t>
      </w:r>
      <w:r w:rsidR="00B32602">
        <w:rPr>
          <w:lang w:eastAsia="en-US"/>
        </w:rPr>
        <w:t xml:space="preserve">is found in a single reference that </w:t>
      </w:r>
      <w:r>
        <w:rPr>
          <w:lang w:eastAsia="en-US"/>
        </w:rPr>
        <w:t>is in the public domain.</w:t>
      </w:r>
    </w:p>
    <w:p w:rsidR="003D6457" w:rsidRDefault="003D6457" w:rsidP="003D6457">
      <w:pPr>
        <w:rPr>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02310" w:rsidRPr="007A51EF" w:rsidTr="00F5405B">
        <w:tc>
          <w:tcPr>
            <w:tcW w:w="1951" w:type="dxa"/>
            <w:shd w:val="clear" w:color="auto" w:fill="auto"/>
          </w:tcPr>
          <w:p w:rsidR="00102310" w:rsidRPr="007A51EF" w:rsidRDefault="00102310" w:rsidP="007D7CD4">
            <w:pPr>
              <w:rPr>
                <w:b/>
                <w:lang w:eastAsia="en-US"/>
              </w:rPr>
            </w:pPr>
            <w:r w:rsidRPr="007A51EF">
              <w:rPr>
                <w:b/>
              </w:rPr>
              <w:t>User Guidance</w:t>
            </w:r>
          </w:p>
        </w:tc>
        <w:tc>
          <w:tcPr>
            <w:tcW w:w="8017" w:type="dxa"/>
            <w:shd w:val="clear" w:color="auto" w:fill="auto"/>
          </w:tcPr>
          <w:p w:rsidR="00102310" w:rsidRDefault="00102310" w:rsidP="009D5189">
            <w:pPr>
              <w:jc w:val="both"/>
              <w:rPr>
                <w:lang w:eastAsia="en-US"/>
              </w:rPr>
            </w:pPr>
            <w:r w:rsidRPr="007A51EF">
              <w:rPr>
                <w:lang w:eastAsia="en-US"/>
              </w:rPr>
              <w:t>ID to be used in all electronic submissions to identify a s</w:t>
            </w:r>
            <w:r w:rsidR="0048120B">
              <w:rPr>
                <w:lang w:eastAsia="en-US"/>
              </w:rPr>
              <w:t xml:space="preserve">ubstance. </w:t>
            </w:r>
            <w:r w:rsidRPr="007A51EF">
              <w:rPr>
                <w:lang w:eastAsia="en-US"/>
              </w:rPr>
              <w:t>Generated when sufficient information is available to unambiguously define a substance.  ID will be permanently associated with a given substance and each substance at the substance level shall have one and only one ID.</w:t>
            </w:r>
          </w:p>
          <w:p w:rsidR="0048120B" w:rsidRDefault="0048120B" w:rsidP="0048120B">
            <w:pPr>
              <w:jc w:val="both"/>
              <w:rPr>
                <w:lang w:eastAsia="en-US"/>
              </w:rPr>
            </w:pPr>
          </w:p>
          <w:p w:rsidR="0048120B" w:rsidRPr="007A51EF" w:rsidRDefault="0048120B" w:rsidP="0048120B">
            <w:pPr>
              <w:jc w:val="both"/>
              <w:rPr>
                <w:lang w:eastAsia="en-US"/>
              </w:rPr>
            </w:pPr>
            <w:r>
              <w:rPr>
                <w:lang w:eastAsia="en-US"/>
              </w:rPr>
              <w:t>NOTE: If a unique “Substance ID” has been assigned, this “Substance ID” shall be specified based on the Substance Name controlled vocabulary. In the absence of a unique “Substance ID”, e. g. for the initial submission of the substance, this data element is not required.</w:t>
            </w:r>
          </w:p>
        </w:tc>
      </w:tr>
      <w:tr w:rsidR="00102310" w:rsidRPr="007A51EF" w:rsidTr="00F5405B">
        <w:tc>
          <w:tcPr>
            <w:tcW w:w="1951" w:type="dxa"/>
            <w:shd w:val="clear" w:color="auto" w:fill="auto"/>
          </w:tcPr>
          <w:p w:rsidR="00102310" w:rsidRPr="007A51EF" w:rsidRDefault="00102310" w:rsidP="007D7CD4">
            <w:pPr>
              <w:rPr>
                <w:b/>
                <w:lang w:eastAsia="en-US"/>
              </w:rPr>
            </w:pPr>
            <w:r w:rsidRPr="007A51EF">
              <w:rPr>
                <w:b/>
              </w:rPr>
              <w:t>Example(s)</w:t>
            </w:r>
          </w:p>
        </w:tc>
        <w:tc>
          <w:tcPr>
            <w:tcW w:w="8017" w:type="dxa"/>
            <w:shd w:val="clear" w:color="auto" w:fill="auto"/>
          </w:tcPr>
          <w:p w:rsidR="00102310" w:rsidRPr="007A51EF" w:rsidRDefault="00B32602" w:rsidP="007D7CD4">
            <w:pPr>
              <w:rPr>
                <w:lang w:eastAsia="en-US"/>
              </w:rPr>
            </w:pPr>
            <w:r>
              <w:rPr>
                <w:lang w:eastAsia="en-US"/>
              </w:rPr>
              <w:t>UNII Code</w:t>
            </w:r>
          </w:p>
        </w:tc>
      </w:tr>
      <w:tr w:rsidR="00102310" w:rsidRPr="007A51EF" w:rsidTr="00F5405B">
        <w:tc>
          <w:tcPr>
            <w:tcW w:w="1951" w:type="dxa"/>
            <w:shd w:val="clear" w:color="auto" w:fill="auto"/>
          </w:tcPr>
          <w:p w:rsidR="00102310" w:rsidRPr="007A51EF" w:rsidRDefault="00102310" w:rsidP="007D7CD4">
            <w:pPr>
              <w:rPr>
                <w:b/>
              </w:rPr>
            </w:pPr>
            <w:r w:rsidRPr="007A51EF">
              <w:rPr>
                <w:b/>
              </w:rPr>
              <w:t>Conformance</w:t>
            </w:r>
          </w:p>
        </w:tc>
        <w:tc>
          <w:tcPr>
            <w:tcW w:w="8017" w:type="dxa"/>
            <w:shd w:val="clear" w:color="auto" w:fill="auto"/>
          </w:tcPr>
          <w:p w:rsidR="00102310" w:rsidRPr="007A51EF" w:rsidRDefault="00555EF5" w:rsidP="007D7CD4">
            <w:pPr>
              <w:rPr>
                <w:lang w:eastAsia="en-US"/>
              </w:rPr>
            </w:pPr>
            <w:r>
              <w:rPr>
                <w:lang w:eastAsia="en-US"/>
              </w:rPr>
              <w:t>REQUIRED for Substance Definition, NOT SPECIFIED for Substance ID Request</w:t>
            </w:r>
          </w:p>
        </w:tc>
      </w:tr>
      <w:tr w:rsidR="00102310" w:rsidRPr="007A51EF" w:rsidTr="00F5405B">
        <w:tc>
          <w:tcPr>
            <w:tcW w:w="1951" w:type="dxa"/>
            <w:shd w:val="clear" w:color="auto" w:fill="auto"/>
          </w:tcPr>
          <w:p w:rsidR="00102310" w:rsidRPr="007A51EF" w:rsidRDefault="00102310" w:rsidP="007D7CD4">
            <w:pPr>
              <w:rPr>
                <w:b/>
              </w:rPr>
            </w:pPr>
            <w:r w:rsidRPr="007A51EF">
              <w:rPr>
                <w:b/>
              </w:rPr>
              <w:t>Data Type</w:t>
            </w:r>
          </w:p>
        </w:tc>
        <w:tc>
          <w:tcPr>
            <w:tcW w:w="8017" w:type="dxa"/>
            <w:shd w:val="clear" w:color="auto" w:fill="auto"/>
          </w:tcPr>
          <w:p w:rsidR="00102310" w:rsidRPr="007A51EF" w:rsidRDefault="001B6EDB" w:rsidP="007D7CD4">
            <w:pPr>
              <w:rPr>
                <w:lang w:eastAsia="en-US"/>
              </w:rPr>
            </w:pPr>
            <w:r w:rsidRPr="007A51EF">
              <w:rPr>
                <w:lang w:eastAsia="en-US"/>
              </w:rPr>
              <w:t>II</w:t>
            </w:r>
            <w:r w:rsidR="00555EF5">
              <w:rPr>
                <w:lang w:eastAsia="en-US"/>
              </w:rPr>
              <w:t xml:space="preserve"> / CV</w:t>
            </w:r>
          </w:p>
        </w:tc>
      </w:tr>
      <w:tr w:rsidR="00102310" w:rsidRPr="007A51EF" w:rsidTr="00F5405B">
        <w:tc>
          <w:tcPr>
            <w:tcW w:w="1951" w:type="dxa"/>
            <w:shd w:val="clear" w:color="auto" w:fill="auto"/>
          </w:tcPr>
          <w:p w:rsidR="00102310" w:rsidRPr="007A51EF" w:rsidRDefault="00102310" w:rsidP="007D7CD4">
            <w:pPr>
              <w:rPr>
                <w:b/>
              </w:rPr>
            </w:pPr>
            <w:r w:rsidRPr="007A51EF">
              <w:rPr>
                <w:b/>
              </w:rPr>
              <w:t>OID</w:t>
            </w:r>
          </w:p>
        </w:tc>
        <w:tc>
          <w:tcPr>
            <w:tcW w:w="8017" w:type="dxa"/>
            <w:shd w:val="clear" w:color="auto" w:fill="auto"/>
          </w:tcPr>
          <w:p w:rsidR="00102310" w:rsidRPr="00F5405B" w:rsidRDefault="00555EF5" w:rsidP="007D7CD4">
            <w:pPr>
              <w:rPr>
                <w:lang w:eastAsia="en-US"/>
              </w:rPr>
            </w:pPr>
            <w:r>
              <w:rPr>
                <w:lang w:eastAsia="en-US"/>
              </w:rPr>
              <w:t xml:space="preserve">II.root / CV.codeSystem are </w:t>
            </w:r>
            <w:r w:rsidR="00F5405B" w:rsidRPr="00F5405B">
              <w:rPr>
                <w:lang w:eastAsia="en-US"/>
              </w:rPr>
              <w:t>2.16.840.1.113883.4.9</w:t>
            </w:r>
          </w:p>
        </w:tc>
      </w:tr>
      <w:tr w:rsidR="00102310" w:rsidRPr="007A51EF" w:rsidTr="00F5405B">
        <w:tc>
          <w:tcPr>
            <w:tcW w:w="1951" w:type="dxa"/>
            <w:shd w:val="clear" w:color="auto" w:fill="auto"/>
          </w:tcPr>
          <w:p w:rsidR="00102310" w:rsidRPr="007A51EF" w:rsidRDefault="00102310" w:rsidP="007D7CD4">
            <w:pPr>
              <w:rPr>
                <w:b/>
              </w:rPr>
            </w:pPr>
            <w:r w:rsidRPr="007A51EF">
              <w:rPr>
                <w:b/>
              </w:rPr>
              <w:t>Value Allowed</w:t>
            </w:r>
          </w:p>
        </w:tc>
        <w:tc>
          <w:tcPr>
            <w:tcW w:w="8017" w:type="dxa"/>
            <w:shd w:val="clear" w:color="auto" w:fill="auto"/>
          </w:tcPr>
          <w:p w:rsidR="00102310" w:rsidRPr="007A51EF" w:rsidRDefault="00102310" w:rsidP="007D7CD4">
            <w:pPr>
              <w:rPr>
                <w:lang w:eastAsia="en-US"/>
              </w:rPr>
            </w:pPr>
          </w:p>
        </w:tc>
      </w:tr>
      <w:tr w:rsidR="00102310" w:rsidRPr="007A51EF" w:rsidTr="00F5405B">
        <w:tc>
          <w:tcPr>
            <w:tcW w:w="1951" w:type="dxa"/>
            <w:shd w:val="clear" w:color="auto" w:fill="auto"/>
          </w:tcPr>
          <w:p w:rsidR="00102310" w:rsidRPr="007A51EF" w:rsidRDefault="00102310" w:rsidP="007D7CD4">
            <w:pPr>
              <w:rPr>
                <w:b/>
              </w:rPr>
            </w:pPr>
            <w:r w:rsidRPr="007A51EF">
              <w:rPr>
                <w:b/>
              </w:rPr>
              <w:t>Business Rule(s)</w:t>
            </w:r>
          </w:p>
        </w:tc>
        <w:tc>
          <w:tcPr>
            <w:tcW w:w="8017" w:type="dxa"/>
            <w:shd w:val="clear" w:color="auto" w:fill="auto"/>
          </w:tcPr>
          <w:p w:rsidR="00102310" w:rsidRPr="007A51EF" w:rsidRDefault="002B7DFE" w:rsidP="002B7DFE">
            <w:pPr>
              <w:rPr>
                <w:lang w:eastAsia="en-US"/>
              </w:rPr>
            </w:pPr>
            <w:r w:rsidRPr="007A51EF">
              <w:rPr>
                <w:lang w:eastAsia="en-US"/>
              </w:rPr>
              <w:t>All substances will be identified by a single ID</w:t>
            </w:r>
            <w:r w:rsidR="00EE7ADD" w:rsidRPr="007A51EF">
              <w:rPr>
                <w:lang w:eastAsia="en-US"/>
              </w:rPr>
              <w:t>.</w:t>
            </w:r>
          </w:p>
          <w:p w:rsidR="00730058" w:rsidRPr="007A51EF" w:rsidRDefault="00730058" w:rsidP="002B7DFE">
            <w:pPr>
              <w:rPr>
                <w:lang w:eastAsia="en-US"/>
              </w:rPr>
            </w:pPr>
          </w:p>
          <w:p w:rsidR="00EE7ADD" w:rsidRPr="007A51EF" w:rsidRDefault="00B32602" w:rsidP="00782FD1">
            <w:pPr>
              <w:jc w:val="both"/>
              <w:rPr>
                <w:lang w:eastAsia="en-US"/>
              </w:rPr>
            </w:pPr>
            <w:r w:rsidRPr="007A51EF">
              <w:rPr>
                <w:lang w:eastAsia="en-US"/>
              </w:rPr>
              <w:t>NOTE: The ID will only be released to the public if the defining infor</w:t>
            </w:r>
            <w:r>
              <w:rPr>
                <w:lang w:eastAsia="en-US"/>
              </w:rPr>
              <w:t xml:space="preserve">mation is in the public domain or if a company that provides the defining informations requests public release or releases the code in public marketing materials. </w:t>
            </w:r>
            <w:r w:rsidRPr="007A51EF">
              <w:rPr>
                <w:lang w:eastAsia="en-US"/>
              </w:rPr>
              <w:t>Defining information found in patents will usually not be sufficient to release the ID to the public</w:t>
            </w:r>
            <w:r>
              <w:rPr>
                <w:lang w:eastAsia="en-US"/>
              </w:rPr>
              <w:t xml:space="preserve">. </w:t>
            </w:r>
            <w:r w:rsidRPr="007A51EF">
              <w:rPr>
                <w:lang w:eastAsia="en-US"/>
              </w:rPr>
              <w:t xml:space="preserve"> </w:t>
            </w:r>
            <w:r>
              <w:rPr>
                <w:lang w:eastAsia="en-US"/>
              </w:rPr>
              <w:t>E</w:t>
            </w:r>
            <w:r w:rsidRPr="007A51EF">
              <w:rPr>
                <w:lang w:eastAsia="en-US"/>
              </w:rPr>
              <w:t xml:space="preserve">ven if </w:t>
            </w:r>
            <w:r>
              <w:rPr>
                <w:lang w:eastAsia="en-US"/>
              </w:rPr>
              <w:t>an</w:t>
            </w:r>
            <w:r w:rsidRPr="007A51EF">
              <w:rPr>
                <w:lang w:eastAsia="en-US"/>
              </w:rPr>
              <w:t xml:space="preserve"> ID can be released there may be elements that will not be </w:t>
            </w:r>
            <w:r>
              <w:rPr>
                <w:lang w:eastAsia="en-US"/>
              </w:rPr>
              <w:t>released to the general public</w:t>
            </w:r>
            <w:r w:rsidRPr="007A51EF">
              <w:rPr>
                <w:lang w:eastAsia="en-US"/>
              </w:rPr>
              <w:t>.</w:t>
            </w:r>
            <w:r>
              <w:rPr>
                <w:lang w:eastAsia="en-US"/>
              </w:rPr>
              <w:t xml:space="preserve">  </w:t>
            </w:r>
            <w:r w:rsidRPr="007A51EF">
              <w:rPr>
                <w:lang w:eastAsia="en-US"/>
              </w:rPr>
              <w:t>An ID will always be released to an organization that requests an ID and supplies information to define.</w:t>
            </w:r>
            <w:r>
              <w:rPr>
                <w:lang w:eastAsia="en-US"/>
              </w:rPr>
              <w:t xml:space="preserve">a substance.  </w:t>
            </w:r>
            <w:r w:rsidRPr="007A51EF">
              <w:rPr>
                <w:lang w:eastAsia="en-US"/>
              </w:rPr>
              <w:t xml:space="preserve">A Flag to control the release of the ID to the general public is part of the Reference </w:t>
            </w:r>
            <w:r>
              <w:rPr>
                <w:lang w:eastAsia="en-US"/>
              </w:rPr>
              <w:t>Source</w:t>
            </w:r>
            <w:r w:rsidRPr="007A51EF">
              <w:rPr>
                <w:lang w:eastAsia="en-US"/>
              </w:rPr>
              <w:t xml:space="preserve"> </w:t>
            </w:r>
            <w:r>
              <w:rPr>
                <w:lang w:eastAsia="en-US"/>
              </w:rPr>
              <w:t xml:space="preserve">information </w:t>
            </w:r>
            <w:r w:rsidRPr="007A51EF">
              <w:rPr>
                <w:lang w:eastAsia="en-US"/>
              </w:rPr>
              <w:t xml:space="preserve">(see </w:t>
            </w:r>
            <w:r>
              <w:rPr>
                <w:lang w:eastAsia="en-US"/>
              </w:rPr>
              <w:t>S</w:t>
            </w:r>
            <w:r w:rsidRPr="007A51EF">
              <w:rPr>
                <w:lang w:eastAsia="en-US"/>
              </w:rPr>
              <w:t>ection</w:t>
            </w:r>
            <w:r>
              <w:rPr>
                <w:lang w:eastAsia="en-US"/>
              </w:rPr>
              <w:t xml:space="preserve"> </w:t>
            </w:r>
            <w:r w:rsidR="00782FD1">
              <w:rPr>
                <w:lang w:eastAsia="en-US"/>
              </w:rPr>
              <w:t>8.2.5)</w:t>
            </w:r>
            <w:r w:rsidR="004570D5" w:rsidRPr="007A51EF">
              <w:rPr>
                <w:lang w:eastAsia="en-US"/>
              </w:rPr>
              <w:t>.</w:t>
            </w:r>
          </w:p>
        </w:tc>
      </w:tr>
    </w:tbl>
    <w:p w:rsidR="00CB4988" w:rsidRDefault="00CB4988" w:rsidP="003D6457">
      <w:pPr>
        <w:rPr>
          <w:lang w:eastAsia="en-US"/>
        </w:rPr>
      </w:pPr>
    </w:p>
    <w:p w:rsidR="00F5405B" w:rsidRDefault="00F5405B" w:rsidP="00F5405B">
      <w:pPr>
        <w:pStyle w:val="XML"/>
      </w:pPr>
      <w:r>
        <w:lastRenderedPageBreak/>
        <w:t>&lt;document&gt;</w:t>
      </w:r>
      <w:r>
        <w:br/>
        <w:t xml:space="preserve">  &lt;component&gt;</w:t>
      </w:r>
      <w:r>
        <w:br/>
        <w:t xml:space="preserve">    &lt;structuredBody&gt;</w:t>
      </w:r>
      <w:r>
        <w:br/>
        <w:t xml:space="preserve">      &lt;component&gt;</w:t>
      </w:r>
      <w:r>
        <w:br/>
        <w:t xml:space="preserve">        &lt;section&gt;</w:t>
      </w:r>
      <w:r>
        <w:br/>
        <w:t xml:space="preserve">          &lt;subject&gt;</w:t>
      </w:r>
      <w:r>
        <w:br/>
        <w:t xml:space="preserve">            &lt;identifiedSubstance&gt;&lt;!-- </w:t>
      </w:r>
      <w:r w:rsidRPr="00CB4988">
        <w:rPr>
          <w:b/>
          <w:bCs/>
        </w:rPr>
        <w:t>Substance</w:t>
      </w:r>
      <w:r>
        <w:t xml:space="preserve"> --&gt;</w:t>
      </w:r>
      <w:r>
        <w:br/>
        <w:t xml:space="preserve">              &lt;id</w:t>
      </w:r>
      <w:r w:rsidRPr="00CB4988">
        <w:t xml:space="preserve"> extension</w:t>
      </w:r>
      <w:r>
        <w:t>="</w:t>
      </w:r>
      <w:r w:rsidRPr="00CB4988">
        <w:rPr>
          <w:i/>
          <w:iCs/>
        </w:rPr>
        <w:t>Substance Id</w:t>
      </w:r>
      <w:r>
        <w:t xml:space="preserve">" </w:t>
      </w:r>
      <w:r w:rsidRPr="00CB4988">
        <w:t>root</w:t>
      </w:r>
      <w:r>
        <w:t>="</w:t>
      </w:r>
      <w:r w:rsidRPr="00CB4988">
        <w:rPr>
          <w:b/>
          <w:i/>
          <w:iCs/>
        </w:rPr>
        <w:t>Substance Id System (OID)</w:t>
      </w:r>
      <w:r>
        <w:t>"/&gt;</w:t>
      </w:r>
      <w:r>
        <w:br/>
        <w:t xml:space="preserve">              &lt;identifiedSubstance&gt;</w:t>
      </w:r>
      <w:r>
        <w:br/>
        <w:t xml:space="preserve">                &lt;</w:t>
      </w:r>
      <w:r w:rsidRPr="00CB4988">
        <w:t>code code</w:t>
      </w:r>
      <w:r>
        <w:t>="</w:t>
      </w:r>
      <w:r w:rsidRPr="00CB4988">
        <w:rPr>
          <w:b/>
          <w:i/>
          <w:iCs/>
        </w:rPr>
        <w:t>Substance Id</w:t>
      </w:r>
      <w:r>
        <w:t xml:space="preserve"> " </w:t>
      </w:r>
      <w:r>
        <w:br/>
        <w:t xml:space="preserve">                      </w:t>
      </w:r>
      <w:r w:rsidRPr="00CB4988">
        <w:t>codeSystem</w:t>
      </w:r>
      <w:r>
        <w:t>="</w:t>
      </w:r>
      <w:r w:rsidRPr="00CB4988">
        <w:rPr>
          <w:b/>
          <w:i/>
          <w:iCs/>
        </w:rPr>
        <w:t>Substance Id System (OID)</w:t>
      </w:r>
      <w:r>
        <w:t>"/&gt;</w:t>
      </w:r>
    </w:p>
    <w:p w:rsidR="00F5405B" w:rsidRDefault="00F5405B" w:rsidP="00F5405B">
      <w:pPr>
        <w:rPr>
          <w:lang w:eastAsia="en-US"/>
        </w:rPr>
      </w:pPr>
      <w:r>
        <w:rPr>
          <w:lang w:eastAsia="en-US"/>
        </w:rPr>
        <w:t>Note: the Substance ID occurs twice in the SPL, once as the id/@extension attribute of the identifiedSubstance Role and once as the code/@code attribute of the identifiedSubstance Entity. The id/@root and code/@codeSystem are the same OID “</w:t>
      </w:r>
      <w:r w:rsidRPr="00F5405B">
        <w:rPr>
          <w:lang w:eastAsia="en-US"/>
        </w:rPr>
        <w:t>2.16.840.1.113883.4.9</w:t>
      </w:r>
      <w:r>
        <w:rPr>
          <w:lang w:eastAsia="en-US"/>
        </w:rPr>
        <w:t>”</w:t>
      </w:r>
    </w:p>
    <w:p w:rsidR="00E51E9B" w:rsidRDefault="00E51E9B" w:rsidP="00E51E9B">
      <w:pPr>
        <w:pStyle w:val="Heading2"/>
        <w:rPr>
          <w:lang w:eastAsia="en-US"/>
        </w:rPr>
      </w:pPr>
      <w:bookmarkStart w:id="451" w:name="_Ref343261072"/>
      <w:bookmarkStart w:id="452" w:name="_Ref343261077"/>
      <w:bookmarkStart w:id="453" w:name="_Ref343604431"/>
      <w:bookmarkStart w:id="454" w:name="_Ref343604681"/>
      <w:bookmarkStart w:id="455" w:name="_Toc343650428"/>
      <w:r w:rsidRPr="000518DD">
        <w:rPr>
          <w:lang w:eastAsia="en-US"/>
        </w:rPr>
        <w:t>Substance</w:t>
      </w:r>
      <w:r>
        <w:rPr>
          <w:lang w:eastAsia="en-US"/>
        </w:rPr>
        <w:t xml:space="preserve"> Type</w:t>
      </w:r>
    </w:p>
    <w:p w:rsidR="00E51E9B" w:rsidRPr="00552F35" w:rsidRDefault="00E51E9B" w:rsidP="00E51E9B">
      <w:pPr>
        <w:rPr>
          <w:lang w:eastAsia="en-US"/>
        </w:rPr>
      </w:pPr>
    </w:p>
    <w:p w:rsidR="00E51E9B" w:rsidRDefault="00E51E9B" w:rsidP="00E51E9B">
      <w:pPr>
        <w:jc w:val="both"/>
        <w:rPr>
          <w:lang w:eastAsia="en-US"/>
        </w:rPr>
      </w:pPr>
      <w:r>
        <w:rPr>
          <w:lang w:eastAsia="en-US"/>
        </w:rPr>
        <w:t>Material will either be described as a substance one of four groups of specified substances.  Substances are one of five types of single substances or as mixture.  Mixtures consist of a combination of single substances where the source material is also captured but proportions are not.</w:t>
      </w:r>
    </w:p>
    <w:p w:rsidR="00E51E9B" w:rsidRDefault="00E51E9B" w:rsidP="00E51E9B">
      <w:pPr>
        <w:jc w:val="both"/>
      </w:pPr>
      <w:r>
        <w:t xml:space="preserve">The first step in defining a substance is to determine whether the substance can be defined as a </w:t>
      </w:r>
      <w:r w:rsidRPr="000D2F03">
        <w:rPr>
          <w:b/>
        </w:rPr>
        <w:t>single substance</w:t>
      </w:r>
      <w:r>
        <w:t xml:space="preserve"> or a </w:t>
      </w:r>
      <w:r w:rsidRPr="000D2F03">
        <w:rPr>
          <w:b/>
        </w:rPr>
        <w:t>mixture of single substances</w:t>
      </w:r>
      <w:r>
        <w:t xml:space="preserve"> which is referred to as a </w:t>
      </w:r>
      <w:r w:rsidRPr="000D2F03">
        <w:rPr>
          <w:b/>
        </w:rPr>
        <w:t>mixture substance</w:t>
      </w:r>
      <w:r>
        <w:t xml:space="preserve">. A mixture substance is a substance that cannot be defined using a single set of substance elements or structural representations. Racemic mixtures, most polymers and structurally diverse substances although inherently mixtures can be defined using a single set of elements and therefore are not describes as mixtures.  </w:t>
      </w:r>
    </w:p>
    <w:p w:rsidR="00E51E9B" w:rsidRDefault="00E51E9B" w:rsidP="00E51E9B">
      <w:pPr>
        <w:jc w:val="both"/>
      </w:pPr>
    </w:p>
    <w:p w:rsidR="00E51E9B" w:rsidRDefault="00E51E9B" w:rsidP="00E51E9B">
      <w:pPr>
        <w:jc w:val="both"/>
      </w:pPr>
      <w:r>
        <w:t xml:space="preserve">Mixtures are substances like Gentamicin or Gentamicin C which consists of a mixture of three related individual aminoglycosides, Gentamicin C1A, Gentamicin C1, and Gentamicin C2 which are typically isolated together from a bacterial culture.  Corn Starch would also be a mixture substance of two distinct polymers amylose and amylopectin with corn as the source of the substance.  </w:t>
      </w:r>
    </w:p>
    <w:p w:rsidR="00E51E9B" w:rsidRDefault="00E51E9B" w:rsidP="00E51E9B">
      <w:pPr>
        <w:jc w:val="both"/>
      </w:pPr>
    </w:p>
    <w:p w:rsidR="00E51E9B" w:rsidRDefault="00E51E9B" w:rsidP="00E51E9B">
      <w:pPr>
        <w:jc w:val="both"/>
      </w:pPr>
      <w:r>
        <w:t>Most other polymer will be described as single substances with the definition based on the structural repeating unit and a representation of the average molecular weight of the polymer.</w:t>
      </w:r>
    </w:p>
    <w:p w:rsidR="00E51E9B" w:rsidRDefault="00E51E9B" w:rsidP="00E51E9B">
      <w:pPr>
        <w:jc w:val="both"/>
      </w:pPr>
    </w:p>
    <w:p w:rsidR="00E51E9B" w:rsidRDefault="00E51E9B" w:rsidP="00E51E9B">
      <w:pPr>
        <w:jc w:val="both"/>
      </w:pPr>
      <w:r>
        <w:t xml:space="preserve">The figures below represent decision tree or process by which the type of substance is determined.  </w:t>
      </w:r>
    </w:p>
    <w:p w:rsidR="00E51E9B" w:rsidRDefault="00E51E9B" w:rsidP="00E51E9B">
      <w:pPr>
        <w:jc w:val="both"/>
      </w:pPr>
      <w:r>
        <w:t xml:space="preserve">A substance will either be a mixture or a single substance.  </w:t>
      </w:r>
    </w:p>
    <w:p w:rsidR="00E51E9B" w:rsidRDefault="00E51E9B" w:rsidP="00E51E9B"/>
    <w:p w:rsidR="00E51E9B" w:rsidRDefault="001B0DC3" w:rsidP="00E51E9B">
      <w:r>
        <w:rPr>
          <w:noProof/>
          <w:lang w:val="en-US" w:eastAsia="en-US"/>
        </w:rPr>
        <w:lastRenderedPageBreak/>
        <w:drawing>
          <wp:inline distT="0" distB="0" distL="0" distR="0">
            <wp:extent cx="5756910" cy="3068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910" cy="3068955"/>
                    </a:xfrm>
                    <a:prstGeom prst="rect">
                      <a:avLst/>
                    </a:prstGeom>
                    <a:noFill/>
                    <a:ln>
                      <a:noFill/>
                    </a:ln>
                  </pic:spPr>
                </pic:pic>
              </a:graphicData>
            </a:graphic>
          </wp:inline>
        </w:drawing>
      </w:r>
    </w:p>
    <w:p w:rsidR="00E51E9B" w:rsidRDefault="00E51E9B" w:rsidP="00E51E9B"/>
    <w:p w:rsidR="00E51E9B" w:rsidRDefault="00E51E9B" w:rsidP="00580198">
      <w:pPr>
        <w:pStyle w:val="Caption"/>
      </w:pPr>
      <w:bookmarkStart w:id="456" w:name="_Toc343720766"/>
      <w:r w:rsidRPr="0026504B">
        <w:t xml:space="preserve">Figure </w:t>
      </w:r>
      <w:r w:rsidR="00580198">
        <w:fldChar w:fldCharType="begin"/>
      </w:r>
      <w:r w:rsidR="00580198">
        <w:instrText xml:space="preserve"> SEQ Figure \* ARABIC </w:instrText>
      </w:r>
      <w:r w:rsidR="00580198">
        <w:fldChar w:fldCharType="separate"/>
      </w:r>
      <w:r w:rsidR="00D15CCB">
        <w:rPr>
          <w:noProof/>
        </w:rPr>
        <w:t>3</w:t>
      </w:r>
      <w:r w:rsidR="00580198">
        <w:fldChar w:fldCharType="end"/>
      </w:r>
      <w:r w:rsidR="00580198">
        <w:t xml:space="preserve"> </w:t>
      </w:r>
      <w:r w:rsidRPr="0026504B">
        <w:t>–</w:t>
      </w:r>
      <w:r>
        <w:t xml:space="preserve"> D</w:t>
      </w:r>
      <w:r w:rsidRPr="00D00B5A">
        <w:t>ecision tree or process by which the type of substance is determined</w:t>
      </w:r>
      <w:bookmarkEnd w:id="456"/>
    </w:p>
    <w:p w:rsidR="00E51E9B" w:rsidRDefault="00E51E9B" w:rsidP="00E51E9B"/>
    <w:p w:rsidR="00E51E9B" w:rsidRDefault="00E51E9B" w:rsidP="00E51E9B">
      <w:r w:rsidRPr="008E1BA9">
        <w:t>If a substance is monodisperse the following tree would be used to further determine the type of single substance.</w:t>
      </w:r>
    </w:p>
    <w:p w:rsidR="00E51E9B" w:rsidRDefault="00E51E9B" w:rsidP="00E51E9B"/>
    <w:p w:rsidR="00E51E9B" w:rsidRDefault="001B0DC3" w:rsidP="00E51E9B">
      <w:r>
        <w:rPr>
          <w:noProof/>
          <w:lang w:val="en-US" w:eastAsia="en-US"/>
        </w:rPr>
        <w:drawing>
          <wp:inline distT="0" distB="0" distL="0" distR="0">
            <wp:extent cx="575691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2647950"/>
                    </a:xfrm>
                    <a:prstGeom prst="rect">
                      <a:avLst/>
                    </a:prstGeom>
                    <a:noFill/>
                    <a:ln>
                      <a:noFill/>
                    </a:ln>
                  </pic:spPr>
                </pic:pic>
              </a:graphicData>
            </a:graphic>
          </wp:inline>
        </w:drawing>
      </w:r>
    </w:p>
    <w:p w:rsidR="00E51E9B" w:rsidRDefault="00E51E9B" w:rsidP="00E51E9B">
      <w:pPr>
        <w:pStyle w:val="Caption"/>
      </w:pPr>
    </w:p>
    <w:p w:rsidR="00E51E9B" w:rsidRDefault="00E51E9B" w:rsidP="00580198">
      <w:pPr>
        <w:pStyle w:val="Caption"/>
      </w:pPr>
      <w:bookmarkStart w:id="457" w:name="_Toc343720767"/>
      <w:r w:rsidRPr="0026504B">
        <w:t xml:space="preserve">Figure </w:t>
      </w:r>
      <w:r w:rsidR="00580198">
        <w:fldChar w:fldCharType="begin"/>
      </w:r>
      <w:r w:rsidR="00580198">
        <w:instrText xml:space="preserve"> SEQ Figure \* ARABIC </w:instrText>
      </w:r>
      <w:r w:rsidR="00580198">
        <w:fldChar w:fldCharType="separate"/>
      </w:r>
      <w:r w:rsidR="00D15CCB">
        <w:rPr>
          <w:noProof/>
        </w:rPr>
        <w:t>4</w:t>
      </w:r>
      <w:r w:rsidR="00580198">
        <w:fldChar w:fldCharType="end"/>
      </w:r>
      <w:r w:rsidR="00580198">
        <w:t xml:space="preserve"> </w:t>
      </w:r>
      <w:r w:rsidRPr="0026504B">
        <w:t>–</w:t>
      </w:r>
      <w:r>
        <w:t xml:space="preserve"> D</w:t>
      </w:r>
      <w:r w:rsidRPr="007E62E8">
        <w:t xml:space="preserve">etermine </w:t>
      </w:r>
      <w:r>
        <w:t xml:space="preserve">further </w:t>
      </w:r>
      <w:r w:rsidRPr="007E62E8">
        <w:t>the type of single substance.</w:t>
      </w:r>
      <w:bookmarkEnd w:id="457"/>
    </w:p>
    <w:p w:rsidR="00E51E9B" w:rsidRDefault="00E51E9B" w:rsidP="00E51E9B"/>
    <w:p w:rsidR="00E51E9B" w:rsidRDefault="00E51E9B" w:rsidP="00E51E9B">
      <w:pPr>
        <w:jc w:val="both"/>
      </w:pPr>
      <w:r>
        <w:t>Single substances shall be defined by at least one of the following single substance classes; CHEMICAL, PROTEIN, NUCLEIC ACID, POLYMER, or STRUCTURALLY DIVERSE. Choice of substance class is described in the following figure and the one above.</w:t>
      </w:r>
    </w:p>
    <w:p w:rsidR="00E51E9B" w:rsidRDefault="00E51E9B" w:rsidP="00E51E9B">
      <w:pPr>
        <w:jc w:val="both"/>
      </w:pPr>
    </w:p>
    <w:p w:rsidR="00E51E9B" w:rsidRDefault="00E51E9B" w:rsidP="00E51E9B">
      <w:pPr>
        <w:jc w:val="both"/>
      </w:pPr>
      <w:r>
        <w:t>All single substance will be defined as one and only one of the five classes listed in figure below.  Although some single substances may be made up of material of more than one class a single call will be chosen to define each substance. Pegolylated Proteins which contain a polymeric form of ethylene glycol attached to a protein would be described as a protein with a polymeric fragment modification.  All single substance should be able to describe by the elements listed below.</w:t>
      </w:r>
    </w:p>
    <w:p w:rsidR="00E51E9B" w:rsidRDefault="00E51E9B" w:rsidP="00E51E9B">
      <w:pPr>
        <w:jc w:val="both"/>
        <w:rPr>
          <w:lang w:eastAsia="en-US"/>
        </w:rPr>
      </w:pPr>
    </w:p>
    <w:p w:rsidR="00E51E9B" w:rsidRDefault="00E51E9B" w:rsidP="00E51E9B">
      <w:pPr>
        <w:jc w:val="both"/>
        <w:rPr>
          <w:lang w:eastAsia="en-US"/>
        </w:rPr>
      </w:pPr>
      <w:r>
        <w:rPr>
          <w:lang w:eastAsia="en-US"/>
        </w:rPr>
        <w:lastRenderedPageBreak/>
        <w:t xml:space="preserve">In order to define a substance that is not a mixture a single type of substance should be chosen.  If multiple types of substances exist within the same material a decision should first be made as to the type of substance upon which the primary definition will be based.  If the substance can be defined as a single entity that type of entity will be chosen.  If not the decision should first be based on the portion of the material provides the predominant functional activity of the material.  </w:t>
      </w:r>
    </w:p>
    <w:p w:rsidR="00E51E9B" w:rsidRDefault="00E51E9B" w:rsidP="00E51E9B">
      <w:pPr>
        <w:jc w:val="both"/>
        <w:rPr>
          <w:lang w:eastAsia="en-US"/>
        </w:rPr>
      </w:pPr>
    </w:p>
    <w:p w:rsidR="00E51E9B" w:rsidRPr="000B69F6" w:rsidRDefault="00E51E9B" w:rsidP="00E51E9B">
      <w:pPr>
        <w:jc w:val="both"/>
        <w:rPr>
          <w:i/>
          <w:lang w:eastAsia="en-US"/>
        </w:rPr>
      </w:pPr>
      <w:r w:rsidRPr="000B69F6">
        <w:rPr>
          <w:i/>
          <w:lang w:eastAsia="en-US"/>
        </w:rPr>
        <w:t>Examples:  A well defined small molecule chemical that is covalently attached to a polymer, protein or nucleic acid will be described as a polymer or protein.  The small molecule will e</w:t>
      </w:r>
      <w:r>
        <w:rPr>
          <w:i/>
          <w:lang w:eastAsia="en-US"/>
        </w:rPr>
        <w:t>i</w:t>
      </w:r>
      <w:r w:rsidRPr="000B69F6">
        <w:rPr>
          <w:i/>
          <w:lang w:eastAsia="en-US"/>
        </w:rPr>
        <w:t>ther be an end group of a polymer or part of a fragment modification of the protein or peptide.  Pegoylated proteins will be de</w:t>
      </w:r>
      <w:r>
        <w:rPr>
          <w:i/>
          <w:lang w:eastAsia="en-US"/>
        </w:rPr>
        <w:t>s</w:t>
      </w:r>
      <w:r w:rsidRPr="000B69F6">
        <w:rPr>
          <w:i/>
          <w:lang w:eastAsia="en-US"/>
        </w:rPr>
        <w:t xml:space="preserve">cribed as proteins and not polymers.  The polyethylene glycol substitutient with the linker will be captured as a fragment modification of the protein.  Polysaccharide antigens conjugated to a protein will captured as the same type of substance </w:t>
      </w:r>
      <w:r>
        <w:rPr>
          <w:i/>
          <w:lang w:eastAsia="en-US"/>
        </w:rPr>
        <w:t>as the antigen,</w:t>
      </w:r>
      <w:r w:rsidRPr="000B69F6">
        <w:rPr>
          <w:i/>
          <w:lang w:eastAsia="en-US"/>
        </w:rPr>
        <w:t xml:space="preserve"> a polymer if the structure of the polysaccharide is known or structurally diverse material if it is not.  </w:t>
      </w:r>
    </w:p>
    <w:p w:rsidR="00E51E9B" w:rsidRDefault="00E51E9B" w:rsidP="00E51E9B">
      <w:pPr>
        <w:rPr>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51E9B" w:rsidRPr="007A51EF" w:rsidTr="00E51E9B">
        <w:tc>
          <w:tcPr>
            <w:tcW w:w="1951" w:type="dxa"/>
            <w:shd w:val="clear" w:color="auto" w:fill="auto"/>
          </w:tcPr>
          <w:p w:rsidR="00E51E9B" w:rsidRPr="007A51EF" w:rsidRDefault="00E51E9B" w:rsidP="00E51E9B">
            <w:pPr>
              <w:rPr>
                <w:b/>
                <w:lang w:eastAsia="en-US"/>
              </w:rPr>
            </w:pPr>
            <w:r w:rsidRPr="007A51EF">
              <w:rPr>
                <w:b/>
              </w:rPr>
              <w:t>User Guidance</w:t>
            </w:r>
          </w:p>
        </w:tc>
        <w:tc>
          <w:tcPr>
            <w:tcW w:w="8017" w:type="dxa"/>
            <w:shd w:val="clear" w:color="auto" w:fill="auto"/>
          </w:tcPr>
          <w:p w:rsidR="00E51E9B" w:rsidRPr="007A51EF" w:rsidRDefault="00E51E9B" w:rsidP="00E51E9B">
            <w:pPr>
              <w:jc w:val="both"/>
              <w:rPr>
                <w:lang w:eastAsia="en-US"/>
              </w:rPr>
            </w:pPr>
            <w:r>
              <w:rPr>
                <w:lang w:eastAsia="en-US"/>
              </w:rPr>
              <w:t xml:space="preserve">All substances will be defined as a single type of substance.  Monodisperse substances are typically material that can be defined as a single molecular entity. Monodisperse substances are either chemicals, proteins, or a nucleic acids.  Polydisperse material can be a mixture, polymer or structurally diverse material.  Material that cannot be defined </w:t>
            </w:r>
          </w:p>
        </w:tc>
      </w:tr>
      <w:tr w:rsidR="00E51E9B" w:rsidRPr="007A51EF" w:rsidTr="00E51E9B">
        <w:tc>
          <w:tcPr>
            <w:tcW w:w="1951" w:type="dxa"/>
            <w:shd w:val="clear" w:color="auto" w:fill="auto"/>
          </w:tcPr>
          <w:p w:rsidR="00E51E9B" w:rsidRPr="007A51EF" w:rsidRDefault="00E51E9B" w:rsidP="00E51E9B">
            <w:pPr>
              <w:rPr>
                <w:b/>
                <w:lang w:eastAsia="en-US"/>
              </w:rPr>
            </w:pPr>
            <w:r w:rsidRPr="007A51EF">
              <w:rPr>
                <w:b/>
              </w:rPr>
              <w:t>Example(s)</w:t>
            </w:r>
          </w:p>
        </w:tc>
        <w:tc>
          <w:tcPr>
            <w:tcW w:w="8017" w:type="dxa"/>
            <w:shd w:val="clear" w:color="auto" w:fill="auto"/>
          </w:tcPr>
          <w:p w:rsidR="00E51E9B" w:rsidRPr="007A51EF" w:rsidRDefault="00E51E9B" w:rsidP="00E51E9B">
            <w:pPr>
              <w:rPr>
                <w:lang w:eastAsia="en-US"/>
              </w:rPr>
            </w:pPr>
            <w:r>
              <w:rPr>
                <w:lang w:eastAsia="en-US"/>
              </w:rPr>
              <w:t>CHEMICAL</w:t>
            </w:r>
          </w:p>
        </w:tc>
      </w:tr>
      <w:tr w:rsidR="00E51E9B" w:rsidRPr="007A51EF" w:rsidTr="00E51E9B">
        <w:tc>
          <w:tcPr>
            <w:tcW w:w="1951" w:type="dxa"/>
            <w:shd w:val="clear" w:color="auto" w:fill="auto"/>
          </w:tcPr>
          <w:p w:rsidR="00E51E9B" w:rsidRPr="007A51EF" w:rsidRDefault="00E51E9B" w:rsidP="00E51E9B">
            <w:pPr>
              <w:rPr>
                <w:b/>
              </w:rPr>
            </w:pPr>
            <w:r w:rsidRPr="007A51EF">
              <w:rPr>
                <w:b/>
              </w:rPr>
              <w:t>Conformance</w:t>
            </w:r>
          </w:p>
        </w:tc>
        <w:tc>
          <w:tcPr>
            <w:tcW w:w="8017" w:type="dxa"/>
            <w:shd w:val="clear" w:color="auto" w:fill="auto"/>
          </w:tcPr>
          <w:p w:rsidR="00E51E9B" w:rsidRPr="007A51EF" w:rsidRDefault="00E51E9B" w:rsidP="00E51E9B">
            <w:pPr>
              <w:rPr>
                <w:lang w:eastAsia="en-US"/>
              </w:rPr>
            </w:pPr>
            <w:r>
              <w:rPr>
                <w:lang w:eastAsia="en-US"/>
              </w:rPr>
              <w:t>REQUIRED</w:t>
            </w:r>
          </w:p>
        </w:tc>
      </w:tr>
      <w:tr w:rsidR="00E51E9B" w:rsidRPr="007A51EF" w:rsidTr="00E51E9B">
        <w:tc>
          <w:tcPr>
            <w:tcW w:w="1951" w:type="dxa"/>
            <w:shd w:val="clear" w:color="auto" w:fill="auto"/>
          </w:tcPr>
          <w:p w:rsidR="00E51E9B" w:rsidRPr="007A51EF" w:rsidRDefault="00E51E9B" w:rsidP="00E51E9B">
            <w:pPr>
              <w:rPr>
                <w:b/>
              </w:rPr>
            </w:pPr>
            <w:r w:rsidRPr="007A51EF">
              <w:rPr>
                <w:b/>
              </w:rPr>
              <w:t>Data Type</w:t>
            </w:r>
          </w:p>
        </w:tc>
        <w:tc>
          <w:tcPr>
            <w:tcW w:w="8017" w:type="dxa"/>
            <w:shd w:val="clear" w:color="auto" w:fill="auto"/>
          </w:tcPr>
          <w:p w:rsidR="00E51E9B" w:rsidRPr="007A51EF" w:rsidRDefault="00E51E9B" w:rsidP="00E51E9B">
            <w:pPr>
              <w:rPr>
                <w:lang w:eastAsia="en-US"/>
              </w:rPr>
            </w:pPr>
            <w:r>
              <w:rPr>
                <w:lang w:eastAsia="en-US"/>
              </w:rPr>
              <w:t>CD</w:t>
            </w:r>
          </w:p>
        </w:tc>
      </w:tr>
      <w:tr w:rsidR="00E51E9B" w:rsidRPr="007A51EF" w:rsidTr="00E51E9B">
        <w:tc>
          <w:tcPr>
            <w:tcW w:w="1951" w:type="dxa"/>
            <w:shd w:val="clear" w:color="auto" w:fill="auto"/>
          </w:tcPr>
          <w:p w:rsidR="00E51E9B" w:rsidRPr="007A51EF" w:rsidRDefault="00E51E9B" w:rsidP="00E51E9B">
            <w:pPr>
              <w:rPr>
                <w:b/>
              </w:rPr>
            </w:pPr>
            <w:r w:rsidRPr="007A51EF">
              <w:rPr>
                <w:b/>
              </w:rPr>
              <w:t>OID</w:t>
            </w:r>
          </w:p>
        </w:tc>
        <w:tc>
          <w:tcPr>
            <w:tcW w:w="8017" w:type="dxa"/>
            <w:shd w:val="clear" w:color="auto" w:fill="auto"/>
          </w:tcPr>
          <w:p w:rsidR="00E51E9B" w:rsidRPr="007A51EF" w:rsidRDefault="00E51E9B" w:rsidP="00E51E9B">
            <w:pPr>
              <w:rPr>
                <w:lang w:eastAsia="en-US"/>
              </w:rPr>
            </w:pPr>
          </w:p>
        </w:tc>
      </w:tr>
      <w:tr w:rsidR="00E51E9B" w:rsidRPr="007A51EF" w:rsidTr="00E51E9B">
        <w:tc>
          <w:tcPr>
            <w:tcW w:w="1951" w:type="dxa"/>
            <w:shd w:val="clear" w:color="auto" w:fill="auto"/>
          </w:tcPr>
          <w:p w:rsidR="00E51E9B" w:rsidRPr="007A51EF" w:rsidRDefault="00E51E9B" w:rsidP="00E51E9B">
            <w:pPr>
              <w:rPr>
                <w:b/>
              </w:rPr>
            </w:pPr>
            <w:r w:rsidRPr="007A51EF">
              <w:rPr>
                <w:b/>
              </w:rPr>
              <w:t>Value Allowed</w:t>
            </w:r>
          </w:p>
        </w:tc>
        <w:tc>
          <w:tcPr>
            <w:tcW w:w="8017" w:type="dxa"/>
            <w:shd w:val="clear" w:color="auto" w:fill="auto"/>
          </w:tcPr>
          <w:p w:rsidR="00E51E9B" w:rsidRPr="007A51EF" w:rsidRDefault="00E51E9B" w:rsidP="00E51E9B">
            <w:pPr>
              <w:rPr>
                <w:lang w:eastAsia="en-US"/>
              </w:rPr>
            </w:pPr>
            <w:r>
              <w:rPr>
                <w:lang w:eastAsia="en-US"/>
              </w:rPr>
              <w:t>CHEMICAL, PROTEIN, NUCLEIC ACID, POLYMER, STRUCTURALLY DIVERSE, MIXTURE</w:t>
            </w:r>
          </w:p>
        </w:tc>
      </w:tr>
      <w:tr w:rsidR="00E51E9B" w:rsidRPr="007A51EF" w:rsidTr="00E51E9B">
        <w:tc>
          <w:tcPr>
            <w:tcW w:w="1951" w:type="dxa"/>
            <w:shd w:val="clear" w:color="auto" w:fill="auto"/>
          </w:tcPr>
          <w:p w:rsidR="00E51E9B" w:rsidRPr="007A51EF" w:rsidRDefault="00E51E9B" w:rsidP="00E51E9B">
            <w:pPr>
              <w:rPr>
                <w:b/>
              </w:rPr>
            </w:pPr>
            <w:r w:rsidRPr="007A51EF">
              <w:rPr>
                <w:b/>
              </w:rPr>
              <w:t>Business Rule(s)</w:t>
            </w:r>
          </w:p>
        </w:tc>
        <w:tc>
          <w:tcPr>
            <w:tcW w:w="8017" w:type="dxa"/>
            <w:shd w:val="clear" w:color="auto" w:fill="auto"/>
          </w:tcPr>
          <w:p w:rsidR="00E51E9B" w:rsidRPr="007A51EF" w:rsidRDefault="00E51E9B" w:rsidP="00E51E9B">
            <w:pPr>
              <w:jc w:val="both"/>
              <w:rPr>
                <w:lang w:eastAsia="en-US"/>
              </w:rPr>
            </w:pPr>
            <w:r>
              <w:rPr>
                <w:lang w:eastAsia="en-US"/>
              </w:rPr>
              <w:t xml:space="preserve">Only one type </w:t>
            </w:r>
          </w:p>
        </w:tc>
      </w:tr>
      <w:tr w:rsidR="00E51E9B" w:rsidRPr="007A51EF" w:rsidTr="00E51E9B">
        <w:tc>
          <w:tcPr>
            <w:tcW w:w="1951" w:type="dxa"/>
            <w:shd w:val="clear" w:color="auto" w:fill="auto"/>
          </w:tcPr>
          <w:p w:rsidR="00E51E9B" w:rsidRPr="007A51EF" w:rsidRDefault="00E51E9B" w:rsidP="00E51E9B">
            <w:pPr>
              <w:rPr>
                <w:b/>
              </w:rPr>
            </w:pPr>
            <w:r w:rsidRPr="007A51EF">
              <w:rPr>
                <w:b/>
              </w:rPr>
              <w:t>IDMP SPL Snippet</w:t>
            </w:r>
          </w:p>
        </w:tc>
        <w:tc>
          <w:tcPr>
            <w:tcW w:w="8017" w:type="dxa"/>
            <w:shd w:val="clear" w:color="auto" w:fill="auto"/>
          </w:tcPr>
          <w:p w:rsidR="00E51E9B" w:rsidRPr="007A51EF" w:rsidRDefault="00E51E9B" w:rsidP="00E51E9B">
            <w:pPr>
              <w:rPr>
                <w:lang w:eastAsia="en-US"/>
              </w:rPr>
            </w:pPr>
          </w:p>
        </w:tc>
      </w:tr>
    </w:tbl>
    <w:p w:rsidR="00E51E9B" w:rsidRDefault="00E51E9B" w:rsidP="00E51E9B">
      <w:pPr>
        <w:rPr>
          <w:lang w:val="en-US" w:eastAsia="en-US"/>
        </w:rPr>
      </w:pPr>
      <w:r>
        <w:rPr>
          <w:lang w:val="en-US" w:eastAsia="en-US"/>
        </w:rPr>
        <w:t>Representation in HL7 is as a substance classification, the “IDMP Substance Type” may be assigned like any other substance classification code. The fact that this is the substance type specification becomes evident from recognizing that the assigned classification code is a concept considered “substance type”.</w:t>
      </w:r>
    </w:p>
    <w:p w:rsidR="00E51E9B" w:rsidRDefault="00E51E9B" w:rsidP="00E51E9B">
      <w:pPr>
        <w:pStyle w:val="XML"/>
      </w:pPr>
      <w:r>
        <w:t>&lt;identifiedSubstance&gt;</w:t>
      </w:r>
      <w:r>
        <w:br/>
        <w:t xml:space="preserve">  &lt;identifiedSubstance&gt;</w:t>
      </w:r>
    </w:p>
    <w:p w:rsidR="00E51E9B" w:rsidRDefault="00E51E9B" w:rsidP="00E51E9B">
      <w:pPr>
        <w:pStyle w:val="XML"/>
      </w:pPr>
      <w:r>
        <w:t xml:space="preserve">    &lt;</w:t>
      </w:r>
      <w:proofErr w:type="gramStart"/>
      <w:r>
        <w:t>asSpecializedKind</w:t>
      </w:r>
      <w:proofErr w:type="gramEnd"/>
      <w:r>
        <w:t>&gt;</w:t>
      </w:r>
      <w:r>
        <w:br/>
        <w:t xml:space="preserve">      &lt;definingMaterialKind&gt;</w:t>
      </w:r>
      <w:r>
        <w:br/>
        <w:t xml:space="preserve">        &lt;code code="</w:t>
      </w:r>
      <w:r w:rsidRPr="00FD0D8F">
        <w:rPr>
          <w:b/>
          <w:bCs/>
          <w:i/>
          <w:iCs/>
        </w:rPr>
        <w:t>Substance Type</w:t>
      </w:r>
      <w:r w:rsidRPr="00FD0D8F">
        <w:rPr>
          <w:i/>
          <w:iCs/>
        </w:rPr>
        <w:t xml:space="preserve"> Code</w:t>
      </w:r>
      <w:r>
        <w:t xml:space="preserve">" </w:t>
      </w:r>
      <w:r>
        <w:br/>
        <w:t xml:space="preserve">              codeSystem="</w:t>
      </w:r>
      <w:r w:rsidRPr="00FD0D8F">
        <w:rPr>
          <w:i/>
          <w:iCs/>
        </w:rPr>
        <w:t xml:space="preserve">Substance </w:t>
      </w:r>
      <w:r>
        <w:rPr>
          <w:i/>
          <w:iCs/>
        </w:rPr>
        <w:t>Type Code</w:t>
      </w:r>
      <w:r w:rsidRPr="00FD0D8F">
        <w:rPr>
          <w:i/>
          <w:iCs/>
        </w:rPr>
        <w:t xml:space="preserve"> System (OID)</w:t>
      </w:r>
      <w:r>
        <w:t>"/&gt;</w:t>
      </w:r>
      <w:r>
        <w:br/>
        <w:t xml:space="preserve">      &lt;/definingMaterialKind&gt;</w:t>
      </w:r>
    </w:p>
    <w:p w:rsidR="003D6457" w:rsidRPr="000518DD" w:rsidRDefault="001455F2" w:rsidP="0030025A">
      <w:pPr>
        <w:pStyle w:val="Heading2"/>
        <w:rPr>
          <w:color w:val="FF0000"/>
          <w:lang w:eastAsia="en-US"/>
        </w:rPr>
      </w:pPr>
      <w:r w:rsidRPr="000518DD">
        <w:rPr>
          <w:color w:val="FF0000"/>
          <w:lang w:eastAsia="en-US"/>
        </w:rPr>
        <w:t>Substance</w:t>
      </w:r>
      <w:r w:rsidR="000518DD">
        <w:rPr>
          <w:color w:val="FF0000"/>
          <w:lang w:eastAsia="en-US"/>
        </w:rPr>
        <w:t xml:space="preserve"> Name</w:t>
      </w:r>
      <w:bookmarkEnd w:id="451"/>
      <w:bookmarkEnd w:id="452"/>
      <w:bookmarkEnd w:id="453"/>
      <w:bookmarkEnd w:id="454"/>
      <w:bookmarkEnd w:id="455"/>
      <w:ins w:id="458" w:author="HYST (Hiroyuki Sato)" w:date="2013-01-08T17:04:00Z">
        <w:r w:rsidR="00D15CCB" w:rsidRPr="00D0694A">
          <w:rPr>
            <w:rFonts w:eastAsia="MS Mincho" w:hint="eastAsia"/>
            <w:color w:val="FF0000"/>
            <w:lang w:eastAsia="ja-JP"/>
          </w:rPr>
          <w:t xml:space="preserve">  (repeat as necessary)</w:t>
        </w:r>
      </w:ins>
    </w:p>
    <w:p w:rsidR="00610B06" w:rsidRDefault="00610B06" w:rsidP="001455F2">
      <w:pPr>
        <w:jc w:val="both"/>
        <w:rPr>
          <w:lang w:eastAsia="en-US"/>
        </w:rPr>
      </w:pPr>
    </w:p>
    <w:p w:rsidR="001455F2" w:rsidRDefault="001455F2" w:rsidP="001455F2">
      <w:pPr>
        <w:jc w:val="both"/>
        <w:rPr>
          <w:lang w:eastAsia="en-US"/>
        </w:rPr>
      </w:pPr>
      <w:r>
        <w:rPr>
          <w:lang w:eastAsia="en-US"/>
        </w:rPr>
        <w:t>Although the standard does not provide any guidance on substance nomenclature, it does provide a structure for the capture of names and codes that are often used to identify a substance.  For the purpose of the standard there are basically four types of names, Official names, other names,</w:t>
      </w:r>
      <w:r w:rsidR="00AC4E96">
        <w:rPr>
          <w:lang w:eastAsia="en-US"/>
        </w:rPr>
        <w:t xml:space="preserve"> brand names and company codes. </w:t>
      </w:r>
      <w:r>
        <w:rPr>
          <w:lang w:eastAsia="en-US"/>
        </w:rPr>
        <w:t>Official names are typically nonproprietary names used in a given jurisdiction and d</w:t>
      </w:r>
      <w:r w:rsidR="00AC4E96">
        <w:rPr>
          <w:lang w:eastAsia="en-US"/>
        </w:rPr>
        <w:t xml:space="preserve">omain to identify a substance. </w:t>
      </w:r>
      <w:r>
        <w:rPr>
          <w:lang w:eastAsia="en-US"/>
        </w:rPr>
        <w:t xml:space="preserve">The domain, jurisdiction, authority that assigned the name (USAN, </w:t>
      </w:r>
      <w:smartTag w:uri="urn:schemas-microsoft-com:office:smarttags" w:element="place">
        <w:r>
          <w:rPr>
            <w:lang w:eastAsia="en-US"/>
          </w:rPr>
          <w:t>INN</w:t>
        </w:r>
      </w:smartTag>
      <w:r>
        <w:rPr>
          <w:lang w:eastAsia="en-US"/>
        </w:rPr>
        <w:t>, JAN etc) and t</w:t>
      </w:r>
      <w:r w:rsidR="00AC4E96">
        <w:rPr>
          <w:lang w:eastAsia="en-US"/>
        </w:rPr>
        <w:t xml:space="preserve">he language are also captured. </w:t>
      </w:r>
      <w:r>
        <w:rPr>
          <w:lang w:eastAsia="en-US"/>
        </w:rPr>
        <w:t>Other names are names associated with a given substance that are typic</w:t>
      </w:r>
      <w:r w:rsidR="00AC4E96">
        <w:rPr>
          <w:lang w:eastAsia="en-US"/>
        </w:rPr>
        <w:t xml:space="preserve">ally common or chemical names. </w:t>
      </w:r>
      <w:r>
        <w:rPr>
          <w:lang w:eastAsia="en-US"/>
        </w:rPr>
        <w:t>Brand names are typically names by which a company identifies a given substance typically for marketing purposes.  Compa</w:t>
      </w:r>
      <w:r w:rsidR="00AC4E96">
        <w:rPr>
          <w:lang w:eastAsia="en-US"/>
        </w:rPr>
        <w:t xml:space="preserve">ny </w:t>
      </w:r>
      <w:r w:rsidR="00AC4E96">
        <w:rPr>
          <w:lang w:eastAsia="en-US"/>
        </w:rPr>
        <w:lastRenderedPageBreak/>
        <w:t xml:space="preserve">codes are treated as names. </w:t>
      </w:r>
      <w:r>
        <w:rPr>
          <w:lang w:eastAsia="en-US"/>
        </w:rPr>
        <w:t xml:space="preserve">They </w:t>
      </w:r>
      <w:r w:rsidR="00AC4E96">
        <w:rPr>
          <w:lang w:eastAsia="en-US"/>
        </w:rPr>
        <w:t>are assigned</w:t>
      </w:r>
      <w:r>
        <w:rPr>
          <w:lang w:eastAsia="en-US"/>
        </w:rPr>
        <w:t xml:space="preserve"> by a given company to substances in clinical or preclinical development.</w:t>
      </w:r>
    </w:p>
    <w:p w:rsidR="001455F2" w:rsidRDefault="001455F2" w:rsidP="001455F2">
      <w:pPr>
        <w:jc w:val="both"/>
        <w:rPr>
          <w:lang w:eastAsia="en-US"/>
        </w:rPr>
      </w:pPr>
      <w:r>
        <w:rPr>
          <w:lang w:eastAsia="en-US"/>
        </w:rPr>
        <w:t xml:space="preserve"> </w:t>
      </w:r>
      <w:r>
        <w:rPr>
          <w:lang w:eastAsia="en-US"/>
        </w:rPr>
        <w:tab/>
      </w:r>
    </w:p>
    <w:p w:rsidR="001455F2" w:rsidRDefault="001455F2" w:rsidP="001455F2">
      <w:pPr>
        <w:jc w:val="both"/>
        <w:rPr>
          <w:lang w:eastAsia="en-US"/>
        </w:rPr>
      </w:pPr>
      <w:r>
        <w:rPr>
          <w:lang w:eastAsia="en-US"/>
        </w:rPr>
        <w:t>At least one name or company code will be associated with each substance.</w:t>
      </w:r>
    </w:p>
    <w:p w:rsidR="00610B06" w:rsidRDefault="00610B06" w:rsidP="001455F2">
      <w:pPr>
        <w:jc w:val="both"/>
        <w:rPr>
          <w:lang w:eastAsia="en-US"/>
        </w:rPr>
      </w:pPr>
    </w:p>
    <w:p w:rsidR="001455F2" w:rsidRDefault="001B0DC3" w:rsidP="001455F2">
      <w:pPr>
        <w:jc w:val="both"/>
        <w:rPr>
          <w:lang w:eastAsia="en-US"/>
        </w:rPr>
      </w:pPr>
      <w:r>
        <w:rPr>
          <w:noProof/>
          <w:lang w:val="en-US" w:eastAsia="en-US"/>
        </w:rPr>
        <w:drawing>
          <wp:inline distT="0" distB="0" distL="0" distR="0">
            <wp:extent cx="6384925" cy="4214495"/>
            <wp:effectExtent l="0" t="0" r="0" b="0"/>
            <wp:docPr id="5" name="Picture 5" descr="fig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0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4925" cy="4214495"/>
                    </a:xfrm>
                    <a:prstGeom prst="rect">
                      <a:avLst/>
                    </a:prstGeom>
                    <a:noFill/>
                    <a:ln>
                      <a:noFill/>
                    </a:ln>
                  </pic:spPr>
                </pic:pic>
              </a:graphicData>
            </a:graphic>
          </wp:inline>
        </w:drawing>
      </w:r>
    </w:p>
    <w:p w:rsidR="00E154FF" w:rsidRPr="0026504B" w:rsidRDefault="00E154FF" w:rsidP="00580198">
      <w:pPr>
        <w:pStyle w:val="Caption"/>
      </w:pPr>
      <w:bookmarkStart w:id="459" w:name="_Toc343720768"/>
      <w:r w:rsidRPr="0026504B">
        <w:t xml:space="preserve">Figure </w:t>
      </w:r>
      <w:r w:rsidR="00580198">
        <w:fldChar w:fldCharType="begin"/>
      </w:r>
      <w:r w:rsidR="00580198">
        <w:instrText xml:space="preserve"> SEQ Figure \* ARABIC </w:instrText>
      </w:r>
      <w:r w:rsidR="00580198">
        <w:fldChar w:fldCharType="separate"/>
      </w:r>
      <w:r w:rsidR="00D15CCB">
        <w:rPr>
          <w:noProof/>
        </w:rPr>
        <w:t>5</w:t>
      </w:r>
      <w:r w:rsidR="00580198">
        <w:fldChar w:fldCharType="end"/>
      </w:r>
      <w:r w:rsidR="00580198">
        <w:t xml:space="preserve"> </w:t>
      </w:r>
      <w:r w:rsidRPr="0026504B">
        <w:t xml:space="preserve"> – </w:t>
      </w:r>
      <w:r w:rsidR="00073B0C" w:rsidRPr="000544AE">
        <w:rPr>
          <w:szCs w:val="24"/>
        </w:rPr>
        <w:t>Information m</w:t>
      </w:r>
      <w:r w:rsidR="00647950">
        <w:rPr>
          <w:szCs w:val="24"/>
        </w:rPr>
        <w:t>odel for S</w:t>
      </w:r>
      <w:r w:rsidR="00073B0C" w:rsidRPr="000544AE">
        <w:rPr>
          <w:szCs w:val="24"/>
        </w:rPr>
        <w:t xml:space="preserve">ubstance </w:t>
      </w:r>
      <w:r w:rsidR="00647950">
        <w:rPr>
          <w:szCs w:val="24"/>
        </w:rPr>
        <w:t>N</w:t>
      </w:r>
      <w:r w:rsidR="00073B0C" w:rsidRPr="000544AE">
        <w:rPr>
          <w:szCs w:val="24"/>
        </w:rPr>
        <w:t>ames</w:t>
      </w:r>
      <w:bookmarkEnd w:id="459"/>
    </w:p>
    <w:p w:rsidR="00610B06" w:rsidRDefault="00610B06" w:rsidP="00073B0C">
      <w:pPr>
        <w:tabs>
          <w:tab w:val="left" w:pos="3624"/>
        </w:tabs>
        <w:jc w:val="both"/>
        <w:rPr>
          <w:lang w:eastAsia="en-US"/>
        </w:rPr>
      </w:pPr>
    </w:p>
    <w:p w:rsidR="00555EF5" w:rsidRPr="000B24B9" w:rsidRDefault="00555EF5" w:rsidP="0063153F">
      <w:pPr>
        <w:pStyle w:val="XML"/>
        <w:keepLines w:val="0"/>
        <w:spacing w:before="0" w:after="0"/>
      </w:pPr>
      <w:r>
        <w:t xml:space="preserve">&lt;identifiedSubstance&gt;&lt;!-- </w:t>
      </w:r>
      <w:r w:rsidRPr="001455F2">
        <w:rPr>
          <w:b/>
          <w:bCs/>
        </w:rPr>
        <w:t>Substance</w:t>
      </w:r>
      <w:r>
        <w:t xml:space="preserve"> --&gt;</w:t>
      </w:r>
      <w:r>
        <w:br/>
        <w:t xml:space="preserve">  &lt;identifiedSubstance&gt;</w:t>
      </w:r>
      <w:r>
        <w:br/>
        <w:t xml:space="preserve">    &lt;name&gt;</w:t>
      </w:r>
      <w:r w:rsidRPr="001455F2">
        <w:rPr>
          <w:b/>
          <w:i/>
          <w:iCs/>
        </w:rPr>
        <w:t xml:space="preserve">Substance Name </w:t>
      </w:r>
      <w:r w:rsidRPr="00B71E03">
        <w:rPr>
          <w:bCs/>
          <w:i/>
          <w:iCs/>
        </w:rPr>
        <w:t>(</w:t>
      </w:r>
      <w:r w:rsidR="00B71E03">
        <w:rPr>
          <w:bCs/>
          <w:i/>
          <w:iCs/>
        </w:rPr>
        <w:t>Preferred Name</w:t>
      </w:r>
      <w:r w:rsidRPr="00B71E03">
        <w:rPr>
          <w:bCs/>
          <w:i/>
          <w:iCs/>
        </w:rPr>
        <w:t>)</w:t>
      </w:r>
      <w:r>
        <w:t>&lt;/name&gt;</w:t>
      </w:r>
      <w:r>
        <w:br/>
        <w:t xml:space="preserve">    &lt;asNamedEntity&gt;</w:t>
      </w:r>
      <w:r>
        <w:br/>
        <w:t xml:space="preserve">      &lt;code code="</w:t>
      </w:r>
      <w:r w:rsidRPr="00555EF5">
        <w:rPr>
          <w:b/>
          <w:bCs/>
          <w:i/>
          <w:iCs/>
        </w:rPr>
        <w:t>Substance Name Type</w:t>
      </w:r>
      <w:r w:rsidRPr="00555EF5">
        <w:rPr>
          <w:i/>
          <w:iCs/>
        </w:rPr>
        <w:t xml:space="preserve"> (Code)</w:t>
      </w:r>
      <w:r>
        <w:t>"</w:t>
      </w:r>
      <w:r>
        <w:br/>
        <w:t xml:space="preserve">            </w:t>
      </w:r>
      <w:r w:rsidRPr="00F1588B">
        <w:t>codeSystem="</w:t>
      </w:r>
      <w:r w:rsidRPr="001455F2">
        <w:rPr>
          <w:b/>
          <w:i/>
          <w:iCs/>
        </w:rPr>
        <w:t xml:space="preserve">Substance Name Type </w:t>
      </w:r>
      <w:r w:rsidRPr="00555EF5">
        <w:rPr>
          <w:bCs/>
          <w:i/>
          <w:iCs/>
        </w:rPr>
        <w:t>Code System (OID)</w:t>
      </w:r>
      <w:r w:rsidRPr="00555EF5">
        <w:rPr>
          <w:bCs/>
        </w:rPr>
        <w:t>"</w:t>
      </w:r>
      <w:r>
        <w:br/>
        <w:t xml:space="preserve">            displayName=</w:t>
      </w:r>
      <w:r w:rsidRPr="00F1588B">
        <w:t>"</w:t>
      </w:r>
      <w:r w:rsidRPr="001455F2">
        <w:rPr>
          <w:b/>
          <w:i/>
          <w:iCs/>
        </w:rPr>
        <w:t xml:space="preserve">Substance Name Type </w:t>
      </w:r>
      <w:r w:rsidRPr="00B71E03">
        <w:rPr>
          <w:bCs/>
          <w:i/>
          <w:iCs/>
        </w:rPr>
        <w:t>(Display Name)</w:t>
      </w:r>
      <w:r w:rsidRPr="00F1588B">
        <w:t>"</w:t>
      </w:r>
      <w:r>
        <w:t>/&gt;</w:t>
      </w:r>
      <w:r>
        <w:br/>
        <w:t xml:space="preserve">      &lt;name xml:lang="</w:t>
      </w:r>
      <w:r w:rsidRPr="00555EF5">
        <w:rPr>
          <w:b/>
          <w:bCs/>
          <w:i/>
          <w:iCs/>
        </w:rPr>
        <w:t xml:space="preserve">Language </w:t>
      </w:r>
      <w:r w:rsidRPr="00555EF5">
        <w:rPr>
          <w:i/>
          <w:iCs/>
        </w:rPr>
        <w:t>Code</w:t>
      </w:r>
      <w:r>
        <w:t>"&gt;</w:t>
      </w:r>
      <w:r w:rsidRPr="00B71E03">
        <w:rPr>
          <w:b/>
          <w:bCs/>
          <w:i/>
          <w:iCs/>
        </w:rPr>
        <w:t>Substance Name</w:t>
      </w:r>
      <w:r>
        <w:t>&lt;/name&gt;</w:t>
      </w:r>
      <w:r>
        <w:br/>
      </w:r>
      <w:r w:rsidR="00BD4DAC">
        <w:t xml:space="preserve">      &lt;statusCode code="</w:t>
      </w:r>
      <w:r w:rsidR="00BD4DAC" w:rsidRPr="00FE6DA2">
        <w:rPr>
          <w:b/>
          <w:bCs/>
          <w:i/>
          <w:iCs/>
        </w:rPr>
        <w:t>Official Name Status</w:t>
      </w:r>
      <w:r w:rsidR="00BD4DAC">
        <w:t>"/&gt;</w:t>
      </w:r>
      <w:r w:rsidR="00BD4DAC">
        <w:br/>
        <w:t xml:space="preserve">      &lt;effectiveTime&gt;</w:t>
      </w:r>
      <w:r w:rsidR="00BD4DAC">
        <w:br/>
        <w:t xml:space="preserve">        &lt;low value="</w:t>
      </w:r>
      <w:r w:rsidR="00BD4DAC" w:rsidRPr="00FE6DA2">
        <w:rPr>
          <w:b/>
          <w:bCs/>
          <w:i/>
          <w:iCs/>
        </w:rPr>
        <w:t>Official Name Status</w:t>
      </w:r>
      <w:r w:rsidR="00BD4DAC">
        <w:rPr>
          <w:b/>
          <w:bCs/>
          <w:i/>
          <w:iCs/>
        </w:rPr>
        <w:t xml:space="preserve"> Change Date </w:t>
      </w:r>
      <w:r w:rsidR="00BD4DAC" w:rsidRPr="00FE6DA2">
        <w:rPr>
          <w:i/>
          <w:iCs/>
        </w:rPr>
        <w:t>(if new status = active)</w:t>
      </w:r>
      <w:r w:rsidR="00BD4DAC">
        <w:t>"/&gt;</w:t>
      </w:r>
      <w:r w:rsidR="00BD4DAC">
        <w:br/>
        <w:t xml:space="preserve">        &lt;high value="</w:t>
      </w:r>
      <w:r w:rsidR="00BD4DAC" w:rsidRPr="00FE6DA2">
        <w:rPr>
          <w:b/>
          <w:bCs/>
          <w:i/>
          <w:iCs/>
        </w:rPr>
        <w:t xml:space="preserve">Official Name Status </w:t>
      </w:r>
      <w:r w:rsidR="00BD4DAC">
        <w:rPr>
          <w:b/>
          <w:bCs/>
          <w:i/>
          <w:iCs/>
        </w:rPr>
        <w:t>Change Date</w:t>
      </w:r>
      <w:r w:rsidR="00BD4DAC">
        <w:t xml:space="preserve"> </w:t>
      </w:r>
      <w:r w:rsidR="00BD4DAC" w:rsidRPr="00FE6DA2">
        <w:rPr>
          <w:i/>
          <w:iCs/>
        </w:rPr>
        <w:t>(if new status = terminated)</w:t>
      </w:r>
      <w:r w:rsidR="00BD4DAC">
        <w:t>"/&gt;</w:t>
      </w:r>
      <w:r w:rsidR="00BD4DAC">
        <w:br/>
        <w:t xml:space="preserve">      &lt;/effectiveTime&gt;</w:t>
      </w:r>
      <w:r w:rsidR="00BD4DAC">
        <w:br/>
      </w:r>
      <w:r w:rsidR="00985591">
        <w:t xml:space="preserve">      &lt;assigningTerritory&gt;</w:t>
      </w:r>
      <w:r w:rsidR="00985591">
        <w:br/>
        <w:t xml:space="preserve">        &lt;code code="</w:t>
      </w:r>
      <w:r w:rsidR="00985591" w:rsidRPr="00985591">
        <w:rPr>
          <w:b/>
          <w:bCs/>
          <w:i/>
          <w:iCs/>
        </w:rPr>
        <w:t>Official Name</w:t>
      </w:r>
      <w:r w:rsidR="00985591" w:rsidRPr="00985591">
        <w:rPr>
          <w:b/>
          <w:bCs/>
        </w:rPr>
        <w:t xml:space="preserve"> </w:t>
      </w:r>
      <w:r w:rsidR="00985591" w:rsidRPr="00985591">
        <w:rPr>
          <w:b/>
          <w:bCs/>
          <w:i/>
          <w:iCs/>
        </w:rPr>
        <w:t>Jurisdiction</w:t>
      </w:r>
      <w:r w:rsidR="00985591" w:rsidRPr="00985591">
        <w:rPr>
          <w:i/>
          <w:iCs/>
        </w:rPr>
        <w:t xml:space="preserve"> (Country) Code</w:t>
      </w:r>
      <w:r w:rsidR="00985591">
        <w:t xml:space="preserve">" </w:t>
      </w:r>
      <w:r w:rsidR="00985591">
        <w:br/>
        <w:t xml:space="preserve">              codeSystem="</w:t>
      </w:r>
      <w:r w:rsidR="00985591" w:rsidRPr="00985591">
        <w:t>2.16.840.1.113883.5.28</w:t>
      </w:r>
      <w:r w:rsidR="00985591">
        <w:t>"/&gt;</w:t>
      </w:r>
      <w:r w:rsidR="00985591">
        <w:br/>
        <w:t xml:space="preserve">      &lt;assigningTerritory&gt;</w:t>
      </w:r>
      <w:r w:rsidR="007431FD">
        <w:br/>
      </w:r>
      <w:r>
        <w:t xml:space="preserve">      &lt;subjectOf&gt;</w:t>
      </w:r>
      <w:r>
        <w:br/>
        <w:t xml:space="preserve">        &lt;document&gt;</w:t>
      </w:r>
      <w:r>
        <w:br/>
      </w:r>
      <w:r w:rsidR="003D1554">
        <w:t xml:space="preserve">          &lt;id extension=</w:t>
      </w:r>
      <w:r w:rsidR="003D1554" w:rsidRPr="00BE4255">
        <w:t>"</w:t>
      </w:r>
      <w:r w:rsidR="003D1554" w:rsidRPr="00B71E03">
        <w:rPr>
          <w:b/>
          <w:bCs/>
          <w:i/>
          <w:iCs/>
        </w:rPr>
        <w:t xml:space="preserve">Reference Source </w:t>
      </w:r>
      <w:r w:rsidR="003D1554" w:rsidRPr="00B71E03">
        <w:rPr>
          <w:i/>
          <w:iCs/>
        </w:rPr>
        <w:t xml:space="preserve">(Document) </w:t>
      </w:r>
      <w:r w:rsidR="003D1554" w:rsidRPr="00B71E03">
        <w:rPr>
          <w:b/>
          <w:bCs/>
          <w:i/>
          <w:iCs/>
        </w:rPr>
        <w:t>Id</w:t>
      </w:r>
      <w:r w:rsidR="003D1554">
        <w:t xml:space="preserve">" </w:t>
      </w:r>
      <w:r w:rsidR="003D1554">
        <w:br/>
        <w:t xml:space="preserve">              root="</w:t>
      </w:r>
      <w:r w:rsidR="003D1554">
        <w:rPr>
          <w:i/>
          <w:iCs/>
        </w:rPr>
        <w:t xml:space="preserve">Reference Source Type </w:t>
      </w:r>
      <w:r w:rsidR="003D1554" w:rsidRPr="00B71E03">
        <w:rPr>
          <w:bCs/>
          <w:i/>
          <w:iCs/>
        </w:rPr>
        <w:t>Document Id System (OID)</w:t>
      </w:r>
      <w:r w:rsidR="003D1554">
        <w:t>"/&gt;</w:t>
      </w:r>
      <w:r w:rsidR="003D1554">
        <w:br/>
        <w:t xml:space="preserve">          &lt;code code="</w:t>
      </w:r>
      <w:r w:rsidR="003D1554" w:rsidRPr="00BE4255">
        <w:rPr>
          <w:b/>
          <w:bCs/>
          <w:i/>
          <w:iCs/>
        </w:rPr>
        <w:t>Reference Source Type</w:t>
      </w:r>
      <w:r w:rsidR="003D1554" w:rsidRPr="00BE4255">
        <w:rPr>
          <w:i/>
          <w:iCs/>
        </w:rPr>
        <w:t xml:space="preserve"> (Code)</w:t>
      </w:r>
      <w:r w:rsidR="003D1554">
        <w:t xml:space="preserve">" </w:t>
      </w:r>
      <w:r w:rsidR="003D1554">
        <w:br/>
        <w:t xml:space="preserve">                codeSystem="</w:t>
      </w:r>
      <w:r w:rsidR="003D1554" w:rsidRPr="00BE4255">
        <w:rPr>
          <w:i/>
          <w:iCs/>
        </w:rPr>
        <w:t>Reference Source Type Code Sytem (OID)</w:t>
      </w:r>
      <w:r w:rsidR="003D1554">
        <w:t>"</w:t>
      </w:r>
      <w:r w:rsidR="003D1554">
        <w:br/>
        <w:t xml:space="preserve">                displayName="</w:t>
      </w:r>
      <w:r w:rsidR="003D1554" w:rsidRPr="00BE4255">
        <w:rPr>
          <w:i/>
          <w:iCs/>
        </w:rPr>
        <w:t>Reference Source Type Display Name</w:t>
      </w:r>
      <w:r w:rsidR="003D1554">
        <w:t>"/&gt;</w:t>
      </w:r>
      <w:r w:rsidR="003D1554">
        <w:br/>
        <w:t xml:space="preserve">          &lt;text&gt;</w:t>
      </w:r>
      <w:r w:rsidR="003D1554">
        <w:br/>
        <w:t xml:space="preserve">            &lt;reference value="</w:t>
      </w:r>
      <w:r w:rsidR="003D1554">
        <w:rPr>
          <w:i/>
          <w:iCs/>
        </w:rPr>
        <w:t xml:space="preserve">Reference Source Type </w:t>
      </w:r>
      <w:r w:rsidR="003D1554" w:rsidRPr="00B71E03">
        <w:rPr>
          <w:bCs/>
          <w:i/>
          <w:iCs/>
        </w:rPr>
        <w:t xml:space="preserve">Document </w:t>
      </w:r>
      <w:r w:rsidR="003D1554">
        <w:rPr>
          <w:bCs/>
          <w:i/>
          <w:iCs/>
        </w:rPr>
        <w:t>I</w:t>
      </w:r>
      <w:r w:rsidR="003D1554" w:rsidRPr="00B71E03">
        <w:rPr>
          <w:bCs/>
          <w:i/>
          <w:iCs/>
        </w:rPr>
        <w:t>d</w:t>
      </w:r>
      <w:r w:rsidR="003D1554">
        <w:rPr>
          <w:bCs/>
          <w:i/>
          <w:iCs/>
        </w:rPr>
        <w:t xml:space="preserve"> (URL)</w:t>
      </w:r>
      <w:r w:rsidR="003D1554">
        <w:t>"/&gt;</w:t>
      </w:r>
      <w:r w:rsidR="003D1554">
        <w:br/>
        <w:t xml:space="preserve">          &lt;/text&gt;</w:t>
      </w:r>
      <w:r w:rsidR="003D1554">
        <w:br/>
      </w:r>
      <w:r>
        <w:t xml:space="preserve">          &lt;bibliographicDesignationText&gt;</w:t>
      </w:r>
      <w:r w:rsidR="00B71E03">
        <w:br/>
        <w:t xml:space="preserve">            </w:t>
      </w:r>
      <w:r w:rsidRPr="00B71E03">
        <w:rPr>
          <w:b/>
          <w:bCs/>
          <w:i/>
          <w:iCs/>
        </w:rPr>
        <w:t>Reference Source Citation</w:t>
      </w:r>
      <w:r>
        <w:t>&lt;/bibliographicDesignationText&gt;</w:t>
      </w:r>
      <w:r w:rsidR="00985591">
        <w:br/>
      </w:r>
      <w:r>
        <w:t xml:space="preserve">        &lt;/document&gt;</w:t>
      </w:r>
      <w:r>
        <w:br/>
      </w:r>
      <w:r>
        <w:lastRenderedPageBreak/>
        <w:t xml:space="preserve">      &lt;/subjectOf&gt;</w:t>
      </w:r>
      <w:r w:rsidR="00985591">
        <w:br/>
      </w:r>
      <w:r>
        <w:t xml:space="preserve">      &lt;subjectOf&gt;</w:t>
      </w:r>
      <w:r>
        <w:br/>
      </w:r>
      <w:r w:rsidR="002512DA">
        <w:t xml:space="preserve">        &lt;policy&gt;</w:t>
      </w:r>
      <w:r w:rsidR="002512DA">
        <w:br/>
        <w:t xml:space="preserve">          &lt;code code="</w:t>
      </w:r>
      <w:r w:rsidR="002512DA" w:rsidRPr="002512DA">
        <w:rPr>
          <w:b/>
          <w:bCs/>
          <w:i/>
          <w:iCs/>
        </w:rPr>
        <w:t>Official Name Domain</w:t>
      </w:r>
      <w:r w:rsidR="002512DA" w:rsidRPr="002512DA">
        <w:rPr>
          <w:i/>
          <w:iCs/>
        </w:rPr>
        <w:t xml:space="preserve"> (Code)</w:t>
      </w:r>
      <w:r w:rsidR="002512DA">
        <w:t>" codeSystem="</w:t>
      </w:r>
      <w:r w:rsidR="002512DA" w:rsidRPr="002512DA">
        <w:rPr>
          <w:i/>
          <w:iCs/>
        </w:rPr>
        <w:t>Code System (OID)</w:t>
      </w:r>
      <w:r w:rsidR="002512DA">
        <w:t xml:space="preserve">" </w:t>
      </w:r>
      <w:r w:rsidR="002512DA">
        <w:br/>
        <w:t xml:space="preserve">                displayName="</w:t>
      </w:r>
      <w:r w:rsidR="002512DA" w:rsidRPr="002512DA">
        <w:rPr>
          <w:i/>
          <w:iCs/>
        </w:rPr>
        <w:t>Display Name</w:t>
      </w:r>
      <w:r w:rsidR="002512DA">
        <w:t>"/&gt;</w:t>
      </w:r>
      <w:r w:rsidR="002512DA">
        <w:br/>
        <w:t xml:space="preserve">        &lt;/policy&gt;</w:t>
      </w:r>
      <w:r w:rsidR="002512DA">
        <w:br/>
      </w:r>
      <w:r>
        <w:t xml:space="preserve">      &lt;/subjectOf&gt;</w:t>
      </w:r>
      <w:r>
        <w:br/>
        <w:t xml:space="preserve">    &lt;/asNamedEntity&gt;</w:t>
      </w:r>
    </w:p>
    <w:p w:rsidR="00610B06" w:rsidRDefault="00610B06" w:rsidP="00610B06">
      <w:pPr>
        <w:rPr>
          <w:lang w:eastAsia="en-US"/>
        </w:rPr>
      </w:pPr>
    </w:p>
    <w:p w:rsidR="00B71E03" w:rsidRPr="00610B06" w:rsidRDefault="00B71E03" w:rsidP="00610B06">
      <w:pPr>
        <w:rPr>
          <w:lang w:eastAsia="en-US"/>
        </w:rPr>
      </w:pPr>
      <w:r>
        <w:rPr>
          <w:lang w:eastAsia="en-US"/>
        </w:rPr>
        <w:t>Note: The SPL &lt;identifiedSubstance&gt; Entity has a direct &lt;name&gt; tag used by the document author to devise on suggested preferred name. This selection of a preferred name may be entirely subjective and expresses only the choice of the author. All names with the detailed name metadata are provided also in the &lt;asNamedEntity&gt; element and all of its child elements.</w:t>
      </w:r>
    </w:p>
    <w:p w:rsidR="001455F2" w:rsidRPr="000518DD" w:rsidRDefault="000518DD" w:rsidP="0030025A">
      <w:pPr>
        <w:pStyle w:val="Heading3"/>
        <w:rPr>
          <w:color w:val="0070C0"/>
          <w:lang w:eastAsia="en-US"/>
        </w:rPr>
      </w:pPr>
      <w:bookmarkStart w:id="460" w:name="_Toc343650429"/>
      <w:r w:rsidRPr="000518DD">
        <w:rPr>
          <w:color w:val="0070C0"/>
          <w:lang w:eastAsia="en-US"/>
        </w:rPr>
        <w:t>Substance</w:t>
      </w:r>
      <w:r w:rsidR="001455F2" w:rsidRPr="000518DD">
        <w:rPr>
          <w:color w:val="0070C0"/>
          <w:lang w:eastAsia="en-US"/>
        </w:rPr>
        <w:t>Name</w:t>
      </w:r>
      <w:bookmarkEnd w:id="460"/>
    </w:p>
    <w:p w:rsidR="001455F2" w:rsidRDefault="001455F2" w:rsidP="001455F2">
      <w:pPr>
        <w:rPr>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F3C3E" w:rsidRPr="007A51EF" w:rsidTr="00B71E03">
        <w:tc>
          <w:tcPr>
            <w:tcW w:w="1951" w:type="dxa"/>
            <w:shd w:val="clear" w:color="auto" w:fill="auto"/>
          </w:tcPr>
          <w:p w:rsidR="003F3C3E" w:rsidRPr="007A51EF" w:rsidRDefault="003F3C3E" w:rsidP="007A51EF">
            <w:pPr>
              <w:rPr>
                <w:b/>
                <w:lang w:eastAsia="en-US"/>
              </w:rPr>
            </w:pPr>
            <w:r w:rsidRPr="007A51EF">
              <w:rPr>
                <w:b/>
              </w:rPr>
              <w:t>User Guidance</w:t>
            </w:r>
          </w:p>
        </w:tc>
        <w:tc>
          <w:tcPr>
            <w:tcW w:w="8017" w:type="dxa"/>
            <w:shd w:val="clear" w:color="auto" w:fill="auto"/>
          </w:tcPr>
          <w:p w:rsidR="003F3C3E" w:rsidRPr="007A51EF" w:rsidRDefault="00FC6C32" w:rsidP="007A51EF">
            <w:pPr>
              <w:rPr>
                <w:lang w:eastAsia="en-US"/>
              </w:rPr>
            </w:pPr>
            <w:r>
              <w:rPr>
                <w:sz w:val="22"/>
                <w:szCs w:val="22"/>
                <w:lang w:val="en-US"/>
              </w:rPr>
              <w:t>Name or company code associated with the Substance.</w:t>
            </w:r>
          </w:p>
        </w:tc>
      </w:tr>
      <w:tr w:rsidR="003F3C3E" w:rsidRPr="007A51EF" w:rsidTr="00B71E03">
        <w:tc>
          <w:tcPr>
            <w:tcW w:w="1951" w:type="dxa"/>
            <w:shd w:val="clear" w:color="auto" w:fill="auto"/>
          </w:tcPr>
          <w:p w:rsidR="003F3C3E" w:rsidRPr="007A51EF" w:rsidRDefault="003F3C3E" w:rsidP="007A51EF">
            <w:pPr>
              <w:rPr>
                <w:b/>
                <w:lang w:eastAsia="en-US"/>
              </w:rPr>
            </w:pPr>
            <w:r w:rsidRPr="007A51EF">
              <w:rPr>
                <w:b/>
              </w:rPr>
              <w:t>Example(s)</w:t>
            </w:r>
          </w:p>
        </w:tc>
        <w:tc>
          <w:tcPr>
            <w:tcW w:w="8017" w:type="dxa"/>
            <w:shd w:val="clear" w:color="auto" w:fill="auto"/>
          </w:tcPr>
          <w:p w:rsidR="003F3C3E" w:rsidRPr="007A51EF" w:rsidRDefault="00B71E03" w:rsidP="007A51EF">
            <w:pPr>
              <w:rPr>
                <w:lang w:eastAsia="en-US"/>
              </w:rPr>
            </w:pPr>
            <w:r>
              <w:rPr>
                <w:lang w:eastAsia="en-US"/>
              </w:rPr>
              <w:t>“Amoxicillin”</w:t>
            </w:r>
          </w:p>
        </w:tc>
      </w:tr>
      <w:tr w:rsidR="003F3C3E" w:rsidRPr="007A51EF" w:rsidTr="00B71E03">
        <w:tc>
          <w:tcPr>
            <w:tcW w:w="1951" w:type="dxa"/>
            <w:shd w:val="clear" w:color="auto" w:fill="auto"/>
          </w:tcPr>
          <w:p w:rsidR="003F3C3E" w:rsidRPr="007A51EF" w:rsidRDefault="003F3C3E" w:rsidP="007A51EF">
            <w:pPr>
              <w:rPr>
                <w:b/>
              </w:rPr>
            </w:pPr>
            <w:r w:rsidRPr="007A51EF">
              <w:rPr>
                <w:b/>
              </w:rPr>
              <w:t>Conformance</w:t>
            </w:r>
          </w:p>
        </w:tc>
        <w:tc>
          <w:tcPr>
            <w:tcW w:w="8017" w:type="dxa"/>
            <w:shd w:val="clear" w:color="auto" w:fill="auto"/>
          </w:tcPr>
          <w:p w:rsidR="003F3C3E" w:rsidRPr="007A51EF" w:rsidRDefault="00FC6C32" w:rsidP="007A51EF">
            <w:pPr>
              <w:rPr>
                <w:lang w:eastAsia="en-US"/>
              </w:rPr>
            </w:pPr>
            <w:r>
              <w:rPr>
                <w:lang w:eastAsia="en-US"/>
              </w:rPr>
              <w:t>REQUIRED</w:t>
            </w:r>
          </w:p>
        </w:tc>
      </w:tr>
      <w:tr w:rsidR="003F3C3E" w:rsidRPr="007A51EF" w:rsidTr="00B71E03">
        <w:tc>
          <w:tcPr>
            <w:tcW w:w="1951" w:type="dxa"/>
            <w:shd w:val="clear" w:color="auto" w:fill="auto"/>
          </w:tcPr>
          <w:p w:rsidR="003F3C3E" w:rsidRPr="007A51EF" w:rsidRDefault="003F3C3E" w:rsidP="007A51EF">
            <w:pPr>
              <w:rPr>
                <w:b/>
              </w:rPr>
            </w:pPr>
            <w:r w:rsidRPr="007A51EF">
              <w:rPr>
                <w:b/>
              </w:rPr>
              <w:t>Data Type</w:t>
            </w:r>
          </w:p>
        </w:tc>
        <w:tc>
          <w:tcPr>
            <w:tcW w:w="8017" w:type="dxa"/>
            <w:shd w:val="clear" w:color="auto" w:fill="auto"/>
          </w:tcPr>
          <w:p w:rsidR="003F3C3E" w:rsidRPr="007A51EF" w:rsidRDefault="00FC6C32" w:rsidP="007A51EF">
            <w:pPr>
              <w:rPr>
                <w:lang w:eastAsia="en-US"/>
              </w:rPr>
            </w:pPr>
            <w:r>
              <w:rPr>
                <w:lang w:eastAsia="en-US"/>
              </w:rPr>
              <w:t>ST</w:t>
            </w:r>
          </w:p>
        </w:tc>
      </w:tr>
      <w:tr w:rsidR="003F3C3E" w:rsidRPr="007A51EF" w:rsidTr="00B71E03">
        <w:tc>
          <w:tcPr>
            <w:tcW w:w="1951" w:type="dxa"/>
            <w:shd w:val="clear" w:color="auto" w:fill="auto"/>
          </w:tcPr>
          <w:p w:rsidR="003F3C3E" w:rsidRPr="007A51EF" w:rsidRDefault="003F3C3E" w:rsidP="007A51EF">
            <w:pPr>
              <w:rPr>
                <w:b/>
              </w:rPr>
            </w:pPr>
            <w:r w:rsidRPr="007A51EF">
              <w:rPr>
                <w:b/>
              </w:rPr>
              <w:t>Business Rule(s)</w:t>
            </w:r>
          </w:p>
        </w:tc>
        <w:tc>
          <w:tcPr>
            <w:tcW w:w="8017" w:type="dxa"/>
            <w:shd w:val="clear" w:color="auto" w:fill="auto"/>
          </w:tcPr>
          <w:p w:rsidR="003F3C3E" w:rsidRPr="007A51EF" w:rsidRDefault="0015076D" w:rsidP="0015076D">
            <w:pPr>
              <w:jc w:val="both"/>
              <w:rPr>
                <w:lang w:eastAsia="en-US"/>
              </w:rPr>
            </w:pPr>
            <w:r w:rsidRPr="0015076D">
              <w:rPr>
                <w:lang w:eastAsia="en-US"/>
              </w:rPr>
              <w:t>Mandatory all substances shall have at least one name or company code associated with the substance</w:t>
            </w:r>
            <w:r>
              <w:rPr>
                <w:lang w:eastAsia="en-US"/>
              </w:rPr>
              <w:t>.</w:t>
            </w:r>
            <w:r w:rsidR="00073B0C">
              <w:rPr>
                <w:lang w:eastAsia="en-US"/>
              </w:rPr>
              <w:t xml:space="preserve"> Free text, multiple </w:t>
            </w:r>
            <w:r w:rsidR="00B71E03">
              <w:rPr>
                <w:lang w:eastAsia="en-US"/>
              </w:rPr>
              <w:t>names</w:t>
            </w:r>
            <w:r w:rsidR="00073B0C">
              <w:rPr>
                <w:lang w:eastAsia="en-US"/>
              </w:rPr>
              <w:t xml:space="preserve"> allowed</w:t>
            </w:r>
            <w:r w:rsidR="00B71E03">
              <w:rPr>
                <w:lang w:eastAsia="en-US"/>
              </w:rPr>
              <w:t>, each in its own &lt;asNamedEntity&gt; element.</w:t>
            </w:r>
          </w:p>
        </w:tc>
      </w:tr>
    </w:tbl>
    <w:p w:rsidR="00B71E03" w:rsidRDefault="00B71E03" w:rsidP="00B71E03">
      <w:pPr>
        <w:tabs>
          <w:tab w:val="left" w:pos="3624"/>
        </w:tabs>
        <w:jc w:val="both"/>
        <w:rPr>
          <w:lang w:eastAsia="en-US"/>
        </w:rPr>
      </w:pPr>
    </w:p>
    <w:p w:rsidR="00B71E03" w:rsidRPr="000B24B9" w:rsidRDefault="00B71E03" w:rsidP="00B71E03">
      <w:pPr>
        <w:pStyle w:val="XML"/>
        <w:spacing w:before="0" w:after="0"/>
      </w:pPr>
      <w:r>
        <w:t xml:space="preserve">&lt;identifiedSubstance&gt;&lt;!-- </w:t>
      </w:r>
      <w:r w:rsidRPr="001455F2">
        <w:rPr>
          <w:b/>
          <w:bCs/>
        </w:rPr>
        <w:t>Substance</w:t>
      </w:r>
      <w:r>
        <w:t xml:space="preserve"> --&gt;</w:t>
      </w:r>
      <w:r>
        <w:br/>
        <w:t xml:space="preserve">  &lt;identifiedSubstance&gt;</w:t>
      </w:r>
      <w:r>
        <w:br/>
        <w:t xml:space="preserve">    &lt;asNamedEntity&gt;</w:t>
      </w:r>
      <w:r>
        <w:br/>
        <w:t xml:space="preserve">      &lt;name&gt;</w:t>
      </w:r>
      <w:r w:rsidRPr="00B71E03">
        <w:rPr>
          <w:b/>
          <w:bCs/>
          <w:i/>
          <w:iCs/>
        </w:rPr>
        <w:t>Substance Name</w:t>
      </w:r>
      <w:r w:rsidR="00762989">
        <w:t>&lt;/name&gt;</w:t>
      </w:r>
    </w:p>
    <w:p w:rsidR="00B71E03" w:rsidRDefault="00B71E03" w:rsidP="00B71E03">
      <w:pPr>
        <w:rPr>
          <w:lang w:eastAsia="en-US"/>
        </w:rPr>
      </w:pPr>
    </w:p>
    <w:p w:rsidR="001455F2" w:rsidRPr="000518DD" w:rsidRDefault="001455F2" w:rsidP="0030025A">
      <w:pPr>
        <w:pStyle w:val="Heading3"/>
        <w:rPr>
          <w:color w:val="0070C0"/>
          <w:lang w:eastAsia="en-US"/>
        </w:rPr>
      </w:pPr>
      <w:bookmarkStart w:id="461" w:name="_Toc343650430"/>
      <w:r w:rsidRPr="000518DD">
        <w:rPr>
          <w:color w:val="0070C0"/>
          <w:lang w:eastAsia="en-US"/>
        </w:rPr>
        <w:t>Substance Name Type</w:t>
      </w:r>
      <w:bookmarkEnd w:id="461"/>
    </w:p>
    <w:p w:rsidR="001455F2" w:rsidRDefault="001455F2" w:rsidP="001455F2">
      <w:pPr>
        <w:rPr>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F3C3E" w:rsidRPr="007A51EF" w:rsidTr="00F5405B">
        <w:tc>
          <w:tcPr>
            <w:tcW w:w="1951" w:type="dxa"/>
            <w:shd w:val="clear" w:color="auto" w:fill="auto"/>
          </w:tcPr>
          <w:p w:rsidR="003F3C3E" w:rsidRPr="007A51EF" w:rsidRDefault="003F3C3E" w:rsidP="007A51EF">
            <w:pPr>
              <w:rPr>
                <w:b/>
                <w:lang w:eastAsia="en-US"/>
              </w:rPr>
            </w:pPr>
            <w:r w:rsidRPr="007A51EF">
              <w:rPr>
                <w:b/>
              </w:rPr>
              <w:t>User Guidance</w:t>
            </w:r>
          </w:p>
        </w:tc>
        <w:tc>
          <w:tcPr>
            <w:tcW w:w="8017" w:type="dxa"/>
            <w:shd w:val="clear" w:color="auto" w:fill="auto"/>
          </w:tcPr>
          <w:p w:rsidR="003F3C3E" w:rsidRPr="007A51EF" w:rsidRDefault="00EB3F12" w:rsidP="00610B06">
            <w:pPr>
              <w:jc w:val="both"/>
              <w:rPr>
                <w:lang w:eastAsia="en-US"/>
              </w:rPr>
            </w:pPr>
            <w:r w:rsidRPr="00EB3F12">
              <w:rPr>
                <w:lang w:eastAsia="en-US"/>
              </w:rPr>
              <w:t>Each name shall be associated with a type.  Official names are names assigned by a national or international nomenclature or regulatory authority and are intended to be uniquely associate</w:t>
            </w:r>
            <w:r w:rsidR="00F5405B">
              <w:rPr>
                <w:lang w:eastAsia="en-US"/>
              </w:rPr>
              <w:t>d with substance</w:t>
            </w:r>
            <w:r w:rsidRPr="00EB3F12">
              <w:rPr>
                <w:lang w:eastAsia="en-US"/>
              </w:rPr>
              <w:t>.  Other names could be common names or chemical names. IUPAC and CAS based names are considered Other</w:t>
            </w:r>
            <w:r w:rsidR="00610B06">
              <w:rPr>
                <w:lang w:eastAsia="en-US"/>
              </w:rPr>
              <w:t xml:space="preserve"> Names and not Official Names. </w:t>
            </w:r>
            <w:r w:rsidRPr="00EB3F12">
              <w:rPr>
                <w:lang w:eastAsia="en-US"/>
              </w:rPr>
              <w:t>Brand Names are names a company assigns to the substance for use in comme</w:t>
            </w:r>
            <w:r w:rsidR="00610B06">
              <w:rPr>
                <w:lang w:eastAsia="en-US"/>
              </w:rPr>
              <w:t xml:space="preserve">rce. </w:t>
            </w:r>
            <w:r w:rsidRPr="00EB3F12">
              <w:rPr>
                <w:lang w:eastAsia="en-US"/>
              </w:rPr>
              <w:t xml:space="preserve">A company </w:t>
            </w:r>
            <w:r w:rsidR="00F5405B">
              <w:rPr>
                <w:lang w:eastAsia="en-US"/>
              </w:rPr>
              <w:t xml:space="preserve">code </w:t>
            </w:r>
            <w:r w:rsidRPr="00EB3F12">
              <w:rPr>
                <w:lang w:eastAsia="en-US"/>
              </w:rPr>
              <w:t>typically consists of letters and numbers</w:t>
            </w:r>
            <w:r w:rsidR="00F5405B">
              <w:rPr>
                <w:lang w:eastAsia="en-US"/>
              </w:rPr>
              <w:t xml:space="preserve"> and is used </w:t>
            </w:r>
            <w:r w:rsidRPr="00EB3F12">
              <w:rPr>
                <w:lang w:eastAsia="en-US"/>
              </w:rPr>
              <w:t>wi</w:t>
            </w:r>
            <w:r>
              <w:rPr>
                <w:lang w:eastAsia="en-US"/>
              </w:rPr>
              <w:t xml:space="preserve">thin a company </w:t>
            </w:r>
            <w:r w:rsidR="00F5405B">
              <w:rPr>
                <w:lang w:eastAsia="en-US"/>
              </w:rPr>
              <w:t xml:space="preserve">as a codename for an investigational </w:t>
            </w:r>
            <w:r>
              <w:rPr>
                <w:lang w:eastAsia="en-US"/>
              </w:rPr>
              <w:t>subs</w:t>
            </w:r>
            <w:r w:rsidRPr="00EB3F12">
              <w:rPr>
                <w:lang w:eastAsia="en-US"/>
              </w:rPr>
              <w:t>tance</w:t>
            </w:r>
            <w:r>
              <w:rPr>
                <w:lang w:eastAsia="en-US"/>
              </w:rPr>
              <w:t>.</w:t>
            </w:r>
          </w:p>
        </w:tc>
      </w:tr>
      <w:tr w:rsidR="003F3C3E" w:rsidRPr="007A51EF" w:rsidTr="00F5405B">
        <w:tc>
          <w:tcPr>
            <w:tcW w:w="1951" w:type="dxa"/>
            <w:shd w:val="clear" w:color="auto" w:fill="auto"/>
          </w:tcPr>
          <w:p w:rsidR="003F3C3E" w:rsidRPr="007A51EF" w:rsidRDefault="003F3C3E" w:rsidP="007A51EF">
            <w:pPr>
              <w:rPr>
                <w:b/>
                <w:lang w:eastAsia="en-US"/>
              </w:rPr>
            </w:pPr>
            <w:r w:rsidRPr="007A51EF">
              <w:rPr>
                <w:b/>
              </w:rPr>
              <w:t>Example(s)</w:t>
            </w:r>
          </w:p>
        </w:tc>
        <w:tc>
          <w:tcPr>
            <w:tcW w:w="8017" w:type="dxa"/>
            <w:shd w:val="clear" w:color="auto" w:fill="auto"/>
          </w:tcPr>
          <w:p w:rsidR="003F3C3E" w:rsidRPr="007A51EF" w:rsidRDefault="00532E7D" w:rsidP="00532E7D">
            <w:pPr>
              <w:rPr>
                <w:lang w:eastAsia="en-US"/>
              </w:rPr>
            </w:pPr>
            <w:r>
              <w:rPr>
                <w:rFonts w:cs="Arial"/>
              </w:rPr>
              <w:t>Official name, other name, brand name, company c</w:t>
            </w:r>
            <w:r w:rsidRPr="00D835AF">
              <w:rPr>
                <w:rFonts w:cs="Arial"/>
              </w:rPr>
              <w:t>ode</w:t>
            </w:r>
          </w:p>
        </w:tc>
      </w:tr>
      <w:tr w:rsidR="003F3C3E" w:rsidRPr="007A51EF" w:rsidTr="00F5405B">
        <w:tc>
          <w:tcPr>
            <w:tcW w:w="1951" w:type="dxa"/>
            <w:shd w:val="clear" w:color="auto" w:fill="auto"/>
          </w:tcPr>
          <w:p w:rsidR="003F3C3E" w:rsidRPr="007A51EF" w:rsidRDefault="003F3C3E" w:rsidP="007A51EF">
            <w:pPr>
              <w:rPr>
                <w:b/>
              </w:rPr>
            </w:pPr>
            <w:r w:rsidRPr="007A51EF">
              <w:rPr>
                <w:b/>
              </w:rPr>
              <w:t>Conformance</w:t>
            </w:r>
          </w:p>
        </w:tc>
        <w:tc>
          <w:tcPr>
            <w:tcW w:w="8017" w:type="dxa"/>
            <w:shd w:val="clear" w:color="auto" w:fill="auto"/>
          </w:tcPr>
          <w:p w:rsidR="003F3C3E" w:rsidRPr="007A51EF" w:rsidRDefault="00EB3F12" w:rsidP="007A51EF">
            <w:pPr>
              <w:rPr>
                <w:lang w:eastAsia="en-US"/>
              </w:rPr>
            </w:pPr>
            <w:r>
              <w:rPr>
                <w:lang w:eastAsia="en-US"/>
              </w:rPr>
              <w:t>REQUIRED</w:t>
            </w:r>
          </w:p>
        </w:tc>
      </w:tr>
      <w:tr w:rsidR="003F3C3E" w:rsidRPr="007A51EF" w:rsidTr="00F5405B">
        <w:tc>
          <w:tcPr>
            <w:tcW w:w="1951" w:type="dxa"/>
            <w:shd w:val="clear" w:color="auto" w:fill="auto"/>
          </w:tcPr>
          <w:p w:rsidR="003F3C3E" w:rsidRPr="007A51EF" w:rsidRDefault="003F3C3E" w:rsidP="007A51EF">
            <w:pPr>
              <w:rPr>
                <w:b/>
              </w:rPr>
            </w:pPr>
            <w:r w:rsidRPr="007A51EF">
              <w:rPr>
                <w:b/>
              </w:rPr>
              <w:t>Data Type</w:t>
            </w:r>
          </w:p>
        </w:tc>
        <w:tc>
          <w:tcPr>
            <w:tcW w:w="8017" w:type="dxa"/>
            <w:shd w:val="clear" w:color="auto" w:fill="auto"/>
          </w:tcPr>
          <w:p w:rsidR="003F3C3E" w:rsidRPr="007A51EF" w:rsidRDefault="00FC6C32" w:rsidP="007A51EF">
            <w:pPr>
              <w:rPr>
                <w:lang w:eastAsia="en-US"/>
              </w:rPr>
            </w:pPr>
            <w:r>
              <w:rPr>
                <w:lang w:eastAsia="en-US"/>
              </w:rPr>
              <w:t>CD</w:t>
            </w:r>
          </w:p>
        </w:tc>
      </w:tr>
      <w:tr w:rsidR="003F3C3E" w:rsidRPr="007A51EF" w:rsidTr="00F5405B">
        <w:tc>
          <w:tcPr>
            <w:tcW w:w="1951" w:type="dxa"/>
            <w:shd w:val="clear" w:color="auto" w:fill="auto"/>
          </w:tcPr>
          <w:p w:rsidR="003F3C3E" w:rsidRPr="007A51EF" w:rsidRDefault="003F3C3E" w:rsidP="007A51EF">
            <w:pPr>
              <w:rPr>
                <w:b/>
              </w:rPr>
            </w:pPr>
            <w:r w:rsidRPr="007A51EF">
              <w:rPr>
                <w:b/>
              </w:rPr>
              <w:t>OID</w:t>
            </w:r>
          </w:p>
        </w:tc>
        <w:tc>
          <w:tcPr>
            <w:tcW w:w="8017" w:type="dxa"/>
            <w:shd w:val="clear" w:color="auto" w:fill="auto"/>
          </w:tcPr>
          <w:p w:rsidR="003F3C3E" w:rsidRPr="00083222" w:rsidRDefault="00083222" w:rsidP="007A51EF">
            <w:pPr>
              <w:rPr>
                <w:lang w:eastAsia="en-US"/>
              </w:rPr>
            </w:pPr>
            <w:r>
              <w:rPr>
                <w:lang w:eastAsia="en-US"/>
              </w:rPr>
              <w:t>@</w:t>
            </w:r>
            <w:r w:rsidR="00F5405B">
              <w:rPr>
                <w:lang w:eastAsia="en-US"/>
              </w:rPr>
              <w:t xml:space="preserve">codeSystem </w:t>
            </w:r>
            <w:r>
              <w:rPr>
                <w:lang w:eastAsia="en-US"/>
              </w:rPr>
              <w:t xml:space="preserve">= </w:t>
            </w:r>
            <w:r w:rsidRPr="00083222">
              <w:rPr>
                <w:lang w:eastAsia="en-US"/>
              </w:rPr>
              <w:t>2.16.840.1.113883.3.26.1.1</w:t>
            </w:r>
          </w:p>
        </w:tc>
      </w:tr>
      <w:tr w:rsidR="003F3C3E" w:rsidRPr="007A51EF" w:rsidTr="00F5405B">
        <w:tc>
          <w:tcPr>
            <w:tcW w:w="1951" w:type="dxa"/>
            <w:shd w:val="clear" w:color="auto" w:fill="auto"/>
          </w:tcPr>
          <w:p w:rsidR="003F3C3E" w:rsidRPr="007A51EF" w:rsidRDefault="003F3C3E" w:rsidP="007A51EF">
            <w:pPr>
              <w:rPr>
                <w:b/>
              </w:rPr>
            </w:pPr>
            <w:r w:rsidRPr="007A51EF">
              <w:rPr>
                <w:b/>
              </w:rPr>
              <w:t>Value Allowed</w:t>
            </w:r>
          </w:p>
        </w:tc>
        <w:tc>
          <w:tcPr>
            <w:tcW w:w="8017" w:type="dxa"/>
            <w:shd w:val="clear" w:color="auto" w:fill="auto"/>
          </w:tcPr>
          <w:p w:rsidR="003F3C3E" w:rsidRPr="007A51EF" w:rsidRDefault="00083222" w:rsidP="007A51EF">
            <w:pPr>
              <w:rPr>
                <w:lang w:eastAsia="en-US"/>
              </w:rPr>
            </w:pPr>
            <w:r>
              <w:rPr>
                <w:lang w:eastAsia="en-US"/>
              </w:rPr>
              <w:t>To be defined by maintenance.</w:t>
            </w:r>
          </w:p>
        </w:tc>
      </w:tr>
      <w:tr w:rsidR="003F3C3E" w:rsidRPr="007A51EF" w:rsidTr="00F5405B">
        <w:tc>
          <w:tcPr>
            <w:tcW w:w="1951" w:type="dxa"/>
            <w:shd w:val="clear" w:color="auto" w:fill="auto"/>
          </w:tcPr>
          <w:p w:rsidR="003F3C3E" w:rsidRPr="007A51EF" w:rsidRDefault="003F3C3E" w:rsidP="007A51EF">
            <w:pPr>
              <w:rPr>
                <w:b/>
              </w:rPr>
            </w:pPr>
            <w:r w:rsidRPr="007A51EF">
              <w:rPr>
                <w:b/>
              </w:rPr>
              <w:t>Business Rule(s)</w:t>
            </w:r>
          </w:p>
        </w:tc>
        <w:tc>
          <w:tcPr>
            <w:tcW w:w="8017" w:type="dxa"/>
            <w:shd w:val="clear" w:color="auto" w:fill="auto"/>
          </w:tcPr>
          <w:p w:rsidR="003F3C3E" w:rsidRPr="007A51EF" w:rsidRDefault="00DE7C9B" w:rsidP="007A51EF">
            <w:pPr>
              <w:rPr>
                <w:lang w:eastAsia="en-US"/>
              </w:rPr>
            </w:pPr>
            <w:r w:rsidRPr="00DE7C9B">
              <w:rPr>
                <w:lang w:eastAsia="en-US"/>
              </w:rPr>
              <w:t>A name shall have one and only one name type</w:t>
            </w:r>
            <w:r>
              <w:rPr>
                <w:lang w:eastAsia="en-US"/>
              </w:rPr>
              <w:t>.</w:t>
            </w:r>
          </w:p>
        </w:tc>
      </w:tr>
    </w:tbl>
    <w:p w:rsidR="00F5405B" w:rsidRDefault="00F5405B" w:rsidP="00F5405B">
      <w:pPr>
        <w:tabs>
          <w:tab w:val="left" w:pos="3624"/>
        </w:tabs>
        <w:jc w:val="both"/>
        <w:rPr>
          <w:lang w:eastAsia="en-US"/>
        </w:rPr>
      </w:pPr>
    </w:p>
    <w:p w:rsidR="00F5405B" w:rsidRPr="000B24B9" w:rsidRDefault="00F5405B" w:rsidP="00F5405B">
      <w:pPr>
        <w:pStyle w:val="XML"/>
        <w:spacing w:before="0" w:after="0"/>
      </w:pPr>
      <w:r>
        <w:t xml:space="preserve">&lt;identifiedSubstance&gt;&lt;!-- </w:t>
      </w:r>
      <w:r w:rsidRPr="00083222">
        <w:t>Substance</w:t>
      </w:r>
      <w:r>
        <w:t xml:space="preserve"> --&gt;</w:t>
      </w:r>
      <w:r>
        <w:br/>
        <w:t xml:space="preserve">  &lt;identifiedSubstance&gt;</w:t>
      </w:r>
      <w:r>
        <w:br/>
        <w:t xml:space="preserve">    &lt;asNamedEntity&gt;</w:t>
      </w:r>
      <w:r>
        <w:br/>
        <w:t xml:space="preserve">      &lt;code code="</w:t>
      </w:r>
      <w:r w:rsidRPr="00555EF5">
        <w:rPr>
          <w:b/>
          <w:bCs/>
          <w:i/>
          <w:iCs/>
        </w:rPr>
        <w:t>Substance Name Type</w:t>
      </w:r>
      <w:r w:rsidRPr="00555EF5">
        <w:rPr>
          <w:i/>
          <w:iCs/>
        </w:rPr>
        <w:t xml:space="preserve"> (Code)</w:t>
      </w:r>
      <w:r>
        <w:t>"</w:t>
      </w:r>
      <w:r>
        <w:br/>
        <w:t xml:space="preserve">            </w:t>
      </w:r>
      <w:r w:rsidRPr="00F1588B">
        <w:t>codeSystem="</w:t>
      </w:r>
      <w:r w:rsidRPr="00083222">
        <w:rPr>
          <w:bCs/>
          <w:i/>
          <w:iCs/>
        </w:rPr>
        <w:t>Substance Name Type</w:t>
      </w:r>
      <w:r w:rsidRPr="001455F2">
        <w:rPr>
          <w:b/>
          <w:i/>
          <w:iCs/>
        </w:rPr>
        <w:t xml:space="preserve"> </w:t>
      </w:r>
      <w:r w:rsidRPr="00555EF5">
        <w:rPr>
          <w:bCs/>
          <w:i/>
          <w:iCs/>
        </w:rPr>
        <w:t>Code System (OID)</w:t>
      </w:r>
      <w:r w:rsidRPr="00555EF5">
        <w:rPr>
          <w:bCs/>
        </w:rPr>
        <w:t>"</w:t>
      </w:r>
      <w:r>
        <w:br/>
        <w:t xml:space="preserve">            displayName=</w:t>
      </w:r>
      <w:r w:rsidRPr="00F1588B">
        <w:t>"</w:t>
      </w:r>
      <w:r w:rsidRPr="00083222">
        <w:rPr>
          <w:bCs/>
          <w:i/>
          <w:iCs/>
        </w:rPr>
        <w:t>Substance Name Type</w:t>
      </w:r>
      <w:r w:rsidRPr="001455F2">
        <w:rPr>
          <w:b/>
          <w:i/>
          <w:iCs/>
        </w:rPr>
        <w:t xml:space="preserve"> </w:t>
      </w:r>
      <w:r w:rsidRPr="00B71E03">
        <w:rPr>
          <w:bCs/>
          <w:i/>
          <w:iCs/>
        </w:rPr>
        <w:t>(Display Name)</w:t>
      </w:r>
      <w:r w:rsidRPr="00F1588B">
        <w:t>"</w:t>
      </w:r>
      <w:r w:rsidR="00083222">
        <w:t>/&gt;</w:t>
      </w:r>
    </w:p>
    <w:p w:rsidR="001455F2" w:rsidRPr="000518DD" w:rsidRDefault="001455F2" w:rsidP="0030025A">
      <w:pPr>
        <w:pStyle w:val="Heading3"/>
        <w:rPr>
          <w:color w:val="0070C0"/>
          <w:lang w:eastAsia="en-US"/>
        </w:rPr>
      </w:pPr>
      <w:bookmarkStart w:id="462" w:name="_Toc343650431"/>
      <w:r w:rsidRPr="000518DD">
        <w:rPr>
          <w:color w:val="0070C0"/>
          <w:lang w:eastAsia="en-US"/>
        </w:rPr>
        <w:lastRenderedPageBreak/>
        <w:t>Language</w:t>
      </w:r>
      <w:bookmarkEnd w:id="462"/>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F3C3E" w:rsidRPr="007A51EF" w:rsidTr="00083222">
        <w:tc>
          <w:tcPr>
            <w:tcW w:w="1951" w:type="dxa"/>
            <w:shd w:val="clear" w:color="auto" w:fill="auto"/>
          </w:tcPr>
          <w:p w:rsidR="003F3C3E" w:rsidRPr="007A51EF" w:rsidRDefault="003F3C3E" w:rsidP="007A51EF">
            <w:pPr>
              <w:rPr>
                <w:b/>
                <w:lang w:eastAsia="en-US"/>
              </w:rPr>
            </w:pPr>
            <w:r w:rsidRPr="007A51EF">
              <w:rPr>
                <w:b/>
              </w:rPr>
              <w:t>User Guidance</w:t>
            </w:r>
          </w:p>
        </w:tc>
        <w:tc>
          <w:tcPr>
            <w:tcW w:w="8017" w:type="dxa"/>
            <w:shd w:val="clear" w:color="auto" w:fill="auto"/>
          </w:tcPr>
          <w:p w:rsidR="003F3C3E" w:rsidRPr="007A51EF" w:rsidRDefault="00083222" w:rsidP="00D46A3D">
            <w:pPr>
              <w:jc w:val="both"/>
              <w:rPr>
                <w:lang w:eastAsia="en-US"/>
              </w:rPr>
            </w:pPr>
            <w:r>
              <w:rPr>
                <w:lang w:eastAsia="en-US"/>
              </w:rPr>
              <w:t xml:space="preserve">If the name is language dependent, that language shall be specified. </w:t>
            </w:r>
            <w:r w:rsidR="00DE7C9B" w:rsidRPr="00DE7C9B">
              <w:rPr>
                <w:lang w:eastAsia="en-US"/>
              </w:rPr>
              <w:t xml:space="preserve"> Company </w:t>
            </w:r>
            <w:r w:rsidR="00D46A3D">
              <w:rPr>
                <w:lang w:eastAsia="en-US"/>
              </w:rPr>
              <w:t xml:space="preserve">codes </w:t>
            </w:r>
            <w:r>
              <w:rPr>
                <w:lang w:eastAsia="en-US"/>
              </w:rPr>
              <w:t>are not language dependent and no language should be specified for them.  T</w:t>
            </w:r>
            <w:r w:rsidR="00D46A3D" w:rsidRPr="00D46A3D">
              <w:rPr>
                <w:lang w:eastAsia="en-US"/>
              </w:rPr>
              <w:t xml:space="preserve">he language used to provide the structure substance information shall be specified according to </w:t>
            </w:r>
            <w:r>
              <w:rPr>
                <w:lang w:eastAsia="en-US"/>
              </w:rPr>
              <w:t>the XML standard’s xml:lang attribute specification, which is based on ISO 639-2 alpha-2</w:t>
            </w:r>
            <w:r w:rsidR="00D46A3D" w:rsidRPr="00D46A3D">
              <w:rPr>
                <w:lang w:eastAsia="en-US"/>
              </w:rPr>
              <w:t xml:space="preserve"> codes</w:t>
            </w:r>
          </w:p>
        </w:tc>
      </w:tr>
      <w:tr w:rsidR="003F3C3E" w:rsidRPr="007A51EF" w:rsidTr="00083222">
        <w:tc>
          <w:tcPr>
            <w:tcW w:w="1951" w:type="dxa"/>
            <w:shd w:val="clear" w:color="auto" w:fill="auto"/>
          </w:tcPr>
          <w:p w:rsidR="003F3C3E" w:rsidRPr="007A51EF" w:rsidRDefault="003F3C3E" w:rsidP="007A51EF">
            <w:pPr>
              <w:rPr>
                <w:b/>
                <w:lang w:eastAsia="en-US"/>
              </w:rPr>
            </w:pPr>
            <w:r w:rsidRPr="007A51EF">
              <w:rPr>
                <w:b/>
              </w:rPr>
              <w:t>Example(s)</w:t>
            </w:r>
          </w:p>
        </w:tc>
        <w:tc>
          <w:tcPr>
            <w:tcW w:w="8017" w:type="dxa"/>
            <w:shd w:val="clear" w:color="auto" w:fill="auto"/>
          </w:tcPr>
          <w:p w:rsidR="003F3C3E" w:rsidRPr="007A51EF" w:rsidRDefault="00083222" w:rsidP="00D46A3D">
            <w:pPr>
              <w:rPr>
                <w:lang w:eastAsia="en-US"/>
              </w:rPr>
            </w:pPr>
            <w:r>
              <w:rPr>
                <w:lang w:eastAsia="en-US"/>
              </w:rPr>
              <w:t>en</w:t>
            </w:r>
            <w:r w:rsidR="00D46A3D">
              <w:rPr>
                <w:lang w:eastAsia="en-US"/>
              </w:rPr>
              <w:t xml:space="preserve"> – English</w:t>
            </w:r>
            <w:r>
              <w:rPr>
                <w:lang w:eastAsia="en-US"/>
              </w:rPr>
              <w:t>, de –</w:t>
            </w:r>
            <w:r w:rsidR="00D46A3D">
              <w:rPr>
                <w:lang w:eastAsia="en-US"/>
              </w:rPr>
              <w:t xml:space="preserve"> German</w:t>
            </w:r>
            <w:r>
              <w:rPr>
                <w:lang w:eastAsia="en-US"/>
              </w:rPr>
              <w:t>, fr –French</w:t>
            </w:r>
          </w:p>
        </w:tc>
      </w:tr>
      <w:tr w:rsidR="003F3C3E" w:rsidRPr="007A51EF" w:rsidTr="00083222">
        <w:tc>
          <w:tcPr>
            <w:tcW w:w="1951" w:type="dxa"/>
            <w:shd w:val="clear" w:color="auto" w:fill="auto"/>
          </w:tcPr>
          <w:p w:rsidR="003F3C3E" w:rsidRPr="007A51EF" w:rsidRDefault="003F3C3E" w:rsidP="007A51EF">
            <w:pPr>
              <w:rPr>
                <w:b/>
              </w:rPr>
            </w:pPr>
            <w:r w:rsidRPr="007A51EF">
              <w:rPr>
                <w:b/>
              </w:rPr>
              <w:t>Conformance</w:t>
            </w:r>
          </w:p>
        </w:tc>
        <w:tc>
          <w:tcPr>
            <w:tcW w:w="8017" w:type="dxa"/>
            <w:shd w:val="clear" w:color="auto" w:fill="auto"/>
          </w:tcPr>
          <w:p w:rsidR="003F3C3E" w:rsidRPr="007A51EF" w:rsidRDefault="00083222" w:rsidP="007A51EF">
            <w:pPr>
              <w:rPr>
                <w:lang w:eastAsia="en-US"/>
              </w:rPr>
            </w:pPr>
            <w:r>
              <w:rPr>
                <w:lang w:eastAsia="en-US"/>
              </w:rPr>
              <w:t>CONDITIONAL – if the name is actually language dependent, an IUPAC systematic name may not be language dependent, a company code is not language dependent.</w:t>
            </w:r>
          </w:p>
        </w:tc>
      </w:tr>
      <w:tr w:rsidR="003F3C3E" w:rsidRPr="007A51EF" w:rsidTr="00083222">
        <w:tc>
          <w:tcPr>
            <w:tcW w:w="1951" w:type="dxa"/>
            <w:shd w:val="clear" w:color="auto" w:fill="auto"/>
          </w:tcPr>
          <w:p w:rsidR="003F3C3E" w:rsidRPr="007A51EF" w:rsidRDefault="003F3C3E" w:rsidP="007A51EF">
            <w:pPr>
              <w:rPr>
                <w:b/>
              </w:rPr>
            </w:pPr>
            <w:r w:rsidRPr="007A51EF">
              <w:rPr>
                <w:b/>
              </w:rPr>
              <w:t>Data Type</w:t>
            </w:r>
          </w:p>
        </w:tc>
        <w:tc>
          <w:tcPr>
            <w:tcW w:w="8017" w:type="dxa"/>
            <w:shd w:val="clear" w:color="auto" w:fill="auto"/>
          </w:tcPr>
          <w:p w:rsidR="003F3C3E" w:rsidRPr="007A51EF" w:rsidRDefault="00FC6C32" w:rsidP="000518DD">
            <w:pPr>
              <w:rPr>
                <w:lang w:eastAsia="en-US"/>
              </w:rPr>
            </w:pPr>
            <w:r>
              <w:rPr>
                <w:lang w:eastAsia="en-US"/>
              </w:rPr>
              <w:t>CD</w:t>
            </w:r>
          </w:p>
        </w:tc>
      </w:tr>
      <w:tr w:rsidR="003F3C3E" w:rsidRPr="007A51EF" w:rsidTr="00083222">
        <w:tc>
          <w:tcPr>
            <w:tcW w:w="1951" w:type="dxa"/>
            <w:shd w:val="clear" w:color="auto" w:fill="auto"/>
          </w:tcPr>
          <w:p w:rsidR="003F3C3E" w:rsidRPr="007A51EF" w:rsidRDefault="003F3C3E" w:rsidP="007A51EF">
            <w:pPr>
              <w:rPr>
                <w:b/>
              </w:rPr>
            </w:pPr>
            <w:r w:rsidRPr="007A51EF">
              <w:rPr>
                <w:b/>
              </w:rPr>
              <w:t>Business Rule(s)</w:t>
            </w:r>
          </w:p>
        </w:tc>
        <w:tc>
          <w:tcPr>
            <w:tcW w:w="8017" w:type="dxa"/>
            <w:shd w:val="clear" w:color="auto" w:fill="auto"/>
          </w:tcPr>
          <w:p w:rsidR="003F3C3E" w:rsidRDefault="00D46A3D" w:rsidP="00D46A3D">
            <w:pPr>
              <w:jc w:val="both"/>
              <w:rPr>
                <w:lang w:eastAsia="en-US"/>
              </w:rPr>
            </w:pPr>
            <w:r>
              <w:rPr>
                <w:lang w:eastAsia="en-US"/>
              </w:rPr>
              <w:t>Multiple codes assigned to the same language are to be considered synonyms</w:t>
            </w:r>
            <w:r w:rsidR="00083222">
              <w:rPr>
                <w:lang w:eastAsia="en-US"/>
              </w:rPr>
              <w:t xml:space="preserve"> and only one of them is specified.</w:t>
            </w:r>
          </w:p>
          <w:p w:rsidR="00083222" w:rsidRDefault="00083222" w:rsidP="00083222">
            <w:pPr>
              <w:jc w:val="both"/>
              <w:rPr>
                <w:lang w:eastAsia="en-US"/>
              </w:rPr>
            </w:pPr>
            <w:r>
              <w:rPr>
                <w:lang w:eastAsia="en-US"/>
              </w:rPr>
              <w:t>While xml:lang allows country-specification of language, e.g., en_US vs. en_UK or pt_PT vs. pt_BR, such specificity is to be avoided except if the country variant of the language exceptionally does give rise to an alternative spelling. In that case, only the exceptional spelling needs to be tagged with the country-specific language code, not the regular spelling for that language in all other countries.</w:t>
            </w:r>
          </w:p>
          <w:p w:rsidR="00083222" w:rsidRPr="007A51EF" w:rsidRDefault="00083222" w:rsidP="00D46A3D">
            <w:pPr>
              <w:jc w:val="both"/>
              <w:rPr>
                <w:lang w:eastAsia="en-US"/>
              </w:rPr>
            </w:pPr>
            <w:r>
              <w:rPr>
                <w:lang w:eastAsia="en-US"/>
              </w:rPr>
              <w:t>If the same name spelling exists for multiple languages of interest, the entire name is repeated each time with its own language code.</w:t>
            </w:r>
          </w:p>
        </w:tc>
      </w:tr>
    </w:tbl>
    <w:p w:rsidR="00762989" w:rsidRDefault="00762989" w:rsidP="00762989">
      <w:pPr>
        <w:tabs>
          <w:tab w:val="left" w:pos="3624"/>
        </w:tabs>
        <w:jc w:val="both"/>
        <w:rPr>
          <w:lang w:eastAsia="en-US"/>
        </w:rPr>
      </w:pPr>
    </w:p>
    <w:p w:rsidR="00762989" w:rsidRDefault="00762989" w:rsidP="00762989">
      <w:pPr>
        <w:pStyle w:val="XML"/>
        <w:spacing w:before="0" w:after="0"/>
      </w:pPr>
      <w:r>
        <w:t xml:space="preserve">&lt;identifiedSubstance&gt;&lt;!-- </w:t>
      </w:r>
      <w:r w:rsidRPr="001455F2">
        <w:rPr>
          <w:b/>
          <w:bCs/>
        </w:rPr>
        <w:t>Substance</w:t>
      </w:r>
      <w:r>
        <w:t xml:space="preserve"> --&gt;</w:t>
      </w:r>
      <w:r>
        <w:br/>
        <w:t xml:space="preserve">  &lt;identifiedSubstance&gt;</w:t>
      </w:r>
      <w:r>
        <w:br/>
        <w:t xml:space="preserve">    &lt;asNamedEntity&gt;</w:t>
      </w:r>
      <w:r>
        <w:br/>
        <w:t xml:space="preserve">      &lt;name xml:lang="</w:t>
      </w:r>
      <w:r w:rsidRPr="00555EF5">
        <w:rPr>
          <w:b/>
          <w:bCs/>
          <w:i/>
          <w:iCs/>
        </w:rPr>
        <w:t xml:space="preserve">Language </w:t>
      </w:r>
      <w:r w:rsidRPr="00555EF5">
        <w:rPr>
          <w:i/>
          <w:iCs/>
        </w:rPr>
        <w:t>Code</w:t>
      </w:r>
      <w:r>
        <w:t>"&gt;</w:t>
      </w:r>
      <w:r w:rsidRPr="00762989">
        <w:rPr>
          <w:i/>
          <w:iCs/>
        </w:rPr>
        <w:t>Substance Name</w:t>
      </w:r>
      <w:r>
        <w:t>&lt;/name&gt;</w:t>
      </w:r>
    </w:p>
    <w:p w:rsidR="001455F2" w:rsidRPr="000518DD" w:rsidRDefault="001455F2" w:rsidP="0030025A">
      <w:pPr>
        <w:pStyle w:val="Heading3"/>
        <w:rPr>
          <w:color w:val="FF0000"/>
          <w:lang w:eastAsia="en-US"/>
        </w:rPr>
      </w:pPr>
      <w:bookmarkStart w:id="463" w:name="_Toc343650432"/>
      <w:r w:rsidRPr="000518DD">
        <w:rPr>
          <w:color w:val="FF0000"/>
          <w:lang w:eastAsia="en-US"/>
        </w:rPr>
        <w:t>Official Name</w:t>
      </w:r>
      <w:bookmarkEnd w:id="463"/>
      <w:ins w:id="464" w:author="HYST (Hiroyuki Sato)" w:date="2013-01-08T17:05:00Z">
        <w:r w:rsidR="00D15CCB" w:rsidRPr="00D15CCB">
          <w:rPr>
            <w:rFonts w:eastAsia="MS Mincho" w:hint="eastAsia"/>
            <w:color w:val="FF0000"/>
            <w:lang w:eastAsia="ja-JP"/>
          </w:rPr>
          <w:t xml:space="preserve">  (repeat as necessary)</w:t>
        </w:r>
      </w:ins>
    </w:p>
    <w:p w:rsidR="0030025A" w:rsidRDefault="0030025A" w:rsidP="001C3AD4">
      <w:pPr>
        <w:jc w:val="both"/>
        <w:rPr>
          <w:lang w:eastAsia="en-US"/>
        </w:rPr>
      </w:pPr>
      <w:r w:rsidRPr="0030025A">
        <w:rPr>
          <w:lang w:eastAsia="en-US"/>
        </w:rPr>
        <w:t>Each official name shall have on</w:t>
      </w:r>
      <w:r w:rsidR="00E72E2B">
        <w:rPr>
          <w:lang w:eastAsia="en-US"/>
        </w:rPr>
        <w:t xml:space="preserve">e or more Official Name Types. </w:t>
      </w:r>
      <w:r w:rsidRPr="0030025A">
        <w:rPr>
          <w:lang w:eastAsia="en-US"/>
        </w:rPr>
        <w:t xml:space="preserve">The Official Name Type reflects the organization that assigns or recognizes the name </w:t>
      </w:r>
      <w:r w:rsidR="00E72E2B">
        <w:rPr>
          <w:lang w:eastAsia="en-US"/>
        </w:rPr>
        <w:t xml:space="preserve">associated with the substance. </w:t>
      </w:r>
      <w:r w:rsidRPr="0030025A">
        <w:rPr>
          <w:lang w:eastAsia="en-US"/>
        </w:rPr>
        <w:t>These names are typically non-proprietary names that are used in the labelling of pharmaceuticals. The domains and jurisdictions in w</w:t>
      </w:r>
      <w:r w:rsidR="00E72E2B">
        <w:rPr>
          <w:lang w:eastAsia="en-US"/>
        </w:rPr>
        <w:t xml:space="preserve">hich the Official </w:t>
      </w:r>
      <w:r w:rsidR="00BF3263">
        <w:rPr>
          <w:lang w:eastAsia="en-US"/>
        </w:rPr>
        <w:t xml:space="preserve">Name is used are also captured. </w:t>
      </w:r>
      <w:r w:rsidRPr="0030025A">
        <w:rPr>
          <w:lang w:eastAsia="en-US"/>
        </w:rPr>
        <w:t>It is anticipated that the maintenance organization will track and maintain this information.</w:t>
      </w:r>
    </w:p>
    <w:p w:rsidR="001455F2" w:rsidRPr="000518DD" w:rsidRDefault="001455F2" w:rsidP="0054644F">
      <w:pPr>
        <w:pStyle w:val="Heading4"/>
        <w:rPr>
          <w:color w:val="0070C0"/>
          <w:lang w:eastAsia="en-US"/>
        </w:rPr>
      </w:pPr>
      <w:r w:rsidRPr="000518DD">
        <w:rPr>
          <w:color w:val="0070C0"/>
          <w:lang w:eastAsia="en-US"/>
        </w:rPr>
        <w:t>O</w:t>
      </w:r>
      <w:r w:rsidR="00AB6B30" w:rsidRPr="000518DD">
        <w:rPr>
          <w:color w:val="0070C0"/>
          <w:lang w:eastAsia="en-US"/>
        </w:rPr>
        <w:t>f</w:t>
      </w:r>
      <w:r w:rsidRPr="000518DD">
        <w:rPr>
          <w:color w:val="0070C0"/>
          <w:lang w:eastAsia="en-US"/>
        </w:rPr>
        <w:t>ficial name Type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C3B67" w:rsidRPr="007A51EF" w:rsidTr="0054644F">
        <w:tc>
          <w:tcPr>
            <w:tcW w:w="1951" w:type="dxa"/>
            <w:shd w:val="clear" w:color="auto" w:fill="auto"/>
          </w:tcPr>
          <w:p w:rsidR="00FC3B67" w:rsidRPr="007A51EF" w:rsidRDefault="00FC3B67" w:rsidP="004955C9">
            <w:pPr>
              <w:rPr>
                <w:b/>
                <w:lang w:eastAsia="en-US"/>
              </w:rPr>
            </w:pPr>
            <w:r w:rsidRPr="007A51EF">
              <w:rPr>
                <w:b/>
              </w:rPr>
              <w:t>User Guidance</w:t>
            </w:r>
          </w:p>
        </w:tc>
        <w:tc>
          <w:tcPr>
            <w:tcW w:w="8017" w:type="dxa"/>
            <w:shd w:val="clear" w:color="auto" w:fill="auto"/>
          </w:tcPr>
          <w:p w:rsidR="00FC3B67" w:rsidRPr="007A51EF" w:rsidRDefault="0054644F" w:rsidP="007813EC">
            <w:pPr>
              <w:jc w:val="both"/>
              <w:rPr>
                <w:lang w:eastAsia="en-US"/>
              </w:rPr>
            </w:pPr>
            <w:r>
              <w:rPr>
                <w:lang w:eastAsia="en-US"/>
              </w:rPr>
              <w:t>Designation of which authority assigned the</w:t>
            </w:r>
            <w:r w:rsidR="00E72E2B" w:rsidRPr="00E72E2B">
              <w:rPr>
                <w:lang w:eastAsia="en-US"/>
              </w:rPr>
              <w:t xml:space="preserve"> Official Name. All official names need to have at least one </w:t>
            </w:r>
            <w:r>
              <w:rPr>
                <w:lang w:eastAsia="en-US"/>
              </w:rPr>
              <w:t>such designation</w:t>
            </w:r>
            <w:r w:rsidR="00E72E2B" w:rsidRPr="00E72E2B">
              <w:rPr>
                <w:lang w:eastAsia="en-US"/>
              </w:rPr>
              <w:t>.  The name type is the name of the authority or authorities that have assigned or have adopted the name.</w:t>
            </w:r>
          </w:p>
        </w:tc>
      </w:tr>
      <w:tr w:rsidR="00FC3B67" w:rsidRPr="007A51EF" w:rsidTr="0054644F">
        <w:tc>
          <w:tcPr>
            <w:tcW w:w="1951" w:type="dxa"/>
            <w:shd w:val="clear" w:color="auto" w:fill="auto"/>
          </w:tcPr>
          <w:p w:rsidR="00FC3B67" w:rsidRPr="007A51EF" w:rsidRDefault="00FC3B67" w:rsidP="004955C9">
            <w:pPr>
              <w:rPr>
                <w:b/>
                <w:lang w:eastAsia="en-US"/>
              </w:rPr>
            </w:pPr>
            <w:r w:rsidRPr="007A51EF">
              <w:rPr>
                <w:b/>
              </w:rPr>
              <w:t>Example(s)</w:t>
            </w:r>
          </w:p>
        </w:tc>
        <w:tc>
          <w:tcPr>
            <w:tcW w:w="8017" w:type="dxa"/>
            <w:shd w:val="clear" w:color="auto" w:fill="auto"/>
          </w:tcPr>
          <w:p w:rsidR="00FC3B67" w:rsidRPr="007A51EF" w:rsidRDefault="00BF3263" w:rsidP="004955C9">
            <w:pPr>
              <w:rPr>
                <w:lang w:eastAsia="en-US"/>
              </w:rPr>
            </w:pPr>
            <w:r w:rsidRPr="0080385D">
              <w:rPr>
                <w:lang w:eastAsia="en-US"/>
              </w:rPr>
              <w:t xml:space="preserve">BAN, COSING, EP, FCC, INCI, </w:t>
            </w:r>
            <w:smartTag w:uri="urn:schemas-microsoft-com:office:smarttags" w:element="place">
              <w:r w:rsidRPr="0080385D">
                <w:rPr>
                  <w:lang w:eastAsia="en-US"/>
                </w:rPr>
                <w:t>INN</w:t>
              </w:r>
            </w:smartTag>
            <w:r w:rsidRPr="0080385D">
              <w:rPr>
                <w:lang w:eastAsia="en-US"/>
              </w:rPr>
              <w:t>, JAN, JECFA, MARTINDALE, USAN, USP.</w:t>
            </w:r>
          </w:p>
        </w:tc>
      </w:tr>
      <w:tr w:rsidR="00FC3B67" w:rsidRPr="007A51EF" w:rsidTr="0054644F">
        <w:tc>
          <w:tcPr>
            <w:tcW w:w="1951" w:type="dxa"/>
            <w:shd w:val="clear" w:color="auto" w:fill="auto"/>
          </w:tcPr>
          <w:p w:rsidR="00FC3B67" w:rsidRPr="007A51EF" w:rsidRDefault="00FC3B67" w:rsidP="004955C9">
            <w:pPr>
              <w:rPr>
                <w:b/>
              </w:rPr>
            </w:pPr>
            <w:r w:rsidRPr="007A51EF">
              <w:rPr>
                <w:b/>
              </w:rPr>
              <w:t>Conformance</w:t>
            </w:r>
          </w:p>
        </w:tc>
        <w:tc>
          <w:tcPr>
            <w:tcW w:w="8017" w:type="dxa"/>
            <w:shd w:val="clear" w:color="auto" w:fill="auto"/>
          </w:tcPr>
          <w:p w:rsidR="00FC3B67" w:rsidRPr="007A51EF" w:rsidRDefault="0054644F" w:rsidP="00BF3263">
            <w:pPr>
              <w:rPr>
                <w:lang w:eastAsia="en-US"/>
              </w:rPr>
            </w:pPr>
            <w:r>
              <w:rPr>
                <w:lang w:eastAsia="en-US"/>
              </w:rPr>
              <w:t>REQUIRED – all official names require a designation of naming authority</w:t>
            </w:r>
          </w:p>
        </w:tc>
      </w:tr>
      <w:tr w:rsidR="00FC3B67" w:rsidRPr="007A51EF" w:rsidTr="0054644F">
        <w:tc>
          <w:tcPr>
            <w:tcW w:w="1951" w:type="dxa"/>
            <w:shd w:val="clear" w:color="auto" w:fill="auto"/>
          </w:tcPr>
          <w:p w:rsidR="00FC3B67" w:rsidRPr="007A51EF" w:rsidRDefault="00FC3B67" w:rsidP="004955C9">
            <w:pPr>
              <w:rPr>
                <w:b/>
              </w:rPr>
            </w:pPr>
            <w:r w:rsidRPr="007A51EF">
              <w:rPr>
                <w:b/>
              </w:rPr>
              <w:t>Data Type</w:t>
            </w:r>
          </w:p>
        </w:tc>
        <w:tc>
          <w:tcPr>
            <w:tcW w:w="8017" w:type="dxa"/>
            <w:shd w:val="clear" w:color="auto" w:fill="auto"/>
          </w:tcPr>
          <w:p w:rsidR="00FC3B67" w:rsidRPr="007A51EF" w:rsidRDefault="00985591" w:rsidP="004955C9">
            <w:pPr>
              <w:rPr>
                <w:lang w:eastAsia="en-US"/>
              </w:rPr>
            </w:pPr>
            <w:r>
              <w:rPr>
                <w:lang w:eastAsia="en-US"/>
              </w:rPr>
              <w:t>II</w:t>
            </w:r>
          </w:p>
        </w:tc>
      </w:tr>
      <w:tr w:rsidR="00FC3B67" w:rsidRPr="007A51EF" w:rsidTr="0054644F">
        <w:tc>
          <w:tcPr>
            <w:tcW w:w="1951" w:type="dxa"/>
            <w:shd w:val="clear" w:color="auto" w:fill="auto"/>
          </w:tcPr>
          <w:p w:rsidR="00FC3B67" w:rsidRPr="007A51EF" w:rsidRDefault="00FC3B67" w:rsidP="004955C9">
            <w:pPr>
              <w:rPr>
                <w:b/>
              </w:rPr>
            </w:pPr>
            <w:r w:rsidRPr="007A51EF">
              <w:rPr>
                <w:b/>
              </w:rPr>
              <w:t>OID</w:t>
            </w:r>
          </w:p>
        </w:tc>
        <w:tc>
          <w:tcPr>
            <w:tcW w:w="8017" w:type="dxa"/>
            <w:shd w:val="clear" w:color="auto" w:fill="auto"/>
          </w:tcPr>
          <w:p w:rsidR="00FC3B67" w:rsidRPr="007A51EF" w:rsidRDefault="00897594" w:rsidP="004955C9">
            <w:pPr>
              <w:rPr>
                <w:lang w:eastAsia="en-US"/>
              </w:rPr>
            </w:pPr>
            <w:r>
              <w:rPr>
                <w:lang w:eastAsia="en-US"/>
              </w:rPr>
              <w:t>II.root for document ids of publications considered “official name type” TBD. A</w:t>
            </w:r>
            <w:r w:rsidR="0054644F">
              <w:rPr>
                <w:lang w:eastAsia="en-US"/>
              </w:rPr>
              <w:t>s shown in the examples, this is envisioned as a separate identifier system.</w:t>
            </w:r>
          </w:p>
        </w:tc>
      </w:tr>
      <w:tr w:rsidR="00FC3B67" w:rsidRPr="007A51EF" w:rsidTr="0054644F">
        <w:tc>
          <w:tcPr>
            <w:tcW w:w="1951" w:type="dxa"/>
            <w:shd w:val="clear" w:color="auto" w:fill="auto"/>
          </w:tcPr>
          <w:p w:rsidR="00FC3B67" w:rsidRPr="007A51EF" w:rsidRDefault="00FC3B67" w:rsidP="004955C9">
            <w:pPr>
              <w:rPr>
                <w:b/>
              </w:rPr>
            </w:pPr>
            <w:r w:rsidRPr="007A51EF">
              <w:rPr>
                <w:b/>
              </w:rPr>
              <w:t>Value Allowed</w:t>
            </w:r>
          </w:p>
        </w:tc>
        <w:tc>
          <w:tcPr>
            <w:tcW w:w="8017" w:type="dxa"/>
            <w:shd w:val="clear" w:color="auto" w:fill="auto"/>
          </w:tcPr>
          <w:p w:rsidR="00FC3B67" w:rsidRPr="007A51EF" w:rsidRDefault="0054644F" w:rsidP="004955C9">
            <w:pPr>
              <w:rPr>
                <w:lang w:eastAsia="en-US"/>
              </w:rPr>
            </w:pPr>
            <w:r>
              <w:rPr>
                <w:lang w:eastAsia="en-US"/>
              </w:rPr>
              <w:t>All values in the name assigning authority identifier system.</w:t>
            </w:r>
          </w:p>
        </w:tc>
      </w:tr>
      <w:tr w:rsidR="00FC3B67" w:rsidRPr="007A51EF" w:rsidTr="0054644F">
        <w:tc>
          <w:tcPr>
            <w:tcW w:w="1951" w:type="dxa"/>
            <w:shd w:val="clear" w:color="auto" w:fill="auto"/>
          </w:tcPr>
          <w:p w:rsidR="00FC3B67" w:rsidRPr="007A51EF" w:rsidRDefault="00FC3B67" w:rsidP="004955C9">
            <w:pPr>
              <w:rPr>
                <w:b/>
              </w:rPr>
            </w:pPr>
            <w:r w:rsidRPr="007A51EF">
              <w:rPr>
                <w:b/>
              </w:rPr>
              <w:t>Business Rule(s)</w:t>
            </w:r>
          </w:p>
        </w:tc>
        <w:tc>
          <w:tcPr>
            <w:tcW w:w="8017" w:type="dxa"/>
            <w:shd w:val="clear" w:color="auto" w:fill="auto"/>
          </w:tcPr>
          <w:p w:rsidR="00FC3B67" w:rsidRPr="007A51EF" w:rsidRDefault="00FE6A58" w:rsidP="004955C9">
            <w:pPr>
              <w:rPr>
                <w:lang w:eastAsia="en-US"/>
              </w:rPr>
            </w:pPr>
            <w:r w:rsidRPr="00FE6A58">
              <w:rPr>
                <w:lang w:eastAsia="en-US"/>
              </w:rPr>
              <w:t xml:space="preserve">All official names </w:t>
            </w:r>
            <w:r w:rsidR="0054644F">
              <w:rPr>
                <w:lang w:eastAsia="en-US"/>
              </w:rPr>
              <w:t>must have a naming authority designated. If multiple authorities have assigned the same name, a separate &lt;asNamedEntity&gt; is specified for each authority that needs to be listed.</w:t>
            </w:r>
          </w:p>
        </w:tc>
      </w:tr>
    </w:tbl>
    <w:p w:rsidR="0054644F" w:rsidRDefault="0054644F" w:rsidP="0054644F">
      <w:pPr>
        <w:tabs>
          <w:tab w:val="left" w:pos="3624"/>
        </w:tabs>
        <w:jc w:val="both"/>
        <w:rPr>
          <w:lang w:eastAsia="en-US"/>
        </w:rPr>
      </w:pPr>
    </w:p>
    <w:p w:rsidR="00985591" w:rsidRDefault="00985591" w:rsidP="0054644F">
      <w:pPr>
        <w:tabs>
          <w:tab w:val="left" w:pos="3624"/>
        </w:tabs>
        <w:jc w:val="both"/>
        <w:rPr>
          <w:lang w:eastAsia="en-US"/>
        </w:rPr>
      </w:pPr>
      <w:r>
        <w:rPr>
          <w:lang w:eastAsia="en-US"/>
        </w:rPr>
        <w:t>Any authority which assigns official names will do so in a publication, and as such, referencing such well known publication under a well known document id is sufficient indication for the name being “official” and sufficient representation for the “official name type”.</w:t>
      </w:r>
    </w:p>
    <w:p w:rsidR="00B231CA" w:rsidRDefault="00985591" w:rsidP="00985591">
      <w:pPr>
        <w:pStyle w:val="XML"/>
        <w:keepLines w:val="0"/>
        <w:spacing w:before="0" w:after="0"/>
      </w:pPr>
      <w:r w:rsidRPr="00985591">
        <w:lastRenderedPageBreak/>
        <w:t>&lt;identifiedSubstance&gt;&lt;!-- Substance --&gt;</w:t>
      </w:r>
      <w:r w:rsidRPr="00985591">
        <w:br/>
        <w:t xml:space="preserve">  &lt;identifiedSubstance&gt;</w:t>
      </w:r>
      <w:r w:rsidRPr="00985591">
        <w:br/>
        <w:t xml:space="preserve">    &lt;asNamedEntity&gt;</w:t>
      </w:r>
      <w:r w:rsidRPr="00985591">
        <w:br/>
      </w:r>
      <w:r>
        <w:t xml:space="preserve">      &lt;name</w:t>
      </w:r>
      <w:r w:rsidRPr="00985591">
        <w:t>&gt;</w:t>
      </w:r>
      <w:r w:rsidRPr="00985591">
        <w:rPr>
          <w:i/>
          <w:iCs/>
        </w:rPr>
        <w:t>Substance Name</w:t>
      </w:r>
      <w:r w:rsidRPr="00985591">
        <w:t>&lt;/name&gt;</w:t>
      </w:r>
      <w:r w:rsidRPr="00985591">
        <w:br/>
        <w:t xml:space="preserve">      &lt;subjectOf&gt;</w:t>
      </w:r>
      <w:r w:rsidRPr="00985591">
        <w:br/>
        <w:t xml:space="preserve">        &lt;document&gt;</w:t>
      </w:r>
      <w:r w:rsidRPr="00985591">
        <w:br/>
        <w:t xml:space="preserve">          &lt;id extension="</w:t>
      </w:r>
      <w:r w:rsidRPr="00985591">
        <w:rPr>
          <w:i/>
          <w:iCs/>
        </w:rPr>
        <w:t>Reference Source (Document) Id</w:t>
      </w:r>
      <w:r>
        <w:rPr>
          <w:i/>
          <w:iCs/>
        </w:rPr>
        <w:t xml:space="preserve"> / </w:t>
      </w:r>
      <w:r w:rsidRPr="00985591">
        <w:rPr>
          <w:b/>
          <w:bCs/>
          <w:i/>
          <w:iCs/>
        </w:rPr>
        <w:t>Official Name Type</w:t>
      </w:r>
      <w:r w:rsidRPr="00985591">
        <w:t xml:space="preserve">" </w:t>
      </w:r>
      <w:r w:rsidRPr="00985591">
        <w:br/>
        <w:t xml:space="preserve">              codeSystem="</w:t>
      </w:r>
      <w:r w:rsidR="007431FD" w:rsidRPr="007431FD">
        <w:rPr>
          <w:i/>
          <w:iCs/>
        </w:rPr>
        <w:t xml:space="preserve">Official Name </w:t>
      </w:r>
      <w:r w:rsidRPr="00985591">
        <w:rPr>
          <w:i/>
          <w:iCs/>
        </w:rPr>
        <w:t>Document Id System (OID)</w:t>
      </w:r>
      <w:r>
        <w:t>"/&gt;</w:t>
      </w:r>
    </w:p>
    <w:p w:rsidR="00985591" w:rsidRDefault="00985591" w:rsidP="00B231CA">
      <w:pPr>
        <w:tabs>
          <w:tab w:val="left" w:pos="3624"/>
        </w:tabs>
        <w:jc w:val="both"/>
        <w:rPr>
          <w:lang w:eastAsia="en-US"/>
        </w:rPr>
      </w:pPr>
    </w:p>
    <w:p w:rsidR="00B231CA" w:rsidRDefault="00B231CA" w:rsidP="00B231CA">
      <w:pPr>
        <w:tabs>
          <w:tab w:val="left" w:pos="3624"/>
        </w:tabs>
        <w:jc w:val="both"/>
        <w:rPr>
          <w:lang w:eastAsia="en-US"/>
        </w:rPr>
      </w:pPr>
      <w:r>
        <w:rPr>
          <w:lang w:eastAsia="en-US"/>
        </w:rPr>
        <w:t>Example:</w:t>
      </w:r>
    </w:p>
    <w:p w:rsidR="007431FD" w:rsidRDefault="007431FD" w:rsidP="007431FD">
      <w:pPr>
        <w:pStyle w:val="XML"/>
        <w:keepLines w:val="0"/>
        <w:spacing w:before="0" w:after="0"/>
      </w:pPr>
      <w:r w:rsidRPr="00985591">
        <w:t>&lt;identifiedSubstance&gt;&lt;!-- Substance --&gt;</w:t>
      </w:r>
      <w:r w:rsidRPr="00985591">
        <w:br/>
        <w:t xml:space="preserve">  &lt;identifiedSubstance&gt;</w:t>
      </w:r>
      <w:r w:rsidRPr="00985591">
        <w:br/>
        <w:t xml:space="preserve">    &lt;asNamedEntity&gt;</w:t>
      </w:r>
      <w:r w:rsidRPr="00985591">
        <w:br/>
      </w:r>
      <w:r>
        <w:t xml:space="preserve">      &lt;name</w:t>
      </w:r>
      <w:r w:rsidRPr="00985591">
        <w:t>&gt;</w:t>
      </w:r>
      <w:r w:rsidRPr="00985591">
        <w:rPr>
          <w:i/>
          <w:iCs/>
        </w:rPr>
        <w:t>Substance Name</w:t>
      </w:r>
      <w:r w:rsidRPr="00985591">
        <w:t>&lt;/name&gt;</w:t>
      </w:r>
      <w:r w:rsidRPr="00985591">
        <w:br/>
        <w:t xml:space="preserve">      &lt;subjectOf&gt;</w:t>
      </w:r>
      <w:r w:rsidRPr="00985591">
        <w:br/>
        <w:t xml:space="preserve">        &lt;document&gt;</w:t>
      </w:r>
      <w:r w:rsidRPr="00985591">
        <w:br/>
        <w:t xml:space="preserve">          &lt;id extension="</w:t>
      </w:r>
      <w:r w:rsidRPr="00B231CA">
        <w:t>USP</w:t>
      </w:r>
      <w:r w:rsidRPr="00985591">
        <w:t xml:space="preserve">" </w:t>
      </w:r>
      <w:r w:rsidRPr="00985591">
        <w:br/>
        <w:t xml:space="preserve">              codeSystem="</w:t>
      </w:r>
      <w:r w:rsidRPr="007431FD">
        <w:rPr>
          <w:i/>
          <w:iCs/>
        </w:rPr>
        <w:t xml:space="preserve">Official Name </w:t>
      </w:r>
      <w:r w:rsidRPr="00985591">
        <w:rPr>
          <w:i/>
          <w:iCs/>
        </w:rPr>
        <w:t>Document Id System (OID)</w:t>
      </w:r>
      <w:r>
        <w:t>"/&gt;</w:t>
      </w:r>
    </w:p>
    <w:p w:rsidR="00B231CA" w:rsidRDefault="00B231CA" w:rsidP="00B231CA">
      <w:pPr>
        <w:tabs>
          <w:tab w:val="left" w:pos="3624"/>
        </w:tabs>
        <w:jc w:val="both"/>
        <w:rPr>
          <w:lang w:eastAsia="en-US"/>
        </w:rPr>
      </w:pPr>
    </w:p>
    <w:p w:rsidR="001455F2" w:rsidRPr="000518DD" w:rsidRDefault="001455F2" w:rsidP="00FC3B67">
      <w:pPr>
        <w:pStyle w:val="Heading4"/>
        <w:rPr>
          <w:color w:val="0070C0"/>
          <w:lang w:eastAsia="en-US"/>
        </w:rPr>
      </w:pPr>
      <w:r w:rsidRPr="000518DD">
        <w:rPr>
          <w:color w:val="0070C0"/>
          <w:lang w:eastAsia="en-US"/>
        </w:rPr>
        <w:t>Official Name Status</w:t>
      </w:r>
    </w:p>
    <w:p w:rsidR="00AB6B30" w:rsidRDefault="00AB6B30" w:rsidP="001455F2">
      <w:pPr>
        <w:rPr>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C3B67" w:rsidRPr="007A51EF" w:rsidTr="00B231CA">
        <w:tc>
          <w:tcPr>
            <w:tcW w:w="1951" w:type="dxa"/>
            <w:shd w:val="clear" w:color="auto" w:fill="auto"/>
          </w:tcPr>
          <w:p w:rsidR="00FC3B67" w:rsidRPr="007A51EF" w:rsidRDefault="00FC3B67" w:rsidP="004955C9">
            <w:pPr>
              <w:rPr>
                <w:b/>
                <w:lang w:eastAsia="en-US"/>
              </w:rPr>
            </w:pPr>
            <w:r w:rsidRPr="007A51EF">
              <w:rPr>
                <w:b/>
              </w:rPr>
              <w:t>User Guidance</w:t>
            </w:r>
          </w:p>
        </w:tc>
        <w:tc>
          <w:tcPr>
            <w:tcW w:w="8017" w:type="dxa"/>
            <w:shd w:val="clear" w:color="auto" w:fill="auto"/>
          </w:tcPr>
          <w:p w:rsidR="00FC3B67" w:rsidRPr="007A51EF" w:rsidRDefault="00FE6A58" w:rsidP="00C66A10">
            <w:pPr>
              <w:jc w:val="both"/>
              <w:rPr>
                <w:lang w:eastAsia="en-US"/>
              </w:rPr>
            </w:pPr>
            <w:r w:rsidRPr="0080385D">
              <w:rPr>
                <w:lang w:eastAsia="en-US"/>
              </w:rPr>
              <w:t>The status of the official name.  The status of the official name is associated with the name type. It is possible that an official name could be official in one authority and superseded in another. Each official name type will have a status.</w:t>
            </w:r>
          </w:p>
        </w:tc>
      </w:tr>
      <w:tr w:rsidR="00FC3B67" w:rsidRPr="007A51EF" w:rsidTr="00B231CA">
        <w:tc>
          <w:tcPr>
            <w:tcW w:w="1951" w:type="dxa"/>
            <w:shd w:val="clear" w:color="auto" w:fill="auto"/>
          </w:tcPr>
          <w:p w:rsidR="00FC3B67" w:rsidRPr="007A51EF" w:rsidRDefault="00FC3B67" w:rsidP="004955C9">
            <w:pPr>
              <w:rPr>
                <w:b/>
                <w:lang w:eastAsia="en-US"/>
              </w:rPr>
            </w:pPr>
            <w:r w:rsidRPr="007A51EF">
              <w:rPr>
                <w:b/>
              </w:rPr>
              <w:t>Example(s)</w:t>
            </w:r>
          </w:p>
        </w:tc>
        <w:tc>
          <w:tcPr>
            <w:tcW w:w="8017" w:type="dxa"/>
            <w:shd w:val="clear" w:color="auto" w:fill="auto"/>
          </w:tcPr>
          <w:p w:rsidR="00FC3B67" w:rsidRPr="007A51EF" w:rsidRDefault="00BF3263" w:rsidP="004955C9">
            <w:pPr>
              <w:rPr>
                <w:lang w:eastAsia="en-US"/>
              </w:rPr>
            </w:pPr>
            <w:r>
              <w:rPr>
                <w:lang w:eastAsia="en-US"/>
              </w:rPr>
              <w:t xml:space="preserve">Current, Alternate, </w:t>
            </w:r>
            <w:r w:rsidR="00FE6DA2">
              <w:rPr>
                <w:lang w:eastAsia="en-US"/>
              </w:rPr>
              <w:t>Superceded, P</w:t>
            </w:r>
            <w:r>
              <w:rPr>
                <w:lang w:eastAsia="en-US"/>
              </w:rPr>
              <w:t>roposed</w:t>
            </w:r>
          </w:p>
        </w:tc>
      </w:tr>
      <w:tr w:rsidR="00FC3B67" w:rsidRPr="007A51EF" w:rsidTr="00B231CA">
        <w:tc>
          <w:tcPr>
            <w:tcW w:w="1951" w:type="dxa"/>
            <w:shd w:val="clear" w:color="auto" w:fill="auto"/>
          </w:tcPr>
          <w:p w:rsidR="00FC3B67" w:rsidRPr="007A51EF" w:rsidRDefault="00FC3B67" w:rsidP="004955C9">
            <w:pPr>
              <w:rPr>
                <w:b/>
              </w:rPr>
            </w:pPr>
            <w:r w:rsidRPr="007A51EF">
              <w:rPr>
                <w:b/>
              </w:rPr>
              <w:t>Conformance</w:t>
            </w:r>
          </w:p>
        </w:tc>
        <w:tc>
          <w:tcPr>
            <w:tcW w:w="8017" w:type="dxa"/>
            <w:shd w:val="clear" w:color="auto" w:fill="auto"/>
          </w:tcPr>
          <w:p w:rsidR="00FC3B67" w:rsidRPr="007A51EF" w:rsidRDefault="00B231CA" w:rsidP="00BF3263">
            <w:pPr>
              <w:rPr>
                <w:lang w:eastAsia="en-US"/>
              </w:rPr>
            </w:pPr>
            <w:r>
              <w:rPr>
                <w:lang w:eastAsia="en-US"/>
              </w:rPr>
              <w:t>OPTIONAL</w:t>
            </w:r>
          </w:p>
        </w:tc>
      </w:tr>
      <w:tr w:rsidR="00FC3B67" w:rsidRPr="007A51EF" w:rsidTr="00B231CA">
        <w:tc>
          <w:tcPr>
            <w:tcW w:w="1951" w:type="dxa"/>
            <w:shd w:val="clear" w:color="auto" w:fill="auto"/>
          </w:tcPr>
          <w:p w:rsidR="00FC3B67" w:rsidRPr="007A51EF" w:rsidRDefault="00FC3B67" w:rsidP="004955C9">
            <w:pPr>
              <w:rPr>
                <w:b/>
              </w:rPr>
            </w:pPr>
            <w:r w:rsidRPr="007A51EF">
              <w:rPr>
                <w:b/>
              </w:rPr>
              <w:t>Data Type</w:t>
            </w:r>
          </w:p>
        </w:tc>
        <w:tc>
          <w:tcPr>
            <w:tcW w:w="8017" w:type="dxa"/>
            <w:shd w:val="clear" w:color="auto" w:fill="auto"/>
          </w:tcPr>
          <w:p w:rsidR="00FC3B67" w:rsidRPr="007A51EF" w:rsidRDefault="00FC6C32" w:rsidP="004955C9">
            <w:pPr>
              <w:rPr>
                <w:lang w:eastAsia="en-US"/>
              </w:rPr>
            </w:pPr>
            <w:r>
              <w:rPr>
                <w:lang w:eastAsia="en-US"/>
              </w:rPr>
              <w:t>CD</w:t>
            </w:r>
          </w:p>
        </w:tc>
      </w:tr>
      <w:tr w:rsidR="00FC3B67" w:rsidRPr="007A51EF" w:rsidTr="00B231CA">
        <w:tc>
          <w:tcPr>
            <w:tcW w:w="1951" w:type="dxa"/>
            <w:shd w:val="clear" w:color="auto" w:fill="auto"/>
          </w:tcPr>
          <w:p w:rsidR="00FC3B67" w:rsidRPr="007A51EF" w:rsidRDefault="00FC3B67" w:rsidP="004955C9">
            <w:pPr>
              <w:rPr>
                <w:b/>
              </w:rPr>
            </w:pPr>
            <w:r w:rsidRPr="007A51EF">
              <w:rPr>
                <w:b/>
              </w:rPr>
              <w:t>Value Allowed</w:t>
            </w:r>
          </w:p>
        </w:tc>
        <w:tc>
          <w:tcPr>
            <w:tcW w:w="8017" w:type="dxa"/>
            <w:shd w:val="clear" w:color="auto" w:fill="auto"/>
          </w:tcPr>
          <w:p w:rsidR="00FC3B67" w:rsidRPr="007A51EF" w:rsidRDefault="00B231CA" w:rsidP="00BF3263">
            <w:pPr>
              <w:rPr>
                <w:lang w:eastAsia="en-US"/>
              </w:rPr>
            </w:pPr>
            <w:r>
              <w:rPr>
                <w:lang w:eastAsia="en-US"/>
              </w:rPr>
              <w:t>“active” – Current,</w:t>
            </w:r>
            <w:r w:rsidR="00FE6DA2">
              <w:rPr>
                <w:lang w:eastAsia="en-US"/>
              </w:rPr>
              <w:t xml:space="preserve"> “superceded” – Terminated, “pending” – Proposed.</w:t>
            </w:r>
          </w:p>
        </w:tc>
      </w:tr>
      <w:tr w:rsidR="00FC3B67" w:rsidRPr="007A51EF" w:rsidTr="00B231CA">
        <w:tc>
          <w:tcPr>
            <w:tcW w:w="1951" w:type="dxa"/>
            <w:shd w:val="clear" w:color="auto" w:fill="auto"/>
          </w:tcPr>
          <w:p w:rsidR="00FC3B67" w:rsidRPr="007A51EF" w:rsidRDefault="00FC3B67" w:rsidP="004955C9">
            <w:pPr>
              <w:rPr>
                <w:b/>
              </w:rPr>
            </w:pPr>
            <w:r w:rsidRPr="007A51EF">
              <w:rPr>
                <w:b/>
              </w:rPr>
              <w:t>Business Rule(s)</w:t>
            </w:r>
          </w:p>
        </w:tc>
        <w:tc>
          <w:tcPr>
            <w:tcW w:w="8017" w:type="dxa"/>
            <w:shd w:val="clear" w:color="auto" w:fill="auto"/>
          </w:tcPr>
          <w:p w:rsidR="00FC3B67" w:rsidRDefault="001D0533" w:rsidP="007813EC">
            <w:pPr>
              <w:jc w:val="both"/>
              <w:rPr>
                <w:lang w:eastAsia="en-US"/>
              </w:rPr>
            </w:pPr>
            <w:r w:rsidRPr="001D0533">
              <w:rPr>
                <w:lang w:eastAsia="en-US"/>
              </w:rPr>
              <w:t>Each official name shall have a single status.</w:t>
            </w:r>
          </w:p>
          <w:p w:rsidR="00FE6DA2" w:rsidRPr="007A51EF" w:rsidRDefault="00FE6DA2" w:rsidP="007813EC">
            <w:pPr>
              <w:jc w:val="both"/>
              <w:rPr>
                <w:lang w:eastAsia="en-US"/>
              </w:rPr>
            </w:pPr>
            <w:r>
              <w:rPr>
                <w:lang w:eastAsia="en-US"/>
              </w:rPr>
              <w:t>The fact that a name is alternate is evident by having more than one name assigned to the same substance by the same authority for the same language, domain, etc.</w:t>
            </w:r>
          </w:p>
        </w:tc>
      </w:tr>
    </w:tbl>
    <w:p w:rsidR="00B231CA" w:rsidRDefault="00B231CA" w:rsidP="00B231CA">
      <w:pPr>
        <w:pStyle w:val="BodyText"/>
      </w:pPr>
    </w:p>
    <w:p w:rsidR="00B231CA" w:rsidRDefault="00B231CA" w:rsidP="00FE6DA2">
      <w:pPr>
        <w:pStyle w:val="XML"/>
        <w:spacing w:before="0" w:after="0"/>
      </w:pPr>
      <w:r>
        <w:t xml:space="preserve">&lt;identifiedSubstance&gt;&lt;!-- </w:t>
      </w:r>
      <w:r w:rsidRPr="00877228">
        <w:t>Substance</w:t>
      </w:r>
      <w:r>
        <w:t xml:space="preserve"> --&gt;</w:t>
      </w:r>
      <w:r>
        <w:br/>
        <w:t xml:space="preserve">  &lt;identifiedSubstance&gt;</w:t>
      </w:r>
      <w:r>
        <w:br/>
        <w:t xml:space="preserve">    &lt;asNamedEntity&gt;</w:t>
      </w:r>
      <w:r>
        <w:br/>
      </w:r>
      <w:r w:rsidRPr="00877228">
        <w:t xml:space="preserve">      &lt;name&gt;</w:t>
      </w:r>
      <w:r w:rsidRPr="00877228">
        <w:rPr>
          <w:i/>
          <w:iCs/>
        </w:rPr>
        <w:t>Substance Name</w:t>
      </w:r>
      <w:r w:rsidRPr="00877228">
        <w:t>&lt;/name&gt;</w:t>
      </w:r>
      <w:r w:rsidR="00FE6DA2">
        <w:br/>
        <w:t xml:space="preserve">      &lt;statusCode code="</w:t>
      </w:r>
      <w:r w:rsidR="00FE6DA2" w:rsidRPr="00FE6DA2">
        <w:rPr>
          <w:b/>
          <w:bCs/>
          <w:i/>
          <w:iCs/>
        </w:rPr>
        <w:t>Official Name Status</w:t>
      </w:r>
      <w:r w:rsidR="00FE6DA2">
        <w:t>"/&gt;</w:t>
      </w:r>
    </w:p>
    <w:p w:rsidR="00AB6B30" w:rsidRPr="000518DD" w:rsidRDefault="00AB6B30" w:rsidP="00FC3B67">
      <w:pPr>
        <w:pStyle w:val="Heading4"/>
        <w:rPr>
          <w:color w:val="0070C0"/>
          <w:lang w:eastAsia="en-US"/>
        </w:rPr>
      </w:pPr>
      <w:r w:rsidRPr="000518DD">
        <w:rPr>
          <w:color w:val="0070C0"/>
          <w:lang w:eastAsia="en-US"/>
        </w:rPr>
        <w:t>Official Name Status Change Date</w:t>
      </w:r>
    </w:p>
    <w:p w:rsidR="00AB6B30" w:rsidRDefault="00AB6B30" w:rsidP="001455F2">
      <w:pPr>
        <w:rPr>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C3B67" w:rsidRPr="007A51EF" w:rsidTr="00FE6DA2">
        <w:tc>
          <w:tcPr>
            <w:tcW w:w="1951" w:type="dxa"/>
            <w:shd w:val="clear" w:color="auto" w:fill="auto"/>
          </w:tcPr>
          <w:p w:rsidR="00FC3B67" w:rsidRPr="007A51EF" w:rsidRDefault="00FC3B67" w:rsidP="004955C9">
            <w:pPr>
              <w:rPr>
                <w:b/>
                <w:lang w:eastAsia="en-US"/>
              </w:rPr>
            </w:pPr>
            <w:r w:rsidRPr="007A51EF">
              <w:rPr>
                <w:b/>
              </w:rPr>
              <w:t>User Guidance</w:t>
            </w:r>
          </w:p>
        </w:tc>
        <w:tc>
          <w:tcPr>
            <w:tcW w:w="8017" w:type="dxa"/>
            <w:shd w:val="clear" w:color="auto" w:fill="auto"/>
          </w:tcPr>
          <w:p w:rsidR="00FC3B67" w:rsidRPr="007A51EF" w:rsidRDefault="0080385D" w:rsidP="008621A8">
            <w:pPr>
              <w:jc w:val="both"/>
              <w:rPr>
                <w:lang w:eastAsia="en-US"/>
              </w:rPr>
            </w:pPr>
            <w:r w:rsidRPr="0080385D">
              <w:rPr>
                <w:lang w:eastAsia="en-US"/>
              </w:rPr>
              <w:t>Date of official name change if known.</w:t>
            </w:r>
            <w:r w:rsidR="008621A8">
              <w:rPr>
                <w:lang w:eastAsia="en-US"/>
              </w:rPr>
              <w:t xml:space="preserve"> </w:t>
            </w:r>
            <w:r w:rsidR="008621A8" w:rsidRPr="008621A8">
              <w:rPr>
                <w:lang w:eastAsia="en-US"/>
              </w:rPr>
              <w:t xml:space="preserve">The change date of the status of the official name shall be specified </w:t>
            </w:r>
            <w:r w:rsidR="00BD4DAC">
              <w:rPr>
                <w:lang w:eastAsia="en-US"/>
              </w:rPr>
              <w:t>according to</w:t>
            </w:r>
            <w:r w:rsidR="008621A8" w:rsidRPr="008621A8">
              <w:rPr>
                <w:lang w:eastAsia="en-US"/>
              </w:rPr>
              <w:t xml:space="preserve"> the ISO 8601 date format</w:t>
            </w:r>
            <w:r w:rsidR="00BD4DAC">
              <w:rPr>
                <w:lang w:eastAsia="en-US"/>
              </w:rPr>
              <w:t xml:space="preserve"> (the variant without any delimiters).</w:t>
            </w:r>
          </w:p>
        </w:tc>
      </w:tr>
      <w:tr w:rsidR="00FC3B67" w:rsidRPr="007A51EF" w:rsidTr="00FE6DA2">
        <w:tc>
          <w:tcPr>
            <w:tcW w:w="1951" w:type="dxa"/>
            <w:shd w:val="clear" w:color="auto" w:fill="auto"/>
          </w:tcPr>
          <w:p w:rsidR="00FC3B67" w:rsidRPr="007A51EF" w:rsidRDefault="00FC3B67" w:rsidP="004955C9">
            <w:pPr>
              <w:rPr>
                <w:b/>
                <w:lang w:eastAsia="en-US"/>
              </w:rPr>
            </w:pPr>
            <w:r w:rsidRPr="007A51EF">
              <w:rPr>
                <w:b/>
              </w:rPr>
              <w:t>Example(s)</w:t>
            </w:r>
          </w:p>
        </w:tc>
        <w:tc>
          <w:tcPr>
            <w:tcW w:w="8017" w:type="dxa"/>
            <w:shd w:val="clear" w:color="auto" w:fill="auto"/>
          </w:tcPr>
          <w:p w:rsidR="00FC3B67" w:rsidRPr="007A51EF" w:rsidRDefault="00BD4DAC" w:rsidP="0080385D">
            <w:pPr>
              <w:rPr>
                <w:lang w:eastAsia="en-US"/>
              </w:rPr>
            </w:pPr>
            <w:r>
              <w:rPr>
                <w:lang w:eastAsia="en-US"/>
              </w:rPr>
              <w:t>201106</w:t>
            </w:r>
            <w:r w:rsidR="008621A8" w:rsidRPr="008621A8">
              <w:rPr>
                <w:lang w:eastAsia="en-US"/>
              </w:rPr>
              <w:t>01</w:t>
            </w:r>
          </w:p>
        </w:tc>
      </w:tr>
      <w:tr w:rsidR="00FC3B67" w:rsidRPr="007A51EF" w:rsidTr="00FE6DA2">
        <w:tc>
          <w:tcPr>
            <w:tcW w:w="1951" w:type="dxa"/>
            <w:shd w:val="clear" w:color="auto" w:fill="auto"/>
          </w:tcPr>
          <w:p w:rsidR="00FC3B67" w:rsidRPr="007A51EF" w:rsidRDefault="00FC3B67" w:rsidP="004955C9">
            <w:pPr>
              <w:rPr>
                <w:b/>
              </w:rPr>
            </w:pPr>
            <w:r w:rsidRPr="007A51EF">
              <w:rPr>
                <w:b/>
              </w:rPr>
              <w:t>Conformance</w:t>
            </w:r>
          </w:p>
        </w:tc>
        <w:tc>
          <w:tcPr>
            <w:tcW w:w="8017" w:type="dxa"/>
            <w:shd w:val="clear" w:color="auto" w:fill="auto"/>
          </w:tcPr>
          <w:p w:rsidR="00FC3B67" w:rsidRPr="007A51EF" w:rsidRDefault="00BD4DAC" w:rsidP="0080385D">
            <w:pPr>
              <w:rPr>
                <w:lang w:eastAsia="en-US"/>
              </w:rPr>
            </w:pPr>
            <w:r>
              <w:rPr>
                <w:lang w:eastAsia="en-US"/>
              </w:rPr>
              <w:t>OPTIONAL</w:t>
            </w:r>
          </w:p>
        </w:tc>
      </w:tr>
      <w:tr w:rsidR="00FC3B67" w:rsidRPr="007A51EF" w:rsidTr="00FE6DA2">
        <w:tc>
          <w:tcPr>
            <w:tcW w:w="1951" w:type="dxa"/>
            <w:shd w:val="clear" w:color="auto" w:fill="auto"/>
          </w:tcPr>
          <w:p w:rsidR="00FC3B67" w:rsidRPr="007A51EF" w:rsidRDefault="00FC3B67" w:rsidP="004955C9">
            <w:pPr>
              <w:rPr>
                <w:b/>
              </w:rPr>
            </w:pPr>
            <w:r w:rsidRPr="007A51EF">
              <w:rPr>
                <w:b/>
              </w:rPr>
              <w:t>Data Type</w:t>
            </w:r>
          </w:p>
        </w:tc>
        <w:tc>
          <w:tcPr>
            <w:tcW w:w="8017" w:type="dxa"/>
            <w:shd w:val="clear" w:color="auto" w:fill="auto"/>
          </w:tcPr>
          <w:p w:rsidR="00FC3B67" w:rsidRPr="007A51EF" w:rsidRDefault="00FC6C32" w:rsidP="0080385D">
            <w:pPr>
              <w:rPr>
                <w:lang w:eastAsia="en-US"/>
              </w:rPr>
            </w:pPr>
            <w:r>
              <w:rPr>
                <w:lang w:eastAsia="en-US"/>
              </w:rPr>
              <w:t>TS</w:t>
            </w:r>
          </w:p>
        </w:tc>
      </w:tr>
      <w:tr w:rsidR="00FC3B67" w:rsidRPr="007A51EF" w:rsidTr="00FE6DA2">
        <w:tc>
          <w:tcPr>
            <w:tcW w:w="1951" w:type="dxa"/>
            <w:shd w:val="clear" w:color="auto" w:fill="auto"/>
          </w:tcPr>
          <w:p w:rsidR="00FC3B67" w:rsidRPr="007A51EF" w:rsidRDefault="00FC3B67" w:rsidP="004955C9">
            <w:pPr>
              <w:rPr>
                <w:b/>
              </w:rPr>
            </w:pPr>
            <w:r w:rsidRPr="007A51EF">
              <w:rPr>
                <w:b/>
              </w:rPr>
              <w:t>Business Rule(s)</w:t>
            </w:r>
          </w:p>
        </w:tc>
        <w:tc>
          <w:tcPr>
            <w:tcW w:w="8017" w:type="dxa"/>
            <w:shd w:val="clear" w:color="auto" w:fill="auto"/>
          </w:tcPr>
          <w:p w:rsidR="00FC3B67" w:rsidRPr="007A51EF" w:rsidRDefault="0080385D" w:rsidP="0080385D">
            <w:pPr>
              <w:rPr>
                <w:lang w:eastAsia="en-US"/>
              </w:rPr>
            </w:pPr>
            <w:r w:rsidRPr="0080385D">
              <w:rPr>
                <w:lang w:eastAsia="en-US"/>
              </w:rPr>
              <w:t>If official name status changes the date of the official change will be captured if known.</w:t>
            </w:r>
          </w:p>
        </w:tc>
      </w:tr>
    </w:tbl>
    <w:p w:rsidR="00FE6DA2" w:rsidRDefault="00FE6DA2" w:rsidP="00FE6DA2">
      <w:pPr>
        <w:pStyle w:val="BodyText"/>
      </w:pPr>
    </w:p>
    <w:p w:rsidR="00BD4DAC" w:rsidRDefault="00BD4DAC" w:rsidP="00FE6DA2">
      <w:pPr>
        <w:pStyle w:val="BodyText"/>
      </w:pPr>
      <w:r>
        <w:t>The HL7 representation provides this as an effective time range beginning when the name became active and ending when the name status changes to superceded / terminated.</w:t>
      </w:r>
    </w:p>
    <w:p w:rsidR="00FE6DA2" w:rsidRDefault="00FE6DA2" w:rsidP="00FE6DA2">
      <w:pPr>
        <w:pStyle w:val="XML"/>
        <w:spacing w:before="0" w:after="0"/>
      </w:pPr>
      <w:r>
        <w:lastRenderedPageBreak/>
        <w:t xml:space="preserve">&lt;identifiedSubstance&gt;&lt;!-- </w:t>
      </w:r>
      <w:r w:rsidRPr="00877228">
        <w:t>Substance</w:t>
      </w:r>
      <w:r>
        <w:t xml:space="preserve"> --&gt;</w:t>
      </w:r>
      <w:r>
        <w:br/>
        <w:t xml:space="preserve">  &lt;identifiedSubstance&gt;</w:t>
      </w:r>
      <w:r>
        <w:br/>
        <w:t xml:space="preserve">    &lt;asNamedEntity&gt;</w:t>
      </w:r>
      <w:r>
        <w:br/>
      </w:r>
      <w:r w:rsidRPr="00877228">
        <w:t xml:space="preserve">      &lt;name&gt;</w:t>
      </w:r>
      <w:r w:rsidRPr="00877228">
        <w:rPr>
          <w:i/>
          <w:iCs/>
        </w:rPr>
        <w:t>Substance Name</w:t>
      </w:r>
      <w:r w:rsidRPr="00877228">
        <w:t>&lt;/name&gt;</w:t>
      </w:r>
      <w:r>
        <w:br/>
        <w:t xml:space="preserve">      &lt;effectiveTime&gt;</w:t>
      </w:r>
      <w:r>
        <w:br/>
        <w:t xml:space="preserve">        &lt;low value="</w:t>
      </w:r>
      <w:r w:rsidRPr="00FE6DA2">
        <w:rPr>
          <w:b/>
          <w:bCs/>
          <w:i/>
          <w:iCs/>
        </w:rPr>
        <w:t>Official Name Status</w:t>
      </w:r>
      <w:r>
        <w:rPr>
          <w:b/>
          <w:bCs/>
          <w:i/>
          <w:iCs/>
        </w:rPr>
        <w:t xml:space="preserve"> Change Date </w:t>
      </w:r>
      <w:r w:rsidRPr="00FE6DA2">
        <w:rPr>
          <w:i/>
          <w:iCs/>
        </w:rPr>
        <w:t>(if new status = active)</w:t>
      </w:r>
      <w:r>
        <w:t>"/&gt;</w:t>
      </w:r>
      <w:r>
        <w:br/>
        <w:t xml:space="preserve">        &lt;high value="</w:t>
      </w:r>
      <w:r w:rsidRPr="00FE6DA2">
        <w:rPr>
          <w:b/>
          <w:bCs/>
          <w:i/>
          <w:iCs/>
        </w:rPr>
        <w:t xml:space="preserve">Official Name Status </w:t>
      </w:r>
      <w:r>
        <w:rPr>
          <w:b/>
          <w:bCs/>
          <w:i/>
          <w:iCs/>
        </w:rPr>
        <w:t>Change Date</w:t>
      </w:r>
      <w:r>
        <w:t xml:space="preserve"> </w:t>
      </w:r>
      <w:r w:rsidRPr="00FE6DA2">
        <w:rPr>
          <w:i/>
          <w:iCs/>
        </w:rPr>
        <w:t>(if new status = terminated)</w:t>
      </w:r>
      <w:r>
        <w:t>"</w:t>
      </w:r>
      <w:r w:rsidR="00BD4DAC">
        <w:t>/&gt;</w:t>
      </w:r>
      <w:r w:rsidR="00BD4DAC">
        <w:br/>
        <w:t xml:space="preserve">      &lt;/effectiveTime&gt;</w:t>
      </w:r>
      <w:r w:rsidR="00BD4DAC">
        <w:br/>
        <w:t xml:space="preserve">    &lt;/asNamedEntity&gt;</w:t>
      </w:r>
    </w:p>
    <w:p w:rsidR="00AB6B30" w:rsidRPr="000518DD" w:rsidRDefault="00AB6B30" w:rsidP="00FC3B67">
      <w:pPr>
        <w:pStyle w:val="Heading4"/>
        <w:rPr>
          <w:color w:val="0070C0"/>
          <w:lang w:eastAsia="en-US"/>
        </w:rPr>
      </w:pPr>
      <w:r w:rsidRPr="000518DD">
        <w:rPr>
          <w:color w:val="0070C0"/>
          <w:lang w:eastAsia="en-US"/>
        </w:rPr>
        <w:t>Official Name Domain</w:t>
      </w:r>
      <w:ins w:id="465" w:author="HYST (Hiroyuki Sato)" w:date="2013-01-08T17:46:00Z">
        <w:r w:rsidR="00626D75" w:rsidRPr="0014542C">
          <w:rPr>
            <w:rFonts w:eastAsia="MS Mincho" w:hint="eastAsia"/>
            <w:color w:val="FF0000"/>
            <w:lang w:eastAsia="ja-JP"/>
          </w:rPr>
          <w:t xml:space="preserve">  (repeat as necessary)</w:t>
        </w:r>
      </w:ins>
    </w:p>
    <w:p w:rsidR="00AB6B30" w:rsidRDefault="00AB6B30" w:rsidP="001455F2">
      <w:pPr>
        <w:rPr>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C3B67" w:rsidRPr="007A51EF" w:rsidTr="00BD4DAC">
        <w:tc>
          <w:tcPr>
            <w:tcW w:w="1951" w:type="dxa"/>
            <w:shd w:val="clear" w:color="auto" w:fill="auto"/>
          </w:tcPr>
          <w:p w:rsidR="00FC3B67" w:rsidRPr="007A51EF" w:rsidRDefault="00FC3B67" w:rsidP="004955C9">
            <w:pPr>
              <w:rPr>
                <w:b/>
                <w:lang w:eastAsia="en-US"/>
              </w:rPr>
            </w:pPr>
            <w:r w:rsidRPr="007A51EF">
              <w:rPr>
                <w:b/>
              </w:rPr>
              <w:t>User Guidance</w:t>
            </w:r>
          </w:p>
        </w:tc>
        <w:tc>
          <w:tcPr>
            <w:tcW w:w="8017" w:type="dxa"/>
            <w:shd w:val="clear" w:color="auto" w:fill="auto"/>
          </w:tcPr>
          <w:p w:rsidR="00FC3B67" w:rsidRPr="0080385D" w:rsidRDefault="00A77E3F" w:rsidP="001B1438">
            <w:pPr>
              <w:jc w:val="both"/>
              <w:rPr>
                <w:lang w:eastAsia="en-US"/>
              </w:rPr>
            </w:pPr>
            <w:r>
              <w:rPr>
                <w:lang w:eastAsia="en-US"/>
              </w:rPr>
              <w:t>Specifies when and for what purpose</w:t>
            </w:r>
            <w:r w:rsidR="0080385D" w:rsidRPr="0080385D">
              <w:rPr>
                <w:lang w:eastAsia="en-US"/>
              </w:rPr>
              <w:t xml:space="preserve"> the official name is </w:t>
            </w:r>
            <w:r>
              <w:rPr>
                <w:lang w:eastAsia="en-US"/>
              </w:rPr>
              <w:t xml:space="preserve">to be </w:t>
            </w:r>
            <w:r w:rsidR="0080385D" w:rsidRPr="0080385D">
              <w:rPr>
                <w:lang w:eastAsia="en-US"/>
              </w:rPr>
              <w:t xml:space="preserve">used.  All names can have at least one domain.  This is useful </w:t>
            </w:r>
            <w:r w:rsidR="00617E20">
              <w:rPr>
                <w:lang w:eastAsia="en-US"/>
              </w:rPr>
              <w:t>to differentiate different names for the same substance as used for a drug active ingredient as opposed to a food color additive.</w:t>
            </w:r>
          </w:p>
        </w:tc>
      </w:tr>
      <w:tr w:rsidR="00FC3B67" w:rsidRPr="007A51EF" w:rsidTr="00BD4DAC">
        <w:tc>
          <w:tcPr>
            <w:tcW w:w="1951" w:type="dxa"/>
            <w:shd w:val="clear" w:color="auto" w:fill="auto"/>
          </w:tcPr>
          <w:p w:rsidR="00FC3B67" w:rsidRPr="007A51EF" w:rsidRDefault="00FC3B67" w:rsidP="004955C9">
            <w:pPr>
              <w:rPr>
                <w:b/>
                <w:lang w:eastAsia="en-US"/>
              </w:rPr>
            </w:pPr>
            <w:r w:rsidRPr="007A51EF">
              <w:rPr>
                <w:b/>
              </w:rPr>
              <w:t>Example(s)</w:t>
            </w:r>
          </w:p>
        </w:tc>
        <w:tc>
          <w:tcPr>
            <w:tcW w:w="8017" w:type="dxa"/>
            <w:shd w:val="clear" w:color="auto" w:fill="auto"/>
          </w:tcPr>
          <w:p w:rsidR="00FC3B67" w:rsidRPr="0080385D" w:rsidRDefault="00617E20" w:rsidP="0080385D">
            <w:pPr>
              <w:rPr>
                <w:lang w:eastAsia="en-US"/>
              </w:rPr>
            </w:pPr>
            <w:r w:rsidRPr="0080385D">
              <w:rPr>
                <w:lang w:eastAsia="en-US"/>
              </w:rPr>
              <w:t>BIOLOGIC (FDA), BIOLOGIC (</w:t>
            </w:r>
            <w:smartTag w:uri="urn:schemas-microsoft-com:office:smarttags" w:element="country-region">
              <w:r w:rsidRPr="0080385D">
                <w:rPr>
                  <w:lang w:eastAsia="en-US"/>
                </w:rPr>
                <w:t>JAPAN</w:t>
              </w:r>
            </w:smartTag>
            <w:r w:rsidRPr="0080385D">
              <w:rPr>
                <w:lang w:eastAsia="en-US"/>
              </w:rPr>
              <w:t>), COSMETIC (FDA), DRUG (FDA), DRUG (</w:t>
            </w:r>
            <w:smartTag w:uri="urn:schemas-microsoft-com:office:smarttags" w:element="place">
              <w:smartTag w:uri="urn:schemas-microsoft-com:office:smarttags" w:element="country-region">
                <w:r w:rsidRPr="0080385D">
                  <w:rPr>
                    <w:lang w:eastAsia="en-US"/>
                  </w:rPr>
                  <w:t>JAPAN</w:t>
                </w:r>
              </w:smartTag>
            </w:smartTag>
            <w:r w:rsidRPr="0080385D">
              <w:rPr>
                <w:lang w:eastAsia="en-US"/>
              </w:rPr>
              <w:t>); FOOD (FDA), MEDICINE (EU)</w:t>
            </w:r>
          </w:p>
        </w:tc>
      </w:tr>
      <w:tr w:rsidR="00FC3B67" w:rsidRPr="007A51EF" w:rsidTr="00BD4DAC">
        <w:tc>
          <w:tcPr>
            <w:tcW w:w="1951" w:type="dxa"/>
            <w:shd w:val="clear" w:color="auto" w:fill="auto"/>
          </w:tcPr>
          <w:p w:rsidR="00FC3B67" w:rsidRPr="007A51EF" w:rsidRDefault="00FC3B67" w:rsidP="004955C9">
            <w:pPr>
              <w:rPr>
                <w:b/>
              </w:rPr>
            </w:pPr>
            <w:r w:rsidRPr="007A51EF">
              <w:rPr>
                <w:b/>
              </w:rPr>
              <w:t>Conformance</w:t>
            </w:r>
          </w:p>
        </w:tc>
        <w:tc>
          <w:tcPr>
            <w:tcW w:w="8017" w:type="dxa"/>
            <w:shd w:val="clear" w:color="auto" w:fill="auto"/>
          </w:tcPr>
          <w:p w:rsidR="00FC3B67" w:rsidRPr="0080385D" w:rsidRDefault="00136726" w:rsidP="00BF3263">
            <w:pPr>
              <w:rPr>
                <w:lang w:eastAsia="en-US"/>
              </w:rPr>
            </w:pPr>
            <w:r>
              <w:rPr>
                <w:lang w:eastAsia="en-US"/>
              </w:rPr>
              <w:t>CONDITIONAL – if different names exist that are not appropriate to be used across all domains.</w:t>
            </w:r>
          </w:p>
        </w:tc>
      </w:tr>
      <w:tr w:rsidR="00FC3B67" w:rsidRPr="007A51EF" w:rsidTr="00BD4DAC">
        <w:tc>
          <w:tcPr>
            <w:tcW w:w="1951" w:type="dxa"/>
            <w:shd w:val="clear" w:color="auto" w:fill="auto"/>
          </w:tcPr>
          <w:p w:rsidR="00FC3B67" w:rsidRPr="007A51EF" w:rsidRDefault="00FC3B67" w:rsidP="004955C9">
            <w:pPr>
              <w:rPr>
                <w:b/>
              </w:rPr>
            </w:pPr>
            <w:r w:rsidRPr="007A51EF">
              <w:rPr>
                <w:b/>
              </w:rPr>
              <w:t>Data Type</w:t>
            </w:r>
          </w:p>
        </w:tc>
        <w:tc>
          <w:tcPr>
            <w:tcW w:w="8017" w:type="dxa"/>
            <w:shd w:val="clear" w:color="auto" w:fill="auto"/>
          </w:tcPr>
          <w:p w:rsidR="00FC3B67" w:rsidRPr="0080385D" w:rsidRDefault="00FC6C32" w:rsidP="0080385D">
            <w:pPr>
              <w:rPr>
                <w:lang w:eastAsia="en-US"/>
              </w:rPr>
            </w:pPr>
            <w:r w:rsidRPr="0080385D">
              <w:rPr>
                <w:lang w:eastAsia="en-US"/>
              </w:rPr>
              <w:t>CD</w:t>
            </w:r>
          </w:p>
        </w:tc>
      </w:tr>
      <w:tr w:rsidR="00FC3B67" w:rsidRPr="007A51EF" w:rsidTr="00BD4DAC">
        <w:tc>
          <w:tcPr>
            <w:tcW w:w="1951" w:type="dxa"/>
            <w:shd w:val="clear" w:color="auto" w:fill="auto"/>
          </w:tcPr>
          <w:p w:rsidR="00FC3B67" w:rsidRPr="007A51EF" w:rsidRDefault="00FC3B67" w:rsidP="004955C9">
            <w:pPr>
              <w:rPr>
                <w:b/>
              </w:rPr>
            </w:pPr>
            <w:r w:rsidRPr="007A51EF">
              <w:rPr>
                <w:b/>
              </w:rPr>
              <w:t>OID</w:t>
            </w:r>
          </w:p>
        </w:tc>
        <w:tc>
          <w:tcPr>
            <w:tcW w:w="8017" w:type="dxa"/>
            <w:shd w:val="clear" w:color="auto" w:fill="auto"/>
          </w:tcPr>
          <w:p w:rsidR="00FC3B67" w:rsidRPr="0080385D" w:rsidRDefault="00617E20" w:rsidP="0080385D">
            <w:pPr>
              <w:rPr>
                <w:lang w:eastAsia="en-US"/>
              </w:rPr>
            </w:pPr>
            <w:r>
              <w:rPr>
                <w:lang w:eastAsia="en-US"/>
              </w:rPr>
              <w:t>codeSystem OID TBD</w:t>
            </w:r>
          </w:p>
        </w:tc>
      </w:tr>
      <w:tr w:rsidR="00FC3B67" w:rsidRPr="007A51EF" w:rsidTr="00BD4DAC">
        <w:tc>
          <w:tcPr>
            <w:tcW w:w="1951" w:type="dxa"/>
            <w:shd w:val="clear" w:color="auto" w:fill="auto"/>
          </w:tcPr>
          <w:p w:rsidR="00FC3B67" w:rsidRPr="007A51EF" w:rsidRDefault="00FC3B67" w:rsidP="004955C9">
            <w:pPr>
              <w:rPr>
                <w:b/>
              </w:rPr>
            </w:pPr>
            <w:r w:rsidRPr="007A51EF">
              <w:rPr>
                <w:b/>
              </w:rPr>
              <w:t>Value Allowed</w:t>
            </w:r>
          </w:p>
        </w:tc>
        <w:tc>
          <w:tcPr>
            <w:tcW w:w="8017" w:type="dxa"/>
            <w:shd w:val="clear" w:color="auto" w:fill="auto"/>
          </w:tcPr>
          <w:p w:rsidR="00FC3B67" w:rsidRPr="007A51EF" w:rsidRDefault="00FC3B67" w:rsidP="004955C9">
            <w:pPr>
              <w:rPr>
                <w:lang w:eastAsia="en-US"/>
              </w:rPr>
            </w:pPr>
          </w:p>
        </w:tc>
      </w:tr>
      <w:tr w:rsidR="00FC3B67" w:rsidRPr="007A51EF" w:rsidTr="00BD4DAC">
        <w:tc>
          <w:tcPr>
            <w:tcW w:w="1951" w:type="dxa"/>
            <w:shd w:val="clear" w:color="auto" w:fill="auto"/>
          </w:tcPr>
          <w:p w:rsidR="00FC3B67" w:rsidRPr="007A51EF" w:rsidRDefault="00FC3B67" w:rsidP="004955C9">
            <w:pPr>
              <w:rPr>
                <w:b/>
              </w:rPr>
            </w:pPr>
            <w:r w:rsidRPr="007A51EF">
              <w:rPr>
                <w:b/>
              </w:rPr>
              <w:t>Business Rule(s)</w:t>
            </w:r>
          </w:p>
        </w:tc>
        <w:tc>
          <w:tcPr>
            <w:tcW w:w="8017" w:type="dxa"/>
            <w:shd w:val="clear" w:color="auto" w:fill="auto"/>
          </w:tcPr>
          <w:p w:rsidR="00FC3B67" w:rsidRPr="007A51EF" w:rsidRDefault="002512DA" w:rsidP="004955C9">
            <w:pPr>
              <w:rPr>
                <w:lang w:eastAsia="en-US"/>
              </w:rPr>
            </w:pPr>
            <w:r>
              <w:rPr>
                <w:lang w:eastAsia="en-US"/>
              </w:rPr>
              <w:t xml:space="preserve">Used if different names exist that are not appropriate to be used across all </w:t>
            </w:r>
            <w:r w:rsidR="00ED6E64">
              <w:rPr>
                <w:lang w:eastAsia="en-US"/>
              </w:rPr>
              <w:t>circumstances</w:t>
            </w:r>
            <w:r>
              <w:rPr>
                <w:lang w:eastAsia="en-US"/>
              </w:rPr>
              <w:t>.</w:t>
            </w:r>
          </w:p>
        </w:tc>
      </w:tr>
    </w:tbl>
    <w:p w:rsidR="00BD4DAC" w:rsidRDefault="00BD4DAC" w:rsidP="00BD4DAC">
      <w:pPr>
        <w:tabs>
          <w:tab w:val="left" w:pos="3624"/>
        </w:tabs>
        <w:jc w:val="both"/>
        <w:rPr>
          <w:lang w:eastAsia="en-US"/>
        </w:rPr>
      </w:pPr>
    </w:p>
    <w:p w:rsidR="00BD4DAC" w:rsidRPr="000B24B9" w:rsidRDefault="00BD4DAC" w:rsidP="002512DA">
      <w:pPr>
        <w:pStyle w:val="XML"/>
        <w:spacing w:before="0" w:after="0"/>
      </w:pPr>
      <w:r>
        <w:t xml:space="preserve">&lt;identifiedSubstance&gt;&lt;!-- </w:t>
      </w:r>
      <w:r w:rsidRPr="00BD4DAC">
        <w:t>Substance</w:t>
      </w:r>
      <w:r>
        <w:t xml:space="preserve"> --&gt;</w:t>
      </w:r>
      <w:r>
        <w:br/>
        <w:t xml:space="preserve">  &lt;identifiedSubstance&gt;</w:t>
      </w:r>
      <w:r>
        <w:br/>
        <w:t xml:space="preserve">    &lt;asNamedEntity&gt;</w:t>
      </w:r>
      <w:r>
        <w:br/>
        <w:t xml:space="preserve">      &lt;name&gt;</w:t>
      </w:r>
      <w:r w:rsidRPr="00BD4DAC">
        <w:rPr>
          <w:i/>
          <w:iCs/>
        </w:rPr>
        <w:t>Substance Name</w:t>
      </w:r>
      <w:r>
        <w:t>&lt;/name&gt;</w:t>
      </w:r>
      <w:r>
        <w:br/>
        <w:t xml:space="preserve">      &lt;subjectOf&gt;</w:t>
      </w:r>
      <w:r>
        <w:br/>
        <w:t xml:space="preserve">        &lt;policy&gt;</w:t>
      </w:r>
      <w:r>
        <w:br/>
        <w:t xml:space="preserve">          </w:t>
      </w:r>
      <w:r w:rsidR="002512DA">
        <w:t>&lt;code code="</w:t>
      </w:r>
      <w:r w:rsidR="002512DA" w:rsidRPr="002512DA">
        <w:rPr>
          <w:b/>
          <w:bCs/>
          <w:i/>
          <w:iCs/>
        </w:rPr>
        <w:t>Official Name Domain</w:t>
      </w:r>
      <w:r w:rsidR="002512DA" w:rsidRPr="002512DA">
        <w:rPr>
          <w:i/>
          <w:iCs/>
        </w:rPr>
        <w:t xml:space="preserve"> (Code)</w:t>
      </w:r>
      <w:r w:rsidR="002512DA">
        <w:t>" codeSystem="</w:t>
      </w:r>
      <w:r w:rsidR="002512DA" w:rsidRPr="002512DA">
        <w:rPr>
          <w:i/>
          <w:iCs/>
        </w:rPr>
        <w:t>Code System (OID)</w:t>
      </w:r>
      <w:r w:rsidR="002512DA">
        <w:t xml:space="preserve">" </w:t>
      </w:r>
      <w:r w:rsidR="002512DA">
        <w:br/>
        <w:t xml:space="preserve">                displayName="</w:t>
      </w:r>
      <w:r w:rsidR="002512DA" w:rsidRPr="002512DA">
        <w:rPr>
          <w:i/>
          <w:iCs/>
        </w:rPr>
        <w:t>Display Name</w:t>
      </w:r>
      <w:r w:rsidR="002512DA">
        <w:t>"/&gt;</w:t>
      </w:r>
      <w:r>
        <w:br/>
        <w:t xml:space="preserve">        &lt;/policy&gt;</w:t>
      </w:r>
      <w:r>
        <w:br/>
        <w:t xml:space="preserve">      &lt;/subjectOf&gt;</w:t>
      </w:r>
      <w:r>
        <w:br/>
        <w:t xml:space="preserve">    &lt;/asNamedEntity&gt;</w:t>
      </w:r>
    </w:p>
    <w:p w:rsidR="00A77E3F" w:rsidRDefault="00A77E3F" w:rsidP="00A77E3F">
      <w:pPr>
        <w:tabs>
          <w:tab w:val="left" w:pos="3624"/>
        </w:tabs>
        <w:jc w:val="both"/>
        <w:rPr>
          <w:lang w:eastAsia="en-US"/>
        </w:rPr>
      </w:pPr>
    </w:p>
    <w:p w:rsidR="00A77E3F" w:rsidRDefault="00A77E3F" w:rsidP="00A77E3F">
      <w:pPr>
        <w:tabs>
          <w:tab w:val="left" w:pos="3624"/>
        </w:tabs>
        <w:jc w:val="both"/>
        <w:rPr>
          <w:lang w:eastAsia="en-US"/>
        </w:rPr>
      </w:pPr>
      <w:r>
        <w:rPr>
          <w:lang w:eastAsia="en-US"/>
        </w:rPr>
        <w:t>Note: in HL7 SPL the “domain” is modelled as a name usage “policy”. Any code can be provided which specifies in what circumstances the respective name is appropriate.</w:t>
      </w:r>
    </w:p>
    <w:p w:rsidR="00AB6B30" w:rsidRPr="000518DD" w:rsidRDefault="00AB6B30" w:rsidP="00312B73">
      <w:pPr>
        <w:pStyle w:val="Heading4"/>
        <w:rPr>
          <w:color w:val="FF0000"/>
          <w:lang w:eastAsia="en-US"/>
        </w:rPr>
      </w:pPr>
      <w:r w:rsidRPr="000518DD">
        <w:rPr>
          <w:color w:val="FF0000"/>
          <w:lang w:eastAsia="en-US"/>
        </w:rPr>
        <w:t>Official Name Jurisdiction</w:t>
      </w:r>
      <w:ins w:id="466" w:author="HYST (Hiroyuki Sato)" w:date="2013-01-08T17:46:00Z">
        <w:r w:rsidR="00626D75" w:rsidRPr="0014542C">
          <w:rPr>
            <w:rFonts w:eastAsia="MS Mincho" w:hint="eastAsia"/>
            <w:color w:val="FF0000"/>
            <w:lang w:eastAsia="ja-JP"/>
          </w:rPr>
          <w:t xml:space="preserve">  (repeat as necessary)</w:t>
        </w:r>
      </w:ins>
    </w:p>
    <w:p w:rsidR="00AF21C0" w:rsidRDefault="00AF21C0" w:rsidP="001455F2">
      <w:pPr>
        <w:rPr>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C3B67" w:rsidRPr="007A51EF" w:rsidTr="002512DA">
        <w:tc>
          <w:tcPr>
            <w:tcW w:w="1951" w:type="dxa"/>
            <w:shd w:val="clear" w:color="auto" w:fill="auto"/>
          </w:tcPr>
          <w:p w:rsidR="00FC3B67" w:rsidRPr="007A51EF" w:rsidRDefault="00FC3B67" w:rsidP="004955C9">
            <w:pPr>
              <w:rPr>
                <w:b/>
                <w:lang w:eastAsia="en-US"/>
              </w:rPr>
            </w:pPr>
            <w:r w:rsidRPr="007A51EF">
              <w:rPr>
                <w:b/>
              </w:rPr>
              <w:t>User Guidance</w:t>
            </w:r>
          </w:p>
        </w:tc>
        <w:tc>
          <w:tcPr>
            <w:tcW w:w="8017" w:type="dxa"/>
            <w:shd w:val="clear" w:color="auto" w:fill="auto"/>
          </w:tcPr>
          <w:p w:rsidR="0080385D" w:rsidRDefault="0080385D" w:rsidP="001B1438">
            <w:pPr>
              <w:jc w:val="both"/>
              <w:rPr>
                <w:lang w:eastAsia="en-US"/>
              </w:rPr>
            </w:pPr>
            <w:r>
              <w:rPr>
                <w:lang w:eastAsia="en-US"/>
              </w:rPr>
              <w:t xml:space="preserve">The jurisdiction of the official name shall be provided based on ISO 3166-1 alpha-2 codes with two exceptions: EL (not GR) is used to represent </w:t>
            </w:r>
            <w:smartTag w:uri="urn:schemas-microsoft-com:office:smarttags" w:element="country-region">
              <w:r>
                <w:rPr>
                  <w:lang w:eastAsia="en-US"/>
                </w:rPr>
                <w:t>Greece</w:t>
              </w:r>
            </w:smartTag>
            <w:r>
              <w:rPr>
                <w:lang w:eastAsia="en-US"/>
              </w:rPr>
              <w:t xml:space="preserve">, and </w:t>
            </w:r>
            <w:smartTag w:uri="urn:schemas-microsoft-com:office:smarttags" w:element="country-region">
              <w:r>
                <w:rPr>
                  <w:lang w:eastAsia="en-US"/>
                </w:rPr>
                <w:t>UK</w:t>
              </w:r>
            </w:smartTag>
            <w:r>
              <w:rPr>
                <w:lang w:eastAsia="en-US"/>
              </w:rPr>
              <w:t xml:space="preserve"> (not GB) is used to represent the </w:t>
            </w:r>
            <w:smartTag w:uri="urn:schemas-microsoft-com:office:smarttags" w:element="place">
              <w:smartTag w:uri="urn:schemas-microsoft-com:office:smarttags" w:element="country-region">
                <w:r>
                  <w:rPr>
                    <w:lang w:eastAsia="en-US"/>
                  </w:rPr>
                  <w:t>United Kingdom</w:t>
                </w:r>
              </w:smartTag>
            </w:smartTag>
            <w:r>
              <w:rPr>
                <w:lang w:eastAsia="en-US"/>
              </w:rPr>
              <w:t>.</w:t>
            </w:r>
          </w:p>
          <w:p w:rsidR="00FC3B67" w:rsidRPr="007A51EF" w:rsidRDefault="0080385D" w:rsidP="0080385D">
            <w:pPr>
              <w:jc w:val="both"/>
              <w:rPr>
                <w:lang w:eastAsia="en-US"/>
              </w:rPr>
            </w:pPr>
            <w:r>
              <w:rPr>
                <w:lang w:eastAsia="en-US"/>
              </w:rPr>
              <w:t>For the Eu</w:t>
            </w:r>
            <w:r w:rsidR="001B1438">
              <w:rPr>
                <w:lang w:eastAsia="en-US"/>
              </w:rPr>
              <w:t xml:space="preserve">ropean Union EU shall be used. </w:t>
            </w:r>
            <w:r>
              <w:rPr>
                <w:lang w:eastAsia="en-US"/>
              </w:rPr>
              <w:t>For pharmaceutically active substances at least one jurisdiction shoul</w:t>
            </w:r>
            <w:r w:rsidR="001B1438">
              <w:rPr>
                <w:lang w:eastAsia="en-US"/>
              </w:rPr>
              <w:t xml:space="preserve">d be associated with the name. </w:t>
            </w:r>
            <w:r>
              <w:rPr>
                <w:lang w:eastAsia="en-US"/>
              </w:rPr>
              <w:t>For inactive substances or excipients the jurisdiction may not be apparent or captured.</w:t>
            </w:r>
          </w:p>
        </w:tc>
      </w:tr>
      <w:tr w:rsidR="00FC3B67" w:rsidRPr="007A51EF" w:rsidTr="002512DA">
        <w:tc>
          <w:tcPr>
            <w:tcW w:w="1951" w:type="dxa"/>
            <w:shd w:val="clear" w:color="auto" w:fill="auto"/>
          </w:tcPr>
          <w:p w:rsidR="00FC3B67" w:rsidRPr="007A51EF" w:rsidRDefault="00FC3B67" w:rsidP="004955C9">
            <w:pPr>
              <w:rPr>
                <w:b/>
              </w:rPr>
            </w:pPr>
            <w:r w:rsidRPr="007A51EF">
              <w:rPr>
                <w:b/>
              </w:rPr>
              <w:t>Conformance</w:t>
            </w:r>
          </w:p>
        </w:tc>
        <w:tc>
          <w:tcPr>
            <w:tcW w:w="8017" w:type="dxa"/>
            <w:shd w:val="clear" w:color="auto" w:fill="auto"/>
          </w:tcPr>
          <w:p w:rsidR="00FC3B67" w:rsidRPr="007A51EF" w:rsidRDefault="00897594" w:rsidP="004955C9">
            <w:pPr>
              <w:rPr>
                <w:lang w:eastAsia="en-US"/>
              </w:rPr>
            </w:pPr>
            <w:r>
              <w:rPr>
                <w:lang w:eastAsia="en-US"/>
              </w:rPr>
              <w:t>REQUIRED</w:t>
            </w:r>
          </w:p>
        </w:tc>
      </w:tr>
      <w:tr w:rsidR="00FC3B67" w:rsidRPr="007A51EF" w:rsidTr="002512DA">
        <w:tc>
          <w:tcPr>
            <w:tcW w:w="1951" w:type="dxa"/>
            <w:shd w:val="clear" w:color="auto" w:fill="auto"/>
          </w:tcPr>
          <w:p w:rsidR="00FC3B67" w:rsidRPr="007A51EF" w:rsidRDefault="00FC3B67" w:rsidP="004955C9">
            <w:pPr>
              <w:rPr>
                <w:b/>
              </w:rPr>
            </w:pPr>
            <w:r w:rsidRPr="007A51EF">
              <w:rPr>
                <w:b/>
              </w:rPr>
              <w:t>Data Type</w:t>
            </w:r>
          </w:p>
        </w:tc>
        <w:tc>
          <w:tcPr>
            <w:tcW w:w="8017" w:type="dxa"/>
            <w:shd w:val="clear" w:color="auto" w:fill="auto"/>
          </w:tcPr>
          <w:p w:rsidR="00FC3B67" w:rsidRPr="007A51EF" w:rsidRDefault="00FC6C32" w:rsidP="004955C9">
            <w:pPr>
              <w:rPr>
                <w:lang w:eastAsia="en-US"/>
              </w:rPr>
            </w:pPr>
            <w:r>
              <w:rPr>
                <w:lang w:eastAsia="en-US"/>
              </w:rPr>
              <w:t>CD</w:t>
            </w:r>
          </w:p>
        </w:tc>
      </w:tr>
      <w:tr w:rsidR="00FC3B67" w:rsidRPr="007A51EF" w:rsidTr="002512DA">
        <w:tc>
          <w:tcPr>
            <w:tcW w:w="1951" w:type="dxa"/>
            <w:shd w:val="clear" w:color="auto" w:fill="auto"/>
          </w:tcPr>
          <w:p w:rsidR="00FC3B67" w:rsidRPr="007A51EF" w:rsidRDefault="00FC3B67" w:rsidP="004955C9">
            <w:pPr>
              <w:rPr>
                <w:b/>
              </w:rPr>
            </w:pPr>
            <w:r w:rsidRPr="007A51EF">
              <w:rPr>
                <w:b/>
              </w:rPr>
              <w:t>OID</w:t>
            </w:r>
          </w:p>
        </w:tc>
        <w:tc>
          <w:tcPr>
            <w:tcW w:w="8017" w:type="dxa"/>
            <w:shd w:val="clear" w:color="auto" w:fill="auto"/>
          </w:tcPr>
          <w:p w:rsidR="00FC3B67" w:rsidRPr="007A51EF" w:rsidRDefault="007431FD" w:rsidP="004955C9">
            <w:pPr>
              <w:rPr>
                <w:lang w:eastAsia="en-US"/>
              </w:rPr>
            </w:pPr>
            <w:r>
              <w:rPr>
                <w:lang w:eastAsia="en-US"/>
              </w:rPr>
              <w:t xml:space="preserve">codeSystem = </w:t>
            </w:r>
            <w:r w:rsidRPr="00985591">
              <w:t>2.16.840.1.113883.5.28</w:t>
            </w:r>
          </w:p>
        </w:tc>
      </w:tr>
      <w:tr w:rsidR="00FC3B67" w:rsidRPr="007A51EF" w:rsidTr="002512DA">
        <w:tc>
          <w:tcPr>
            <w:tcW w:w="1951" w:type="dxa"/>
            <w:shd w:val="clear" w:color="auto" w:fill="auto"/>
          </w:tcPr>
          <w:p w:rsidR="00FC3B67" w:rsidRPr="007A51EF" w:rsidRDefault="00FC3B67" w:rsidP="004955C9">
            <w:pPr>
              <w:rPr>
                <w:b/>
              </w:rPr>
            </w:pPr>
            <w:r w:rsidRPr="007A51EF">
              <w:rPr>
                <w:b/>
              </w:rPr>
              <w:t>Business Rule(s)</w:t>
            </w:r>
          </w:p>
        </w:tc>
        <w:tc>
          <w:tcPr>
            <w:tcW w:w="8017" w:type="dxa"/>
            <w:shd w:val="clear" w:color="auto" w:fill="auto"/>
          </w:tcPr>
          <w:p w:rsidR="00FC3B67" w:rsidRPr="007A51EF" w:rsidRDefault="0080385D" w:rsidP="001B1438">
            <w:pPr>
              <w:jc w:val="both"/>
              <w:rPr>
                <w:lang w:eastAsia="en-US"/>
              </w:rPr>
            </w:pPr>
            <w:r w:rsidRPr="0080385D">
              <w:rPr>
                <w:lang w:eastAsia="en-US"/>
              </w:rPr>
              <w:t>All the jurisdictions in which the Official Name is to be used should be indicated</w:t>
            </w:r>
            <w:r>
              <w:rPr>
                <w:lang w:eastAsia="en-US"/>
              </w:rPr>
              <w:t>.</w:t>
            </w:r>
          </w:p>
        </w:tc>
      </w:tr>
    </w:tbl>
    <w:p w:rsidR="007431FD" w:rsidRDefault="007431FD" w:rsidP="007431FD">
      <w:pPr>
        <w:pStyle w:val="BodyText"/>
      </w:pPr>
      <w:r>
        <w:lastRenderedPageBreak/>
        <w:t>Note: in HL7 SPL not alpha-2 but alpha-3 version of ISO 3166-1 are used.</w:t>
      </w:r>
    </w:p>
    <w:p w:rsidR="007431FD" w:rsidRDefault="007431FD" w:rsidP="007431FD">
      <w:pPr>
        <w:pStyle w:val="XML"/>
        <w:keepLines w:val="0"/>
        <w:spacing w:before="0" w:after="0"/>
      </w:pPr>
      <w:r w:rsidRPr="007431FD">
        <w:t>&lt;identifiedSubstance&gt;&lt;!-- Substance --&gt;</w:t>
      </w:r>
      <w:r w:rsidRPr="007431FD">
        <w:br/>
        <w:t xml:space="preserve">  &lt;identifiedSubstance&gt;</w:t>
      </w:r>
      <w:r w:rsidRPr="007431FD">
        <w:br/>
        <w:t xml:space="preserve">    &lt;asNamedEntity&gt;</w:t>
      </w:r>
      <w:r w:rsidRPr="007431FD">
        <w:br/>
      </w:r>
      <w:r>
        <w:t xml:space="preserve">      &lt;name</w:t>
      </w:r>
      <w:r w:rsidRPr="007431FD">
        <w:t>&gt;</w:t>
      </w:r>
      <w:r w:rsidRPr="007431FD">
        <w:rPr>
          <w:i/>
          <w:iCs/>
        </w:rPr>
        <w:t>Substance Name</w:t>
      </w:r>
      <w:r w:rsidRPr="007431FD">
        <w:t>&lt;/name&gt;</w:t>
      </w:r>
      <w:r w:rsidRPr="007431FD">
        <w:br/>
        <w:t xml:space="preserve">      &lt;assigningTerritory&gt;</w:t>
      </w:r>
      <w:r w:rsidRPr="007431FD">
        <w:br/>
        <w:t xml:space="preserve">        &lt;code code="</w:t>
      </w:r>
      <w:r w:rsidRPr="007431FD">
        <w:rPr>
          <w:b/>
          <w:bCs/>
          <w:i/>
          <w:iCs/>
        </w:rPr>
        <w:t>Official Name</w:t>
      </w:r>
      <w:r w:rsidRPr="007431FD">
        <w:rPr>
          <w:b/>
          <w:bCs/>
        </w:rPr>
        <w:t xml:space="preserve"> </w:t>
      </w:r>
      <w:r w:rsidRPr="007431FD">
        <w:rPr>
          <w:b/>
          <w:bCs/>
          <w:i/>
          <w:iCs/>
        </w:rPr>
        <w:t>Jurisdiction</w:t>
      </w:r>
      <w:r w:rsidRPr="007431FD">
        <w:rPr>
          <w:i/>
          <w:iCs/>
        </w:rPr>
        <w:t xml:space="preserve"> (Country) Code</w:t>
      </w:r>
      <w:r w:rsidRPr="007431FD">
        <w:t xml:space="preserve">" </w:t>
      </w:r>
      <w:r w:rsidRPr="007431FD">
        <w:br/>
      </w:r>
      <w:r>
        <w:t xml:space="preserve">              codeSystem="</w:t>
      </w:r>
      <w:r w:rsidRPr="00985591">
        <w:t>2.16.840.1.113883.5.28</w:t>
      </w:r>
      <w:r>
        <w:t>"/&gt;</w:t>
      </w:r>
      <w:r>
        <w:br/>
        <w:t xml:space="preserve">      &lt;assigningTerritory&gt;</w:t>
      </w:r>
    </w:p>
    <w:p w:rsidR="007431FD" w:rsidRDefault="007431FD" w:rsidP="007431FD">
      <w:pPr>
        <w:pStyle w:val="BodyText"/>
      </w:pPr>
      <w:r>
        <w:t>Note: this is the exact same structure as the ISO 11615 7.2.1.6.1 Country and 7.2.1.6.2 Jurisdiction where the Medicinal Product Medicinal Product Name is applicable. The same comments hold: if a name is used in more than one jurisdictions which need to be specifically mentioned, it is done by repeating the name. If jurisdictions are multi-national entities (e.g., EU, ASEAN) these multi-national treaty organizations can be referred to by a single code even if it is not ISO 3166-1 country codes.</w:t>
      </w:r>
    </w:p>
    <w:p w:rsidR="00AF21C0" w:rsidRPr="000518DD" w:rsidRDefault="00AF21C0" w:rsidP="00312B73">
      <w:pPr>
        <w:pStyle w:val="Heading3"/>
        <w:rPr>
          <w:color w:val="FF0000"/>
          <w:lang w:eastAsia="en-US"/>
        </w:rPr>
      </w:pPr>
      <w:bookmarkStart w:id="467" w:name="_Toc343650433"/>
      <w:bookmarkStart w:id="468" w:name="_Ref343650604"/>
      <w:r w:rsidRPr="000518DD">
        <w:rPr>
          <w:color w:val="FF0000"/>
          <w:lang w:eastAsia="en-US"/>
        </w:rPr>
        <w:t>Reference Source</w:t>
      </w:r>
      <w:bookmarkEnd w:id="467"/>
      <w:bookmarkEnd w:id="468"/>
      <w:ins w:id="469" w:author="HYST (Hiroyuki Sato)" w:date="2013-01-08T17:05:00Z">
        <w:r w:rsidR="00D15CCB" w:rsidRPr="00D15CCB">
          <w:rPr>
            <w:rFonts w:eastAsia="MS Mincho" w:hint="eastAsia"/>
            <w:color w:val="FF0000"/>
            <w:lang w:eastAsia="ja-JP"/>
          </w:rPr>
          <w:t xml:space="preserve">  (repeat as necessary)</w:t>
        </w:r>
      </w:ins>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512DA" w:rsidRPr="007A51EF" w:rsidTr="00A77E3F">
        <w:tc>
          <w:tcPr>
            <w:tcW w:w="1951" w:type="dxa"/>
            <w:shd w:val="clear" w:color="auto" w:fill="auto"/>
          </w:tcPr>
          <w:p w:rsidR="002512DA" w:rsidRPr="007A51EF" w:rsidRDefault="002512DA" w:rsidP="00A77E3F">
            <w:pPr>
              <w:rPr>
                <w:b/>
                <w:lang w:eastAsia="en-US"/>
              </w:rPr>
            </w:pPr>
            <w:r w:rsidRPr="007A51EF">
              <w:rPr>
                <w:b/>
              </w:rPr>
              <w:t>User Guidance</w:t>
            </w:r>
          </w:p>
        </w:tc>
        <w:tc>
          <w:tcPr>
            <w:tcW w:w="8017" w:type="dxa"/>
            <w:shd w:val="clear" w:color="auto" w:fill="auto"/>
          </w:tcPr>
          <w:p w:rsidR="002512DA" w:rsidRPr="007A51EF" w:rsidRDefault="002512DA" w:rsidP="00A77E3F">
            <w:pPr>
              <w:jc w:val="both"/>
              <w:rPr>
                <w:lang w:eastAsia="en-US"/>
              </w:rPr>
            </w:pPr>
            <w:r w:rsidRPr="00877228">
              <w:t xml:space="preserve">All names should have at least one reference source. </w:t>
            </w:r>
            <w:r>
              <w:t>For o</w:t>
            </w:r>
            <w:r w:rsidRPr="00877228">
              <w:t xml:space="preserve">fficial </w:t>
            </w:r>
            <w:r>
              <w:t xml:space="preserve">names the reference </w:t>
            </w:r>
            <w:r w:rsidRPr="00877228">
              <w:t xml:space="preserve">sources </w:t>
            </w:r>
            <w:r>
              <w:t>is the publication (compendium) of that official naming authority.</w:t>
            </w:r>
            <w:r w:rsidRPr="00877228">
              <w:t xml:space="preserve"> Multiple references sources can also exist. The same structure can be used for all reference sources.</w:t>
            </w:r>
          </w:p>
        </w:tc>
      </w:tr>
      <w:tr w:rsidR="002512DA" w:rsidRPr="007A51EF" w:rsidTr="00A77E3F">
        <w:tc>
          <w:tcPr>
            <w:tcW w:w="1951" w:type="dxa"/>
            <w:shd w:val="clear" w:color="auto" w:fill="auto"/>
          </w:tcPr>
          <w:p w:rsidR="002512DA" w:rsidRPr="007A51EF" w:rsidRDefault="002512DA" w:rsidP="00A77E3F">
            <w:pPr>
              <w:rPr>
                <w:b/>
              </w:rPr>
            </w:pPr>
            <w:r w:rsidRPr="007A51EF">
              <w:rPr>
                <w:b/>
              </w:rPr>
              <w:t>Conformance</w:t>
            </w:r>
          </w:p>
        </w:tc>
        <w:tc>
          <w:tcPr>
            <w:tcW w:w="8017" w:type="dxa"/>
            <w:shd w:val="clear" w:color="auto" w:fill="auto"/>
          </w:tcPr>
          <w:p w:rsidR="002512DA" w:rsidRPr="007A51EF" w:rsidRDefault="002512DA" w:rsidP="00A77E3F">
            <w:pPr>
              <w:rPr>
                <w:lang w:eastAsia="en-US"/>
              </w:rPr>
            </w:pPr>
            <w:r>
              <w:rPr>
                <w:lang w:eastAsia="en-US"/>
              </w:rPr>
              <w:t>REQUIRED</w:t>
            </w:r>
          </w:p>
        </w:tc>
      </w:tr>
    </w:tbl>
    <w:p w:rsidR="00AF21C0" w:rsidRPr="00877228" w:rsidRDefault="00AF21C0" w:rsidP="00877228">
      <w:pPr>
        <w:pStyle w:val="BodyText"/>
      </w:pPr>
    </w:p>
    <w:p w:rsidR="002512DA" w:rsidRPr="000B24B9" w:rsidRDefault="002512DA" w:rsidP="001844EA">
      <w:pPr>
        <w:pStyle w:val="XML"/>
        <w:keepLines w:val="0"/>
        <w:spacing w:before="0" w:after="0"/>
      </w:pPr>
      <w:r w:rsidRPr="002512DA">
        <w:t>&lt;identifiedSubstance&gt;&lt;!-- Substance --&gt;</w:t>
      </w:r>
      <w:r w:rsidRPr="002512DA">
        <w:br/>
        <w:t xml:space="preserve">  &lt;identifiedSubstance&gt;</w:t>
      </w:r>
      <w:r w:rsidRPr="002512DA">
        <w:br/>
        <w:t xml:space="preserve">    &lt;name&gt;</w:t>
      </w:r>
      <w:r w:rsidRPr="002512DA">
        <w:rPr>
          <w:i/>
          <w:iCs/>
        </w:rPr>
        <w:t>Substance Name (Preferred Name)</w:t>
      </w:r>
      <w:r w:rsidRPr="002512DA">
        <w:t>&lt;/name&gt;</w:t>
      </w:r>
      <w:r w:rsidRPr="002512DA">
        <w:br/>
        <w:t xml:space="preserve">    &lt;asNamedEntity&gt;</w:t>
      </w:r>
      <w:r w:rsidRPr="002512DA">
        <w:br/>
      </w:r>
      <w:r w:rsidR="009A2CF4">
        <w:t xml:space="preserve">      &lt;subjectOf&gt;</w:t>
      </w:r>
      <w:r w:rsidR="009A2CF4">
        <w:br/>
        <w:t xml:space="preserve">        &lt;document&gt;</w:t>
      </w:r>
      <w:r w:rsidR="009A2CF4">
        <w:br/>
        <w:t xml:space="preserve">          &lt;id extension=</w:t>
      </w:r>
      <w:r w:rsidR="009A2CF4" w:rsidRPr="00BE4255">
        <w:t>"</w:t>
      </w:r>
      <w:r w:rsidR="009A2CF4" w:rsidRPr="00B71E03">
        <w:rPr>
          <w:b/>
          <w:bCs/>
          <w:i/>
          <w:iCs/>
        </w:rPr>
        <w:t xml:space="preserve">Reference Source </w:t>
      </w:r>
      <w:r w:rsidR="009A2CF4" w:rsidRPr="00B71E03">
        <w:rPr>
          <w:i/>
          <w:iCs/>
        </w:rPr>
        <w:t xml:space="preserve">(Document) </w:t>
      </w:r>
      <w:r w:rsidR="009A2CF4" w:rsidRPr="00B71E03">
        <w:rPr>
          <w:b/>
          <w:bCs/>
          <w:i/>
          <w:iCs/>
        </w:rPr>
        <w:t>Id</w:t>
      </w:r>
      <w:r w:rsidR="009A2CF4">
        <w:t xml:space="preserve">" </w:t>
      </w:r>
      <w:r w:rsidR="009A2CF4">
        <w:br/>
        <w:t xml:space="preserve">              root="</w:t>
      </w:r>
      <w:r w:rsidR="009A2CF4">
        <w:rPr>
          <w:i/>
          <w:iCs/>
        </w:rPr>
        <w:t xml:space="preserve">Reference Source </w:t>
      </w:r>
      <w:r w:rsidR="009A2CF4" w:rsidRPr="00B71E03">
        <w:rPr>
          <w:bCs/>
          <w:i/>
          <w:iCs/>
        </w:rPr>
        <w:t>Document Id System (OID)</w:t>
      </w:r>
      <w:r w:rsidR="009A2CF4">
        <w:t>"/&gt;</w:t>
      </w:r>
      <w:r w:rsidR="009A2CF4">
        <w:br/>
        <w:t xml:space="preserve">          &lt;code code="</w:t>
      </w:r>
      <w:r w:rsidR="009A2CF4" w:rsidRPr="00BE4255">
        <w:rPr>
          <w:b/>
          <w:bCs/>
          <w:i/>
          <w:iCs/>
        </w:rPr>
        <w:t>Reference Source Type</w:t>
      </w:r>
      <w:r w:rsidR="009A2CF4" w:rsidRPr="00BE4255">
        <w:rPr>
          <w:i/>
          <w:iCs/>
        </w:rPr>
        <w:t xml:space="preserve"> (Code)</w:t>
      </w:r>
      <w:r w:rsidR="009A2CF4">
        <w:t xml:space="preserve">" </w:t>
      </w:r>
      <w:r w:rsidR="009A2CF4">
        <w:br/>
        <w:t xml:space="preserve">                codeSystem="</w:t>
      </w:r>
      <w:r w:rsidR="009A2CF4" w:rsidRPr="00BE4255">
        <w:rPr>
          <w:i/>
          <w:iCs/>
        </w:rPr>
        <w:t>Reference Source Type Code Sytem (OID)</w:t>
      </w:r>
      <w:r w:rsidR="009A2CF4">
        <w:t>"</w:t>
      </w:r>
      <w:r w:rsidR="009A2CF4">
        <w:br/>
        <w:t xml:space="preserve">                displayName="</w:t>
      </w:r>
      <w:r w:rsidR="009A2CF4" w:rsidRPr="00BE4255">
        <w:rPr>
          <w:i/>
          <w:iCs/>
        </w:rPr>
        <w:t>Reference Source Type Display Name</w:t>
      </w:r>
      <w:r w:rsidR="009A2CF4">
        <w:t>"/&gt;</w:t>
      </w:r>
      <w:r w:rsidR="009A2CF4">
        <w:br/>
        <w:t xml:space="preserve">          &lt;text&gt;</w:t>
      </w:r>
      <w:r w:rsidR="009A2CF4">
        <w:br/>
        <w:t xml:space="preserve">            &lt;reference value="</w:t>
      </w:r>
      <w:r w:rsidR="009A2CF4">
        <w:rPr>
          <w:i/>
          <w:iCs/>
        </w:rPr>
        <w:t xml:space="preserve">Reference Source Type </w:t>
      </w:r>
      <w:r w:rsidR="009A2CF4" w:rsidRPr="00B71E03">
        <w:rPr>
          <w:bCs/>
          <w:i/>
          <w:iCs/>
        </w:rPr>
        <w:t xml:space="preserve">Document </w:t>
      </w:r>
      <w:r w:rsidR="009A2CF4">
        <w:rPr>
          <w:bCs/>
          <w:i/>
          <w:iCs/>
        </w:rPr>
        <w:t>I</w:t>
      </w:r>
      <w:r w:rsidR="009A2CF4" w:rsidRPr="00B71E03">
        <w:rPr>
          <w:bCs/>
          <w:i/>
          <w:iCs/>
        </w:rPr>
        <w:t>d</w:t>
      </w:r>
      <w:r w:rsidR="009A2CF4">
        <w:rPr>
          <w:bCs/>
          <w:i/>
          <w:iCs/>
        </w:rPr>
        <w:t xml:space="preserve"> (URL)</w:t>
      </w:r>
      <w:r w:rsidR="009A2CF4">
        <w:t>"/&gt;</w:t>
      </w:r>
      <w:r w:rsidR="009A2CF4">
        <w:br/>
        <w:t xml:space="preserve">          &lt;/text&gt;</w:t>
      </w:r>
      <w:r w:rsidR="009A2CF4">
        <w:br/>
        <w:t xml:space="preserve">          &lt;bibliographicDesignationText&gt;</w:t>
      </w:r>
      <w:r w:rsidR="009A2CF4">
        <w:br/>
        <w:t xml:space="preserve">            </w:t>
      </w:r>
      <w:r w:rsidR="009A2CF4" w:rsidRPr="00B71E03">
        <w:rPr>
          <w:b/>
          <w:bCs/>
          <w:i/>
          <w:iCs/>
        </w:rPr>
        <w:t>Reference Source Citation</w:t>
      </w:r>
      <w:r w:rsidR="009A2CF4">
        <w:t>&lt;/bibliographicDesignationText&gt;</w:t>
      </w:r>
      <w:r w:rsidR="009A2CF4">
        <w:br/>
        <w:t xml:space="preserve">        &lt;/document&gt;</w:t>
      </w:r>
      <w:r w:rsidR="009A2CF4">
        <w:br/>
        <w:t xml:space="preserve">      &lt;/subjectOf&gt;</w:t>
      </w:r>
    </w:p>
    <w:p w:rsidR="00897594" w:rsidRPr="00877228" w:rsidRDefault="00897594" w:rsidP="00897594">
      <w:pPr>
        <w:pStyle w:val="BodyText"/>
      </w:pPr>
      <w:r>
        <w:t>Note: reference sources may be represented by a well known document id.</w:t>
      </w:r>
    </w:p>
    <w:p w:rsidR="00AF21C0" w:rsidRPr="000518DD" w:rsidRDefault="00AF21C0" w:rsidP="00147E67">
      <w:pPr>
        <w:pStyle w:val="Heading4"/>
        <w:rPr>
          <w:color w:val="0070C0"/>
          <w:lang w:eastAsia="en-US"/>
        </w:rPr>
      </w:pPr>
      <w:r w:rsidRPr="000518DD">
        <w:rPr>
          <w:color w:val="0070C0"/>
          <w:lang w:eastAsia="en-US"/>
        </w:rPr>
        <w:t>Public Domain</w:t>
      </w:r>
    </w:p>
    <w:p w:rsidR="00870BDD" w:rsidRPr="00870BDD" w:rsidRDefault="00870BDD" w:rsidP="00870BDD"/>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47E67" w:rsidRPr="007A51EF" w:rsidTr="00897594">
        <w:tc>
          <w:tcPr>
            <w:tcW w:w="1951" w:type="dxa"/>
            <w:shd w:val="clear" w:color="auto" w:fill="auto"/>
          </w:tcPr>
          <w:p w:rsidR="00147E67" w:rsidRPr="007A51EF" w:rsidRDefault="00147E67" w:rsidP="004955C9">
            <w:pPr>
              <w:rPr>
                <w:b/>
                <w:lang w:eastAsia="en-US"/>
              </w:rPr>
            </w:pPr>
            <w:r w:rsidRPr="007A51EF">
              <w:rPr>
                <w:b/>
              </w:rPr>
              <w:t>User Guidance</w:t>
            </w:r>
          </w:p>
        </w:tc>
        <w:tc>
          <w:tcPr>
            <w:tcW w:w="8017" w:type="dxa"/>
            <w:shd w:val="clear" w:color="auto" w:fill="auto"/>
          </w:tcPr>
          <w:p w:rsidR="00147E67" w:rsidRPr="007A51EF" w:rsidRDefault="008044C8" w:rsidP="005C3A0D">
            <w:pPr>
              <w:jc w:val="both"/>
              <w:rPr>
                <w:lang w:eastAsia="en-US"/>
              </w:rPr>
            </w:pPr>
            <w:r w:rsidRPr="008044C8">
              <w:rPr>
                <w:lang w:eastAsia="en-US"/>
              </w:rPr>
              <w:t>Indication of whether the source is in the public domain.  Company codes will only be released if the defining information is associated with the code in a public source</w:t>
            </w:r>
            <w:r>
              <w:rPr>
                <w:lang w:eastAsia="en-US"/>
              </w:rPr>
              <w:t>.</w:t>
            </w:r>
          </w:p>
        </w:tc>
      </w:tr>
      <w:tr w:rsidR="00147E67" w:rsidRPr="007A51EF" w:rsidTr="00897594">
        <w:tc>
          <w:tcPr>
            <w:tcW w:w="1951" w:type="dxa"/>
            <w:shd w:val="clear" w:color="auto" w:fill="auto"/>
          </w:tcPr>
          <w:p w:rsidR="00147E67" w:rsidRPr="007A51EF" w:rsidRDefault="00147E67" w:rsidP="004955C9">
            <w:pPr>
              <w:rPr>
                <w:b/>
                <w:lang w:eastAsia="en-US"/>
              </w:rPr>
            </w:pPr>
            <w:r w:rsidRPr="007A51EF">
              <w:rPr>
                <w:b/>
              </w:rPr>
              <w:t>Example(s)</w:t>
            </w:r>
          </w:p>
        </w:tc>
        <w:tc>
          <w:tcPr>
            <w:tcW w:w="8017" w:type="dxa"/>
            <w:shd w:val="clear" w:color="auto" w:fill="auto"/>
          </w:tcPr>
          <w:p w:rsidR="00147E67" w:rsidRPr="007A51EF" w:rsidRDefault="000F7812" w:rsidP="004955C9">
            <w:pPr>
              <w:rPr>
                <w:lang w:eastAsia="en-US"/>
              </w:rPr>
            </w:pPr>
            <w:r>
              <w:rPr>
                <w:lang w:eastAsia="en-US"/>
              </w:rPr>
              <w:t>Yes, No</w:t>
            </w:r>
          </w:p>
        </w:tc>
      </w:tr>
      <w:tr w:rsidR="00147E67" w:rsidRPr="007A51EF" w:rsidTr="00897594">
        <w:tc>
          <w:tcPr>
            <w:tcW w:w="1951" w:type="dxa"/>
            <w:shd w:val="clear" w:color="auto" w:fill="auto"/>
          </w:tcPr>
          <w:p w:rsidR="00147E67" w:rsidRPr="007A51EF" w:rsidRDefault="00147E67" w:rsidP="004955C9">
            <w:pPr>
              <w:rPr>
                <w:b/>
              </w:rPr>
            </w:pPr>
            <w:r w:rsidRPr="007A51EF">
              <w:rPr>
                <w:b/>
              </w:rPr>
              <w:t>Conformance</w:t>
            </w:r>
          </w:p>
        </w:tc>
        <w:tc>
          <w:tcPr>
            <w:tcW w:w="8017" w:type="dxa"/>
            <w:shd w:val="clear" w:color="auto" w:fill="auto"/>
          </w:tcPr>
          <w:p w:rsidR="00147E67" w:rsidRPr="007A51EF" w:rsidRDefault="008044C8" w:rsidP="004955C9">
            <w:pPr>
              <w:rPr>
                <w:lang w:eastAsia="en-US"/>
              </w:rPr>
            </w:pPr>
            <w:commentRangeStart w:id="470"/>
            <w:commentRangeStart w:id="471"/>
            <w:r>
              <w:rPr>
                <w:lang w:eastAsia="en-US"/>
              </w:rPr>
              <w:t>REQUIRED</w:t>
            </w:r>
            <w:commentRangeEnd w:id="470"/>
            <w:r w:rsidR="009B6C5A">
              <w:rPr>
                <w:rStyle w:val="CommentReference"/>
              </w:rPr>
              <w:commentReference w:id="470"/>
            </w:r>
            <w:commentRangeEnd w:id="471"/>
            <w:r w:rsidR="0097775C">
              <w:rPr>
                <w:rStyle w:val="CommentReference"/>
              </w:rPr>
              <w:commentReference w:id="471"/>
            </w:r>
          </w:p>
        </w:tc>
      </w:tr>
      <w:tr w:rsidR="00147E67" w:rsidRPr="007A51EF" w:rsidTr="00897594">
        <w:tc>
          <w:tcPr>
            <w:tcW w:w="1951" w:type="dxa"/>
            <w:shd w:val="clear" w:color="auto" w:fill="auto"/>
          </w:tcPr>
          <w:p w:rsidR="00147E67" w:rsidRPr="007A51EF" w:rsidRDefault="00147E67" w:rsidP="004955C9">
            <w:pPr>
              <w:rPr>
                <w:b/>
              </w:rPr>
            </w:pPr>
            <w:r w:rsidRPr="007A51EF">
              <w:rPr>
                <w:b/>
              </w:rPr>
              <w:t>Data Type</w:t>
            </w:r>
          </w:p>
        </w:tc>
        <w:tc>
          <w:tcPr>
            <w:tcW w:w="8017" w:type="dxa"/>
            <w:shd w:val="clear" w:color="auto" w:fill="auto"/>
          </w:tcPr>
          <w:p w:rsidR="00147E67" w:rsidRPr="007A51EF" w:rsidRDefault="00FC6C32" w:rsidP="004955C9">
            <w:pPr>
              <w:rPr>
                <w:lang w:eastAsia="en-US"/>
              </w:rPr>
            </w:pPr>
            <w:r>
              <w:rPr>
                <w:lang w:eastAsia="en-US"/>
              </w:rPr>
              <w:t>BL</w:t>
            </w:r>
          </w:p>
        </w:tc>
      </w:tr>
      <w:tr w:rsidR="00147E67" w:rsidRPr="007A51EF" w:rsidTr="00897594">
        <w:tc>
          <w:tcPr>
            <w:tcW w:w="1951" w:type="dxa"/>
            <w:shd w:val="clear" w:color="auto" w:fill="auto"/>
          </w:tcPr>
          <w:p w:rsidR="00147E67" w:rsidRPr="007A51EF" w:rsidRDefault="00147E67" w:rsidP="004955C9">
            <w:pPr>
              <w:rPr>
                <w:b/>
              </w:rPr>
            </w:pPr>
            <w:r w:rsidRPr="007A51EF">
              <w:rPr>
                <w:b/>
              </w:rPr>
              <w:t>Business Rule(s)</w:t>
            </w:r>
          </w:p>
        </w:tc>
        <w:tc>
          <w:tcPr>
            <w:tcW w:w="8017" w:type="dxa"/>
            <w:shd w:val="clear" w:color="auto" w:fill="auto"/>
          </w:tcPr>
          <w:p w:rsidR="00147E67" w:rsidRPr="007A51EF" w:rsidRDefault="008044C8" w:rsidP="004955C9">
            <w:pPr>
              <w:rPr>
                <w:lang w:eastAsia="en-US"/>
              </w:rPr>
            </w:pPr>
            <w:r w:rsidRPr="008044C8">
              <w:rPr>
                <w:lang w:eastAsia="en-US"/>
              </w:rPr>
              <w:t>If any reference source for a given name is in the public domain the name could be release provided the substance ID is in the public domain</w:t>
            </w:r>
            <w:r>
              <w:rPr>
                <w:lang w:eastAsia="en-US"/>
              </w:rPr>
              <w:t>.</w:t>
            </w:r>
          </w:p>
        </w:tc>
      </w:tr>
    </w:tbl>
    <w:p w:rsidR="00897594" w:rsidRDefault="00897594" w:rsidP="00897594">
      <w:pPr>
        <w:pStyle w:val="BodyText"/>
      </w:pPr>
      <w:r>
        <w:t>Note: whether a source is in the public domain depends on the source. Notably even official name sources are not “in the public domain” as they are usually all released under Copyright.</w:t>
      </w:r>
    </w:p>
    <w:p w:rsidR="00AB236A" w:rsidRDefault="00AB236A" w:rsidP="00897594">
      <w:pPr>
        <w:pStyle w:val="BodyText"/>
      </w:pPr>
    </w:p>
    <w:p w:rsidR="00084BC0" w:rsidRDefault="00AB236A" w:rsidP="00084BC0">
      <w:pPr>
        <w:pStyle w:val="BodyText"/>
      </w:pPr>
      <w:r>
        <w:lastRenderedPageBreak/>
        <w:t xml:space="preserve">What the “public domain” flag in the reference source is really used for is described in Section </w:t>
      </w:r>
      <w:r>
        <w:fldChar w:fldCharType="begin"/>
      </w:r>
      <w:r>
        <w:instrText xml:space="preserve"> REF _Ref343604242 \r \h </w:instrText>
      </w:r>
      <w:r>
        <w:fldChar w:fldCharType="separate"/>
      </w:r>
      <w:ins w:id="472" w:author="HYST (Hiroyuki Sato)" w:date="2013-01-08T17:17:00Z">
        <w:r w:rsidR="00D15CCB">
          <w:t>8.1</w:t>
        </w:r>
      </w:ins>
      <w:del w:id="473" w:author="HYST (Hiroyuki Sato)" w:date="2013-01-08T17:17:00Z">
        <w:r w:rsidR="00580198" w:rsidDel="00D15CCB">
          <w:rPr>
            <w:rFonts w:hint="cs"/>
            <w:cs/>
          </w:rPr>
          <w:delText>‎</w:delText>
        </w:r>
        <w:r w:rsidR="00580198" w:rsidDel="00D15CCB">
          <w:delText>8.1</w:delText>
        </w:r>
      </w:del>
      <w:r>
        <w:fldChar w:fldCharType="end"/>
      </w:r>
      <w:r>
        <w:t xml:space="preserve">, where it defines if the “substance id is released to the public” or not. Therefore, what this serves </w:t>
      </w:r>
      <w:r w:rsidR="00084BC0">
        <w:t>to is as a confidentiality flag for the entire substance:</w:t>
      </w:r>
    </w:p>
    <w:p w:rsidR="00084BC0" w:rsidRPr="00877228" w:rsidRDefault="00084BC0" w:rsidP="00084BC0">
      <w:pPr>
        <w:pStyle w:val="XML"/>
      </w:pPr>
      <w:r>
        <w:t>&lt;identifiedSubstance&gt;</w:t>
      </w:r>
      <w:r>
        <w:br/>
        <w:t xml:space="preserve">  &lt;id extension="</w:t>
      </w:r>
      <w:r w:rsidRPr="00084BC0">
        <w:rPr>
          <w:i/>
          <w:iCs/>
        </w:rPr>
        <w:t>Substance Id</w:t>
      </w:r>
      <w:r>
        <w:t>" root="</w:t>
      </w:r>
      <w:r w:rsidRPr="00084BC0">
        <w:rPr>
          <w:i/>
          <w:iCs/>
        </w:rPr>
        <w:t>Substance Id System (OID)</w:t>
      </w:r>
      <w:r>
        <w:t>"/&gt;</w:t>
      </w:r>
      <w:r>
        <w:br/>
        <w:t xml:space="preserve">  &lt;confidentialityCode code="B"/&gt;</w:t>
      </w:r>
      <w:r>
        <w:br/>
        <w:t xml:space="preserve">  &lt;identifiedSubstance&gt;</w:t>
      </w:r>
      <w:r>
        <w:br/>
        <w:t xml:space="preserve">    ...</w:t>
      </w:r>
    </w:p>
    <w:p w:rsidR="00AF21C0" w:rsidRDefault="00AF21C0" w:rsidP="00147E67">
      <w:pPr>
        <w:pStyle w:val="Heading4"/>
        <w:rPr>
          <w:color w:val="0070C0"/>
          <w:lang w:eastAsia="en-US"/>
        </w:rPr>
      </w:pPr>
      <w:r w:rsidRPr="000518DD">
        <w:rPr>
          <w:color w:val="0070C0"/>
          <w:lang w:eastAsia="en-US"/>
        </w:rPr>
        <w:t>Reference Source Type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47E67" w:rsidRPr="007A51EF" w:rsidTr="00897594">
        <w:tc>
          <w:tcPr>
            <w:tcW w:w="1951" w:type="dxa"/>
            <w:shd w:val="clear" w:color="auto" w:fill="auto"/>
          </w:tcPr>
          <w:p w:rsidR="00147E67" w:rsidRPr="007A51EF" w:rsidRDefault="00147E67" w:rsidP="004955C9">
            <w:pPr>
              <w:rPr>
                <w:b/>
                <w:lang w:eastAsia="en-US"/>
              </w:rPr>
            </w:pPr>
            <w:r w:rsidRPr="007A51EF">
              <w:rPr>
                <w:b/>
              </w:rPr>
              <w:t>User Guidance</w:t>
            </w:r>
          </w:p>
        </w:tc>
        <w:tc>
          <w:tcPr>
            <w:tcW w:w="8017" w:type="dxa"/>
            <w:shd w:val="clear" w:color="auto" w:fill="auto"/>
          </w:tcPr>
          <w:p w:rsidR="00147E67" w:rsidRPr="007A51EF" w:rsidRDefault="00ED51F8" w:rsidP="00280F1B">
            <w:pPr>
              <w:jc w:val="both"/>
              <w:rPr>
                <w:lang w:eastAsia="en-US"/>
              </w:rPr>
            </w:pPr>
            <w:r w:rsidRPr="00ED51F8">
              <w:rPr>
                <w:lang w:eastAsia="en-US"/>
              </w:rPr>
              <w:t>The reference source type in whic</w:t>
            </w:r>
            <w:r>
              <w:rPr>
                <w:lang w:eastAsia="en-US"/>
              </w:rPr>
              <w:t xml:space="preserve">h the name was actually found. </w:t>
            </w:r>
            <w:r w:rsidR="00280F1B">
              <w:rPr>
                <w:lang w:eastAsia="en-US"/>
              </w:rPr>
              <w:t xml:space="preserve">The use of primary sources </w:t>
            </w:r>
            <w:r w:rsidRPr="00ED51F8">
              <w:rPr>
                <w:lang w:eastAsia="en-US"/>
              </w:rPr>
              <w:t xml:space="preserve">is encouraged.  </w:t>
            </w:r>
          </w:p>
        </w:tc>
      </w:tr>
      <w:tr w:rsidR="00147E67" w:rsidRPr="007A51EF" w:rsidTr="00897594">
        <w:tc>
          <w:tcPr>
            <w:tcW w:w="1951" w:type="dxa"/>
            <w:shd w:val="clear" w:color="auto" w:fill="auto"/>
          </w:tcPr>
          <w:p w:rsidR="00147E67" w:rsidRPr="007A51EF" w:rsidRDefault="00147E67" w:rsidP="004955C9">
            <w:pPr>
              <w:rPr>
                <w:b/>
                <w:lang w:eastAsia="en-US"/>
              </w:rPr>
            </w:pPr>
            <w:r w:rsidRPr="007A51EF">
              <w:rPr>
                <w:b/>
              </w:rPr>
              <w:t>Example(s)</w:t>
            </w:r>
          </w:p>
        </w:tc>
        <w:tc>
          <w:tcPr>
            <w:tcW w:w="8017" w:type="dxa"/>
            <w:shd w:val="clear" w:color="auto" w:fill="auto"/>
          </w:tcPr>
          <w:p w:rsidR="00147E67" w:rsidRPr="007A51EF" w:rsidRDefault="000F7812" w:rsidP="000F7812">
            <w:pPr>
              <w:rPr>
                <w:lang w:eastAsia="en-US"/>
              </w:rPr>
            </w:pPr>
            <w:r w:rsidRPr="00ED51F8">
              <w:rPr>
                <w:lang w:eastAsia="en-US"/>
              </w:rPr>
              <w:t>BP, CHEMID (NLM), EP, IND, INN, ITIS, JAN, JOURNAL, JP, KEGG, MARTINDALE, NDA, PERSONAL CARE PRODUCTS COUNCIL (PCPC), PUBCHEM, USAN, USP, WEB PAGE</w:t>
            </w:r>
          </w:p>
        </w:tc>
      </w:tr>
      <w:tr w:rsidR="00147E67" w:rsidRPr="007A51EF" w:rsidTr="00897594">
        <w:tc>
          <w:tcPr>
            <w:tcW w:w="1951" w:type="dxa"/>
            <w:shd w:val="clear" w:color="auto" w:fill="auto"/>
          </w:tcPr>
          <w:p w:rsidR="00147E67" w:rsidRPr="007A51EF" w:rsidRDefault="00147E67" w:rsidP="004955C9">
            <w:pPr>
              <w:rPr>
                <w:b/>
              </w:rPr>
            </w:pPr>
            <w:r w:rsidRPr="007A51EF">
              <w:rPr>
                <w:b/>
              </w:rPr>
              <w:t>Conformance</w:t>
            </w:r>
          </w:p>
        </w:tc>
        <w:tc>
          <w:tcPr>
            <w:tcW w:w="8017" w:type="dxa"/>
            <w:shd w:val="clear" w:color="auto" w:fill="auto"/>
          </w:tcPr>
          <w:p w:rsidR="00147E67" w:rsidRPr="007A51EF" w:rsidRDefault="00ED51F8" w:rsidP="004955C9">
            <w:pPr>
              <w:rPr>
                <w:lang w:eastAsia="en-US"/>
              </w:rPr>
            </w:pPr>
            <w:commentRangeStart w:id="474"/>
            <w:commentRangeStart w:id="475"/>
            <w:r>
              <w:rPr>
                <w:lang w:eastAsia="en-US"/>
              </w:rPr>
              <w:t>REQUIRED</w:t>
            </w:r>
            <w:commentRangeEnd w:id="474"/>
            <w:r w:rsidR="001C1AE0">
              <w:rPr>
                <w:rStyle w:val="CommentReference"/>
              </w:rPr>
              <w:commentReference w:id="474"/>
            </w:r>
            <w:commentRangeEnd w:id="475"/>
            <w:r w:rsidR="0097775C">
              <w:rPr>
                <w:rStyle w:val="CommentReference"/>
              </w:rPr>
              <w:commentReference w:id="475"/>
            </w:r>
          </w:p>
        </w:tc>
      </w:tr>
      <w:tr w:rsidR="00147E67" w:rsidRPr="007A51EF" w:rsidTr="00897594">
        <w:tc>
          <w:tcPr>
            <w:tcW w:w="1951" w:type="dxa"/>
            <w:shd w:val="clear" w:color="auto" w:fill="auto"/>
          </w:tcPr>
          <w:p w:rsidR="00147E67" w:rsidRPr="007A51EF" w:rsidRDefault="00147E67" w:rsidP="004955C9">
            <w:pPr>
              <w:rPr>
                <w:b/>
              </w:rPr>
            </w:pPr>
            <w:r w:rsidRPr="007A51EF">
              <w:rPr>
                <w:b/>
              </w:rPr>
              <w:t>Data Type</w:t>
            </w:r>
          </w:p>
        </w:tc>
        <w:tc>
          <w:tcPr>
            <w:tcW w:w="8017" w:type="dxa"/>
            <w:shd w:val="clear" w:color="auto" w:fill="auto"/>
          </w:tcPr>
          <w:p w:rsidR="00147E67" w:rsidRPr="007A51EF" w:rsidRDefault="00897594" w:rsidP="004955C9">
            <w:pPr>
              <w:rPr>
                <w:lang w:eastAsia="en-US"/>
              </w:rPr>
            </w:pPr>
            <w:r>
              <w:rPr>
                <w:lang w:eastAsia="en-US"/>
              </w:rPr>
              <w:t>II</w:t>
            </w:r>
          </w:p>
        </w:tc>
      </w:tr>
      <w:tr w:rsidR="00147E67" w:rsidRPr="007A51EF" w:rsidTr="00897594">
        <w:tc>
          <w:tcPr>
            <w:tcW w:w="1951" w:type="dxa"/>
            <w:shd w:val="clear" w:color="auto" w:fill="auto"/>
          </w:tcPr>
          <w:p w:rsidR="00147E67" w:rsidRPr="007A51EF" w:rsidRDefault="00147E67" w:rsidP="004955C9">
            <w:pPr>
              <w:rPr>
                <w:b/>
              </w:rPr>
            </w:pPr>
            <w:r w:rsidRPr="007A51EF">
              <w:rPr>
                <w:b/>
              </w:rPr>
              <w:t>OID</w:t>
            </w:r>
          </w:p>
        </w:tc>
        <w:tc>
          <w:tcPr>
            <w:tcW w:w="8017" w:type="dxa"/>
            <w:shd w:val="clear" w:color="auto" w:fill="auto"/>
          </w:tcPr>
          <w:p w:rsidR="00147E67" w:rsidRPr="007A51EF" w:rsidRDefault="00897594" w:rsidP="004955C9">
            <w:pPr>
              <w:rPr>
                <w:lang w:eastAsia="en-US"/>
              </w:rPr>
            </w:pPr>
            <w:r>
              <w:rPr>
                <w:lang w:eastAsia="en-US"/>
              </w:rPr>
              <w:t>II.root for document ids of publications considered “official name type” TBD. As shown in the examples, this is envisioned as a separate identifier system.</w:t>
            </w:r>
          </w:p>
        </w:tc>
      </w:tr>
      <w:tr w:rsidR="00147E67" w:rsidRPr="007A51EF" w:rsidTr="00897594">
        <w:tc>
          <w:tcPr>
            <w:tcW w:w="1951" w:type="dxa"/>
            <w:shd w:val="clear" w:color="auto" w:fill="auto"/>
          </w:tcPr>
          <w:p w:rsidR="00147E67" w:rsidRPr="007A51EF" w:rsidRDefault="00147E67" w:rsidP="004955C9">
            <w:pPr>
              <w:rPr>
                <w:b/>
              </w:rPr>
            </w:pPr>
            <w:r w:rsidRPr="007A51EF">
              <w:rPr>
                <w:b/>
              </w:rPr>
              <w:t>Business Rule(s)</w:t>
            </w:r>
          </w:p>
        </w:tc>
        <w:tc>
          <w:tcPr>
            <w:tcW w:w="8017" w:type="dxa"/>
            <w:shd w:val="clear" w:color="auto" w:fill="auto"/>
          </w:tcPr>
          <w:p w:rsidR="00147E67" w:rsidRPr="007A51EF" w:rsidRDefault="00ED51F8" w:rsidP="004955C9">
            <w:pPr>
              <w:rPr>
                <w:lang w:eastAsia="en-US"/>
              </w:rPr>
            </w:pPr>
            <w:r w:rsidRPr="00ED51F8">
              <w:rPr>
                <w:lang w:eastAsia="en-US"/>
              </w:rPr>
              <w:t>Mandatory all names should have at least one source</w:t>
            </w:r>
            <w:r>
              <w:rPr>
                <w:lang w:eastAsia="en-US"/>
              </w:rPr>
              <w:t>.</w:t>
            </w:r>
          </w:p>
        </w:tc>
      </w:tr>
    </w:tbl>
    <w:p w:rsidR="00897594" w:rsidRDefault="00897594" w:rsidP="00897594">
      <w:pPr>
        <w:pStyle w:val="BodyText"/>
      </w:pPr>
    </w:p>
    <w:p w:rsidR="00897594" w:rsidRDefault="00897594" w:rsidP="003D1554">
      <w:pPr>
        <w:pStyle w:val="XML"/>
        <w:keepLines w:val="0"/>
        <w:spacing w:before="0" w:after="0"/>
      </w:pPr>
      <w:r w:rsidRPr="002512DA">
        <w:t>&lt;identifiedSubstance&gt;&lt;!-- Substance --&gt;</w:t>
      </w:r>
      <w:r w:rsidRPr="002512DA">
        <w:br/>
        <w:t xml:space="preserve">  &lt;identifiedSubstance&gt;</w:t>
      </w:r>
      <w:r w:rsidRPr="002512DA">
        <w:br/>
        <w:t xml:space="preserve">    &lt;name&gt;</w:t>
      </w:r>
      <w:r w:rsidRPr="002512DA">
        <w:rPr>
          <w:i/>
          <w:iCs/>
        </w:rPr>
        <w:t>Substance Name (Preferred Name)</w:t>
      </w:r>
      <w:r w:rsidRPr="002512DA">
        <w:t>&lt;/name&gt;</w:t>
      </w:r>
      <w:r w:rsidRPr="002512DA">
        <w:br/>
        <w:t xml:space="preserve">    &lt;asNamedEntity&gt;</w:t>
      </w:r>
      <w:r w:rsidRPr="002512DA">
        <w:br/>
        <w:t xml:space="preserve">      &lt;subjectOf&gt;</w:t>
      </w:r>
      <w:r w:rsidRPr="002512DA">
        <w:br/>
      </w:r>
      <w:r>
        <w:t xml:space="preserve">        &lt;document&gt;</w:t>
      </w:r>
      <w:r>
        <w:br/>
        <w:t xml:space="preserve">          &lt;id extension=</w:t>
      </w:r>
      <w:r w:rsidRPr="00BE4255">
        <w:t>"</w:t>
      </w:r>
      <w:r w:rsidRPr="00B71E03">
        <w:rPr>
          <w:b/>
          <w:bCs/>
          <w:i/>
          <w:iCs/>
        </w:rPr>
        <w:t xml:space="preserve">Reference Source </w:t>
      </w:r>
      <w:r>
        <w:rPr>
          <w:b/>
          <w:bCs/>
          <w:i/>
          <w:iCs/>
        </w:rPr>
        <w:t xml:space="preserve">Type </w:t>
      </w:r>
      <w:r w:rsidRPr="00B71E03">
        <w:rPr>
          <w:i/>
          <w:iCs/>
        </w:rPr>
        <w:t xml:space="preserve">(Document) </w:t>
      </w:r>
      <w:r w:rsidRPr="00B71E03">
        <w:rPr>
          <w:b/>
          <w:bCs/>
          <w:i/>
          <w:iCs/>
        </w:rPr>
        <w:t>Id</w:t>
      </w:r>
      <w:r>
        <w:t xml:space="preserve">" </w:t>
      </w:r>
      <w:r>
        <w:br/>
        <w:t xml:space="preserve">              </w:t>
      </w:r>
      <w:r w:rsidR="003D1554">
        <w:t>root</w:t>
      </w:r>
      <w:r>
        <w:t>="</w:t>
      </w:r>
      <w:r>
        <w:rPr>
          <w:i/>
          <w:iCs/>
        </w:rPr>
        <w:t xml:space="preserve">Reference Source Type </w:t>
      </w:r>
      <w:r w:rsidRPr="00B71E03">
        <w:rPr>
          <w:bCs/>
          <w:i/>
          <w:iCs/>
        </w:rPr>
        <w:t>Document Id System (OID)</w:t>
      </w:r>
      <w:r>
        <w:t>"/&gt;</w:t>
      </w:r>
      <w:r w:rsidR="00BE4255">
        <w:br/>
        <w:t xml:space="preserve">          &lt;code code="</w:t>
      </w:r>
      <w:r w:rsidR="00BE4255" w:rsidRPr="00BE4255">
        <w:rPr>
          <w:b/>
          <w:bCs/>
          <w:i/>
          <w:iCs/>
        </w:rPr>
        <w:t>Reference Source Type</w:t>
      </w:r>
      <w:r w:rsidR="00BE4255" w:rsidRPr="00BE4255">
        <w:rPr>
          <w:i/>
          <w:iCs/>
        </w:rPr>
        <w:t xml:space="preserve"> (Code)</w:t>
      </w:r>
      <w:r w:rsidR="00BE4255">
        <w:t xml:space="preserve">" </w:t>
      </w:r>
      <w:r w:rsidR="00BE4255">
        <w:br/>
        <w:t xml:space="preserve">                codeSystem="</w:t>
      </w:r>
      <w:r w:rsidR="00BE4255" w:rsidRPr="00BE4255">
        <w:rPr>
          <w:i/>
          <w:iCs/>
        </w:rPr>
        <w:t>Reference Source Type Code Sytem (OID)</w:t>
      </w:r>
      <w:r w:rsidR="00BE4255">
        <w:t>"</w:t>
      </w:r>
      <w:r w:rsidR="00BE4255">
        <w:br/>
        <w:t xml:space="preserve">                displayName="</w:t>
      </w:r>
      <w:r w:rsidR="00BE4255" w:rsidRPr="00BE4255">
        <w:rPr>
          <w:i/>
          <w:iCs/>
        </w:rPr>
        <w:t>Reference Source Type Display Name</w:t>
      </w:r>
      <w:r w:rsidR="00BE4255">
        <w:t>"/&gt;</w:t>
      </w:r>
    </w:p>
    <w:p w:rsidR="00BE4255" w:rsidRDefault="003D1554" w:rsidP="003D1554">
      <w:pPr>
        <w:pStyle w:val="BodyText"/>
      </w:pPr>
      <w:r>
        <w:t xml:space="preserve">Note: as apparent from the examples above, reference source “type” contains specific publications or compendia (e.g. USP, USAN, MARTINDALE). These are really one identified reference source, not a type that could be ascribed to various reference sources. So, when the reference source “type” is one of those individual publications, compendia, or databases it is represented as Reference Source </w:t>
      </w:r>
      <w:smartTag w:uri="urn:schemas-microsoft-com:office:smarttags" w:element="place">
        <w:smartTag w:uri="urn:schemas-microsoft-com:office:smarttags" w:element="State">
          <w:r>
            <w:t>Id.</w:t>
          </w:r>
        </w:smartTag>
      </w:smartTag>
    </w:p>
    <w:p w:rsidR="003D1554" w:rsidRDefault="003D1554" w:rsidP="003D1554">
      <w:pPr>
        <w:pStyle w:val="BodyText"/>
      </w:pPr>
    </w:p>
    <w:p w:rsidR="003D1554" w:rsidRDefault="003D1554" w:rsidP="003D1554">
      <w:pPr>
        <w:pStyle w:val="BodyText"/>
      </w:pPr>
      <w:r>
        <w:t>When the Reference Source Type really is a Type which can be ascribed to multiple reference sources, then the Reference Source Type Code proper is used.</w:t>
      </w:r>
    </w:p>
    <w:p w:rsidR="003D1554" w:rsidRDefault="003D1554" w:rsidP="003D1554">
      <w:pPr>
        <w:pStyle w:val="BodyText"/>
      </w:pPr>
    </w:p>
    <w:p w:rsidR="003D1554" w:rsidRPr="000B24B9" w:rsidRDefault="003D1554" w:rsidP="003D1554">
      <w:pPr>
        <w:pStyle w:val="BodyText"/>
      </w:pPr>
      <w:r>
        <w:t>When the Reference Source Type is a databases (e.g., KEGG, CHEMID), and the Reference Source Id can identify one particular record in the database, then the nature of this database is encoded in the Reference Source Id’s root (</w:t>
      </w:r>
      <w:r>
        <w:rPr>
          <w:i/>
          <w:iCs/>
        </w:rPr>
        <w:t xml:space="preserve">Reference Source Type </w:t>
      </w:r>
      <w:r w:rsidRPr="00B71E03">
        <w:rPr>
          <w:bCs/>
          <w:i/>
          <w:iCs/>
        </w:rPr>
        <w:t>Document Id Sy</w:t>
      </w:r>
      <w:r>
        <w:rPr>
          <w:bCs/>
          <w:i/>
          <w:iCs/>
        </w:rPr>
        <w:t xml:space="preserve">stem </w:t>
      </w:r>
      <w:r w:rsidRPr="00B71E03">
        <w:rPr>
          <w:bCs/>
          <w:i/>
          <w:iCs/>
        </w:rPr>
        <w:t>OID)</w:t>
      </w:r>
    </w:p>
    <w:p w:rsidR="00AF21C0" w:rsidRDefault="00AF21C0" w:rsidP="00147E67">
      <w:pPr>
        <w:pStyle w:val="Heading4"/>
        <w:rPr>
          <w:color w:val="0070C0"/>
          <w:lang w:eastAsia="en-US"/>
        </w:rPr>
      </w:pPr>
      <w:r w:rsidRPr="000518DD">
        <w:rPr>
          <w:color w:val="0070C0"/>
          <w:lang w:eastAsia="en-US"/>
        </w:rPr>
        <w:t>Reference Source Class</w:t>
      </w:r>
    </w:p>
    <w:p w:rsidR="00E71C2D" w:rsidRPr="00E71C2D" w:rsidRDefault="00E71C2D" w:rsidP="00E71C2D">
      <w:pPr>
        <w:rPr>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47E67" w:rsidRPr="007A51EF" w:rsidTr="00296390">
        <w:tc>
          <w:tcPr>
            <w:tcW w:w="1951" w:type="dxa"/>
            <w:shd w:val="clear" w:color="auto" w:fill="auto"/>
          </w:tcPr>
          <w:p w:rsidR="00147E67" w:rsidRPr="007A51EF" w:rsidRDefault="00147E67" w:rsidP="004955C9">
            <w:pPr>
              <w:rPr>
                <w:b/>
                <w:lang w:eastAsia="en-US"/>
              </w:rPr>
            </w:pPr>
            <w:r w:rsidRPr="007A51EF">
              <w:rPr>
                <w:b/>
              </w:rPr>
              <w:t>User Guidance</w:t>
            </w:r>
          </w:p>
        </w:tc>
        <w:tc>
          <w:tcPr>
            <w:tcW w:w="8017" w:type="dxa"/>
            <w:shd w:val="clear" w:color="auto" w:fill="auto"/>
          </w:tcPr>
          <w:p w:rsidR="00147E67" w:rsidRPr="007A51EF" w:rsidRDefault="00D67DCE" w:rsidP="0041439A">
            <w:pPr>
              <w:jc w:val="both"/>
              <w:rPr>
                <w:lang w:eastAsia="en-US"/>
              </w:rPr>
            </w:pPr>
            <w:r w:rsidRPr="00D67DCE">
              <w:rPr>
                <w:lang w:eastAsia="en-US"/>
              </w:rPr>
              <w:t>The reference source clas</w:t>
            </w:r>
            <w:r w:rsidR="00280F1B">
              <w:rPr>
                <w:lang w:eastAsia="en-US"/>
              </w:rPr>
              <w:t xml:space="preserve">s in which the name was found. </w:t>
            </w:r>
            <w:r w:rsidRPr="00D67DCE">
              <w:rPr>
                <w:lang w:eastAsia="en-US"/>
              </w:rPr>
              <w:t xml:space="preserve">Useful for classification of sources. </w:t>
            </w:r>
          </w:p>
        </w:tc>
      </w:tr>
      <w:tr w:rsidR="00147E67" w:rsidRPr="007A51EF" w:rsidTr="00296390">
        <w:tc>
          <w:tcPr>
            <w:tcW w:w="1951" w:type="dxa"/>
            <w:shd w:val="clear" w:color="auto" w:fill="auto"/>
          </w:tcPr>
          <w:p w:rsidR="00147E67" w:rsidRPr="007A51EF" w:rsidRDefault="00147E67" w:rsidP="004955C9">
            <w:pPr>
              <w:rPr>
                <w:b/>
                <w:lang w:eastAsia="en-US"/>
              </w:rPr>
            </w:pPr>
            <w:r w:rsidRPr="007A51EF">
              <w:rPr>
                <w:b/>
              </w:rPr>
              <w:t>Example(s)</w:t>
            </w:r>
          </w:p>
        </w:tc>
        <w:tc>
          <w:tcPr>
            <w:tcW w:w="8017" w:type="dxa"/>
            <w:shd w:val="clear" w:color="auto" w:fill="auto"/>
          </w:tcPr>
          <w:p w:rsidR="00147E67" w:rsidRPr="007A51EF" w:rsidRDefault="00280F1B" w:rsidP="004955C9">
            <w:pPr>
              <w:rPr>
                <w:lang w:eastAsia="en-US"/>
              </w:rPr>
            </w:pPr>
            <w:r w:rsidRPr="00280F1B">
              <w:rPr>
                <w:lang w:eastAsia="en-US"/>
              </w:rPr>
              <w:t>Regulatory submission</w:t>
            </w:r>
          </w:p>
        </w:tc>
      </w:tr>
      <w:tr w:rsidR="00147E67" w:rsidRPr="007A51EF" w:rsidTr="00296390">
        <w:tc>
          <w:tcPr>
            <w:tcW w:w="1951" w:type="dxa"/>
            <w:shd w:val="clear" w:color="auto" w:fill="auto"/>
          </w:tcPr>
          <w:p w:rsidR="00147E67" w:rsidRPr="007A51EF" w:rsidRDefault="00147E67" w:rsidP="004955C9">
            <w:pPr>
              <w:rPr>
                <w:b/>
              </w:rPr>
            </w:pPr>
            <w:r w:rsidRPr="007A51EF">
              <w:rPr>
                <w:b/>
              </w:rPr>
              <w:t>Conformance</w:t>
            </w:r>
          </w:p>
        </w:tc>
        <w:tc>
          <w:tcPr>
            <w:tcW w:w="8017" w:type="dxa"/>
            <w:shd w:val="clear" w:color="auto" w:fill="auto"/>
          </w:tcPr>
          <w:p w:rsidR="00147E67" w:rsidRPr="007A51EF" w:rsidRDefault="008621A8" w:rsidP="004955C9">
            <w:pPr>
              <w:rPr>
                <w:lang w:eastAsia="en-US"/>
              </w:rPr>
            </w:pPr>
            <w:r>
              <w:rPr>
                <w:lang w:eastAsia="en-US"/>
              </w:rPr>
              <w:t>CONDITIONAL</w:t>
            </w:r>
          </w:p>
        </w:tc>
      </w:tr>
      <w:tr w:rsidR="00147E67" w:rsidRPr="007A51EF" w:rsidTr="00296390">
        <w:tc>
          <w:tcPr>
            <w:tcW w:w="1951" w:type="dxa"/>
            <w:shd w:val="clear" w:color="auto" w:fill="auto"/>
          </w:tcPr>
          <w:p w:rsidR="00147E67" w:rsidRPr="007A51EF" w:rsidRDefault="00147E67" w:rsidP="004955C9">
            <w:pPr>
              <w:rPr>
                <w:b/>
              </w:rPr>
            </w:pPr>
            <w:r w:rsidRPr="007A51EF">
              <w:rPr>
                <w:b/>
              </w:rPr>
              <w:t>Data Type</w:t>
            </w:r>
          </w:p>
        </w:tc>
        <w:tc>
          <w:tcPr>
            <w:tcW w:w="8017" w:type="dxa"/>
            <w:shd w:val="clear" w:color="auto" w:fill="auto"/>
          </w:tcPr>
          <w:p w:rsidR="00147E67" w:rsidRPr="007A51EF" w:rsidRDefault="00FC6C32" w:rsidP="004955C9">
            <w:pPr>
              <w:rPr>
                <w:lang w:eastAsia="en-US"/>
              </w:rPr>
            </w:pPr>
            <w:r>
              <w:rPr>
                <w:lang w:eastAsia="en-US"/>
              </w:rPr>
              <w:t>CD</w:t>
            </w:r>
          </w:p>
        </w:tc>
      </w:tr>
      <w:tr w:rsidR="00147E67" w:rsidRPr="007A51EF" w:rsidTr="00296390">
        <w:tc>
          <w:tcPr>
            <w:tcW w:w="1951" w:type="dxa"/>
            <w:shd w:val="clear" w:color="auto" w:fill="auto"/>
          </w:tcPr>
          <w:p w:rsidR="00147E67" w:rsidRPr="007A51EF" w:rsidRDefault="00147E67" w:rsidP="004955C9">
            <w:pPr>
              <w:rPr>
                <w:b/>
              </w:rPr>
            </w:pPr>
            <w:r w:rsidRPr="007A51EF">
              <w:rPr>
                <w:b/>
              </w:rPr>
              <w:t>OID</w:t>
            </w:r>
          </w:p>
        </w:tc>
        <w:tc>
          <w:tcPr>
            <w:tcW w:w="8017" w:type="dxa"/>
            <w:shd w:val="clear" w:color="auto" w:fill="auto"/>
          </w:tcPr>
          <w:p w:rsidR="00147E67" w:rsidRPr="007A51EF" w:rsidRDefault="00147E67" w:rsidP="004955C9">
            <w:pPr>
              <w:rPr>
                <w:lang w:eastAsia="en-US"/>
              </w:rPr>
            </w:pPr>
          </w:p>
        </w:tc>
      </w:tr>
      <w:tr w:rsidR="00147E67" w:rsidRPr="007A51EF" w:rsidTr="00296390">
        <w:tc>
          <w:tcPr>
            <w:tcW w:w="1951" w:type="dxa"/>
            <w:shd w:val="clear" w:color="auto" w:fill="auto"/>
          </w:tcPr>
          <w:p w:rsidR="00147E67" w:rsidRPr="007A51EF" w:rsidRDefault="00147E67" w:rsidP="004955C9">
            <w:pPr>
              <w:rPr>
                <w:b/>
              </w:rPr>
            </w:pPr>
            <w:r w:rsidRPr="007A51EF">
              <w:rPr>
                <w:b/>
              </w:rPr>
              <w:t>Value Allowed</w:t>
            </w:r>
          </w:p>
        </w:tc>
        <w:tc>
          <w:tcPr>
            <w:tcW w:w="8017" w:type="dxa"/>
            <w:shd w:val="clear" w:color="auto" w:fill="auto"/>
          </w:tcPr>
          <w:p w:rsidR="00147E67" w:rsidRPr="007A51EF" w:rsidRDefault="00A43B20" w:rsidP="004955C9">
            <w:pPr>
              <w:rPr>
                <w:lang w:eastAsia="en-US"/>
              </w:rPr>
            </w:pPr>
            <w:r w:rsidRPr="00D67DCE">
              <w:rPr>
                <w:lang w:eastAsia="en-US"/>
              </w:rPr>
              <w:t xml:space="preserve">CLINICAL TRIAL APPLICATION, LITERATURE, OFFICIAL NAME SOURCE, </w:t>
            </w:r>
            <w:r w:rsidRPr="00D67DCE">
              <w:rPr>
                <w:lang w:eastAsia="en-US"/>
              </w:rPr>
              <w:lastRenderedPageBreak/>
              <w:t>REGULATORY SUBMISSION, WEB</w:t>
            </w:r>
            <w:r>
              <w:rPr>
                <w:lang w:eastAsia="en-US"/>
              </w:rPr>
              <w:t>.</w:t>
            </w:r>
          </w:p>
        </w:tc>
      </w:tr>
      <w:tr w:rsidR="00147E67" w:rsidRPr="007A51EF" w:rsidTr="00296390">
        <w:tc>
          <w:tcPr>
            <w:tcW w:w="1951" w:type="dxa"/>
            <w:shd w:val="clear" w:color="auto" w:fill="auto"/>
          </w:tcPr>
          <w:p w:rsidR="00147E67" w:rsidRPr="007A51EF" w:rsidRDefault="00147E67" w:rsidP="004955C9">
            <w:pPr>
              <w:rPr>
                <w:b/>
              </w:rPr>
            </w:pPr>
            <w:r w:rsidRPr="007A51EF">
              <w:rPr>
                <w:b/>
              </w:rPr>
              <w:lastRenderedPageBreak/>
              <w:t>Business Rule(s)</w:t>
            </w:r>
          </w:p>
        </w:tc>
        <w:tc>
          <w:tcPr>
            <w:tcW w:w="8017" w:type="dxa"/>
            <w:shd w:val="clear" w:color="auto" w:fill="auto"/>
          </w:tcPr>
          <w:p w:rsidR="00147E67" w:rsidRPr="007A51EF" w:rsidRDefault="00D67DCE" w:rsidP="004955C9">
            <w:pPr>
              <w:rPr>
                <w:lang w:eastAsia="en-US"/>
              </w:rPr>
            </w:pPr>
            <w:r w:rsidRPr="00D67DCE">
              <w:rPr>
                <w:lang w:eastAsia="en-US"/>
              </w:rPr>
              <w:t>Need not be entered the value is dependent on the Reference Source Type</w:t>
            </w:r>
            <w:r>
              <w:rPr>
                <w:lang w:eastAsia="en-US"/>
              </w:rPr>
              <w:t>.</w:t>
            </w:r>
          </w:p>
        </w:tc>
      </w:tr>
    </w:tbl>
    <w:p w:rsidR="00AF21C0" w:rsidRDefault="00AF21C0" w:rsidP="00147E67">
      <w:pPr>
        <w:pStyle w:val="Heading4"/>
        <w:rPr>
          <w:color w:val="0070C0"/>
          <w:lang w:eastAsia="en-US"/>
        </w:rPr>
      </w:pPr>
      <w:r w:rsidRPr="000518DD">
        <w:rPr>
          <w:color w:val="0070C0"/>
          <w:lang w:eastAsia="en-US"/>
        </w:rPr>
        <w:t>Reference Source ID</w:t>
      </w:r>
    </w:p>
    <w:p w:rsidR="00E71C2D" w:rsidRPr="00E71C2D" w:rsidRDefault="00E71C2D" w:rsidP="00E71C2D">
      <w:pPr>
        <w:rPr>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47E67" w:rsidRPr="007A51EF" w:rsidTr="00BE4255">
        <w:tc>
          <w:tcPr>
            <w:tcW w:w="1951" w:type="dxa"/>
            <w:shd w:val="clear" w:color="auto" w:fill="auto"/>
          </w:tcPr>
          <w:p w:rsidR="00147E67" w:rsidRPr="007A51EF" w:rsidRDefault="00147E67" w:rsidP="004955C9">
            <w:pPr>
              <w:rPr>
                <w:b/>
                <w:lang w:eastAsia="en-US"/>
              </w:rPr>
            </w:pPr>
            <w:r w:rsidRPr="007A51EF">
              <w:rPr>
                <w:b/>
              </w:rPr>
              <w:t>User Guidance</w:t>
            </w:r>
          </w:p>
        </w:tc>
        <w:tc>
          <w:tcPr>
            <w:tcW w:w="8017" w:type="dxa"/>
            <w:shd w:val="clear" w:color="auto" w:fill="auto"/>
          </w:tcPr>
          <w:p w:rsidR="00147E67" w:rsidRPr="007A51EF" w:rsidRDefault="006A1531" w:rsidP="004955C9">
            <w:pPr>
              <w:rPr>
                <w:lang w:eastAsia="en-US"/>
              </w:rPr>
            </w:pPr>
            <w:r w:rsidRPr="006A1531">
              <w:rPr>
                <w:lang w:eastAsia="en-US"/>
              </w:rPr>
              <w:t xml:space="preserve">An ID associated with reference source.  </w:t>
            </w:r>
            <w:smartTag w:uri="urn:schemas-microsoft-com:office:smarttags" w:element="State">
              <w:r w:rsidRPr="006A1531">
                <w:rPr>
                  <w:lang w:eastAsia="en-US"/>
                </w:rPr>
                <w:t>IND</w:t>
              </w:r>
            </w:smartTag>
            <w:r w:rsidRPr="006A1531">
              <w:rPr>
                <w:lang w:eastAsia="en-US"/>
              </w:rPr>
              <w:t xml:space="preserve"> number, </w:t>
            </w:r>
            <w:smartTag w:uri="urn:schemas-microsoft-com:office:smarttags" w:element="place">
              <w:r w:rsidRPr="006A1531">
                <w:rPr>
                  <w:lang w:eastAsia="en-US"/>
                </w:rPr>
                <w:t>INN</w:t>
              </w:r>
            </w:smartTag>
            <w:r w:rsidRPr="006A1531">
              <w:rPr>
                <w:lang w:eastAsia="en-US"/>
              </w:rPr>
              <w:t xml:space="preserve"> list; PMID</w:t>
            </w:r>
            <w:r>
              <w:rPr>
                <w:lang w:eastAsia="en-US"/>
              </w:rPr>
              <w:t>.</w:t>
            </w:r>
          </w:p>
        </w:tc>
      </w:tr>
      <w:tr w:rsidR="00147E67" w:rsidRPr="007A51EF" w:rsidTr="00BE4255">
        <w:tc>
          <w:tcPr>
            <w:tcW w:w="1951" w:type="dxa"/>
            <w:shd w:val="clear" w:color="auto" w:fill="auto"/>
          </w:tcPr>
          <w:p w:rsidR="00147E67" w:rsidRPr="007A51EF" w:rsidRDefault="00147E67" w:rsidP="004955C9">
            <w:pPr>
              <w:rPr>
                <w:b/>
              </w:rPr>
            </w:pPr>
            <w:r w:rsidRPr="007A51EF">
              <w:rPr>
                <w:b/>
              </w:rPr>
              <w:t>Conformance</w:t>
            </w:r>
          </w:p>
        </w:tc>
        <w:tc>
          <w:tcPr>
            <w:tcW w:w="8017" w:type="dxa"/>
            <w:shd w:val="clear" w:color="auto" w:fill="auto"/>
          </w:tcPr>
          <w:p w:rsidR="00147E67" w:rsidRPr="007A51EF" w:rsidRDefault="006A1531" w:rsidP="004955C9">
            <w:pPr>
              <w:rPr>
                <w:lang w:eastAsia="en-US"/>
              </w:rPr>
            </w:pPr>
            <w:r>
              <w:rPr>
                <w:lang w:eastAsia="en-US"/>
              </w:rPr>
              <w:t>OPTIONAL</w:t>
            </w:r>
          </w:p>
        </w:tc>
      </w:tr>
      <w:tr w:rsidR="00147E67" w:rsidRPr="007A51EF" w:rsidTr="00BE4255">
        <w:tc>
          <w:tcPr>
            <w:tcW w:w="1951" w:type="dxa"/>
            <w:shd w:val="clear" w:color="auto" w:fill="auto"/>
          </w:tcPr>
          <w:p w:rsidR="00147E67" w:rsidRPr="007A51EF" w:rsidRDefault="00147E67" w:rsidP="004955C9">
            <w:pPr>
              <w:rPr>
                <w:b/>
              </w:rPr>
            </w:pPr>
            <w:r w:rsidRPr="007A51EF">
              <w:rPr>
                <w:b/>
              </w:rPr>
              <w:t>Data Type</w:t>
            </w:r>
          </w:p>
        </w:tc>
        <w:tc>
          <w:tcPr>
            <w:tcW w:w="8017" w:type="dxa"/>
            <w:shd w:val="clear" w:color="auto" w:fill="auto"/>
          </w:tcPr>
          <w:p w:rsidR="00147E67" w:rsidRPr="007A51EF" w:rsidRDefault="00FC6C32" w:rsidP="004955C9">
            <w:pPr>
              <w:rPr>
                <w:lang w:eastAsia="en-US"/>
              </w:rPr>
            </w:pPr>
            <w:r>
              <w:rPr>
                <w:lang w:eastAsia="en-US"/>
              </w:rPr>
              <w:t>II</w:t>
            </w:r>
          </w:p>
        </w:tc>
      </w:tr>
      <w:tr w:rsidR="00147E67" w:rsidRPr="007A51EF" w:rsidTr="00BE4255">
        <w:tc>
          <w:tcPr>
            <w:tcW w:w="1951" w:type="dxa"/>
            <w:shd w:val="clear" w:color="auto" w:fill="auto"/>
          </w:tcPr>
          <w:p w:rsidR="00147E67" w:rsidRPr="007A51EF" w:rsidRDefault="00147E67" w:rsidP="004955C9">
            <w:pPr>
              <w:rPr>
                <w:b/>
              </w:rPr>
            </w:pPr>
            <w:r w:rsidRPr="007A51EF">
              <w:rPr>
                <w:b/>
              </w:rPr>
              <w:t>Business Rule(s)</w:t>
            </w:r>
          </w:p>
        </w:tc>
        <w:tc>
          <w:tcPr>
            <w:tcW w:w="8017" w:type="dxa"/>
            <w:shd w:val="clear" w:color="auto" w:fill="auto"/>
          </w:tcPr>
          <w:p w:rsidR="00147E67" w:rsidRPr="007A51EF" w:rsidRDefault="006A1531" w:rsidP="004955C9">
            <w:pPr>
              <w:rPr>
                <w:lang w:eastAsia="en-US"/>
              </w:rPr>
            </w:pPr>
            <w:r w:rsidRPr="006A1531">
              <w:rPr>
                <w:lang w:eastAsia="en-US"/>
              </w:rPr>
              <w:t>A number associated with a given source</w:t>
            </w:r>
            <w:r w:rsidR="008621A8">
              <w:rPr>
                <w:lang w:eastAsia="en-US"/>
              </w:rPr>
              <w:t>.</w:t>
            </w:r>
          </w:p>
        </w:tc>
      </w:tr>
    </w:tbl>
    <w:p w:rsidR="00BE4255" w:rsidRDefault="00BE4255" w:rsidP="00BE4255">
      <w:pPr>
        <w:pStyle w:val="BodyText"/>
      </w:pPr>
    </w:p>
    <w:p w:rsidR="00EE1450" w:rsidRPr="000B24B9" w:rsidRDefault="00BE4255" w:rsidP="001844EA">
      <w:pPr>
        <w:pStyle w:val="XML"/>
        <w:keepLines w:val="0"/>
        <w:spacing w:before="0" w:after="0"/>
      </w:pPr>
      <w:r w:rsidRPr="002512DA">
        <w:t>&lt;identifiedSubstance&gt;&lt;!-- Substance --&gt;</w:t>
      </w:r>
      <w:r w:rsidRPr="002512DA">
        <w:br/>
        <w:t xml:space="preserve">  &lt;identifiedSubstance&gt;</w:t>
      </w:r>
      <w:r w:rsidRPr="002512DA">
        <w:br/>
        <w:t xml:space="preserve">    &lt;name&gt;</w:t>
      </w:r>
      <w:r w:rsidRPr="002512DA">
        <w:rPr>
          <w:i/>
          <w:iCs/>
        </w:rPr>
        <w:t>Substance Name (Preferred Name)</w:t>
      </w:r>
      <w:r w:rsidRPr="002512DA">
        <w:t>&lt;/name&gt;</w:t>
      </w:r>
      <w:r w:rsidRPr="002512DA">
        <w:br/>
        <w:t xml:space="preserve">    &lt;asNamedEntity&gt;</w:t>
      </w:r>
      <w:r w:rsidRPr="002512DA">
        <w:br/>
        <w:t xml:space="preserve">      &lt;subjectOf&gt;</w:t>
      </w:r>
      <w:r w:rsidRPr="002512DA">
        <w:br/>
      </w:r>
      <w:r w:rsidR="00EE1450">
        <w:t xml:space="preserve">        &lt;document&gt;</w:t>
      </w:r>
      <w:r w:rsidR="00EE1450">
        <w:br/>
        <w:t xml:space="preserve">          &lt;id extension=</w:t>
      </w:r>
      <w:r w:rsidR="00EE1450" w:rsidRPr="00BE4255">
        <w:t>"</w:t>
      </w:r>
      <w:r w:rsidR="00EE1450" w:rsidRPr="00B71E03">
        <w:rPr>
          <w:b/>
          <w:bCs/>
          <w:i/>
          <w:iCs/>
        </w:rPr>
        <w:t xml:space="preserve">Reference Source </w:t>
      </w:r>
      <w:r w:rsidR="00EE1450" w:rsidRPr="00B71E03">
        <w:rPr>
          <w:i/>
          <w:iCs/>
        </w:rPr>
        <w:t xml:space="preserve">(Document) </w:t>
      </w:r>
      <w:r w:rsidR="00EE1450" w:rsidRPr="00B71E03">
        <w:rPr>
          <w:b/>
          <w:bCs/>
          <w:i/>
          <w:iCs/>
        </w:rPr>
        <w:t>Id</w:t>
      </w:r>
      <w:r w:rsidR="00EE1450">
        <w:t xml:space="preserve">" </w:t>
      </w:r>
      <w:r w:rsidR="00EE1450">
        <w:br/>
        <w:t xml:space="preserve">              root="</w:t>
      </w:r>
      <w:r w:rsidR="00EE1450">
        <w:rPr>
          <w:i/>
          <w:iCs/>
        </w:rPr>
        <w:t xml:space="preserve">Reference Source Type </w:t>
      </w:r>
      <w:r w:rsidR="00EE1450" w:rsidRPr="00B71E03">
        <w:rPr>
          <w:bCs/>
          <w:i/>
          <w:iCs/>
        </w:rPr>
        <w:t>Document Id System (OID)</w:t>
      </w:r>
      <w:r w:rsidR="00EE1450">
        <w:t>"/&gt;</w:t>
      </w:r>
      <w:r w:rsidR="00EE1450">
        <w:br/>
        <w:t xml:space="preserve">          &lt;code code="</w:t>
      </w:r>
      <w:r w:rsidR="00EE1450" w:rsidRPr="001844EA">
        <w:rPr>
          <w:i/>
          <w:iCs/>
        </w:rPr>
        <w:t>Reference Source Type</w:t>
      </w:r>
      <w:r w:rsidR="00EE1450" w:rsidRPr="00BE4255">
        <w:rPr>
          <w:i/>
          <w:iCs/>
        </w:rPr>
        <w:t xml:space="preserve"> (Code)</w:t>
      </w:r>
      <w:r w:rsidR="00EE1450">
        <w:t xml:space="preserve">" </w:t>
      </w:r>
      <w:r w:rsidR="00EE1450">
        <w:br/>
        <w:t xml:space="preserve">                codeSystem="</w:t>
      </w:r>
      <w:r w:rsidR="00EE1450" w:rsidRPr="00BE4255">
        <w:rPr>
          <w:i/>
          <w:iCs/>
        </w:rPr>
        <w:t>Reference Source Type Code Sytem (OID)</w:t>
      </w:r>
      <w:r w:rsidR="00EE1450">
        <w:t>"</w:t>
      </w:r>
      <w:r w:rsidR="00EE1450">
        <w:br/>
        <w:t xml:space="preserve">                displayName="</w:t>
      </w:r>
      <w:r w:rsidR="00EE1450" w:rsidRPr="00BE4255">
        <w:rPr>
          <w:i/>
          <w:iCs/>
        </w:rPr>
        <w:t>Reference Source Type Display Name</w:t>
      </w:r>
      <w:r w:rsidR="00EE1450">
        <w:t>"/&gt;</w:t>
      </w:r>
      <w:r w:rsidR="00EE1450">
        <w:br/>
        <w:t xml:space="preserve">          &lt;text&gt;</w:t>
      </w:r>
      <w:r w:rsidR="00EE1450">
        <w:br/>
        <w:t xml:space="preserve">            &lt;reference value="</w:t>
      </w:r>
      <w:r w:rsidR="00EE1450">
        <w:rPr>
          <w:i/>
          <w:iCs/>
        </w:rPr>
        <w:t xml:space="preserve">Reference Source </w:t>
      </w:r>
      <w:r w:rsidR="00EE1450" w:rsidRPr="00B71E03">
        <w:rPr>
          <w:bCs/>
          <w:i/>
          <w:iCs/>
        </w:rPr>
        <w:t xml:space="preserve">Document </w:t>
      </w:r>
      <w:r w:rsidR="00EE1450">
        <w:rPr>
          <w:bCs/>
          <w:i/>
          <w:iCs/>
        </w:rPr>
        <w:t>I</w:t>
      </w:r>
      <w:r w:rsidR="00EE1450" w:rsidRPr="00B71E03">
        <w:rPr>
          <w:bCs/>
          <w:i/>
          <w:iCs/>
        </w:rPr>
        <w:t>d</w:t>
      </w:r>
      <w:r w:rsidR="00EE1450">
        <w:rPr>
          <w:bCs/>
          <w:i/>
          <w:iCs/>
        </w:rPr>
        <w:t xml:space="preserve"> (URL)</w:t>
      </w:r>
      <w:r w:rsidR="00EE1450">
        <w:t>"/&gt;</w:t>
      </w:r>
      <w:r w:rsidR="00EE1450">
        <w:br/>
        <w:t xml:space="preserve">          &lt;/text&gt;</w:t>
      </w:r>
    </w:p>
    <w:p w:rsidR="00BE4255" w:rsidRDefault="00EE1450" w:rsidP="00BE4255">
      <w:pPr>
        <w:pStyle w:val="BodyText"/>
      </w:pPr>
      <w:r>
        <w:t>Note: when the Reference Source Id is a URL of a Web reference, the URL is placed in the text/reference/@value attribute, not the id/@extension.</w:t>
      </w:r>
    </w:p>
    <w:p w:rsidR="00AF21C0" w:rsidRDefault="00AF21C0" w:rsidP="00147E67">
      <w:pPr>
        <w:pStyle w:val="Heading4"/>
        <w:rPr>
          <w:color w:val="0070C0"/>
          <w:lang w:eastAsia="en-US"/>
        </w:rPr>
      </w:pPr>
      <w:r w:rsidRPr="000518DD">
        <w:rPr>
          <w:color w:val="0070C0"/>
          <w:lang w:eastAsia="en-US"/>
        </w:rPr>
        <w:t>Reference Source</w:t>
      </w:r>
      <w:r w:rsidR="00147E67" w:rsidRPr="000518DD">
        <w:rPr>
          <w:color w:val="0070C0"/>
          <w:lang w:eastAsia="en-US"/>
        </w:rPr>
        <w:t xml:space="preserve"> Citation</w:t>
      </w:r>
    </w:p>
    <w:p w:rsidR="0041439A" w:rsidRPr="0041439A" w:rsidRDefault="0041439A" w:rsidP="0041439A">
      <w:pPr>
        <w:rPr>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47E67" w:rsidRPr="007A51EF" w:rsidTr="00296390">
        <w:tc>
          <w:tcPr>
            <w:tcW w:w="1951" w:type="dxa"/>
            <w:shd w:val="clear" w:color="auto" w:fill="auto"/>
          </w:tcPr>
          <w:p w:rsidR="00147E67" w:rsidRPr="007A51EF" w:rsidRDefault="00147E67" w:rsidP="004955C9">
            <w:pPr>
              <w:rPr>
                <w:b/>
                <w:lang w:eastAsia="en-US"/>
              </w:rPr>
            </w:pPr>
            <w:r w:rsidRPr="007A51EF">
              <w:rPr>
                <w:b/>
              </w:rPr>
              <w:t>User Guidance</w:t>
            </w:r>
          </w:p>
        </w:tc>
        <w:tc>
          <w:tcPr>
            <w:tcW w:w="8017" w:type="dxa"/>
            <w:shd w:val="clear" w:color="auto" w:fill="auto"/>
          </w:tcPr>
          <w:p w:rsidR="00147E67" w:rsidRPr="007A51EF" w:rsidRDefault="00E34E1B" w:rsidP="00E34E1B">
            <w:pPr>
              <w:jc w:val="both"/>
              <w:rPr>
                <w:lang w:eastAsia="en-US"/>
              </w:rPr>
            </w:pPr>
            <w:r w:rsidRPr="00E34E1B">
              <w:rPr>
                <w:lang w:eastAsia="en-US"/>
              </w:rPr>
              <w:t>The reference source or citatio</w:t>
            </w:r>
            <w:r>
              <w:rPr>
                <w:lang w:eastAsia="en-US"/>
              </w:rPr>
              <w:t xml:space="preserve">n in which the name was found. </w:t>
            </w:r>
            <w:r w:rsidRPr="00E34E1B">
              <w:rPr>
                <w:lang w:eastAsia="en-US"/>
              </w:rPr>
              <w:t>Reference could be citation or a URL</w:t>
            </w:r>
            <w:r w:rsidR="0041439A">
              <w:rPr>
                <w:lang w:eastAsia="en-US"/>
              </w:rPr>
              <w:t>; t</w:t>
            </w:r>
            <w:r w:rsidR="0041439A" w:rsidRPr="0041439A">
              <w:rPr>
                <w:lang w:eastAsia="en-US"/>
              </w:rPr>
              <w:t>he textual description of the reference source within the literature or regulatory document shall be described</w:t>
            </w:r>
            <w:r w:rsidR="0041439A">
              <w:rPr>
                <w:lang w:eastAsia="en-US"/>
              </w:rPr>
              <w:t>.</w:t>
            </w:r>
          </w:p>
        </w:tc>
      </w:tr>
      <w:tr w:rsidR="00147E67" w:rsidRPr="007A51EF" w:rsidTr="00296390">
        <w:tc>
          <w:tcPr>
            <w:tcW w:w="1951" w:type="dxa"/>
            <w:shd w:val="clear" w:color="auto" w:fill="auto"/>
          </w:tcPr>
          <w:p w:rsidR="00147E67" w:rsidRPr="007A51EF" w:rsidRDefault="00147E67" w:rsidP="004955C9">
            <w:pPr>
              <w:rPr>
                <w:b/>
                <w:lang w:eastAsia="en-US"/>
              </w:rPr>
            </w:pPr>
            <w:r w:rsidRPr="007A51EF">
              <w:rPr>
                <w:b/>
              </w:rPr>
              <w:t>Example(s)</w:t>
            </w:r>
          </w:p>
        </w:tc>
        <w:tc>
          <w:tcPr>
            <w:tcW w:w="8017" w:type="dxa"/>
            <w:shd w:val="clear" w:color="auto" w:fill="auto"/>
          </w:tcPr>
          <w:p w:rsidR="0041439A" w:rsidRDefault="0041439A" w:rsidP="0041439A">
            <w:pPr>
              <w:rPr>
                <w:lang w:eastAsia="en-US"/>
              </w:rPr>
            </w:pPr>
            <w:r>
              <w:rPr>
                <w:lang w:eastAsia="en-US"/>
              </w:rPr>
              <w:t>Ph.E. 7.1, p.34</w:t>
            </w:r>
          </w:p>
          <w:p w:rsidR="00147E67" w:rsidRPr="007A51EF" w:rsidRDefault="0041439A" w:rsidP="0041439A">
            <w:pPr>
              <w:rPr>
                <w:lang w:eastAsia="en-US"/>
              </w:rPr>
            </w:pPr>
            <w:r>
              <w:rPr>
                <w:lang w:eastAsia="en-US"/>
              </w:rPr>
              <w:t>Literature reference: Encycl. 3: 429 (1792)</w:t>
            </w:r>
          </w:p>
        </w:tc>
      </w:tr>
      <w:tr w:rsidR="00147E67" w:rsidRPr="007A51EF" w:rsidTr="00296390">
        <w:tc>
          <w:tcPr>
            <w:tcW w:w="1951" w:type="dxa"/>
            <w:shd w:val="clear" w:color="auto" w:fill="auto"/>
          </w:tcPr>
          <w:p w:rsidR="00147E67" w:rsidRPr="007A51EF" w:rsidRDefault="00147E67" w:rsidP="004955C9">
            <w:pPr>
              <w:rPr>
                <w:b/>
              </w:rPr>
            </w:pPr>
            <w:r w:rsidRPr="007A51EF">
              <w:rPr>
                <w:b/>
              </w:rPr>
              <w:t>Conformance</w:t>
            </w:r>
          </w:p>
        </w:tc>
        <w:tc>
          <w:tcPr>
            <w:tcW w:w="8017" w:type="dxa"/>
            <w:shd w:val="clear" w:color="auto" w:fill="auto"/>
          </w:tcPr>
          <w:p w:rsidR="00147E67" w:rsidRPr="007A51EF" w:rsidRDefault="008621A8" w:rsidP="004955C9">
            <w:pPr>
              <w:rPr>
                <w:lang w:eastAsia="en-US"/>
              </w:rPr>
            </w:pPr>
            <w:r>
              <w:rPr>
                <w:lang w:eastAsia="en-US"/>
              </w:rPr>
              <w:t>CONDITIONAL</w:t>
            </w:r>
          </w:p>
        </w:tc>
      </w:tr>
      <w:tr w:rsidR="00147E67" w:rsidRPr="007A51EF" w:rsidTr="00296390">
        <w:tc>
          <w:tcPr>
            <w:tcW w:w="1951" w:type="dxa"/>
            <w:shd w:val="clear" w:color="auto" w:fill="auto"/>
          </w:tcPr>
          <w:p w:rsidR="00147E67" w:rsidRPr="007A51EF" w:rsidRDefault="00147E67" w:rsidP="004955C9">
            <w:pPr>
              <w:rPr>
                <w:b/>
              </w:rPr>
            </w:pPr>
            <w:r w:rsidRPr="007A51EF">
              <w:rPr>
                <w:b/>
              </w:rPr>
              <w:t>Data Type</w:t>
            </w:r>
          </w:p>
        </w:tc>
        <w:tc>
          <w:tcPr>
            <w:tcW w:w="8017" w:type="dxa"/>
            <w:shd w:val="clear" w:color="auto" w:fill="auto"/>
          </w:tcPr>
          <w:p w:rsidR="00147E67" w:rsidRPr="007A51EF" w:rsidRDefault="00FC6C32" w:rsidP="004955C9">
            <w:pPr>
              <w:rPr>
                <w:lang w:eastAsia="en-US"/>
              </w:rPr>
            </w:pPr>
            <w:r>
              <w:rPr>
                <w:lang w:eastAsia="en-US"/>
              </w:rPr>
              <w:t>ST</w:t>
            </w:r>
          </w:p>
        </w:tc>
      </w:tr>
      <w:tr w:rsidR="00147E67" w:rsidRPr="007A51EF" w:rsidTr="00296390">
        <w:tc>
          <w:tcPr>
            <w:tcW w:w="1951" w:type="dxa"/>
            <w:shd w:val="clear" w:color="auto" w:fill="auto"/>
          </w:tcPr>
          <w:p w:rsidR="00147E67" w:rsidRPr="007A51EF" w:rsidRDefault="00147E67" w:rsidP="004955C9">
            <w:pPr>
              <w:rPr>
                <w:b/>
              </w:rPr>
            </w:pPr>
            <w:r w:rsidRPr="007A51EF">
              <w:rPr>
                <w:b/>
              </w:rPr>
              <w:t>Business Rule(s)</w:t>
            </w:r>
          </w:p>
        </w:tc>
        <w:tc>
          <w:tcPr>
            <w:tcW w:w="8017" w:type="dxa"/>
            <w:shd w:val="clear" w:color="auto" w:fill="auto"/>
          </w:tcPr>
          <w:p w:rsidR="00147E67" w:rsidRPr="007A51EF" w:rsidRDefault="00E34E1B" w:rsidP="005C3A0D">
            <w:pPr>
              <w:jc w:val="both"/>
              <w:rPr>
                <w:lang w:eastAsia="en-US"/>
              </w:rPr>
            </w:pPr>
            <w:r w:rsidRPr="00E34E1B">
              <w:rPr>
                <w:lang w:eastAsia="en-US"/>
              </w:rPr>
              <w:t>Mandatory all names sh</w:t>
            </w:r>
            <w:r>
              <w:rPr>
                <w:lang w:eastAsia="en-US"/>
              </w:rPr>
              <w:t xml:space="preserve">ould have at least one source. </w:t>
            </w:r>
            <w:r w:rsidRPr="00E34E1B">
              <w:rPr>
                <w:lang w:eastAsia="en-US"/>
              </w:rPr>
              <w:t>Standardized format for sources should be developed</w:t>
            </w:r>
            <w:r>
              <w:rPr>
                <w:lang w:eastAsia="en-US"/>
              </w:rPr>
              <w:t>. Free Text.</w:t>
            </w:r>
          </w:p>
        </w:tc>
      </w:tr>
    </w:tbl>
    <w:p w:rsidR="00877228" w:rsidRDefault="00877228" w:rsidP="00877228">
      <w:pPr>
        <w:pStyle w:val="BodyText"/>
      </w:pPr>
    </w:p>
    <w:p w:rsidR="00296390" w:rsidRPr="000B24B9" w:rsidRDefault="00296390" w:rsidP="001844EA">
      <w:pPr>
        <w:pStyle w:val="XML"/>
        <w:keepLines w:val="0"/>
        <w:spacing w:before="0" w:after="0"/>
      </w:pPr>
      <w:r w:rsidRPr="002512DA">
        <w:t>&lt;identifiedSubstance&gt;&lt;!-- Substance --&gt;</w:t>
      </w:r>
      <w:r w:rsidRPr="002512DA">
        <w:br/>
        <w:t xml:space="preserve">  &lt;identifiedSubstance&gt;</w:t>
      </w:r>
      <w:r w:rsidRPr="002512DA">
        <w:br/>
        <w:t xml:space="preserve">    &lt;name&gt;</w:t>
      </w:r>
      <w:r w:rsidRPr="002512DA">
        <w:rPr>
          <w:i/>
          <w:iCs/>
        </w:rPr>
        <w:t>Substance Name (Preferred Name)</w:t>
      </w:r>
      <w:r w:rsidRPr="002512DA">
        <w:t>&lt;/name&gt;</w:t>
      </w:r>
      <w:r w:rsidRPr="002512DA">
        <w:br/>
        <w:t xml:space="preserve">    &lt;asNamedEntity&gt;</w:t>
      </w:r>
      <w:r w:rsidRPr="002512DA">
        <w:br/>
        <w:t xml:space="preserve">      &lt;subjectOf&gt;</w:t>
      </w:r>
      <w:r w:rsidRPr="002512DA">
        <w:br/>
      </w:r>
      <w:r>
        <w:t xml:space="preserve">        &lt;document&gt;</w:t>
      </w:r>
      <w:r>
        <w:br/>
      </w:r>
      <w:r w:rsidR="004C00D3">
        <w:t xml:space="preserve">          &lt;bibliographicDesignationText&gt;</w:t>
      </w:r>
      <w:r w:rsidR="004C00D3">
        <w:br/>
        <w:t xml:space="preserve">            </w:t>
      </w:r>
      <w:r w:rsidR="004C00D3" w:rsidRPr="00B71E03">
        <w:rPr>
          <w:b/>
          <w:bCs/>
          <w:i/>
          <w:iCs/>
        </w:rPr>
        <w:t>Reference Source Citation</w:t>
      </w:r>
      <w:r w:rsidR="004C00D3">
        <w:t>&lt;/bibliographicDesignationText&gt;</w:t>
      </w:r>
      <w:r w:rsidR="004C00D3">
        <w:br/>
        <w:t xml:space="preserve">          &lt;text&gt;</w:t>
      </w:r>
      <w:r w:rsidR="004C00D3">
        <w:br/>
        <w:t xml:space="preserve">            &lt;reference value="</w:t>
      </w:r>
      <w:r w:rsidR="004C00D3">
        <w:rPr>
          <w:i/>
          <w:iCs/>
        </w:rPr>
        <w:t xml:space="preserve">Reference Source </w:t>
      </w:r>
      <w:r w:rsidR="004C00D3" w:rsidRPr="00B71E03">
        <w:rPr>
          <w:bCs/>
          <w:i/>
          <w:iCs/>
        </w:rPr>
        <w:t xml:space="preserve">Document </w:t>
      </w:r>
      <w:r w:rsidR="004C00D3">
        <w:rPr>
          <w:bCs/>
          <w:i/>
          <w:iCs/>
        </w:rPr>
        <w:t>I</w:t>
      </w:r>
      <w:r w:rsidR="004C00D3" w:rsidRPr="00B71E03">
        <w:rPr>
          <w:bCs/>
          <w:i/>
          <w:iCs/>
        </w:rPr>
        <w:t>d</w:t>
      </w:r>
      <w:r w:rsidR="004C00D3">
        <w:rPr>
          <w:bCs/>
          <w:i/>
          <w:iCs/>
        </w:rPr>
        <w:t xml:space="preserve"> (URL)</w:t>
      </w:r>
      <w:r w:rsidR="004C00D3">
        <w:t>"/&gt;</w:t>
      </w:r>
      <w:r w:rsidR="004C00D3">
        <w:br/>
        <w:t xml:space="preserve">          &lt;/text&gt;</w:t>
      </w:r>
    </w:p>
    <w:p w:rsidR="00296390" w:rsidRDefault="004C00D3" w:rsidP="00877228">
      <w:pPr>
        <w:pStyle w:val="BodyText"/>
      </w:pPr>
      <w:r>
        <w:t>Note: the HL7 SPL Reference Source Citation contains a bibliography entry. A web URL is placed in the text/reference/@value</w:t>
      </w:r>
    </w:p>
    <w:p w:rsidR="00AF21C0" w:rsidRPr="000518DD" w:rsidRDefault="00AF21C0" w:rsidP="00D177E5">
      <w:pPr>
        <w:pStyle w:val="Heading2"/>
        <w:rPr>
          <w:color w:val="FF0000"/>
          <w:lang w:eastAsia="en-US"/>
        </w:rPr>
      </w:pPr>
      <w:bookmarkStart w:id="476" w:name="_Toc343650434"/>
      <w:r w:rsidRPr="000518DD">
        <w:rPr>
          <w:color w:val="FF0000"/>
          <w:lang w:eastAsia="en-US"/>
        </w:rPr>
        <w:t>Subs</w:t>
      </w:r>
      <w:r w:rsidR="00D177E5" w:rsidRPr="000518DD">
        <w:rPr>
          <w:color w:val="FF0000"/>
          <w:lang w:eastAsia="en-US"/>
        </w:rPr>
        <w:t xml:space="preserve">tance </w:t>
      </w:r>
      <w:r w:rsidR="0002770A" w:rsidRPr="000518DD">
        <w:rPr>
          <w:color w:val="FF0000"/>
          <w:lang w:eastAsia="en-US"/>
        </w:rPr>
        <w:t>C</w:t>
      </w:r>
      <w:r w:rsidR="00D177E5" w:rsidRPr="000518DD">
        <w:rPr>
          <w:color w:val="FF0000"/>
          <w:lang w:eastAsia="en-US"/>
        </w:rPr>
        <w:t>ode</w:t>
      </w:r>
      <w:bookmarkEnd w:id="476"/>
      <w:ins w:id="477" w:author="HYST (Hiroyuki Sato)" w:date="2013-01-08T17:05:00Z">
        <w:r w:rsidR="00D15CCB" w:rsidRPr="00D15CCB">
          <w:rPr>
            <w:rFonts w:eastAsia="MS Mincho" w:hint="eastAsia"/>
            <w:color w:val="FF0000"/>
            <w:lang w:eastAsia="ja-JP"/>
          </w:rPr>
          <w:t xml:space="preserve">  (repeat as necessary)</w:t>
        </w:r>
      </w:ins>
    </w:p>
    <w:p w:rsidR="00FF7A03" w:rsidRPr="00FF7A03" w:rsidRDefault="00FF7A03" w:rsidP="00FF7A03"/>
    <w:p w:rsidR="00AF21C0" w:rsidRDefault="00AF21C0" w:rsidP="00FC6C32">
      <w:pPr>
        <w:jc w:val="both"/>
        <w:rPr>
          <w:lang w:eastAsia="en-US"/>
        </w:rPr>
      </w:pPr>
      <w:r>
        <w:rPr>
          <w:lang w:eastAsia="en-US"/>
        </w:rPr>
        <w:lastRenderedPageBreak/>
        <w:t>This section of reference information allows the capture of codes that are typicall</w:t>
      </w:r>
      <w:r w:rsidR="0025302A">
        <w:rPr>
          <w:lang w:eastAsia="en-US"/>
        </w:rPr>
        <w:t xml:space="preserve">y associated with a substance. </w:t>
      </w:r>
      <w:r>
        <w:rPr>
          <w:lang w:eastAsia="en-US"/>
        </w:rPr>
        <w:t xml:space="preserve">The capture of these codes typically facilitates the defining and mapping of substances and linking of substances to a variety </w:t>
      </w:r>
      <w:r w:rsidR="0025302A">
        <w:rPr>
          <w:lang w:eastAsia="en-US"/>
        </w:rPr>
        <w:t xml:space="preserve">of information sources. </w:t>
      </w:r>
      <w:r>
        <w:rPr>
          <w:lang w:eastAsia="en-US"/>
        </w:rPr>
        <w:t>Codes should be communicated if known but a</w:t>
      </w:r>
      <w:r w:rsidR="005C3A0D">
        <w:rPr>
          <w:lang w:eastAsia="en-US"/>
        </w:rPr>
        <w:t xml:space="preserve">re not necessary or mandatory. </w:t>
      </w:r>
      <w:r>
        <w:rPr>
          <w:lang w:eastAsia="en-US"/>
        </w:rPr>
        <w:t xml:space="preserve">The maintenance organization should have the ability to capture, store and </w:t>
      </w:r>
      <w:r w:rsidR="0025302A">
        <w:rPr>
          <w:lang w:eastAsia="en-US"/>
        </w:rPr>
        <w:t xml:space="preserve">distribute codes as necessary. </w:t>
      </w:r>
      <w:r>
        <w:rPr>
          <w:lang w:eastAsia="en-US"/>
        </w:rPr>
        <w:t>All the codes that are captured should be associated with a publicly recognized code system and map directly to a given substance.  It should be noted that company codes are</w:t>
      </w:r>
      <w:r w:rsidR="0025302A">
        <w:rPr>
          <w:lang w:eastAsia="en-US"/>
        </w:rPr>
        <w:t xml:space="preserve"> not captured in this section. </w:t>
      </w:r>
      <w:r>
        <w:rPr>
          <w:lang w:eastAsia="en-US"/>
        </w:rPr>
        <w:t>The maintenance organization should make an effort to associate commonly used public codes with a given substance.</w:t>
      </w:r>
    </w:p>
    <w:p w:rsidR="00AF21C0" w:rsidRDefault="00AF21C0" w:rsidP="00AF21C0">
      <w:pPr>
        <w:rPr>
          <w:lang w:eastAsia="en-US"/>
        </w:rPr>
      </w:pPr>
    </w:p>
    <w:p w:rsidR="00AF21C0" w:rsidRDefault="001B0DC3" w:rsidP="00AF21C0">
      <w:pPr>
        <w:rPr>
          <w:lang w:val="en-US" w:eastAsia="en-US"/>
        </w:rPr>
      </w:pPr>
      <w:r>
        <w:rPr>
          <w:noProof/>
          <w:lang w:val="en-US" w:eastAsia="en-US"/>
        </w:rPr>
        <w:drawing>
          <wp:inline distT="0" distB="0" distL="0" distR="0">
            <wp:extent cx="6193790" cy="1797050"/>
            <wp:effectExtent l="0" t="0" r="0" b="0"/>
            <wp:docPr id="6" name="Picture 6" descr="fi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3790" cy="1797050"/>
                    </a:xfrm>
                    <a:prstGeom prst="rect">
                      <a:avLst/>
                    </a:prstGeom>
                    <a:noFill/>
                    <a:ln>
                      <a:noFill/>
                    </a:ln>
                  </pic:spPr>
                </pic:pic>
              </a:graphicData>
            </a:graphic>
          </wp:inline>
        </w:drawing>
      </w:r>
    </w:p>
    <w:p w:rsidR="00E83CB4" w:rsidRPr="0026504B" w:rsidRDefault="00E83CB4" w:rsidP="00580198">
      <w:pPr>
        <w:pStyle w:val="Caption"/>
      </w:pPr>
      <w:bookmarkStart w:id="478" w:name="_Toc343720769"/>
      <w:r w:rsidRPr="0026504B">
        <w:t xml:space="preserve">Figure </w:t>
      </w:r>
      <w:r w:rsidR="00580198">
        <w:fldChar w:fldCharType="begin"/>
      </w:r>
      <w:r w:rsidR="00580198">
        <w:instrText xml:space="preserve"> SEQ Figure \* ARABIC </w:instrText>
      </w:r>
      <w:r w:rsidR="00580198">
        <w:fldChar w:fldCharType="separate"/>
      </w:r>
      <w:r w:rsidR="00D15CCB">
        <w:rPr>
          <w:noProof/>
        </w:rPr>
        <w:t>6</w:t>
      </w:r>
      <w:r w:rsidR="00580198">
        <w:fldChar w:fldCharType="end"/>
      </w:r>
      <w:r w:rsidR="00580198">
        <w:t xml:space="preserve"> </w:t>
      </w:r>
      <w:r w:rsidRPr="0026504B">
        <w:t xml:space="preserve"> – </w:t>
      </w:r>
      <w:r w:rsidR="00647950">
        <w:rPr>
          <w:szCs w:val="24"/>
        </w:rPr>
        <w:t>Information model for S</w:t>
      </w:r>
      <w:r w:rsidRPr="000544AE">
        <w:rPr>
          <w:szCs w:val="24"/>
        </w:rPr>
        <w:t xml:space="preserve">ubstance </w:t>
      </w:r>
      <w:r w:rsidR="00647950">
        <w:rPr>
          <w:szCs w:val="24"/>
        </w:rPr>
        <w:t>C</w:t>
      </w:r>
      <w:r>
        <w:rPr>
          <w:szCs w:val="24"/>
        </w:rPr>
        <w:t>odes</w:t>
      </w:r>
      <w:bookmarkEnd w:id="478"/>
    </w:p>
    <w:p w:rsidR="009A2CF4" w:rsidRDefault="009A2CF4" w:rsidP="009A2CF4">
      <w:pPr>
        <w:pStyle w:val="XML"/>
      </w:pPr>
      <w:r>
        <w:t>&lt;identifiedSubstance&gt;</w:t>
      </w:r>
      <w:r>
        <w:br/>
        <w:t xml:space="preserve">  &lt;identifiedSubstance&gt;</w:t>
      </w:r>
    </w:p>
    <w:p w:rsidR="009A2CF4" w:rsidRDefault="009A2CF4" w:rsidP="001844EA">
      <w:pPr>
        <w:pStyle w:val="XML"/>
        <w:keepLines w:val="0"/>
        <w:spacing w:before="0" w:after="0"/>
      </w:pPr>
      <w:r>
        <w:t xml:space="preserve">    &lt;asEquivalentSubstance&gt;</w:t>
      </w:r>
      <w:r>
        <w:br/>
      </w:r>
      <w:r w:rsidR="006C4532">
        <w:t xml:space="preserve">      &lt;statusCode code="</w:t>
      </w:r>
      <w:r w:rsidR="006C4532">
        <w:rPr>
          <w:b/>
          <w:bCs/>
          <w:i/>
          <w:iCs/>
        </w:rPr>
        <w:t>Code System</w:t>
      </w:r>
      <w:r w:rsidR="006C4532" w:rsidRPr="00FE6DA2">
        <w:rPr>
          <w:b/>
          <w:bCs/>
          <w:i/>
          <w:iCs/>
        </w:rPr>
        <w:t xml:space="preserve"> Status</w:t>
      </w:r>
      <w:r w:rsidR="006C4532">
        <w:t>"/&gt;</w:t>
      </w:r>
      <w:r w:rsidR="006C4532">
        <w:br/>
        <w:t xml:space="preserve">      &lt;effectiveTime&gt;</w:t>
      </w:r>
      <w:r w:rsidR="006C4532">
        <w:br/>
        <w:t xml:space="preserve">        &lt;low value="</w:t>
      </w:r>
      <w:r w:rsidR="006C4532">
        <w:rPr>
          <w:b/>
          <w:bCs/>
          <w:i/>
          <w:iCs/>
        </w:rPr>
        <w:t>Code System</w:t>
      </w:r>
      <w:r w:rsidR="006C4532" w:rsidRPr="00FE6DA2">
        <w:rPr>
          <w:b/>
          <w:bCs/>
          <w:i/>
          <w:iCs/>
        </w:rPr>
        <w:t xml:space="preserve"> </w:t>
      </w:r>
      <w:r w:rsidR="006C4532">
        <w:rPr>
          <w:b/>
          <w:bCs/>
          <w:i/>
          <w:iCs/>
        </w:rPr>
        <w:t xml:space="preserve">Change Date </w:t>
      </w:r>
      <w:r w:rsidR="006C4532" w:rsidRPr="00FE6DA2">
        <w:rPr>
          <w:i/>
          <w:iCs/>
        </w:rPr>
        <w:t>(if new status = active)</w:t>
      </w:r>
      <w:r w:rsidR="006C4532">
        <w:t>"/&gt;</w:t>
      </w:r>
      <w:r w:rsidR="006C4532">
        <w:br/>
        <w:t xml:space="preserve">        &lt;high value="</w:t>
      </w:r>
      <w:r w:rsidR="006C4532">
        <w:rPr>
          <w:b/>
          <w:bCs/>
          <w:i/>
          <w:iCs/>
        </w:rPr>
        <w:t>Code System</w:t>
      </w:r>
      <w:r w:rsidR="006C4532" w:rsidRPr="00FE6DA2">
        <w:rPr>
          <w:b/>
          <w:bCs/>
          <w:i/>
          <w:iCs/>
        </w:rPr>
        <w:t xml:space="preserve"> </w:t>
      </w:r>
      <w:r w:rsidR="006C4532">
        <w:rPr>
          <w:b/>
          <w:bCs/>
          <w:i/>
          <w:iCs/>
        </w:rPr>
        <w:t>Change Date</w:t>
      </w:r>
      <w:r w:rsidR="006C4532">
        <w:t xml:space="preserve"> </w:t>
      </w:r>
      <w:r w:rsidR="006C4532" w:rsidRPr="00FE6DA2">
        <w:rPr>
          <w:i/>
          <w:iCs/>
        </w:rPr>
        <w:t>(if new status = terminated)</w:t>
      </w:r>
      <w:r w:rsidR="006C4532">
        <w:t>"/&gt;</w:t>
      </w:r>
      <w:r w:rsidR="006C4532">
        <w:br/>
        <w:t xml:space="preserve">      &lt;/effectiveTime&gt;</w:t>
      </w:r>
      <w:r w:rsidR="006C4532">
        <w:br/>
      </w:r>
      <w:r>
        <w:t xml:space="preserve">      &lt;definingMaterialKind&gt;</w:t>
      </w:r>
      <w:r>
        <w:br/>
        <w:t xml:space="preserve">        &lt;code code="</w:t>
      </w:r>
      <w:r w:rsidRPr="00151356">
        <w:rPr>
          <w:b/>
          <w:bCs/>
          <w:i/>
          <w:iCs/>
        </w:rPr>
        <w:t>Substance Code</w:t>
      </w:r>
      <w:r>
        <w:t>" codeSystem="</w:t>
      </w:r>
      <w:r w:rsidRPr="00151356">
        <w:rPr>
          <w:bCs/>
          <w:i/>
          <w:iCs/>
        </w:rPr>
        <w:t xml:space="preserve">Substance </w:t>
      </w:r>
      <w:r w:rsidRPr="006C4532">
        <w:rPr>
          <w:b/>
          <w:i/>
          <w:iCs/>
        </w:rPr>
        <w:t xml:space="preserve">Code System </w:t>
      </w:r>
      <w:r w:rsidR="00151356" w:rsidRPr="006C4532">
        <w:rPr>
          <w:b/>
          <w:i/>
          <w:iCs/>
        </w:rPr>
        <w:t>Id</w:t>
      </w:r>
      <w:r w:rsidR="00151356">
        <w:rPr>
          <w:bCs/>
          <w:i/>
          <w:iCs/>
        </w:rPr>
        <w:t xml:space="preserve"> </w:t>
      </w:r>
      <w:r w:rsidRPr="00151356">
        <w:rPr>
          <w:bCs/>
          <w:i/>
          <w:iCs/>
        </w:rPr>
        <w:t>(OID)</w:t>
      </w:r>
      <w:r>
        <w:t>"/&gt;</w:t>
      </w:r>
      <w:r>
        <w:br/>
        <w:t xml:space="preserve">      &lt;/definingMaterialKind&gt;</w:t>
      </w:r>
      <w:r>
        <w:br/>
        <w:t xml:space="preserve">      &lt;subjectOf&gt;</w:t>
      </w:r>
      <w:r>
        <w:br/>
        <w:t xml:space="preserve">        &lt;document&gt;</w:t>
      </w:r>
      <w:r>
        <w:br/>
        <w:t xml:space="preserve">          &lt;id extension=</w:t>
      </w:r>
      <w:r w:rsidRPr="00BE4255">
        <w:t>"</w:t>
      </w:r>
      <w:r w:rsidRPr="00B71E03">
        <w:rPr>
          <w:b/>
          <w:bCs/>
          <w:i/>
          <w:iCs/>
        </w:rPr>
        <w:t xml:space="preserve">Reference Source </w:t>
      </w:r>
      <w:r w:rsidRPr="00B71E03">
        <w:rPr>
          <w:i/>
          <w:iCs/>
        </w:rPr>
        <w:t xml:space="preserve">(Document) </w:t>
      </w:r>
      <w:r w:rsidRPr="00B71E03">
        <w:rPr>
          <w:b/>
          <w:bCs/>
          <w:i/>
          <w:iCs/>
        </w:rPr>
        <w:t>Id</w:t>
      </w:r>
      <w:r>
        <w:t xml:space="preserve">" </w:t>
      </w:r>
      <w:r>
        <w:br/>
        <w:t xml:space="preserve">              root="</w:t>
      </w:r>
      <w:r>
        <w:rPr>
          <w:i/>
          <w:iCs/>
        </w:rPr>
        <w:t xml:space="preserve">Reference Source Type </w:t>
      </w:r>
      <w:r w:rsidRPr="00B71E03">
        <w:rPr>
          <w:bCs/>
          <w:i/>
          <w:iCs/>
        </w:rPr>
        <w:t>Document Id System (OID)</w:t>
      </w:r>
      <w:r>
        <w:t>"/&gt;</w:t>
      </w:r>
      <w:r>
        <w:br/>
        <w:t xml:space="preserve">          &lt;code code="</w:t>
      </w:r>
      <w:r w:rsidRPr="00BE4255">
        <w:rPr>
          <w:b/>
          <w:bCs/>
          <w:i/>
          <w:iCs/>
        </w:rPr>
        <w:t>Reference Source Type</w:t>
      </w:r>
      <w:r w:rsidRPr="00BE4255">
        <w:rPr>
          <w:i/>
          <w:iCs/>
        </w:rPr>
        <w:t xml:space="preserve"> (Code)</w:t>
      </w:r>
      <w:r>
        <w:t xml:space="preserve">" </w:t>
      </w:r>
      <w:r>
        <w:br/>
        <w:t xml:space="preserve">                codeSystem="</w:t>
      </w:r>
      <w:r w:rsidRPr="00BE4255">
        <w:rPr>
          <w:i/>
          <w:iCs/>
        </w:rPr>
        <w:t>Reference Source Type Code Sytem (OID)</w:t>
      </w:r>
      <w:r>
        <w:t>"</w:t>
      </w:r>
      <w:r>
        <w:br/>
        <w:t xml:space="preserve">                displayName="</w:t>
      </w:r>
      <w:r w:rsidRPr="00BE4255">
        <w:rPr>
          <w:i/>
          <w:iCs/>
        </w:rPr>
        <w:t>Reference Source Type Display Name</w:t>
      </w:r>
      <w:r>
        <w:t>"/&gt;</w:t>
      </w:r>
      <w:r>
        <w:br/>
        <w:t xml:space="preserve">          &lt;text&gt;</w:t>
      </w:r>
      <w:r>
        <w:br/>
        <w:t xml:space="preserve">            &lt;reference value="</w:t>
      </w:r>
      <w:r>
        <w:rPr>
          <w:i/>
          <w:iCs/>
        </w:rPr>
        <w:t xml:space="preserve">Reference Source Type </w:t>
      </w:r>
      <w:r w:rsidRPr="00B71E03">
        <w:rPr>
          <w:bCs/>
          <w:i/>
          <w:iCs/>
        </w:rPr>
        <w:t xml:space="preserve">Document </w:t>
      </w:r>
      <w:r>
        <w:rPr>
          <w:bCs/>
          <w:i/>
          <w:iCs/>
        </w:rPr>
        <w:t>I</w:t>
      </w:r>
      <w:r w:rsidRPr="00B71E03">
        <w:rPr>
          <w:bCs/>
          <w:i/>
          <w:iCs/>
        </w:rPr>
        <w:t>d</w:t>
      </w:r>
      <w:r>
        <w:rPr>
          <w:bCs/>
          <w:i/>
          <w:iCs/>
        </w:rPr>
        <w:t xml:space="preserve"> (URL)</w:t>
      </w:r>
      <w:r>
        <w:t>"/&gt;</w:t>
      </w:r>
      <w:r>
        <w:br/>
        <w:t xml:space="preserve">          &lt;/text&gt;</w:t>
      </w:r>
      <w:r>
        <w:br/>
        <w:t xml:space="preserve">          &lt;bibliographicDesignationText&gt;</w:t>
      </w:r>
      <w:r>
        <w:br/>
        <w:t xml:space="preserve">            </w:t>
      </w:r>
      <w:r w:rsidRPr="00B71E03">
        <w:rPr>
          <w:b/>
          <w:bCs/>
          <w:i/>
          <w:iCs/>
        </w:rPr>
        <w:t>Reference Source Citation</w:t>
      </w:r>
      <w:r>
        <w:t>&lt;/bibliographicDesignationText&gt;</w:t>
      </w:r>
      <w:r>
        <w:br/>
        <w:t xml:space="preserve">        &lt;/document&gt;</w:t>
      </w:r>
      <w:r>
        <w:br/>
        <w:t xml:space="preserve">      &lt;/subjectOf&gt;</w:t>
      </w:r>
      <w:r>
        <w:br/>
        <w:t xml:space="preserve">    &lt;/asEquivalentSubstance&gt;</w:t>
      </w:r>
    </w:p>
    <w:p w:rsidR="00C756D4" w:rsidRPr="000518DD" w:rsidRDefault="00C756D4" w:rsidP="00C756D4">
      <w:pPr>
        <w:pStyle w:val="Heading3"/>
        <w:rPr>
          <w:color w:val="0070C0"/>
          <w:lang w:eastAsia="en-US"/>
        </w:rPr>
      </w:pPr>
      <w:bookmarkStart w:id="479" w:name="_Toc343650435"/>
      <w:r w:rsidRPr="000518DD">
        <w:rPr>
          <w:color w:val="0070C0"/>
          <w:lang w:eastAsia="en-US"/>
        </w:rPr>
        <w:t>Code</w:t>
      </w:r>
      <w:bookmarkEnd w:id="479"/>
    </w:p>
    <w:p w:rsidR="00C756D4" w:rsidRDefault="00C756D4" w:rsidP="00C756D4">
      <w:pPr>
        <w:rPr>
          <w:lang w:val="en-US"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C756D4" w:rsidRPr="007A51EF" w:rsidTr="00151356">
        <w:tc>
          <w:tcPr>
            <w:tcW w:w="1951" w:type="dxa"/>
            <w:shd w:val="clear" w:color="auto" w:fill="auto"/>
          </w:tcPr>
          <w:p w:rsidR="00C756D4" w:rsidRPr="007A51EF" w:rsidRDefault="00C756D4" w:rsidP="00BE543D">
            <w:pPr>
              <w:rPr>
                <w:b/>
                <w:lang w:eastAsia="en-US"/>
              </w:rPr>
            </w:pPr>
            <w:r w:rsidRPr="007A51EF">
              <w:rPr>
                <w:b/>
              </w:rPr>
              <w:t>User Guidance</w:t>
            </w:r>
          </w:p>
        </w:tc>
        <w:tc>
          <w:tcPr>
            <w:tcW w:w="8017" w:type="dxa"/>
            <w:shd w:val="clear" w:color="auto" w:fill="auto"/>
          </w:tcPr>
          <w:p w:rsidR="00C756D4" w:rsidRDefault="008C77F9" w:rsidP="00BE543D">
            <w:pPr>
              <w:rPr>
                <w:lang w:eastAsia="en-US"/>
              </w:rPr>
            </w:pPr>
            <w:r w:rsidRPr="008C77F9">
              <w:rPr>
                <w:lang w:eastAsia="en-US"/>
              </w:rPr>
              <w:t>The specific code (the value) with regard to a referenced code system</w:t>
            </w:r>
            <w:r w:rsidR="00C756D4">
              <w:rPr>
                <w:lang w:eastAsia="en-US"/>
              </w:rPr>
              <w:t>.</w:t>
            </w:r>
          </w:p>
          <w:p w:rsidR="008C77F9" w:rsidRDefault="008C77F9" w:rsidP="00BE543D">
            <w:pPr>
              <w:rPr>
                <w:lang w:eastAsia="en-US"/>
              </w:rPr>
            </w:pPr>
          </w:p>
          <w:p w:rsidR="008C77F9" w:rsidRPr="007A51EF" w:rsidRDefault="008C77F9" w:rsidP="00BE543D">
            <w:pPr>
              <w:rPr>
                <w:lang w:eastAsia="en-US"/>
              </w:rPr>
            </w:pPr>
            <w:r w:rsidRPr="008C77F9">
              <w:rPr>
                <w:lang w:eastAsia="en-US"/>
              </w:rPr>
              <w:t>NOTE: InChI is not considered a code and shall be specified within the structure description</w:t>
            </w:r>
            <w:r>
              <w:rPr>
                <w:lang w:eastAsia="en-US"/>
              </w:rPr>
              <w:t>.</w:t>
            </w:r>
          </w:p>
        </w:tc>
      </w:tr>
      <w:tr w:rsidR="00C756D4" w:rsidRPr="007A51EF" w:rsidTr="00151356">
        <w:tc>
          <w:tcPr>
            <w:tcW w:w="1951" w:type="dxa"/>
            <w:shd w:val="clear" w:color="auto" w:fill="auto"/>
          </w:tcPr>
          <w:p w:rsidR="00C756D4" w:rsidRPr="007A51EF" w:rsidRDefault="00C756D4" w:rsidP="00BE543D">
            <w:pPr>
              <w:rPr>
                <w:b/>
              </w:rPr>
            </w:pPr>
            <w:r w:rsidRPr="007A51EF">
              <w:rPr>
                <w:b/>
              </w:rPr>
              <w:t>Conformance</w:t>
            </w:r>
          </w:p>
        </w:tc>
        <w:tc>
          <w:tcPr>
            <w:tcW w:w="8017" w:type="dxa"/>
            <w:shd w:val="clear" w:color="auto" w:fill="auto"/>
          </w:tcPr>
          <w:p w:rsidR="00C756D4" w:rsidRPr="007A51EF" w:rsidRDefault="00943CF3" w:rsidP="00BE543D">
            <w:pPr>
              <w:rPr>
                <w:lang w:eastAsia="en-US"/>
              </w:rPr>
            </w:pPr>
            <w:r>
              <w:rPr>
                <w:lang w:eastAsia="en-US"/>
              </w:rPr>
              <w:t>CONDITIONAL</w:t>
            </w:r>
          </w:p>
        </w:tc>
      </w:tr>
      <w:tr w:rsidR="006C4532" w:rsidRPr="007A51EF" w:rsidTr="00F0099C">
        <w:tc>
          <w:tcPr>
            <w:tcW w:w="1951" w:type="dxa"/>
            <w:shd w:val="clear" w:color="auto" w:fill="auto"/>
          </w:tcPr>
          <w:p w:rsidR="006C4532" w:rsidRPr="007A51EF" w:rsidRDefault="006C4532" w:rsidP="00F0099C">
            <w:pPr>
              <w:rPr>
                <w:b/>
              </w:rPr>
            </w:pPr>
            <w:r w:rsidRPr="007A51EF">
              <w:rPr>
                <w:b/>
              </w:rPr>
              <w:t>Data Type</w:t>
            </w:r>
          </w:p>
        </w:tc>
        <w:tc>
          <w:tcPr>
            <w:tcW w:w="8017" w:type="dxa"/>
            <w:shd w:val="clear" w:color="auto" w:fill="auto"/>
          </w:tcPr>
          <w:p w:rsidR="006C4532" w:rsidRPr="007A51EF" w:rsidRDefault="006C4532" w:rsidP="00F0099C">
            <w:pPr>
              <w:rPr>
                <w:lang w:eastAsia="en-US"/>
              </w:rPr>
            </w:pPr>
            <w:r>
              <w:rPr>
                <w:lang w:eastAsia="en-US"/>
              </w:rPr>
              <w:t>ST</w:t>
            </w:r>
          </w:p>
        </w:tc>
      </w:tr>
      <w:tr w:rsidR="00C756D4" w:rsidRPr="007A51EF" w:rsidTr="00151356">
        <w:tc>
          <w:tcPr>
            <w:tcW w:w="1951" w:type="dxa"/>
            <w:shd w:val="clear" w:color="auto" w:fill="auto"/>
          </w:tcPr>
          <w:p w:rsidR="00C756D4" w:rsidRPr="007A51EF" w:rsidRDefault="00C756D4" w:rsidP="00BE543D">
            <w:pPr>
              <w:rPr>
                <w:b/>
              </w:rPr>
            </w:pPr>
            <w:r w:rsidRPr="007A51EF">
              <w:rPr>
                <w:b/>
              </w:rPr>
              <w:t>Business Rule(s)</w:t>
            </w:r>
          </w:p>
        </w:tc>
        <w:tc>
          <w:tcPr>
            <w:tcW w:w="8017" w:type="dxa"/>
            <w:shd w:val="clear" w:color="auto" w:fill="auto"/>
          </w:tcPr>
          <w:p w:rsidR="00C756D4" w:rsidRPr="007A51EF" w:rsidRDefault="00C756D4" w:rsidP="00BE543D">
            <w:pPr>
              <w:rPr>
                <w:lang w:eastAsia="en-US"/>
              </w:rPr>
            </w:pPr>
            <w:r w:rsidRPr="00511D02">
              <w:rPr>
                <w:lang w:eastAsia="en-US"/>
              </w:rPr>
              <w:t xml:space="preserve">Only codes from recognized </w:t>
            </w:r>
            <w:r>
              <w:rPr>
                <w:lang w:eastAsia="en-US"/>
              </w:rPr>
              <w:t xml:space="preserve">code systems will be captured. </w:t>
            </w:r>
            <w:r w:rsidRPr="00511D02">
              <w:rPr>
                <w:lang w:eastAsia="en-US"/>
              </w:rPr>
              <w:t>The code should specifically link to a substance but need not uniquely link to substance</w:t>
            </w:r>
            <w:r>
              <w:rPr>
                <w:lang w:eastAsia="en-US"/>
              </w:rPr>
              <w:t xml:space="preserve">. </w:t>
            </w:r>
          </w:p>
        </w:tc>
      </w:tr>
    </w:tbl>
    <w:p w:rsidR="00151356" w:rsidRDefault="00151356" w:rsidP="00151356">
      <w:pPr>
        <w:pStyle w:val="BodyText"/>
      </w:pPr>
    </w:p>
    <w:p w:rsidR="00151356" w:rsidRDefault="00151356" w:rsidP="00151356">
      <w:pPr>
        <w:pStyle w:val="XML"/>
        <w:keepLines w:val="0"/>
        <w:spacing w:before="0" w:after="0"/>
      </w:pPr>
      <w:r>
        <w:t xml:space="preserve">    &lt;asEquivalentSubstance&gt;</w:t>
      </w:r>
      <w:r>
        <w:br/>
        <w:t xml:space="preserve">      &lt;definingMaterialKind&gt;</w:t>
      </w:r>
      <w:r>
        <w:br/>
        <w:t xml:space="preserve">        &lt;code code="</w:t>
      </w:r>
      <w:r w:rsidRPr="00151356">
        <w:rPr>
          <w:b/>
          <w:bCs/>
          <w:i/>
          <w:iCs/>
        </w:rPr>
        <w:t>Substance Code</w:t>
      </w:r>
      <w:r>
        <w:t>" codeSystem="</w:t>
      </w:r>
      <w:r w:rsidRPr="00151356">
        <w:rPr>
          <w:bCs/>
          <w:i/>
          <w:iCs/>
        </w:rPr>
        <w:t xml:space="preserve">Substance Code System </w:t>
      </w:r>
      <w:r>
        <w:rPr>
          <w:bCs/>
          <w:i/>
          <w:iCs/>
        </w:rPr>
        <w:t xml:space="preserve">Id </w:t>
      </w:r>
      <w:r w:rsidRPr="00151356">
        <w:rPr>
          <w:bCs/>
          <w:i/>
          <w:iCs/>
        </w:rPr>
        <w:t>(OID</w:t>
      </w:r>
      <w:r w:rsidR="006C4532">
        <w:rPr>
          <w:bCs/>
          <w:i/>
          <w:iCs/>
        </w:rPr>
        <w:t>)</w:t>
      </w:r>
      <w:r w:rsidR="006C4532" w:rsidRPr="006C4532">
        <w:t>"</w:t>
      </w:r>
      <w:r w:rsidR="006C4532">
        <w:t>/&gt;</w:t>
      </w:r>
    </w:p>
    <w:p w:rsidR="00AF21C0" w:rsidRPr="000518DD" w:rsidRDefault="00AF21C0" w:rsidP="00D177E5">
      <w:pPr>
        <w:pStyle w:val="Heading3"/>
        <w:rPr>
          <w:color w:val="0070C0"/>
          <w:lang w:eastAsia="en-US"/>
        </w:rPr>
      </w:pPr>
      <w:bookmarkStart w:id="480" w:name="_Toc343650436"/>
      <w:r w:rsidRPr="000518DD">
        <w:rPr>
          <w:color w:val="0070C0"/>
          <w:lang w:eastAsia="en-US"/>
        </w:rPr>
        <w:t>Code System ID</w:t>
      </w:r>
      <w:bookmarkEnd w:id="480"/>
    </w:p>
    <w:p w:rsidR="00AF21C0" w:rsidRDefault="00AF21C0" w:rsidP="00AF21C0"/>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C6C32" w:rsidRPr="007A51EF" w:rsidTr="006C4532">
        <w:tc>
          <w:tcPr>
            <w:tcW w:w="1951" w:type="dxa"/>
            <w:shd w:val="clear" w:color="auto" w:fill="auto"/>
          </w:tcPr>
          <w:p w:rsidR="00FC6C32" w:rsidRPr="007A51EF" w:rsidRDefault="00FC6C32" w:rsidP="004955C9">
            <w:pPr>
              <w:rPr>
                <w:b/>
                <w:lang w:eastAsia="en-US"/>
              </w:rPr>
            </w:pPr>
            <w:r w:rsidRPr="007A51EF">
              <w:rPr>
                <w:b/>
              </w:rPr>
              <w:t>User Guidance</w:t>
            </w:r>
          </w:p>
        </w:tc>
        <w:tc>
          <w:tcPr>
            <w:tcW w:w="8017" w:type="dxa"/>
            <w:shd w:val="clear" w:color="auto" w:fill="auto"/>
          </w:tcPr>
          <w:p w:rsidR="00FC6C32" w:rsidRPr="007A51EF" w:rsidRDefault="00CA2E75" w:rsidP="004955C9">
            <w:pPr>
              <w:rPr>
                <w:lang w:eastAsia="en-US"/>
              </w:rPr>
            </w:pPr>
            <w:r>
              <w:rPr>
                <w:lang w:eastAsia="en-US"/>
              </w:rPr>
              <w:t>The OID of the code system</w:t>
            </w:r>
          </w:p>
        </w:tc>
      </w:tr>
      <w:tr w:rsidR="00FC6C32" w:rsidRPr="007A51EF" w:rsidTr="006C4532">
        <w:tc>
          <w:tcPr>
            <w:tcW w:w="1951" w:type="dxa"/>
            <w:shd w:val="clear" w:color="auto" w:fill="auto"/>
          </w:tcPr>
          <w:p w:rsidR="00FC6C32" w:rsidRPr="007A51EF" w:rsidRDefault="00FC6C32" w:rsidP="004955C9">
            <w:pPr>
              <w:rPr>
                <w:b/>
              </w:rPr>
            </w:pPr>
            <w:r w:rsidRPr="007A51EF">
              <w:rPr>
                <w:b/>
              </w:rPr>
              <w:t>Conformance</w:t>
            </w:r>
          </w:p>
        </w:tc>
        <w:tc>
          <w:tcPr>
            <w:tcW w:w="8017" w:type="dxa"/>
            <w:shd w:val="clear" w:color="auto" w:fill="auto"/>
          </w:tcPr>
          <w:p w:rsidR="00FC6C32" w:rsidRPr="00943CF3" w:rsidRDefault="006C4532" w:rsidP="00943CF3">
            <w:r>
              <w:rPr>
                <w:lang w:eastAsia="en-US"/>
              </w:rPr>
              <w:t>REQUIRED</w:t>
            </w:r>
          </w:p>
        </w:tc>
      </w:tr>
      <w:tr w:rsidR="00FC6C32" w:rsidRPr="007A51EF" w:rsidTr="006C4532">
        <w:tc>
          <w:tcPr>
            <w:tcW w:w="1951" w:type="dxa"/>
            <w:shd w:val="clear" w:color="auto" w:fill="auto"/>
          </w:tcPr>
          <w:p w:rsidR="00FC6C32" w:rsidRPr="007A51EF" w:rsidRDefault="00FC6C32" w:rsidP="004955C9">
            <w:pPr>
              <w:rPr>
                <w:b/>
              </w:rPr>
            </w:pPr>
            <w:r w:rsidRPr="007A51EF">
              <w:rPr>
                <w:b/>
              </w:rPr>
              <w:t>Data Type</w:t>
            </w:r>
          </w:p>
        </w:tc>
        <w:tc>
          <w:tcPr>
            <w:tcW w:w="8017" w:type="dxa"/>
            <w:shd w:val="clear" w:color="auto" w:fill="auto"/>
          </w:tcPr>
          <w:p w:rsidR="00FC6C32" w:rsidRPr="007A51EF" w:rsidRDefault="006C4532" w:rsidP="004955C9">
            <w:pPr>
              <w:rPr>
                <w:lang w:eastAsia="en-US"/>
              </w:rPr>
            </w:pPr>
            <w:r>
              <w:rPr>
                <w:lang w:eastAsia="en-US"/>
              </w:rPr>
              <w:t>OID</w:t>
            </w:r>
          </w:p>
        </w:tc>
      </w:tr>
      <w:tr w:rsidR="00FC6C32" w:rsidRPr="007A51EF" w:rsidTr="006C4532">
        <w:tc>
          <w:tcPr>
            <w:tcW w:w="1951" w:type="dxa"/>
            <w:shd w:val="clear" w:color="auto" w:fill="auto"/>
          </w:tcPr>
          <w:p w:rsidR="00FC6C32" w:rsidRPr="007A51EF" w:rsidRDefault="00FC6C32" w:rsidP="004955C9">
            <w:pPr>
              <w:rPr>
                <w:b/>
              </w:rPr>
            </w:pPr>
            <w:r w:rsidRPr="007A51EF">
              <w:rPr>
                <w:b/>
              </w:rPr>
              <w:t>Business Rule(s)</w:t>
            </w:r>
          </w:p>
        </w:tc>
        <w:tc>
          <w:tcPr>
            <w:tcW w:w="8017" w:type="dxa"/>
            <w:shd w:val="clear" w:color="auto" w:fill="auto"/>
          </w:tcPr>
          <w:p w:rsidR="00FC6C32" w:rsidRPr="00943CF3" w:rsidRDefault="003207AF" w:rsidP="00943CF3">
            <w:r w:rsidRPr="00943CF3">
              <w:t>Conditionally mandatory all codes must be linked to a code system.</w:t>
            </w:r>
          </w:p>
        </w:tc>
      </w:tr>
    </w:tbl>
    <w:p w:rsidR="006C4532" w:rsidRDefault="006C4532" w:rsidP="006C4532">
      <w:pPr>
        <w:pStyle w:val="BodyText"/>
      </w:pPr>
    </w:p>
    <w:p w:rsidR="006C4532" w:rsidRPr="006C4532" w:rsidRDefault="006C4532" w:rsidP="006C4532">
      <w:pPr>
        <w:pStyle w:val="XML"/>
        <w:keepLines w:val="0"/>
        <w:spacing w:before="0" w:after="0"/>
      </w:pPr>
      <w:r w:rsidRPr="006C4532">
        <w:t xml:space="preserve">    &lt;asEquivalentSubstance&gt;</w:t>
      </w:r>
      <w:r w:rsidRPr="006C4532">
        <w:br/>
        <w:t xml:space="preserve">      &lt;definingMaterialKind&gt;</w:t>
      </w:r>
      <w:r w:rsidRPr="006C4532">
        <w:br/>
        <w:t xml:space="preserve">        &lt;code code="</w:t>
      </w:r>
      <w:r w:rsidRPr="006C4532">
        <w:rPr>
          <w:i/>
          <w:iCs/>
        </w:rPr>
        <w:t>Substance Code</w:t>
      </w:r>
      <w:r w:rsidRPr="006C4532">
        <w:t>" codeSystem="</w:t>
      </w:r>
      <w:r w:rsidRPr="006C4532">
        <w:rPr>
          <w:i/>
          <w:iCs/>
        </w:rPr>
        <w:t xml:space="preserve">Substance </w:t>
      </w:r>
      <w:r w:rsidRPr="006C4532">
        <w:rPr>
          <w:b/>
          <w:bCs/>
          <w:i/>
          <w:iCs/>
        </w:rPr>
        <w:t>Code System Id</w:t>
      </w:r>
      <w:r w:rsidRPr="006C4532">
        <w:rPr>
          <w:i/>
          <w:iCs/>
        </w:rPr>
        <w:t xml:space="preserve"> (OID</w:t>
      </w:r>
      <w:r>
        <w:rPr>
          <w:i/>
          <w:iCs/>
        </w:rPr>
        <w:t>)</w:t>
      </w:r>
      <w:r w:rsidRPr="006C4532">
        <w:t>"</w:t>
      </w:r>
      <w:r>
        <w:t>/&gt;</w:t>
      </w:r>
    </w:p>
    <w:p w:rsidR="00AF21C0" w:rsidRPr="000518DD" w:rsidRDefault="00AF21C0" w:rsidP="00D177E5">
      <w:pPr>
        <w:pStyle w:val="Heading3"/>
        <w:rPr>
          <w:color w:val="0070C0"/>
        </w:rPr>
      </w:pPr>
      <w:bookmarkStart w:id="481" w:name="_Toc343650437"/>
      <w:r w:rsidRPr="000518DD">
        <w:rPr>
          <w:color w:val="0070C0"/>
        </w:rPr>
        <w:t>Code System</w:t>
      </w:r>
      <w:bookmarkEnd w:id="481"/>
    </w:p>
    <w:p w:rsidR="00AF21C0" w:rsidRDefault="00AF21C0" w:rsidP="00AF21C0"/>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C6C32" w:rsidRPr="007A51EF" w:rsidTr="006C4532">
        <w:tc>
          <w:tcPr>
            <w:tcW w:w="1951" w:type="dxa"/>
            <w:shd w:val="clear" w:color="auto" w:fill="auto"/>
          </w:tcPr>
          <w:p w:rsidR="00FC6C32" w:rsidRPr="007A51EF" w:rsidRDefault="00FC6C32" w:rsidP="004955C9">
            <w:pPr>
              <w:rPr>
                <w:b/>
                <w:lang w:eastAsia="en-US"/>
              </w:rPr>
            </w:pPr>
            <w:r w:rsidRPr="007A51EF">
              <w:rPr>
                <w:b/>
              </w:rPr>
              <w:t>User Guidance</w:t>
            </w:r>
          </w:p>
        </w:tc>
        <w:tc>
          <w:tcPr>
            <w:tcW w:w="8017" w:type="dxa"/>
            <w:shd w:val="clear" w:color="auto" w:fill="auto"/>
          </w:tcPr>
          <w:p w:rsidR="00FC6C32" w:rsidRPr="007A51EF" w:rsidRDefault="00C676A6" w:rsidP="004955C9">
            <w:pPr>
              <w:rPr>
                <w:lang w:eastAsia="en-US"/>
              </w:rPr>
            </w:pPr>
            <w:r w:rsidRPr="00C676A6">
              <w:rPr>
                <w:lang w:eastAsia="en-US"/>
              </w:rPr>
              <w:t>Name of the code system</w:t>
            </w:r>
          </w:p>
        </w:tc>
      </w:tr>
      <w:tr w:rsidR="00FC6C32" w:rsidRPr="007A51EF" w:rsidTr="006C4532">
        <w:tc>
          <w:tcPr>
            <w:tcW w:w="1951" w:type="dxa"/>
            <w:shd w:val="clear" w:color="auto" w:fill="auto"/>
          </w:tcPr>
          <w:p w:rsidR="00FC6C32" w:rsidRPr="007A51EF" w:rsidRDefault="00FC6C32" w:rsidP="004955C9">
            <w:pPr>
              <w:rPr>
                <w:b/>
                <w:lang w:eastAsia="en-US"/>
              </w:rPr>
            </w:pPr>
            <w:r w:rsidRPr="007A51EF">
              <w:rPr>
                <w:b/>
              </w:rPr>
              <w:t>Example(s)</w:t>
            </w:r>
          </w:p>
        </w:tc>
        <w:tc>
          <w:tcPr>
            <w:tcW w:w="8017" w:type="dxa"/>
            <w:shd w:val="clear" w:color="auto" w:fill="auto"/>
          </w:tcPr>
          <w:p w:rsidR="00FC6C32" w:rsidRPr="007A51EF" w:rsidRDefault="009F266C" w:rsidP="004955C9">
            <w:pPr>
              <w:rPr>
                <w:lang w:eastAsia="en-US"/>
              </w:rPr>
            </w:pPr>
            <w:r w:rsidRPr="00CA2E75">
              <w:rPr>
                <w:lang w:eastAsia="en-US"/>
              </w:rPr>
              <w:t>CAS, EINECS, NSC, AS</w:t>
            </w:r>
            <w:r>
              <w:rPr>
                <w:lang w:eastAsia="en-US"/>
              </w:rPr>
              <w:t>K, ATC, NDF-RT; RX-CUI ETC.  For every Code there must be a code system.</w:t>
            </w:r>
          </w:p>
        </w:tc>
      </w:tr>
      <w:tr w:rsidR="00FC6C32" w:rsidRPr="007A51EF" w:rsidTr="006C4532">
        <w:tc>
          <w:tcPr>
            <w:tcW w:w="1951" w:type="dxa"/>
            <w:shd w:val="clear" w:color="auto" w:fill="auto"/>
          </w:tcPr>
          <w:p w:rsidR="00FC6C32" w:rsidRPr="007A51EF" w:rsidRDefault="00FC6C32" w:rsidP="004955C9">
            <w:pPr>
              <w:rPr>
                <w:b/>
              </w:rPr>
            </w:pPr>
            <w:r w:rsidRPr="007A51EF">
              <w:rPr>
                <w:b/>
              </w:rPr>
              <w:t>Conformance</w:t>
            </w:r>
          </w:p>
        </w:tc>
        <w:tc>
          <w:tcPr>
            <w:tcW w:w="8017" w:type="dxa"/>
            <w:shd w:val="clear" w:color="auto" w:fill="auto"/>
          </w:tcPr>
          <w:p w:rsidR="00FC6C32" w:rsidRPr="007A51EF" w:rsidRDefault="006C4532" w:rsidP="004955C9">
            <w:pPr>
              <w:rPr>
                <w:lang w:eastAsia="en-US"/>
              </w:rPr>
            </w:pPr>
            <w:r>
              <w:rPr>
                <w:lang w:eastAsia="en-US"/>
              </w:rPr>
              <w:t>OPTIONAL – DISCOURAGED. Codes Systems must always be specified by their unique OID. Code System Name is superfluous and potentially confusing because people tend to try to convey something different in it that is not implied by the OID.</w:t>
            </w:r>
          </w:p>
        </w:tc>
      </w:tr>
    </w:tbl>
    <w:p w:rsidR="006C4532" w:rsidRDefault="006C4532" w:rsidP="006C4532">
      <w:pPr>
        <w:pStyle w:val="BodyText"/>
      </w:pPr>
    </w:p>
    <w:p w:rsidR="006C4532" w:rsidRPr="006C4532" w:rsidRDefault="006C4532" w:rsidP="006C4532">
      <w:pPr>
        <w:pStyle w:val="XML"/>
        <w:keepLines w:val="0"/>
        <w:spacing w:before="0" w:after="0"/>
      </w:pPr>
      <w:r w:rsidRPr="006C4532">
        <w:t xml:space="preserve">    &lt;asEquivalentSubstance&gt;</w:t>
      </w:r>
      <w:r w:rsidRPr="006C4532">
        <w:br/>
        <w:t xml:space="preserve">      &lt;definingMaterialKind&gt;</w:t>
      </w:r>
      <w:r w:rsidRPr="006C4532">
        <w:br/>
        <w:t xml:space="preserve">        &lt;code code="</w:t>
      </w:r>
      <w:r w:rsidRPr="006C4532">
        <w:rPr>
          <w:i/>
          <w:iCs/>
        </w:rPr>
        <w:t>Substance Code</w:t>
      </w:r>
      <w:r w:rsidRPr="006C4532">
        <w:t>" codeSystem="</w:t>
      </w:r>
      <w:r w:rsidRPr="006C4532">
        <w:rPr>
          <w:i/>
          <w:iCs/>
        </w:rPr>
        <w:t xml:space="preserve">Substance </w:t>
      </w:r>
      <w:r w:rsidRPr="006C4532">
        <w:rPr>
          <w:b/>
          <w:bCs/>
          <w:i/>
          <w:iCs/>
        </w:rPr>
        <w:t>Code System Id</w:t>
      </w:r>
      <w:r w:rsidRPr="006C4532">
        <w:rPr>
          <w:i/>
          <w:iCs/>
        </w:rPr>
        <w:t xml:space="preserve"> (OID</w:t>
      </w:r>
      <w:r>
        <w:rPr>
          <w:i/>
          <w:iCs/>
        </w:rPr>
        <w:t>)</w:t>
      </w:r>
      <w:r w:rsidRPr="006C4532">
        <w:t>"</w:t>
      </w:r>
      <w:r>
        <w:br/>
        <w:t xml:space="preserve">              codeSystemName=</w:t>
      </w:r>
      <w:r w:rsidRPr="006C4532">
        <w:t>"</w:t>
      </w:r>
      <w:r w:rsidRPr="006C4532">
        <w:rPr>
          <w:b/>
          <w:bCs/>
          <w:i/>
          <w:iCs/>
        </w:rPr>
        <w:t>Code System Name</w:t>
      </w:r>
      <w:r w:rsidRPr="006C4532">
        <w:t>"</w:t>
      </w:r>
      <w:r>
        <w:t>/&gt;</w:t>
      </w:r>
    </w:p>
    <w:p w:rsidR="00AF21C0" w:rsidRPr="000518DD" w:rsidRDefault="00AF21C0" w:rsidP="00D177E5">
      <w:pPr>
        <w:pStyle w:val="Heading3"/>
        <w:rPr>
          <w:color w:val="0070C0"/>
        </w:rPr>
      </w:pPr>
      <w:bookmarkStart w:id="482" w:name="_Toc343650438"/>
      <w:r w:rsidRPr="000518DD">
        <w:rPr>
          <w:color w:val="0070C0"/>
        </w:rPr>
        <w:t>Code System Status</w:t>
      </w:r>
      <w:bookmarkEnd w:id="482"/>
    </w:p>
    <w:p w:rsidR="00AF21C0" w:rsidRDefault="00AF21C0" w:rsidP="00AF21C0"/>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95322" w:rsidRPr="007A51EF" w:rsidTr="006C4532">
        <w:tc>
          <w:tcPr>
            <w:tcW w:w="1951" w:type="dxa"/>
            <w:shd w:val="clear" w:color="auto" w:fill="auto"/>
          </w:tcPr>
          <w:p w:rsidR="00295322" w:rsidRPr="007A51EF" w:rsidRDefault="00295322" w:rsidP="004955C9">
            <w:pPr>
              <w:rPr>
                <w:b/>
                <w:lang w:eastAsia="en-US"/>
              </w:rPr>
            </w:pPr>
            <w:r w:rsidRPr="007A51EF">
              <w:rPr>
                <w:b/>
              </w:rPr>
              <w:t>User Guidance</w:t>
            </w:r>
          </w:p>
        </w:tc>
        <w:tc>
          <w:tcPr>
            <w:tcW w:w="8017" w:type="dxa"/>
            <w:shd w:val="clear" w:color="auto" w:fill="auto"/>
          </w:tcPr>
          <w:p w:rsidR="00295322" w:rsidRPr="007A51EF" w:rsidRDefault="006C4532" w:rsidP="004955C9">
            <w:pPr>
              <w:rPr>
                <w:lang w:eastAsia="en-US"/>
              </w:rPr>
            </w:pPr>
            <w:r>
              <w:rPr>
                <w:lang w:eastAsia="en-US"/>
              </w:rPr>
              <w:t>The</w:t>
            </w:r>
            <w:r w:rsidR="00943DD1" w:rsidRPr="00943DD1">
              <w:rPr>
                <w:lang w:eastAsia="en-US"/>
              </w:rPr>
              <w:t xml:space="preserve"> status</w:t>
            </w:r>
            <w:r>
              <w:rPr>
                <w:lang w:eastAsia="en-US"/>
              </w:rPr>
              <w:t xml:space="preserve"> of the code </w:t>
            </w:r>
            <w:r w:rsidR="00F0099C">
              <w:rPr>
                <w:lang w:eastAsia="en-US"/>
              </w:rPr>
              <w:t>assignment</w:t>
            </w:r>
          </w:p>
        </w:tc>
      </w:tr>
      <w:tr w:rsidR="00295322" w:rsidRPr="007A51EF" w:rsidTr="006C4532">
        <w:tc>
          <w:tcPr>
            <w:tcW w:w="1951" w:type="dxa"/>
            <w:shd w:val="clear" w:color="auto" w:fill="auto"/>
          </w:tcPr>
          <w:p w:rsidR="00295322" w:rsidRPr="007A51EF" w:rsidRDefault="00295322" w:rsidP="004955C9">
            <w:pPr>
              <w:rPr>
                <w:b/>
                <w:lang w:eastAsia="en-US"/>
              </w:rPr>
            </w:pPr>
            <w:r w:rsidRPr="007A51EF">
              <w:rPr>
                <w:b/>
              </w:rPr>
              <w:t>Example(s)</w:t>
            </w:r>
          </w:p>
        </w:tc>
        <w:tc>
          <w:tcPr>
            <w:tcW w:w="8017" w:type="dxa"/>
            <w:shd w:val="clear" w:color="auto" w:fill="auto"/>
          </w:tcPr>
          <w:p w:rsidR="00295322" w:rsidRPr="007A51EF" w:rsidRDefault="009F266C" w:rsidP="004955C9">
            <w:pPr>
              <w:rPr>
                <w:lang w:eastAsia="en-US"/>
              </w:rPr>
            </w:pPr>
            <w:r w:rsidRPr="009F266C">
              <w:rPr>
                <w:lang w:eastAsia="en-US"/>
              </w:rPr>
              <w:t>current, proposed</w:t>
            </w:r>
            <w:r w:rsidR="00A23DBE">
              <w:rPr>
                <w:lang w:eastAsia="en-US"/>
              </w:rPr>
              <w:t>, alternate, superceded</w:t>
            </w:r>
          </w:p>
        </w:tc>
      </w:tr>
      <w:tr w:rsidR="00295322" w:rsidRPr="007A51EF" w:rsidTr="006C4532">
        <w:tc>
          <w:tcPr>
            <w:tcW w:w="1951" w:type="dxa"/>
            <w:shd w:val="clear" w:color="auto" w:fill="auto"/>
          </w:tcPr>
          <w:p w:rsidR="00295322" w:rsidRPr="007A51EF" w:rsidRDefault="00295322" w:rsidP="004955C9">
            <w:pPr>
              <w:rPr>
                <w:b/>
              </w:rPr>
            </w:pPr>
            <w:r w:rsidRPr="007A51EF">
              <w:rPr>
                <w:b/>
              </w:rPr>
              <w:t>Conformance</w:t>
            </w:r>
          </w:p>
        </w:tc>
        <w:tc>
          <w:tcPr>
            <w:tcW w:w="8017" w:type="dxa"/>
            <w:shd w:val="clear" w:color="auto" w:fill="auto"/>
          </w:tcPr>
          <w:p w:rsidR="00295322" w:rsidRPr="006D6CA8" w:rsidRDefault="006C4532" w:rsidP="006D6CA8">
            <w:r>
              <w:rPr>
                <w:lang w:eastAsia="en-US"/>
              </w:rPr>
              <w:t>REQUIRED with default</w:t>
            </w:r>
          </w:p>
        </w:tc>
      </w:tr>
      <w:tr w:rsidR="00295322" w:rsidRPr="007A51EF" w:rsidTr="006C4532">
        <w:tc>
          <w:tcPr>
            <w:tcW w:w="1951" w:type="dxa"/>
            <w:shd w:val="clear" w:color="auto" w:fill="auto"/>
          </w:tcPr>
          <w:p w:rsidR="00295322" w:rsidRPr="007A51EF" w:rsidRDefault="00295322" w:rsidP="004955C9">
            <w:pPr>
              <w:rPr>
                <w:b/>
              </w:rPr>
            </w:pPr>
            <w:r w:rsidRPr="007A51EF">
              <w:rPr>
                <w:b/>
              </w:rPr>
              <w:t>Data Type</w:t>
            </w:r>
          </w:p>
        </w:tc>
        <w:tc>
          <w:tcPr>
            <w:tcW w:w="8017" w:type="dxa"/>
            <w:shd w:val="clear" w:color="auto" w:fill="auto"/>
          </w:tcPr>
          <w:p w:rsidR="00295322" w:rsidRPr="007A51EF" w:rsidRDefault="00295322" w:rsidP="004955C9">
            <w:pPr>
              <w:rPr>
                <w:lang w:eastAsia="en-US"/>
              </w:rPr>
            </w:pPr>
            <w:r>
              <w:rPr>
                <w:lang w:eastAsia="en-US"/>
              </w:rPr>
              <w:t>CD</w:t>
            </w:r>
          </w:p>
        </w:tc>
      </w:tr>
      <w:tr w:rsidR="00F0099C" w:rsidRPr="007A51EF" w:rsidTr="00F0099C">
        <w:tc>
          <w:tcPr>
            <w:tcW w:w="1951" w:type="dxa"/>
            <w:shd w:val="clear" w:color="auto" w:fill="auto"/>
          </w:tcPr>
          <w:p w:rsidR="00F0099C" w:rsidRPr="007A51EF" w:rsidRDefault="00F0099C" w:rsidP="00F0099C">
            <w:pPr>
              <w:rPr>
                <w:b/>
              </w:rPr>
            </w:pPr>
            <w:r w:rsidRPr="007A51EF">
              <w:rPr>
                <w:b/>
              </w:rPr>
              <w:t>Value Allowed</w:t>
            </w:r>
          </w:p>
        </w:tc>
        <w:tc>
          <w:tcPr>
            <w:tcW w:w="8017" w:type="dxa"/>
            <w:shd w:val="clear" w:color="auto" w:fill="auto"/>
          </w:tcPr>
          <w:p w:rsidR="00F0099C" w:rsidRPr="007A51EF" w:rsidRDefault="00F0099C" w:rsidP="00F0099C">
            <w:pPr>
              <w:rPr>
                <w:lang w:eastAsia="en-US"/>
              </w:rPr>
            </w:pPr>
            <w:r>
              <w:rPr>
                <w:lang w:eastAsia="en-US"/>
              </w:rPr>
              <w:t>“active” – Current, “superceded” – Terminated, “pending” – Proposed</w:t>
            </w:r>
          </w:p>
        </w:tc>
      </w:tr>
      <w:tr w:rsidR="00295322" w:rsidRPr="007A51EF" w:rsidTr="006C4532">
        <w:tc>
          <w:tcPr>
            <w:tcW w:w="1951" w:type="dxa"/>
            <w:shd w:val="clear" w:color="auto" w:fill="auto"/>
          </w:tcPr>
          <w:p w:rsidR="00295322" w:rsidRPr="007A51EF" w:rsidRDefault="00295322" w:rsidP="004955C9">
            <w:pPr>
              <w:rPr>
                <w:b/>
              </w:rPr>
            </w:pPr>
            <w:r w:rsidRPr="007A51EF">
              <w:rPr>
                <w:b/>
              </w:rPr>
              <w:t>Business Rule(s)</w:t>
            </w:r>
          </w:p>
        </w:tc>
        <w:tc>
          <w:tcPr>
            <w:tcW w:w="8017" w:type="dxa"/>
            <w:shd w:val="clear" w:color="auto" w:fill="auto"/>
          </w:tcPr>
          <w:p w:rsidR="00295322" w:rsidRPr="007A51EF" w:rsidRDefault="00943DD1" w:rsidP="00943DD1">
            <w:pPr>
              <w:rPr>
                <w:lang w:eastAsia="en-US"/>
              </w:rPr>
            </w:pPr>
            <w:r w:rsidRPr="00943DD1">
              <w:rPr>
                <w:lang w:eastAsia="en-US"/>
              </w:rPr>
              <w:t xml:space="preserve">Conditionally mandatory all codes </w:t>
            </w:r>
            <w:r w:rsidR="006C4532">
              <w:rPr>
                <w:lang w:eastAsia="en-US"/>
              </w:rPr>
              <w:t>have</w:t>
            </w:r>
            <w:r w:rsidRPr="00943DD1">
              <w:rPr>
                <w:lang w:eastAsia="en-US"/>
              </w:rPr>
              <w:t xml:space="preserve"> a status</w:t>
            </w:r>
            <w:r w:rsidR="006C4532">
              <w:rPr>
                <w:lang w:eastAsia="en-US"/>
              </w:rPr>
              <w:t>, but the</w:t>
            </w:r>
            <w:r w:rsidRPr="00943DD1">
              <w:rPr>
                <w:lang w:eastAsia="en-US"/>
              </w:rPr>
              <w:t xml:space="preserve"> default </w:t>
            </w:r>
            <w:r w:rsidR="006C4532">
              <w:rPr>
                <w:lang w:eastAsia="en-US"/>
              </w:rPr>
              <w:t>is “</w:t>
            </w:r>
            <w:r w:rsidRPr="00943DD1">
              <w:rPr>
                <w:lang w:eastAsia="en-US"/>
              </w:rPr>
              <w:t>current</w:t>
            </w:r>
            <w:r w:rsidR="006C4532">
              <w:rPr>
                <w:lang w:eastAsia="en-US"/>
              </w:rPr>
              <w:t>”</w:t>
            </w:r>
            <w:r>
              <w:rPr>
                <w:lang w:eastAsia="en-US"/>
              </w:rPr>
              <w:t>.</w:t>
            </w:r>
          </w:p>
        </w:tc>
      </w:tr>
    </w:tbl>
    <w:p w:rsidR="006C4532" w:rsidRDefault="006C4532" w:rsidP="00F0099C">
      <w:pPr>
        <w:pStyle w:val="BodyText"/>
      </w:pPr>
    </w:p>
    <w:p w:rsidR="006C4532" w:rsidRDefault="006C4532" w:rsidP="00F0099C">
      <w:pPr>
        <w:pStyle w:val="XML"/>
        <w:keepLines w:val="0"/>
        <w:spacing w:before="0" w:after="0"/>
      </w:pPr>
      <w:r>
        <w:t xml:space="preserve">    &lt;asEquivalentSubstance&gt;</w:t>
      </w:r>
      <w:r>
        <w:br/>
        <w:t xml:space="preserve">      &lt;statusCode code="</w:t>
      </w:r>
      <w:r>
        <w:rPr>
          <w:b/>
          <w:bCs/>
          <w:i/>
          <w:iCs/>
        </w:rPr>
        <w:t>Code System</w:t>
      </w:r>
      <w:r w:rsidRPr="00FE6DA2">
        <w:rPr>
          <w:b/>
          <w:bCs/>
          <w:i/>
          <w:iCs/>
        </w:rPr>
        <w:t xml:space="preserve"> Status</w:t>
      </w:r>
      <w:r>
        <w:t>"/&gt;</w:t>
      </w:r>
    </w:p>
    <w:p w:rsidR="00F0099C" w:rsidRDefault="00F0099C" w:rsidP="00F0099C">
      <w:pPr>
        <w:pStyle w:val="BodyText"/>
      </w:pPr>
      <w:r>
        <w:t>Note: this is not the status of the code in the system, but the status of assignment of this code to the substance.</w:t>
      </w:r>
    </w:p>
    <w:p w:rsidR="00AF21C0" w:rsidRPr="000518DD" w:rsidRDefault="00AF21C0" w:rsidP="00D177E5">
      <w:pPr>
        <w:pStyle w:val="Heading3"/>
        <w:rPr>
          <w:color w:val="0070C0"/>
        </w:rPr>
      </w:pPr>
      <w:bookmarkStart w:id="483" w:name="_Toc343650439"/>
      <w:r w:rsidRPr="000518DD">
        <w:rPr>
          <w:color w:val="0070C0"/>
        </w:rPr>
        <w:t>Code System Status Change Date</w:t>
      </w:r>
      <w:bookmarkEnd w:id="483"/>
    </w:p>
    <w:p w:rsidR="00AF21C0" w:rsidRDefault="00AF21C0" w:rsidP="00AF21C0"/>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95322" w:rsidRPr="007A51EF" w:rsidTr="006C4532">
        <w:tc>
          <w:tcPr>
            <w:tcW w:w="1951" w:type="dxa"/>
            <w:shd w:val="clear" w:color="auto" w:fill="auto"/>
          </w:tcPr>
          <w:p w:rsidR="00295322" w:rsidRPr="007A51EF" w:rsidRDefault="00295322" w:rsidP="004955C9">
            <w:pPr>
              <w:rPr>
                <w:b/>
                <w:lang w:eastAsia="en-US"/>
              </w:rPr>
            </w:pPr>
            <w:r w:rsidRPr="007A51EF">
              <w:rPr>
                <w:b/>
              </w:rPr>
              <w:t>User Guidance</w:t>
            </w:r>
          </w:p>
        </w:tc>
        <w:tc>
          <w:tcPr>
            <w:tcW w:w="8017" w:type="dxa"/>
            <w:shd w:val="clear" w:color="auto" w:fill="auto"/>
          </w:tcPr>
          <w:p w:rsidR="00295322" w:rsidRPr="007A51EF" w:rsidRDefault="000B19D6" w:rsidP="004955C9">
            <w:pPr>
              <w:rPr>
                <w:lang w:eastAsia="en-US"/>
              </w:rPr>
            </w:pPr>
            <w:r w:rsidRPr="000B19D6">
              <w:rPr>
                <w:lang w:eastAsia="en-US"/>
              </w:rPr>
              <w:t>The date at which the code status is changed by the maintenance organization</w:t>
            </w:r>
            <w:r>
              <w:rPr>
                <w:lang w:eastAsia="en-US"/>
              </w:rPr>
              <w:t>.</w:t>
            </w:r>
          </w:p>
        </w:tc>
      </w:tr>
      <w:tr w:rsidR="00295322" w:rsidRPr="007A51EF" w:rsidTr="006C4532">
        <w:tc>
          <w:tcPr>
            <w:tcW w:w="1951" w:type="dxa"/>
            <w:shd w:val="clear" w:color="auto" w:fill="auto"/>
          </w:tcPr>
          <w:p w:rsidR="00295322" w:rsidRPr="007A51EF" w:rsidRDefault="00295322" w:rsidP="004955C9">
            <w:pPr>
              <w:rPr>
                <w:b/>
                <w:lang w:eastAsia="en-US"/>
              </w:rPr>
            </w:pPr>
            <w:r w:rsidRPr="007A51EF">
              <w:rPr>
                <w:b/>
              </w:rPr>
              <w:t>Example(s)</w:t>
            </w:r>
          </w:p>
        </w:tc>
        <w:tc>
          <w:tcPr>
            <w:tcW w:w="8017" w:type="dxa"/>
            <w:shd w:val="clear" w:color="auto" w:fill="auto"/>
          </w:tcPr>
          <w:p w:rsidR="00295322" w:rsidRPr="007A51EF" w:rsidRDefault="00F0099C" w:rsidP="004955C9">
            <w:pPr>
              <w:rPr>
                <w:lang w:eastAsia="en-US"/>
              </w:rPr>
            </w:pPr>
            <w:r>
              <w:rPr>
                <w:lang w:eastAsia="en-US"/>
              </w:rPr>
              <w:t>201106</w:t>
            </w:r>
            <w:r w:rsidR="002F0B33" w:rsidRPr="002F0B33">
              <w:rPr>
                <w:lang w:eastAsia="en-US"/>
              </w:rPr>
              <w:t>01</w:t>
            </w:r>
          </w:p>
        </w:tc>
      </w:tr>
      <w:tr w:rsidR="00295322" w:rsidRPr="007A51EF" w:rsidTr="006C4532">
        <w:tc>
          <w:tcPr>
            <w:tcW w:w="1951" w:type="dxa"/>
            <w:shd w:val="clear" w:color="auto" w:fill="auto"/>
          </w:tcPr>
          <w:p w:rsidR="00295322" w:rsidRPr="007A51EF" w:rsidRDefault="00295322" w:rsidP="004955C9">
            <w:pPr>
              <w:rPr>
                <w:b/>
              </w:rPr>
            </w:pPr>
            <w:r w:rsidRPr="007A51EF">
              <w:rPr>
                <w:b/>
              </w:rPr>
              <w:t>Conformance</w:t>
            </w:r>
          </w:p>
        </w:tc>
        <w:tc>
          <w:tcPr>
            <w:tcW w:w="8017" w:type="dxa"/>
            <w:shd w:val="clear" w:color="auto" w:fill="auto"/>
          </w:tcPr>
          <w:p w:rsidR="00295322" w:rsidRPr="007A51EF" w:rsidRDefault="000B19D6" w:rsidP="004955C9">
            <w:pPr>
              <w:rPr>
                <w:lang w:eastAsia="en-US"/>
              </w:rPr>
            </w:pPr>
            <w:r w:rsidRPr="000B19D6">
              <w:rPr>
                <w:lang w:eastAsia="en-US"/>
              </w:rPr>
              <w:t>OPTIONAL</w:t>
            </w:r>
          </w:p>
        </w:tc>
      </w:tr>
      <w:tr w:rsidR="00295322" w:rsidRPr="007A51EF" w:rsidTr="006C4532">
        <w:tc>
          <w:tcPr>
            <w:tcW w:w="1951" w:type="dxa"/>
            <w:shd w:val="clear" w:color="auto" w:fill="auto"/>
          </w:tcPr>
          <w:p w:rsidR="00295322" w:rsidRPr="007A51EF" w:rsidRDefault="00295322" w:rsidP="004955C9">
            <w:pPr>
              <w:rPr>
                <w:b/>
              </w:rPr>
            </w:pPr>
            <w:r w:rsidRPr="007A51EF">
              <w:rPr>
                <w:b/>
              </w:rPr>
              <w:t>Data Type</w:t>
            </w:r>
          </w:p>
        </w:tc>
        <w:tc>
          <w:tcPr>
            <w:tcW w:w="8017" w:type="dxa"/>
            <w:shd w:val="clear" w:color="auto" w:fill="auto"/>
          </w:tcPr>
          <w:p w:rsidR="00295322" w:rsidRPr="007A51EF" w:rsidRDefault="00295322" w:rsidP="004955C9">
            <w:pPr>
              <w:rPr>
                <w:lang w:eastAsia="en-US"/>
              </w:rPr>
            </w:pPr>
            <w:r>
              <w:rPr>
                <w:lang w:eastAsia="en-US"/>
              </w:rPr>
              <w:t>TS.DATE</w:t>
            </w:r>
          </w:p>
        </w:tc>
      </w:tr>
      <w:tr w:rsidR="00295322" w:rsidRPr="007A51EF" w:rsidTr="006C4532">
        <w:tc>
          <w:tcPr>
            <w:tcW w:w="1951" w:type="dxa"/>
            <w:shd w:val="clear" w:color="auto" w:fill="auto"/>
          </w:tcPr>
          <w:p w:rsidR="00295322" w:rsidRPr="007A51EF" w:rsidRDefault="00295322" w:rsidP="004955C9">
            <w:pPr>
              <w:rPr>
                <w:b/>
              </w:rPr>
            </w:pPr>
            <w:r w:rsidRPr="007A51EF">
              <w:rPr>
                <w:b/>
              </w:rPr>
              <w:t>Business Rule(s)</w:t>
            </w:r>
          </w:p>
        </w:tc>
        <w:tc>
          <w:tcPr>
            <w:tcW w:w="8017" w:type="dxa"/>
            <w:shd w:val="clear" w:color="auto" w:fill="auto"/>
          </w:tcPr>
          <w:p w:rsidR="002F0B33" w:rsidRDefault="002F0B33" w:rsidP="006D6CA8">
            <w:pPr>
              <w:jc w:val="both"/>
              <w:rPr>
                <w:lang w:eastAsia="en-US"/>
              </w:rPr>
            </w:pPr>
            <w:r w:rsidRPr="00D835AF">
              <w:rPr>
                <w:rFonts w:cs="Arial"/>
              </w:rPr>
              <w:t xml:space="preserve">This </w:t>
            </w:r>
            <w:r w:rsidRPr="00582B77">
              <w:rPr>
                <w:rFonts w:cs="Arial"/>
              </w:rPr>
              <w:t>applies only when the code is changed</w:t>
            </w:r>
            <w:r>
              <w:rPr>
                <w:rFonts w:cs="Arial"/>
              </w:rPr>
              <w:t xml:space="preserve">, so it is not applicable for initial </w:t>
            </w:r>
            <w:r>
              <w:rPr>
                <w:rFonts w:cs="Arial"/>
              </w:rPr>
              <w:lastRenderedPageBreak/>
              <w:t>submission</w:t>
            </w:r>
            <w:r>
              <w:rPr>
                <w:lang w:eastAsia="en-US"/>
              </w:rPr>
              <w:t>.</w:t>
            </w:r>
          </w:p>
          <w:p w:rsidR="002F0B33" w:rsidRPr="007A51EF" w:rsidRDefault="000B19D6" w:rsidP="006D6CA8">
            <w:pPr>
              <w:jc w:val="both"/>
              <w:rPr>
                <w:lang w:eastAsia="en-US"/>
              </w:rPr>
            </w:pPr>
            <w:r w:rsidRPr="000B19D6">
              <w:rPr>
                <w:lang w:eastAsia="en-US"/>
              </w:rPr>
              <w:t>Since codes are not official the date captured is more of a bookkeeping requirement</w:t>
            </w:r>
            <w:r>
              <w:rPr>
                <w:lang w:eastAsia="en-US"/>
              </w:rPr>
              <w:t>.</w:t>
            </w:r>
          </w:p>
        </w:tc>
      </w:tr>
    </w:tbl>
    <w:p w:rsidR="006C4532" w:rsidRDefault="006C4532" w:rsidP="006C4532">
      <w:pPr>
        <w:pStyle w:val="BodyText"/>
      </w:pPr>
      <w:r>
        <w:lastRenderedPageBreak/>
        <w:t>The HL7 representation provides this as an effective time range beginning when the name became active and ending when the name status changes to superceded / terminated.</w:t>
      </w:r>
    </w:p>
    <w:p w:rsidR="00F0099C" w:rsidRDefault="00F0099C" w:rsidP="00F0099C">
      <w:pPr>
        <w:pStyle w:val="XML"/>
        <w:keepLines w:val="0"/>
        <w:spacing w:before="0" w:after="0"/>
      </w:pPr>
      <w:r>
        <w:t xml:space="preserve">    &lt;asEquivalentSubstance&gt;</w:t>
      </w:r>
      <w:r>
        <w:br/>
        <w:t xml:space="preserve">      &lt;effectiveTime&gt;</w:t>
      </w:r>
      <w:r>
        <w:br/>
        <w:t xml:space="preserve">        &lt;low value="</w:t>
      </w:r>
      <w:r>
        <w:rPr>
          <w:b/>
          <w:bCs/>
          <w:i/>
          <w:iCs/>
        </w:rPr>
        <w:t>Code System</w:t>
      </w:r>
      <w:r w:rsidRPr="00FE6DA2">
        <w:rPr>
          <w:b/>
          <w:bCs/>
          <w:i/>
          <w:iCs/>
        </w:rPr>
        <w:t xml:space="preserve"> </w:t>
      </w:r>
      <w:r>
        <w:rPr>
          <w:b/>
          <w:bCs/>
          <w:i/>
          <w:iCs/>
        </w:rPr>
        <w:t xml:space="preserve">Change Date </w:t>
      </w:r>
      <w:r w:rsidRPr="00FE6DA2">
        <w:rPr>
          <w:i/>
          <w:iCs/>
        </w:rPr>
        <w:t>(if new status = active)</w:t>
      </w:r>
      <w:r>
        <w:t>"/&gt;</w:t>
      </w:r>
      <w:r>
        <w:br/>
        <w:t xml:space="preserve">        &lt;high value="</w:t>
      </w:r>
      <w:r>
        <w:rPr>
          <w:b/>
          <w:bCs/>
          <w:i/>
          <w:iCs/>
        </w:rPr>
        <w:t>Code System</w:t>
      </w:r>
      <w:r w:rsidRPr="00FE6DA2">
        <w:rPr>
          <w:b/>
          <w:bCs/>
          <w:i/>
          <w:iCs/>
        </w:rPr>
        <w:t xml:space="preserve"> </w:t>
      </w:r>
      <w:r>
        <w:rPr>
          <w:b/>
          <w:bCs/>
          <w:i/>
          <w:iCs/>
        </w:rPr>
        <w:t>Change Date</w:t>
      </w:r>
      <w:r>
        <w:t xml:space="preserve"> </w:t>
      </w:r>
      <w:r w:rsidRPr="00FE6DA2">
        <w:rPr>
          <w:i/>
          <w:iCs/>
        </w:rPr>
        <w:t>(if new status = terminated)</w:t>
      </w:r>
      <w:r>
        <w:t>"/&gt;</w:t>
      </w:r>
      <w:r>
        <w:br/>
        <w:t xml:space="preserve">      &lt;/effectiveTime&gt;</w:t>
      </w:r>
    </w:p>
    <w:p w:rsidR="00295322" w:rsidRPr="000518DD" w:rsidRDefault="00295322" w:rsidP="00295322">
      <w:pPr>
        <w:pStyle w:val="Heading3"/>
        <w:rPr>
          <w:color w:val="0070C0"/>
        </w:rPr>
      </w:pPr>
      <w:bookmarkStart w:id="484" w:name="_Toc343650440"/>
      <w:r w:rsidRPr="000518DD">
        <w:rPr>
          <w:color w:val="0070C0"/>
        </w:rPr>
        <w:t>Comment</w:t>
      </w:r>
      <w:bookmarkEnd w:id="484"/>
    </w:p>
    <w:p w:rsidR="00295322" w:rsidRDefault="00295322" w:rsidP="00295322"/>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95322" w:rsidRPr="007A51EF" w:rsidTr="00F0099C">
        <w:tc>
          <w:tcPr>
            <w:tcW w:w="1951" w:type="dxa"/>
            <w:shd w:val="clear" w:color="auto" w:fill="auto"/>
          </w:tcPr>
          <w:p w:rsidR="00295322" w:rsidRPr="007A51EF" w:rsidRDefault="00295322" w:rsidP="004955C9">
            <w:pPr>
              <w:rPr>
                <w:b/>
                <w:lang w:eastAsia="en-US"/>
              </w:rPr>
            </w:pPr>
            <w:r w:rsidRPr="007A51EF">
              <w:rPr>
                <w:b/>
              </w:rPr>
              <w:t>User Guidance</w:t>
            </w:r>
          </w:p>
        </w:tc>
        <w:tc>
          <w:tcPr>
            <w:tcW w:w="8017" w:type="dxa"/>
            <w:shd w:val="clear" w:color="auto" w:fill="auto"/>
          </w:tcPr>
          <w:p w:rsidR="00295322" w:rsidRPr="007A51EF" w:rsidRDefault="001829C3" w:rsidP="004955C9">
            <w:pPr>
              <w:rPr>
                <w:lang w:eastAsia="en-US"/>
              </w:rPr>
            </w:pPr>
            <w:r w:rsidRPr="001829C3">
              <w:rPr>
                <w:lang w:eastAsia="en-US"/>
              </w:rPr>
              <w:t>Any comment can be provided in this field, if necessary</w:t>
            </w:r>
            <w:r>
              <w:rPr>
                <w:lang w:eastAsia="en-US"/>
              </w:rPr>
              <w:t>.</w:t>
            </w:r>
          </w:p>
        </w:tc>
      </w:tr>
      <w:tr w:rsidR="00295322" w:rsidRPr="007A51EF" w:rsidTr="00F0099C">
        <w:tc>
          <w:tcPr>
            <w:tcW w:w="1951" w:type="dxa"/>
            <w:shd w:val="clear" w:color="auto" w:fill="auto"/>
          </w:tcPr>
          <w:p w:rsidR="00295322" w:rsidRPr="007A51EF" w:rsidRDefault="00295322" w:rsidP="004955C9">
            <w:pPr>
              <w:rPr>
                <w:b/>
              </w:rPr>
            </w:pPr>
            <w:r w:rsidRPr="007A51EF">
              <w:rPr>
                <w:b/>
              </w:rPr>
              <w:t>Conformance</w:t>
            </w:r>
          </w:p>
        </w:tc>
        <w:tc>
          <w:tcPr>
            <w:tcW w:w="8017" w:type="dxa"/>
            <w:shd w:val="clear" w:color="auto" w:fill="auto"/>
          </w:tcPr>
          <w:p w:rsidR="00295322" w:rsidRPr="007A51EF" w:rsidRDefault="00442024" w:rsidP="004955C9">
            <w:pPr>
              <w:rPr>
                <w:lang w:eastAsia="en-US"/>
              </w:rPr>
            </w:pPr>
            <w:r>
              <w:rPr>
                <w:lang w:eastAsia="en-US"/>
              </w:rPr>
              <w:t>OPTIONAL</w:t>
            </w:r>
            <w:r w:rsidR="00A76005">
              <w:rPr>
                <w:lang w:eastAsia="en-US"/>
              </w:rPr>
              <w:t xml:space="preserve"> – DISCOURAGED</w:t>
            </w:r>
          </w:p>
        </w:tc>
      </w:tr>
      <w:tr w:rsidR="00295322" w:rsidRPr="007A51EF" w:rsidTr="00F0099C">
        <w:tc>
          <w:tcPr>
            <w:tcW w:w="1951" w:type="dxa"/>
            <w:shd w:val="clear" w:color="auto" w:fill="auto"/>
          </w:tcPr>
          <w:p w:rsidR="00295322" w:rsidRPr="007A51EF" w:rsidRDefault="00295322" w:rsidP="004955C9">
            <w:pPr>
              <w:rPr>
                <w:b/>
              </w:rPr>
            </w:pPr>
            <w:r w:rsidRPr="007A51EF">
              <w:rPr>
                <w:b/>
              </w:rPr>
              <w:t>Data Type</w:t>
            </w:r>
          </w:p>
        </w:tc>
        <w:tc>
          <w:tcPr>
            <w:tcW w:w="8017" w:type="dxa"/>
            <w:shd w:val="clear" w:color="auto" w:fill="auto"/>
          </w:tcPr>
          <w:p w:rsidR="00295322" w:rsidRPr="007A51EF" w:rsidRDefault="00295322" w:rsidP="004955C9">
            <w:pPr>
              <w:rPr>
                <w:lang w:eastAsia="en-US"/>
              </w:rPr>
            </w:pPr>
            <w:r>
              <w:rPr>
                <w:lang w:eastAsia="en-US"/>
              </w:rPr>
              <w:t>ST</w:t>
            </w:r>
          </w:p>
        </w:tc>
      </w:tr>
    </w:tbl>
    <w:p w:rsidR="00A76005" w:rsidRDefault="00A76005" w:rsidP="00A76005"/>
    <w:p w:rsidR="00A76005" w:rsidRDefault="00A76005" w:rsidP="00A76005">
      <w:r>
        <w:t>Note: commenting on code assignments should not be specially necessary. If it is, such comment can always be packaged into a characteristic:</w:t>
      </w:r>
    </w:p>
    <w:p w:rsidR="00A76005" w:rsidRDefault="00A76005" w:rsidP="00A76005">
      <w:pPr>
        <w:pStyle w:val="XML"/>
        <w:keepLines w:val="0"/>
        <w:spacing w:before="0" w:after="0"/>
      </w:pPr>
      <w:r>
        <w:t xml:space="preserve">    &lt;asEquivalentSubstance&gt;</w:t>
      </w:r>
      <w:r>
        <w:br/>
        <w:t xml:space="preserve">      &lt;subjectOf&gt;</w:t>
      </w:r>
      <w:r>
        <w:br/>
        <w:t xml:space="preserve">        &lt;characteristic&gt;</w:t>
      </w:r>
      <w:r>
        <w:br/>
        <w:t xml:space="preserve">          &lt;text&gt;</w:t>
      </w:r>
      <w:r w:rsidRPr="00A76005">
        <w:rPr>
          <w:b/>
          <w:bCs/>
          <w:i/>
          <w:iCs/>
        </w:rPr>
        <w:t xml:space="preserve">Comment </w:t>
      </w:r>
      <w:r w:rsidRPr="00A76005">
        <w:rPr>
          <w:i/>
          <w:iCs/>
        </w:rPr>
        <w:t>Text</w:t>
      </w:r>
      <w:r>
        <w:t>&lt;/text&gt;</w:t>
      </w:r>
      <w:r>
        <w:br/>
        <w:t xml:space="preserve">        &lt;/characteristic&gt;</w:t>
      </w:r>
      <w:r>
        <w:br/>
        <w:t xml:space="preserve">      &lt;/subjectOf&gt;</w:t>
      </w:r>
    </w:p>
    <w:p w:rsidR="00A76005" w:rsidRDefault="00A76005" w:rsidP="00A76005"/>
    <w:p w:rsidR="00AF21C0" w:rsidRPr="000518DD" w:rsidRDefault="00AF21C0" w:rsidP="00D177E5">
      <w:pPr>
        <w:pStyle w:val="Heading3"/>
        <w:rPr>
          <w:color w:val="FF0000"/>
        </w:rPr>
      </w:pPr>
      <w:bookmarkStart w:id="485" w:name="_Toc343650441"/>
      <w:r w:rsidRPr="000518DD">
        <w:rPr>
          <w:color w:val="FF0000"/>
        </w:rPr>
        <w:t>Reference Source</w:t>
      </w:r>
      <w:bookmarkEnd w:id="485"/>
      <w:ins w:id="486" w:author="HYST (Hiroyuki Sato)" w:date="2013-01-08T17:06:00Z">
        <w:r w:rsidR="00D15CCB" w:rsidRPr="00D15CCB">
          <w:rPr>
            <w:rFonts w:eastAsia="MS Mincho" w:hint="eastAsia"/>
            <w:color w:val="FF0000"/>
            <w:lang w:eastAsia="ja-JP"/>
          </w:rPr>
          <w:t xml:space="preserve">  (repeat as necessary)</w:t>
        </w:r>
      </w:ins>
    </w:p>
    <w:p w:rsidR="00AF21C0" w:rsidRDefault="00AF21C0" w:rsidP="00F827B0">
      <w:pPr>
        <w:jc w:val="both"/>
        <w:rPr>
          <w:lang w:val="en-US" w:eastAsia="en-US"/>
        </w:rPr>
      </w:pPr>
      <w:r w:rsidRPr="00AF21C0">
        <w:rPr>
          <w:lang w:val="en-US" w:eastAsia="en-US"/>
        </w:rPr>
        <w:t>The reference source and related information will be</w:t>
      </w:r>
      <w:r w:rsidR="00870BDD">
        <w:rPr>
          <w:lang w:val="en-US" w:eastAsia="en-US"/>
        </w:rPr>
        <w:t xml:space="preserve"> captured according to Section </w:t>
      </w:r>
      <w:r w:rsidR="00F827B0">
        <w:rPr>
          <w:lang w:val="en-US" w:eastAsia="en-US"/>
        </w:rPr>
        <w:fldChar w:fldCharType="begin"/>
      </w:r>
      <w:r w:rsidR="00F827B0">
        <w:rPr>
          <w:lang w:val="en-US" w:eastAsia="en-US"/>
        </w:rPr>
        <w:instrText xml:space="preserve"> REF _Ref343650604 \r \h </w:instrText>
      </w:r>
      <w:r w:rsidR="00F827B0">
        <w:rPr>
          <w:lang w:val="en-US" w:eastAsia="en-US"/>
        </w:rPr>
      </w:r>
      <w:r w:rsidR="00F827B0">
        <w:rPr>
          <w:lang w:val="en-US" w:eastAsia="en-US"/>
        </w:rPr>
        <w:fldChar w:fldCharType="separate"/>
      </w:r>
      <w:ins w:id="487" w:author="HYST (Hiroyuki Sato)" w:date="2013-01-08T17:17:00Z">
        <w:r w:rsidR="00D15CCB">
          <w:rPr>
            <w:lang w:val="en-US" w:eastAsia="en-US"/>
          </w:rPr>
          <w:t>8.3.5</w:t>
        </w:r>
      </w:ins>
      <w:del w:id="488" w:author="HYST (Hiroyuki Sato)" w:date="2013-01-08T17:17:00Z">
        <w:r w:rsidR="00580198" w:rsidDel="00D15CCB">
          <w:rPr>
            <w:rFonts w:hint="cs"/>
            <w:cs/>
            <w:lang w:val="en-US" w:eastAsia="en-US"/>
          </w:rPr>
          <w:delText>‎</w:delText>
        </w:r>
        <w:r w:rsidR="00580198" w:rsidDel="00D15CCB">
          <w:rPr>
            <w:lang w:val="en-US" w:eastAsia="en-US"/>
          </w:rPr>
          <w:delText>8.3.5</w:delText>
        </w:r>
      </w:del>
      <w:r w:rsidR="00F827B0">
        <w:rPr>
          <w:lang w:val="en-US" w:eastAsia="en-US"/>
        </w:rPr>
        <w:fldChar w:fldCharType="end"/>
      </w:r>
      <w:r w:rsidRPr="00AF21C0">
        <w:rPr>
          <w:lang w:val="en-US" w:eastAsia="en-US"/>
        </w:rPr>
        <w:t>.  Reference sources are required when a code is entered</w:t>
      </w:r>
      <w:r w:rsidR="00870BDD">
        <w:rPr>
          <w:lang w:val="en-US" w:eastAsia="en-US"/>
        </w:rPr>
        <w:t>.</w:t>
      </w:r>
    </w:p>
    <w:p w:rsidR="00295322" w:rsidRPr="000518DD" w:rsidRDefault="00295322" w:rsidP="00295322">
      <w:pPr>
        <w:pStyle w:val="Heading2"/>
        <w:rPr>
          <w:color w:val="FF0000"/>
          <w:lang w:eastAsia="en-US"/>
        </w:rPr>
      </w:pPr>
      <w:bookmarkStart w:id="489" w:name="_Toc343650442"/>
      <w:r w:rsidRPr="000518DD">
        <w:rPr>
          <w:color w:val="FF0000"/>
          <w:lang w:eastAsia="en-US"/>
        </w:rPr>
        <w:t>Version</w:t>
      </w:r>
      <w:bookmarkEnd w:id="489"/>
      <w:ins w:id="490" w:author="HYST (Hiroyuki Sato)" w:date="2013-01-08T17:06:00Z">
        <w:r w:rsidR="00D15CCB" w:rsidRPr="00D15CCB">
          <w:rPr>
            <w:rFonts w:eastAsia="MS Mincho" w:hint="eastAsia"/>
            <w:color w:val="FF0000"/>
            <w:lang w:eastAsia="ja-JP"/>
          </w:rPr>
          <w:t xml:space="preserve">  (repeat as necessary)</w:t>
        </w:r>
      </w:ins>
    </w:p>
    <w:p w:rsidR="006F47CB" w:rsidRDefault="006F47CB" w:rsidP="006F47CB">
      <w:pPr>
        <w:jc w:val="both"/>
      </w:pPr>
      <w:r w:rsidRPr="006F47CB">
        <w:t>This section shall provide information on the version of the substance.</w:t>
      </w:r>
      <w:r>
        <w:t xml:space="preserve"> </w:t>
      </w:r>
      <w:r w:rsidRPr="006F47CB">
        <w:t>Where no “Version Number” and “Effective Date” have been assigned by an authority source, the version number shall be set as 0 with the date set as the date of initial submission of the substance</w:t>
      </w:r>
      <w:r>
        <w:t>.</w:t>
      </w:r>
    </w:p>
    <w:p w:rsidR="00343049" w:rsidRPr="00CB4988" w:rsidRDefault="00343049" w:rsidP="00343049">
      <w:pPr>
        <w:pStyle w:val="XML"/>
        <w:spacing w:before="0" w:after="0"/>
      </w:pPr>
      <w:r>
        <w:t>&lt;document&gt;</w:t>
      </w:r>
      <w:r>
        <w:br/>
        <w:t xml:space="preserve">  &lt;id root="</w:t>
      </w:r>
      <w:r w:rsidRPr="00CB4988">
        <w:rPr>
          <w:b/>
          <w:i/>
          <w:iCs/>
        </w:rPr>
        <w:t>Document Id</w:t>
      </w:r>
      <w:r>
        <w:t>"/&gt;</w:t>
      </w:r>
      <w:r>
        <w:br/>
        <w:t xml:space="preserve">  &lt;code code="</w:t>
      </w:r>
      <w:r w:rsidRPr="009E6F1E">
        <w:t>64124-1</w:t>
      </w:r>
      <w:r>
        <w:t>" codeSystem="2.16.840.1.113883.6.1"</w:t>
      </w:r>
      <w:r>
        <w:br/>
        <w:t xml:space="preserve">        displayName="</w:t>
      </w:r>
      <w:r w:rsidRPr="00A03098">
        <w:t xml:space="preserve">Indexing - </w:t>
      </w:r>
      <w:r>
        <w:t>Substance"/&gt;</w:t>
      </w:r>
      <w:r>
        <w:br/>
        <w:t xml:space="preserve">  &lt;effectiveTime value="</w:t>
      </w:r>
      <w:r w:rsidRPr="00CB4988">
        <w:rPr>
          <w:b/>
          <w:i/>
          <w:iCs/>
        </w:rPr>
        <w:t>Effective Date</w:t>
      </w:r>
      <w:r>
        <w:t>"/&gt;</w:t>
      </w:r>
      <w:r>
        <w:br/>
        <w:t xml:space="preserve">  &lt;setId root="</w:t>
      </w:r>
      <w:r w:rsidRPr="00CB4988">
        <w:rPr>
          <w:b/>
          <w:i/>
          <w:iCs/>
        </w:rPr>
        <w:t>Document Set Id</w:t>
      </w:r>
      <w:r>
        <w:t>"/&gt;</w:t>
      </w:r>
      <w:r>
        <w:br/>
        <w:t xml:space="preserve">  &lt;versionNumber value="</w:t>
      </w:r>
      <w:r w:rsidRPr="00CB4988">
        <w:rPr>
          <w:b/>
          <w:i/>
          <w:iCs/>
        </w:rPr>
        <w:t>Version Number</w:t>
      </w:r>
      <w:r>
        <w:t>"/&gt;</w:t>
      </w:r>
      <w:r>
        <w:br/>
        <w:t xml:space="preserve">  &lt;author&gt;</w:t>
      </w:r>
      <w:r>
        <w:br/>
        <w:t xml:space="preserve">    &lt;noteText&gt;</w:t>
      </w:r>
      <w:r w:rsidRPr="00CB4988">
        <w:rPr>
          <w:b/>
          <w:i/>
          <w:iCs/>
        </w:rPr>
        <w:t>Changes Made</w:t>
      </w:r>
      <w:r>
        <w:t>&lt;/noteText&gt;</w:t>
      </w:r>
      <w:r>
        <w:br/>
        <w:t xml:space="preserve">    &lt;!-- </w:t>
      </w:r>
      <w:r w:rsidRPr="00CB4988">
        <w:rPr>
          <w:b/>
          <w:i/>
          <w:iCs/>
        </w:rPr>
        <w:t>author information</w:t>
      </w:r>
      <w:r>
        <w:t xml:space="preserve"> --&gt;</w:t>
      </w:r>
      <w:r>
        <w:br/>
        <w:t xml:space="preserve">  &lt;/author&gt;</w:t>
      </w:r>
      <w:r>
        <w:br/>
        <w:t xml:space="preserve">  &lt;component&gt;</w:t>
      </w:r>
      <w:r>
        <w:br/>
        <w:t xml:space="preserve">    &lt;structuredBody&gt;</w:t>
      </w:r>
      <w:r>
        <w:br/>
        <w:t xml:space="preserve">      &lt;component&gt;</w:t>
      </w:r>
      <w:r>
        <w:br/>
        <w:t xml:space="preserve">        &lt;section&gt;</w:t>
      </w:r>
      <w:r>
        <w:br/>
        <w:t xml:space="preserve">          &lt;subject&gt;</w:t>
      </w:r>
      <w:r>
        <w:br/>
        <w:t xml:space="preserve">            &lt;identifiedSubstance&gt;&lt;!-- </w:t>
      </w:r>
      <w:r w:rsidRPr="00CB4988">
        <w:rPr>
          <w:b/>
          <w:bCs/>
        </w:rPr>
        <w:t>Substance</w:t>
      </w:r>
      <w:r>
        <w:t xml:space="preserve"> --&gt;</w:t>
      </w:r>
    </w:p>
    <w:p w:rsidR="00295322" w:rsidRPr="000518DD" w:rsidRDefault="00295322" w:rsidP="00295322">
      <w:pPr>
        <w:pStyle w:val="Heading3"/>
        <w:rPr>
          <w:color w:val="0070C0"/>
        </w:rPr>
      </w:pPr>
      <w:bookmarkStart w:id="491" w:name="_Toc343650443"/>
      <w:r w:rsidRPr="000518DD">
        <w:rPr>
          <w:color w:val="0070C0"/>
        </w:rPr>
        <w:t>Version Number</w:t>
      </w:r>
      <w:bookmarkEnd w:id="491"/>
    </w:p>
    <w:p w:rsidR="00295322" w:rsidRDefault="00295322" w:rsidP="00295322"/>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95322" w:rsidRPr="007A51EF" w:rsidTr="00343049">
        <w:tc>
          <w:tcPr>
            <w:tcW w:w="1951" w:type="dxa"/>
            <w:shd w:val="clear" w:color="auto" w:fill="auto"/>
          </w:tcPr>
          <w:p w:rsidR="00295322" w:rsidRPr="007A51EF" w:rsidRDefault="00295322" w:rsidP="004955C9">
            <w:pPr>
              <w:rPr>
                <w:b/>
                <w:lang w:eastAsia="en-US"/>
              </w:rPr>
            </w:pPr>
            <w:r w:rsidRPr="007A51EF">
              <w:rPr>
                <w:b/>
              </w:rPr>
              <w:t>User Guidance</w:t>
            </w:r>
          </w:p>
        </w:tc>
        <w:tc>
          <w:tcPr>
            <w:tcW w:w="8017" w:type="dxa"/>
            <w:shd w:val="clear" w:color="auto" w:fill="auto"/>
          </w:tcPr>
          <w:p w:rsidR="00295322" w:rsidRPr="007A51EF" w:rsidRDefault="00570133" w:rsidP="00570133">
            <w:pPr>
              <w:rPr>
                <w:lang w:eastAsia="en-US"/>
              </w:rPr>
            </w:pPr>
            <w:r w:rsidRPr="00570133">
              <w:rPr>
                <w:lang w:eastAsia="en-US"/>
              </w:rPr>
              <w:t xml:space="preserve">The number of the version of the </w:t>
            </w:r>
            <w:r>
              <w:rPr>
                <w:lang w:eastAsia="en-US"/>
              </w:rPr>
              <w:t>substance</w:t>
            </w:r>
            <w:r w:rsidRPr="00570133">
              <w:rPr>
                <w:lang w:eastAsia="en-US"/>
              </w:rPr>
              <w:t xml:space="preserve"> shall be provided.</w:t>
            </w:r>
          </w:p>
        </w:tc>
      </w:tr>
      <w:tr w:rsidR="00295322" w:rsidRPr="007A51EF" w:rsidTr="00343049">
        <w:tc>
          <w:tcPr>
            <w:tcW w:w="1951" w:type="dxa"/>
            <w:shd w:val="clear" w:color="auto" w:fill="auto"/>
          </w:tcPr>
          <w:p w:rsidR="00295322" w:rsidRPr="007A51EF" w:rsidRDefault="00295322" w:rsidP="004955C9">
            <w:pPr>
              <w:rPr>
                <w:b/>
                <w:lang w:eastAsia="en-US"/>
              </w:rPr>
            </w:pPr>
            <w:r w:rsidRPr="007A51EF">
              <w:rPr>
                <w:b/>
              </w:rPr>
              <w:t>Example(s)</w:t>
            </w:r>
          </w:p>
        </w:tc>
        <w:tc>
          <w:tcPr>
            <w:tcW w:w="8017" w:type="dxa"/>
            <w:shd w:val="clear" w:color="auto" w:fill="auto"/>
          </w:tcPr>
          <w:p w:rsidR="00295322" w:rsidRPr="007A51EF" w:rsidRDefault="00343049" w:rsidP="004955C9">
            <w:pPr>
              <w:rPr>
                <w:lang w:eastAsia="en-US"/>
              </w:rPr>
            </w:pPr>
            <w:r>
              <w:rPr>
                <w:lang w:eastAsia="en-US"/>
              </w:rPr>
              <w:t>1, 2, 3, 99</w:t>
            </w:r>
          </w:p>
        </w:tc>
      </w:tr>
      <w:tr w:rsidR="00295322" w:rsidRPr="007A51EF" w:rsidTr="00343049">
        <w:tc>
          <w:tcPr>
            <w:tcW w:w="1951" w:type="dxa"/>
            <w:shd w:val="clear" w:color="auto" w:fill="auto"/>
          </w:tcPr>
          <w:p w:rsidR="00295322" w:rsidRPr="007A51EF" w:rsidRDefault="00295322" w:rsidP="004955C9">
            <w:pPr>
              <w:rPr>
                <w:b/>
              </w:rPr>
            </w:pPr>
            <w:r w:rsidRPr="007A51EF">
              <w:rPr>
                <w:b/>
              </w:rPr>
              <w:lastRenderedPageBreak/>
              <w:t>Conformance</w:t>
            </w:r>
          </w:p>
        </w:tc>
        <w:tc>
          <w:tcPr>
            <w:tcW w:w="8017" w:type="dxa"/>
            <w:shd w:val="clear" w:color="auto" w:fill="auto"/>
          </w:tcPr>
          <w:p w:rsidR="00295322" w:rsidRPr="007A51EF" w:rsidRDefault="006F47CB" w:rsidP="004955C9">
            <w:pPr>
              <w:rPr>
                <w:lang w:eastAsia="en-US"/>
              </w:rPr>
            </w:pPr>
            <w:r>
              <w:rPr>
                <w:lang w:eastAsia="en-US"/>
              </w:rPr>
              <w:t>REQUIRED</w:t>
            </w:r>
          </w:p>
        </w:tc>
      </w:tr>
      <w:tr w:rsidR="00295322" w:rsidRPr="007A51EF" w:rsidTr="00343049">
        <w:tc>
          <w:tcPr>
            <w:tcW w:w="1951" w:type="dxa"/>
            <w:shd w:val="clear" w:color="auto" w:fill="auto"/>
          </w:tcPr>
          <w:p w:rsidR="00295322" w:rsidRPr="007A51EF" w:rsidRDefault="00295322" w:rsidP="004955C9">
            <w:pPr>
              <w:rPr>
                <w:b/>
              </w:rPr>
            </w:pPr>
            <w:r w:rsidRPr="007A51EF">
              <w:rPr>
                <w:b/>
              </w:rPr>
              <w:t>Data Type</w:t>
            </w:r>
          </w:p>
        </w:tc>
        <w:tc>
          <w:tcPr>
            <w:tcW w:w="8017" w:type="dxa"/>
            <w:shd w:val="clear" w:color="auto" w:fill="auto"/>
          </w:tcPr>
          <w:p w:rsidR="00295322" w:rsidRPr="007A51EF" w:rsidRDefault="00295322" w:rsidP="004955C9">
            <w:pPr>
              <w:rPr>
                <w:lang w:eastAsia="en-US"/>
              </w:rPr>
            </w:pPr>
            <w:r>
              <w:rPr>
                <w:lang w:eastAsia="en-US"/>
              </w:rPr>
              <w:t>INT</w:t>
            </w:r>
          </w:p>
        </w:tc>
      </w:tr>
      <w:tr w:rsidR="00295322" w:rsidRPr="007A51EF" w:rsidTr="00343049">
        <w:tc>
          <w:tcPr>
            <w:tcW w:w="1951" w:type="dxa"/>
            <w:shd w:val="clear" w:color="auto" w:fill="auto"/>
          </w:tcPr>
          <w:p w:rsidR="00295322" w:rsidRPr="007A51EF" w:rsidRDefault="00295322" w:rsidP="004955C9">
            <w:pPr>
              <w:rPr>
                <w:b/>
              </w:rPr>
            </w:pPr>
            <w:r w:rsidRPr="007A51EF">
              <w:rPr>
                <w:b/>
              </w:rPr>
              <w:t>Business Rule(s)</w:t>
            </w:r>
          </w:p>
        </w:tc>
        <w:tc>
          <w:tcPr>
            <w:tcW w:w="8017" w:type="dxa"/>
            <w:shd w:val="clear" w:color="auto" w:fill="auto"/>
          </w:tcPr>
          <w:p w:rsidR="00295322" w:rsidRPr="007A51EF" w:rsidRDefault="00343049" w:rsidP="004955C9">
            <w:pPr>
              <w:rPr>
                <w:lang w:eastAsia="en-US"/>
              </w:rPr>
            </w:pPr>
            <w:r>
              <w:rPr>
                <w:lang w:eastAsia="en-US"/>
              </w:rPr>
              <w:t>If same document set exists, version must be greater than the last submitted version</w:t>
            </w:r>
          </w:p>
        </w:tc>
      </w:tr>
    </w:tbl>
    <w:p w:rsidR="00343049" w:rsidRDefault="00343049" w:rsidP="00343049">
      <w:pPr>
        <w:pStyle w:val="BodyText"/>
      </w:pPr>
    </w:p>
    <w:p w:rsidR="00343049" w:rsidRPr="00CB4988" w:rsidRDefault="00343049" w:rsidP="00343049">
      <w:pPr>
        <w:pStyle w:val="XML"/>
        <w:spacing w:before="0" w:after="0"/>
      </w:pPr>
      <w:r>
        <w:t>&lt;document&gt;</w:t>
      </w:r>
      <w:r>
        <w:br/>
        <w:t xml:space="preserve">  &lt;id root="</w:t>
      </w:r>
      <w:r w:rsidRPr="00CB4988">
        <w:rPr>
          <w:b/>
          <w:i/>
          <w:iCs/>
        </w:rPr>
        <w:t>Document Id</w:t>
      </w:r>
      <w:r>
        <w:t>"/&gt;</w:t>
      </w:r>
      <w:r>
        <w:br/>
        <w:t xml:space="preserve">  &lt;setId root="</w:t>
      </w:r>
      <w:r w:rsidRPr="00CB4988">
        <w:rPr>
          <w:b/>
          <w:i/>
          <w:iCs/>
        </w:rPr>
        <w:t>Document Set Id</w:t>
      </w:r>
      <w:r>
        <w:t>"/&gt;</w:t>
      </w:r>
      <w:r>
        <w:br/>
        <w:t xml:space="preserve">  &lt;versionNumber value="</w:t>
      </w:r>
      <w:r w:rsidRPr="00CB4988">
        <w:rPr>
          <w:b/>
          <w:i/>
          <w:iCs/>
        </w:rPr>
        <w:t>Version Number</w:t>
      </w:r>
      <w:r>
        <w:t>"/&gt;</w:t>
      </w:r>
    </w:p>
    <w:p w:rsidR="00343049" w:rsidRDefault="00343049" w:rsidP="00343049">
      <w:pPr>
        <w:pStyle w:val="BodyText"/>
      </w:pPr>
      <w:r>
        <w:t xml:space="preserve">Each document version has a globally unique identifier. In addition a </w:t>
      </w:r>
      <w:r w:rsidRPr="000C4ACE">
        <w:rPr>
          <w:i/>
          <w:iCs/>
        </w:rPr>
        <w:t>version number</w:t>
      </w:r>
      <w:r>
        <w:t xml:space="preserve"> which is relative to the document version-set.</w:t>
      </w:r>
    </w:p>
    <w:p w:rsidR="00343049" w:rsidRDefault="00343049" w:rsidP="00343049">
      <w:pPr>
        <w:pStyle w:val="BodyText"/>
      </w:pPr>
    </w:p>
    <w:p w:rsidR="00343049" w:rsidRDefault="00343049" w:rsidP="00343049">
      <w:pPr>
        <w:pStyle w:val="BodyText"/>
      </w:pPr>
      <w:r>
        <w:t xml:space="preserve">NOTE: the colloquial notion of a single document which has multiple versions each different from the other does not exist in HL7. Each modification of a document is itself a new document. However, in HL7 the </w:t>
      </w:r>
      <w:r w:rsidRPr="000C4ACE">
        <w:rPr>
          <w:i/>
          <w:iCs/>
        </w:rPr>
        <w:t>document set</w:t>
      </w:r>
      <w:r>
        <w:t>, or, for additional clarity the “</w:t>
      </w:r>
      <w:r w:rsidRPr="000C4ACE">
        <w:rPr>
          <w:i/>
          <w:iCs/>
        </w:rPr>
        <w:t>document version set</w:t>
      </w:r>
      <w:r>
        <w:t>” is recognized in HL7 and reflected in a “set id”, which is a globally unique identifier for the entire set of versions of what might colloquially be called “one document”. Thus, in summary, any change to a document produces a new document with a new document id, but with the same set id as the previous document and an increased version number.</w:t>
      </w:r>
    </w:p>
    <w:p w:rsidR="00295322" w:rsidRPr="000518DD" w:rsidRDefault="00295322" w:rsidP="00295322">
      <w:pPr>
        <w:pStyle w:val="Heading3"/>
        <w:rPr>
          <w:color w:val="0070C0"/>
        </w:rPr>
      </w:pPr>
      <w:bookmarkStart w:id="492" w:name="_Toc343650444"/>
      <w:r w:rsidRPr="000518DD">
        <w:rPr>
          <w:color w:val="0070C0"/>
        </w:rPr>
        <w:t>Effective date</w:t>
      </w:r>
      <w:bookmarkEnd w:id="492"/>
    </w:p>
    <w:p w:rsidR="00295322" w:rsidRDefault="00295322" w:rsidP="00295322"/>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95322" w:rsidRPr="007A51EF" w:rsidTr="004955C9">
        <w:tc>
          <w:tcPr>
            <w:tcW w:w="1951" w:type="dxa"/>
            <w:shd w:val="clear" w:color="auto" w:fill="auto"/>
          </w:tcPr>
          <w:p w:rsidR="00295322" w:rsidRPr="007A51EF" w:rsidRDefault="00295322" w:rsidP="004955C9">
            <w:pPr>
              <w:rPr>
                <w:b/>
                <w:lang w:eastAsia="en-US"/>
              </w:rPr>
            </w:pPr>
            <w:r w:rsidRPr="007A51EF">
              <w:rPr>
                <w:b/>
              </w:rPr>
              <w:t>User Guidance</w:t>
            </w:r>
          </w:p>
        </w:tc>
        <w:tc>
          <w:tcPr>
            <w:tcW w:w="8017" w:type="dxa"/>
            <w:shd w:val="clear" w:color="auto" w:fill="auto"/>
          </w:tcPr>
          <w:p w:rsidR="00295322" w:rsidRPr="007A51EF" w:rsidRDefault="00570133" w:rsidP="00570133">
            <w:pPr>
              <w:jc w:val="both"/>
              <w:rPr>
                <w:lang w:eastAsia="en-US"/>
              </w:rPr>
            </w:pPr>
            <w:r>
              <w:rPr>
                <w:lang w:eastAsia="en-US"/>
              </w:rPr>
              <w:t>The date when the substance was effective shall be provided in line with the ISO 8601 date format. This shall be defined when the substance is generated or modified.</w:t>
            </w:r>
          </w:p>
        </w:tc>
      </w:tr>
      <w:tr w:rsidR="00295322" w:rsidRPr="007A51EF" w:rsidTr="004955C9">
        <w:tc>
          <w:tcPr>
            <w:tcW w:w="1951" w:type="dxa"/>
            <w:shd w:val="clear" w:color="auto" w:fill="auto"/>
          </w:tcPr>
          <w:p w:rsidR="00295322" w:rsidRPr="007A51EF" w:rsidRDefault="00295322" w:rsidP="004955C9">
            <w:pPr>
              <w:rPr>
                <w:b/>
                <w:lang w:eastAsia="en-US"/>
              </w:rPr>
            </w:pPr>
            <w:r w:rsidRPr="007A51EF">
              <w:rPr>
                <w:b/>
              </w:rPr>
              <w:t>Example(s)</w:t>
            </w:r>
          </w:p>
        </w:tc>
        <w:tc>
          <w:tcPr>
            <w:tcW w:w="8017" w:type="dxa"/>
            <w:shd w:val="clear" w:color="auto" w:fill="auto"/>
          </w:tcPr>
          <w:p w:rsidR="00295322" w:rsidRPr="007A51EF" w:rsidRDefault="00343049" w:rsidP="004955C9">
            <w:pPr>
              <w:rPr>
                <w:lang w:eastAsia="en-US"/>
              </w:rPr>
            </w:pPr>
            <w:r>
              <w:rPr>
                <w:lang w:eastAsia="en-US"/>
              </w:rPr>
              <w:t>20110219</w:t>
            </w:r>
          </w:p>
        </w:tc>
      </w:tr>
      <w:tr w:rsidR="00295322" w:rsidRPr="007A51EF" w:rsidTr="004955C9">
        <w:tc>
          <w:tcPr>
            <w:tcW w:w="1951" w:type="dxa"/>
            <w:shd w:val="clear" w:color="auto" w:fill="auto"/>
          </w:tcPr>
          <w:p w:rsidR="00295322" w:rsidRPr="007A51EF" w:rsidRDefault="00295322" w:rsidP="004955C9">
            <w:pPr>
              <w:rPr>
                <w:b/>
              </w:rPr>
            </w:pPr>
            <w:r w:rsidRPr="007A51EF">
              <w:rPr>
                <w:b/>
              </w:rPr>
              <w:t>Conformance</w:t>
            </w:r>
          </w:p>
        </w:tc>
        <w:tc>
          <w:tcPr>
            <w:tcW w:w="8017" w:type="dxa"/>
            <w:shd w:val="clear" w:color="auto" w:fill="auto"/>
          </w:tcPr>
          <w:p w:rsidR="00295322" w:rsidRPr="007A51EF" w:rsidRDefault="006F47CB" w:rsidP="004955C9">
            <w:pPr>
              <w:rPr>
                <w:lang w:eastAsia="en-US"/>
              </w:rPr>
            </w:pPr>
            <w:r>
              <w:rPr>
                <w:lang w:eastAsia="en-US"/>
              </w:rPr>
              <w:t>OPTIONAL</w:t>
            </w:r>
          </w:p>
        </w:tc>
      </w:tr>
      <w:tr w:rsidR="00295322" w:rsidRPr="007A51EF" w:rsidTr="004955C9">
        <w:tc>
          <w:tcPr>
            <w:tcW w:w="1951" w:type="dxa"/>
            <w:shd w:val="clear" w:color="auto" w:fill="auto"/>
          </w:tcPr>
          <w:p w:rsidR="00295322" w:rsidRPr="007A51EF" w:rsidRDefault="00295322" w:rsidP="004955C9">
            <w:pPr>
              <w:rPr>
                <w:b/>
              </w:rPr>
            </w:pPr>
            <w:r w:rsidRPr="007A51EF">
              <w:rPr>
                <w:b/>
              </w:rPr>
              <w:t>Data Type</w:t>
            </w:r>
          </w:p>
        </w:tc>
        <w:tc>
          <w:tcPr>
            <w:tcW w:w="8017" w:type="dxa"/>
            <w:shd w:val="clear" w:color="auto" w:fill="auto"/>
          </w:tcPr>
          <w:p w:rsidR="00295322" w:rsidRPr="007A51EF" w:rsidRDefault="00295322" w:rsidP="004955C9">
            <w:pPr>
              <w:rPr>
                <w:lang w:eastAsia="en-US"/>
              </w:rPr>
            </w:pPr>
            <w:r>
              <w:rPr>
                <w:lang w:eastAsia="en-US"/>
              </w:rPr>
              <w:t>TS</w:t>
            </w:r>
          </w:p>
        </w:tc>
      </w:tr>
      <w:tr w:rsidR="00295322" w:rsidRPr="007A51EF" w:rsidTr="004955C9">
        <w:tc>
          <w:tcPr>
            <w:tcW w:w="1951" w:type="dxa"/>
            <w:shd w:val="clear" w:color="auto" w:fill="auto"/>
          </w:tcPr>
          <w:p w:rsidR="00295322" w:rsidRPr="007A51EF" w:rsidRDefault="00295322" w:rsidP="004955C9">
            <w:pPr>
              <w:rPr>
                <w:b/>
              </w:rPr>
            </w:pPr>
            <w:r w:rsidRPr="007A51EF">
              <w:rPr>
                <w:b/>
              </w:rPr>
              <w:t>Business Rule(s)</w:t>
            </w:r>
          </w:p>
        </w:tc>
        <w:tc>
          <w:tcPr>
            <w:tcW w:w="8017" w:type="dxa"/>
            <w:shd w:val="clear" w:color="auto" w:fill="auto"/>
          </w:tcPr>
          <w:p w:rsidR="00295322" w:rsidRPr="007A51EF" w:rsidRDefault="00295322" w:rsidP="004955C9">
            <w:pPr>
              <w:rPr>
                <w:lang w:eastAsia="en-US"/>
              </w:rPr>
            </w:pPr>
          </w:p>
        </w:tc>
      </w:tr>
    </w:tbl>
    <w:p w:rsidR="00343049" w:rsidRDefault="00343049" w:rsidP="00343049">
      <w:pPr>
        <w:pStyle w:val="BodyText"/>
      </w:pPr>
    </w:p>
    <w:p w:rsidR="00343049" w:rsidRPr="00CB4988" w:rsidRDefault="00343049" w:rsidP="00343049">
      <w:pPr>
        <w:pStyle w:val="XML"/>
        <w:spacing w:before="0" w:after="0"/>
      </w:pPr>
      <w:r>
        <w:t>&lt;document&gt;</w:t>
      </w:r>
      <w:r>
        <w:br/>
        <w:t xml:space="preserve">  &lt;effectiveTime value="</w:t>
      </w:r>
      <w:r w:rsidRPr="00CB4988">
        <w:rPr>
          <w:b/>
          <w:i/>
          <w:iCs/>
        </w:rPr>
        <w:t>Effective Date</w:t>
      </w:r>
      <w:r>
        <w:t>"/&gt;</w:t>
      </w:r>
    </w:p>
    <w:p w:rsidR="00295322" w:rsidRPr="000518DD" w:rsidRDefault="00295322" w:rsidP="00295322">
      <w:pPr>
        <w:pStyle w:val="Heading3"/>
        <w:rPr>
          <w:color w:val="0070C0"/>
        </w:rPr>
      </w:pPr>
      <w:bookmarkStart w:id="493" w:name="_Toc343650445"/>
      <w:r w:rsidRPr="000518DD">
        <w:rPr>
          <w:color w:val="0070C0"/>
        </w:rPr>
        <w:t>Change Made</w:t>
      </w:r>
      <w:bookmarkEnd w:id="493"/>
    </w:p>
    <w:p w:rsidR="00295322" w:rsidRDefault="00295322" w:rsidP="00295322"/>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95322" w:rsidRPr="007A51EF" w:rsidTr="00343049">
        <w:tc>
          <w:tcPr>
            <w:tcW w:w="1951" w:type="dxa"/>
            <w:shd w:val="clear" w:color="auto" w:fill="auto"/>
          </w:tcPr>
          <w:p w:rsidR="00295322" w:rsidRPr="007A51EF" w:rsidRDefault="00295322" w:rsidP="004955C9">
            <w:pPr>
              <w:rPr>
                <w:b/>
                <w:lang w:eastAsia="en-US"/>
              </w:rPr>
            </w:pPr>
            <w:r w:rsidRPr="007A51EF">
              <w:rPr>
                <w:b/>
              </w:rPr>
              <w:t>User Guidance</w:t>
            </w:r>
          </w:p>
        </w:tc>
        <w:tc>
          <w:tcPr>
            <w:tcW w:w="8017" w:type="dxa"/>
            <w:shd w:val="clear" w:color="auto" w:fill="auto"/>
          </w:tcPr>
          <w:p w:rsidR="00295322" w:rsidRPr="007A51EF" w:rsidRDefault="0039508A" w:rsidP="0039508A">
            <w:pPr>
              <w:jc w:val="both"/>
              <w:rPr>
                <w:lang w:eastAsia="en-US"/>
              </w:rPr>
            </w:pPr>
            <w:r>
              <w:rPr>
                <w:lang w:eastAsia="en-US"/>
              </w:rPr>
              <w:t>The description of the updates or changes of the substance shall be specified. The field will be left empty when first insert of substance.</w:t>
            </w:r>
          </w:p>
        </w:tc>
      </w:tr>
      <w:tr w:rsidR="00295322" w:rsidRPr="007A51EF" w:rsidTr="00343049">
        <w:tc>
          <w:tcPr>
            <w:tcW w:w="1951" w:type="dxa"/>
            <w:shd w:val="clear" w:color="auto" w:fill="auto"/>
          </w:tcPr>
          <w:p w:rsidR="00295322" w:rsidRPr="007A51EF" w:rsidRDefault="00295322" w:rsidP="004955C9">
            <w:pPr>
              <w:rPr>
                <w:b/>
              </w:rPr>
            </w:pPr>
            <w:r w:rsidRPr="007A51EF">
              <w:rPr>
                <w:b/>
              </w:rPr>
              <w:t>Conformance</w:t>
            </w:r>
          </w:p>
        </w:tc>
        <w:tc>
          <w:tcPr>
            <w:tcW w:w="8017" w:type="dxa"/>
            <w:shd w:val="clear" w:color="auto" w:fill="auto"/>
          </w:tcPr>
          <w:p w:rsidR="00295322" w:rsidRPr="007A51EF" w:rsidRDefault="006F47CB" w:rsidP="004955C9">
            <w:pPr>
              <w:rPr>
                <w:lang w:eastAsia="en-US"/>
              </w:rPr>
            </w:pPr>
            <w:r>
              <w:rPr>
                <w:lang w:eastAsia="en-US"/>
              </w:rPr>
              <w:t>OPTIONAL</w:t>
            </w:r>
          </w:p>
        </w:tc>
      </w:tr>
      <w:tr w:rsidR="00295322" w:rsidRPr="007A51EF" w:rsidTr="00343049">
        <w:tc>
          <w:tcPr>
            <w:tcW w:w="1951" w:type="dxa"/>
            <w:shd w:val="clear" w:color="auto" w:fill="auto"/>
          </w:tcPr>
          <w:p w:rsidR="00295322" w:rsidRPr="007A51EF" w:rsidRDefault="00295322" w:rsidP="004955C9">
            <w:pPr>
              <w:rPr>
                <w:b/>
              </w:rPr>
            </w:pPr>
            <w:r w:rsidRPr="007A51EF">
              <w:rPr>
                <w:b/>
              </w:rPr>
              <w:t>Data Type</w:t>
            </w:r>
          </w:p>
        </w:tc>
        <w:tc>
          <w:tcPr>
            <w:tcW w:w="8017" w:type="dxa"/>
            <w:shd w:val="clear" w:color="auto" w:fill="auto"/>
          </w:tcPr>
          <w:p w:rsidR="00295322" w:rsidRPr="007A51EF" w:rsidRDefault="00295322" w:rsidP="004955C9">
            <w:pPr>
              <w:rPr>
                <w:lang w:eastAsia="en-US"/>
              </w:rPr>
            </w:pPr>
            <w:r>
              <w:rPr>
                <w:lang w:eastAsia="en-US"/>
              </w:rPr>
              <w:t>ST</w:t>
            </w:r>
          </w:p>
        </w:tc>
      </w:tr>
      <w:tr w:rsidR="00295322" w:rsidRPr="007A51EF" w:rsidTr="00343049">
        <w:tc>
          <w:tcPr>
            <w:tcW w:w="1951" w:type="dxa"/>
            <w:shd w:val="clear" w:color="auto" w:fill="auto"/>
          </w:tcPr>
          <w:p w:rsidR="00295322" w:rsidRPr="007A51EF" w:rsidRDefault="00295322" w:rsidP="004955C9">
            <w:pPr>
              <w:rPr>
                <w:b/>
              </w:rPr>
            </w:pPr>
            <w:r w:rsidRPr="007A51EF">
              <w:rPr>
                <w:b/>
              </w:rPr>
              <w:t>Business Rule(s)</w:t>
            </w:r>
          </w:p>
        </w:tc>
        <w:tc>
          <w:tcPr>
            <w:tcW w:w="8017" w:type="dxa"/>
            <w:shd w:val="clear" w:color="auto" w:fill="auto"/>
          </w:tcPr>
          <w:p w:rsidR="00295322" w:rsidRPr="007A51EF" w:rsidRDefault="00295322" w:rsidP="004955C9">
            <w:pPr>
              <w:rPr>
                <w:lang w:eastAsia="en-US"/>
              </w:rPr>
            </w:pPr>
          </w:p>
        </w:tc>
      </w:tr>
    </w:tbl>
    <w:p w:rsidR="00343049" w:rsidRDefault="00343049" w:rsidP="00343049">
      <w:pPr>
        <w:pStyle w:val="BodyText"/>
      </w:pPr>
    </w:p>
    <w:p w:rsidR="00343049" w:rsidRPr="00CB4988" w:rsidRDefault="00343049" w:rsidP="00343049">
      <w:pPr>
        <w:pStyle w:val="XML"/>
        <w:spacing w:before="0" w:after="0"/>
      </w:pPr>
      <w:r>
        <w:t>&lt;document&gt;</w:t>
      </w:r>
      <w:r>
        <w:br/>
        <w:t xml:space="preserve">  &lt;author&gt;</w:t>
      </w:r>
      <w:r>
        <w:br/>
        <w:t xml:space="preserve">    &lt;noteText&gt;</w:t>
      </w:r>
      <w:r w:rsidRPr="00CB4988">
        <w:rPr>
          <w:b/>
          <w:i/>
          <w:iCs/>
        </w:rPr>
        <w:t>Changes Made</w:t>
      </w:r>
      <w:r>
        <w:t>&lt;/noteText&gt;</w:t>
      </w:r>
    </w:p>
    <w:p w:rsidR="00295322" w:rsidRPr="000518DD" w:rsidRDefault="008848BA" w:rsidP="00081B2E">
      <w:pPr>
        <w:pStyle w:val="Heading2"/>
        <w:rPr>
          <w:color w:val="FF0000"/>
          <w:lang w:eastAsia="en-US"/>
        </w:rPr>
      </w:pPr>
      <w:bookmarkStart w:id="494" w:name="_Toc343650446"/>
      <w:r w:rsidRPr="000518DD">
        <w:rPr>
          <w:color w:val="FF0000"/>
          <w:lang w:eastAsia="en-US"/>
        </w:rPr>
        <w:t>R</w:t>
      </w:r>
      <w:r w:rsidR="00295322" w:rsidRPr="000518DD">
        <w:rPr>
          <w:color w:val="FF0000"/>
          <w:lang w:eastAsia="en-US"/>
        </w:rPr>
        <w:t>eference Information</w:t>
      </w:r>
      <w:bookmarkEnd w:id="494"/>
      <w:ins w:id="495" w:author="HYST (Hiroyuki Sato)" w:date="2013-01-08T17:06:00Z">
        <w:r w:rsidR="00D15CCB" w:rsidRPr="00D15CCB">
          <w:rPr>
            <w:rFonts w:eastAsia="MS Mincho" w:hint="eastAsia"/>
            <w:color w:val="FF0000"/>
            <w:lang w:eastAsia="ja-JP"/>
          </w:rPr>
          <w:t xml:space="preserve">  (repeat as necessary)</w:t>
        </w:r>
      </w:ins>
    </w:p>
    <w:p w:rsidR="00610B06" w:rsidRDefault="008848BA" w:rsidP="00E71C2D">
      <w:pPr>
        <w:jc w:val="both"/>
        <w:rPr>
          <w:lang w:val="en-US" w:eastAsia="en-US"/>
        </w:rPr>
      </w:pPr>
      <w:r w:rsidRPr="008848BA">
        <w:rPr>
          <w:lang w:val="en-US" w:eastAsia="en-US"/>
        </w:rPr>
        <w:t xml:space="preserve"> </w:t>
      </w:r>
    </w:p>
    <w:p w:rsidR="008848BA" w:rsidRDefault="008848BA" w:rsidP="00E71C2D">
      <w:pPr>
        <w:jc w:val="both"/>
        <w:rPr>
          <w:lang w:val="en-US" w:eastAsia="en-US"/>
        </w:rPr>
      </w:pPr>
      <w:r w:rsidRPr="008848BA">
        <w:rPr>
          <w:lang w:val="en-US" w:eastAsia="en-US"/>
        </w:rPr>
        <w:t>The following information is capture</w:t>
      </w:r>
      <w:r w:rsidR="009F2337">
        <w:rPr>
          <w:lang w:val="en-US" w:eastAsia="en-US"/>
        </w:rPr>
        <w:t xml:space="preserve">d for reference purposes only. </w:t>
      </w:r>
      <w:r w:rsidRPr="008848BA">
        <w:rPr>
          <w:lang w:val="en-US" w:eastAsia="en-US"/>
        </w:rPr>
        <w:t>The information is typically not used in defining a substance but is important information that can be submitted and retained by the maintenance organization.</w:t>
      </w:r>
    </w:p>
    <w:p w:rsidR="00610B06" w:rsidRDefault="00610B06" w:rsidP="00E71C2D">
      <w:pPr>
        <w:jc w:val="both"/>
        <w:rPr>
          <w:lang w:val="en-US" w:eastAsia="en-US"/>
        </w:rPr>
      </w:pPr>
    </w:p>
    <w:p w:rsidR="00F62CC1" w:rsidRPr="000518DD" w:rsidRDefault="00F62CC1" w:rsidP="00F62CC1">
      <w:pPr>
        <w:pStyle w:val="Heading3"/>
        <w:rPr>
          <w:color w:val="0070C0"/>
          <w:lang w:eastAsia="en-US"/>
        </w:rPr>
      </w:pPr>
      <w:bookmarkStart w:id="496" w:name="_Toc343650447"/>
      <w:r w:rsidRPr="000518DD">
        <w:rPr>
          <w:color w:val="0070C0"/>
          <w:lang w:eastAsia="en-US"/>
        </w:rPr>
        <w:lastRenderedPageBreak/>
        <w:t>Comment</w:t>
      </w:r>
      <w:bookmarkEnd w:id="49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43049" w:rsidRPr="007A51EF" w:rsidTr="00343049">
        <w:tc>
          <w:tcPr>
            <w:tcW w:w="1951" w:type="dxa"/>
            <w:shd w:val="clear" w:color="auto" w:fill="auto"/>
          </w:tcPr>
          <w:p w:rsidR="00343049" w:rsidRPr="007A51EF" w:rsidRDefault="00343049" w:rsidP="00343049">
            <w:pPr>
              <w:rPr>
                <w:b/>
                <w:lang w:eastAsia="en-US"/>
              </w:rPr>
            </w:pPr>
            <w:r w:rsidRPr="007A51EF">
              <w:rPr>
                <w:b/>
              </w:rPr>
              <w:t>User Guidance</w:t>
            </w:r>
          </w:p>
        </w:tc>
        <w:tc>
          <w:tcPr>
            <w:tcW w:w="8017" w:type="dxa"/>
            <w:shd w:val="clear" w:color="auto" w:fill="auto"/>
          </w:tcPr>
          <w:p w:rsidR="00343049" w:rsidRPr="007A51EF" w:rsidRDefault="00343049" w:rsidP="00343049">
            <w:pPr>
              <w:rPr>
                <w:lang w:eastAsia="en-US"/>
              </w:rPr>
            </w:pPr>
            <w:r w:rsidRPr="001829C3">
              <w:rPr>
                <w:lang w:eastAsia="en-US"/>
              </w:rPr>
              <w:t>Any comment can be provided in this field, if necessary</w:t>
            </w:r>
            <w:r>
              <w:rPr>
                <w:lang w:eastAsia="en-US"/>
              </w:rPr>
              <w:t>.</w:t>
            </w:r>
          </w:p>
        </w:tc>
      </w:tr>
      <w:tr w:rsidR="00343049" w:rsidRPr="007A51EF" w:rsidTr="00343049">
        <w:tc>
          <w:tcPr>
            <w:tcW w:w="1951" w:type="dxa"/>
            <w:shd w:val="clear" w:color="auto" w:fill="auto"/>
          </w:tcPr>
          <w:p w:rsidR="00343049" w:rsidRPr="007A51EF" w:rsidRDefault="00343049" w:rsidP="00343049">
            <w:pPr>
              <w:rPr>
                <w:b/>
              </w:rPr>
            </w:pPr>
            <w:r w:rsidRPr="007A51EF">
              <w:rPr>
                <w:b/>
              </w:rPr>
              <w:t>Conformance</w:t>
            </w:r>
          </w:p>
        </w:tc>
        <w:tc>
          <w:tcPr>
            <w:tcW w:w="8017" w:type="dxa"/>
            <w:shd w:val="clear" w:color="auto" w:fill="auto"/>
          </w:tcPr>
          <w:p w:rsidR="00343049" w:rsidRPr="007A51EF" w:rsidRDefault="00343049" w:rsidP="00343049">
            <w:pPr>
              <w:rPr>
                <w:lang w:eastAsia="en-US"/>
              </w:rPr>
            </w:pPr>
            <w:r>
              <w:rPr>
                <w:lang w:eastAsia="en-US"/>
              </w:rPr>
              <w:t>OPTIONAL – DISCOURAGED</w:t>
            </w:r>
          </w:p>
        </w:tc>
      </w:tr>
      <w:tr w:rsidR="00343049" w:rsidRPr="007A51EF" w:rsidTr="00343049">
        <w:tc>
          <w:tcPr>
            <w:tcW w:w="1951" w:type="dxa"/>
            <w:shd w:val="clear" w:color="auto" w:fill="auto"/>
          </w:tcPr>
          <w:p w:rsidR="00343049" w:rsidRPr="007A51EF" w:rsidRDefault="00343049" w:rsidP="00343049">
            <w:pPr>
              <w:rPr>
                <w:b/>
              </w:rPr>
            </w:pPr>
            <w:r w:rsidRPr="007A51EF">
              <w:rPr>
                <w:b/>
              </w:rPr>
              <w:t>Data Type</w:t>
            </w:r>
          </w:p>
        </w:tc>
        <w:tc>
          <w:tcPr>
            <w:tcW w:w="8017" w:type="dxa"/>
            <w:shd w:val="clear" w:color="auto" w:fill="auto"/>
          </w:tcPr>
          <w:p w:rsidR="00343049" w:rsidRPr="007A51EF" w:rsidRDefault="00343049" w:rsidP="00343049">
            <w:pPr>
              <w:rPr>
                <w:lang w:eastAsia="en-US"/>
              </w:rPr>
            </w:pPr>
            <w:r>
              <w:rPr>
                <w:lang w:eastAsia="en-US"/>
              </w:rPr>
              <w:t>ST</w:t>
            </w:r>
          </w:p>
        </w:tc>
      </w:tr>
    </w:tbl>
    <w:p w:rsidR="00343049" w:rsidRDefault="00343049" w:rsidP="00343049"/>
    <w:p w:rsidR="00343049" w:rsidRDefault="00343049" w:rsidP="00343049">
      <w:r>
        <w:t>Note: general commenting in a field should not be specially necessary. If it is, such comment can always be packaged into a characteristic:</w:t>
      </w:r>
    </w:p>
    <w:p w:rsidR="00343049" w:rsidRDefault="00343049" w:rsidP="00343049">
      <w:pPr>
        <w:pStyle w:val="XML"/>
        <w:keepLines w:val="0"/>
        <w:spacing w:before="0" w:after="0"/>
      </w:pPr>
      <w:r>
        <w:t xml:space="preserve">    &lt;identifiedSubstance&gt;</w:t>
      </w:r>
      <w:r>
        <w:br/>
        <w:t xml:space="preserve">      &lt;identifiedSubstance .../&gt;</w:t>
      </w:r>
      <w:r>
        <w:br/>
        <w:t xml:space="preserve">      &lt;subjectOf&gt;</w:t>
      </w:r>
      <w:r>
        <w:br/>
        <w:t xml:space="preserve">        &lt;characteristic&gt;</w:t>
      </w:r>
      <w:r>
        <w:br/>
        <w:t xml:space="preserve">          &lt;text&gt;</w:t>
      </w:r>
      <w:r w:rsidRPr="00A76005">
        <w:rPr>
          <w:b/>
          <w:bCs/>
          <w:i/>
          <w:iCs/>
        </w:rPr>
        <w:t xml:space="preserve">Comment </w:t>
      </w:r>
      <w:r w:rsidRPr="00A76005">
        <w:rPr>
          <w:i/>
          <w:iCs/>
        </w:rPr>
        <w:t>Text</w:t>
      </w:r>
      <w:r>
        <w:t>&lt;/text&gt;</w:t>
      </w:r>
      <w:r>
        <w:br/>
        <w:t xml:space="preserve">        &lt;/characteristic&gt;</w:t>
      </w:r>
      <w:r>
        <w:br/>
        <w:t xml:space="preserve">      &lt;/subjectOf&gt;</w:t>
      </w:r>
    </w:p>
    <w:p w:rsidR="008848BA" w:rsidRPr="000518DD" w:rsidRDefault="00770C97" w:rsidP="00A31C53">
      <w:pPr>
        <w:pStyle w:val="Heading3"/>
        <w:rPr>
          <w:color w:val="FF0000"/>
          <w:lang w:eastAsia="en-US"/>
        </w:rPr>
      </w:pPr>
      <w:bookmarkStart w:id="497" w:name="_Toc343650448"/>
      <w:r w:rsidRPr="000518DD">
        <w:rPr>
          <w:color w:val="FF0000"/>
          <w:lang w:eastAsia="en-US"/>
        </w:rPr>
        <w:t xml:space="preserve">Substance </w:t>
      </w:r>
      <w:r w:rsidR="008848BA" w:rsidRPr="000518DD">
        <w:rPr>
          <w:color w:val="FF0000"/>
          <w:lang w:eastAsia="en-US"/>
        </w:rPr>
        <w:t>Classification</w:t>
      </w:r>
      <w:bookmarkEnd w:id="497"/>
      <w:ins w:id="498" w:author="HYST (Hiroyuki Sato)" w:date="2013-01-08T17:48:00Z">
        <w:r w:rsidR="00626D75" w:rsidRPr="0014542C">
          <w:rPr>
            <w:rFonts w:eastAsia="MS Mincho" w:hint="eastAsia"/>
            <w:color w:val="FF0000"/>
            <w:lang w:eastAsia="ja-JP"/>
          </w:rPr>
          <w:t xml:space="preserve">  (repeat as necessary)</w:t>
        </w:r>
      </w:ins>
    </w:p>
    <w:p w:rsidR="005A4F17" w:rsidRDefault="005A4F17" w:rsidP="008B54CE">
      <w:pPr>
        <w:jc w:val="both"/>
        <w:rPr>
          <w:lang w:val="en-US" w:eastAsia="en-US"/>
        </w:rPr>
      </w:pPr>
    </w:p>
    <w:p w:rsidR="008848BA" w:rsidRPr="008848BA" w:rsidRDefault="008848BA" w:rsidP="008B54CE">
      <w:pPr>
        <w:jc w:val="both"/>
        <w:rPr>
          <w:lang w:val="en-US" w:eastAsia="en-US"/>
        </w:rPr>
      </w:pPr>
      <w:r w:rsidRPr="008848BA">
        <w:rPr>
          <w:lang w:val="en-US" w:eastAsia="en-US"/>
        </w:rPr>
        <w:t>There are a number of systems dev</w:t>
      </w:r>
      <w:r w:rsidR="008B54CE">
        <w:rPr>
          <w:lang w:val="en-US" w:eastAsia="en-US"/>
        </w:rPr>
        <w:t xml:space="preserve">eloped to classify substances. </w:t>
      </w:r>
      <w:r w:rsidRPr="008848BA">
        <w:rPr>
          <w:lang w:val="en-US" w:eastAsia="en-US"/>
        </w:rPr>
        <w:t>These systems are useful for grouping compounds that either have similar chemical structures or similar effects when administered in a medicinal product.  The standard should have the ability to capture a vari</w:t>
      </w:r>
      <w:r w:rsidR="008B54CE">
        <w:rPr>
          <w:lang w:val="en-US" w:eastAsia="en-US"/>
        </w:rPr>
        <w:t xml:space="preserve">ety of classification systems. </w:t>
      </w:r>
      <w:r w:rsidRPr="008848BA">
        <w:rPr>
          <w:lang w:val="en-US" w:eastAsia="en-US"/>
        </w:rPr>
        <w:t>Classification systems are typically based on molecular structure, chemical properties, pharmacological effects, mechanism of action, therapeutic targets or indication.</w:t>
      </w:r>
    </w:p>
    <w:p w:rsidR="008848BA" w:rsidRPr="008848BA" w:rsidRDefault="008848BA" w:rsidP="008B54CE">
      <w:pPr>
        <w:jc w:val="both"/>
        <w:rPr>
          <w:lang w:val="en-US" w:eastAsia="en-US"/>
        </w:rPr>
      </w:pPr>
    </w:p>
    <w:p w:rsidR="008848BA" w:rsidRPr="008848BA" w:rsidRDefault="008848BA" w:rsidP="008B54CE">
      <w:pPr>
        <w:jc w:val="both"/>
        <w:rPr>
          <w:lang w:val="en-US" w:eastAsia="en-US"/>
        </w:rPr>
      </w:pPr>
      <w:r w:rsidRPr="008848BA">
        <w:rPr>
          <w:lang w:val="en-US" w:eastAsia="en-US"/>
        </w:rPr>
        <w:t>The standard shall have the ability to capture multiple classifications and vari</w:t>
      </w:r>
      <w:r w:rsidR="008B54CE">
        <w:rPr>
          <w:lang w:val="en-US" w:eastAsia="en-US"/>
        </w:rPr>
        <w:t xml:space="preserve">able levels of classification.  </w:t>
      </w:r>
      <w:r w:rsidRPr="008848BA">
        <w:rPr>
          <w:lang w:val="en-US" w:eastAsia="en-US"/>
        </w:rPr>
        <w:t xml:space="preserve">Although most classification will be associated with an external classification system the maintenance organization will have the ability to classify substances as needed. </w:t>
      </w:r>
    </w:p>
    <w:p w:rsidR="00AF21C0" w:rsidRDefault="00AF21C0" w:rsidP="00AF21C0">
      <w:pPr>
        <w:rPr>
          <w:lang w:val="en-US" w:eastAsia="en-US"/>
        </w:rPr>
      </w:pPr>
    </w:p>
    <w:p w:rsidR="005A4F17" w:rsidRDefault="005A4F17" w:rsidP="005A4F17">
      <w:pPr>
        <w:rPr>
          <w:lang w:val="en-US" w:eastAsia="en-US"/>
        </w:rPr>
      </w:pPr>
      <w:r w:rsidRPr="008848BA">
        <w:rPr>
          <w:lang w:val="en-US" w:eastAsia="en-US"/>
        </w:rPr>
        <w:t>The following information shall be provided:</w:t>
      </w:r>
    </w:p>
    <w:p w:rsidR="00A264CE" w:rsidRDefault="00A264CE" w:rsidP="008B54CE">
      <w:pPr>
        <w:jc w:val="both"/>
        <w:rPr>
          <w:lang w:val="en-US" w:eastAsia="en-US"/>
        </w:rPr>
      </w:pPr>
    </w:p>
    <w:p w:rsidR="00A264CE" w:rsidRPr="008848BA" w:rsidRDefault="001B0DC3" w:rsidP="008B54CE">
      <w:pPr>
        <w:jc w:val="both"/>
        <w:rPr>
          <w:lang w:val="en-US" w:eastAsia="en-US"/>
        </w:rPr>
      </w:pPr>
      <w:r>
        <w:rPr>
          <w:noProof/>
          <w:lang w:val="en-US" w:eastAsia="en-US"/>
        </w:rPr>
        <w:drawing>
          <wp:inline distT="0" distB="0" distL="0" distR="0">
            <wp:extent cx="6186170" cy="3705225"/>
            <wp:effectExtent l="0" t="0" r="0" b="0"/>
            <wp:docPr id="7" name="Picture 7" descr="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6170" cy="3705225"/>
                    </a:xfrm>
                    <a:prstGeom prst="rect">
                      <a:avLst/>
                    </a:prstGeom>
                    <a:noFill/>
                    <a:ln>
                      <a:noFill/>
                    </a:ln>
                  </pic:spPr>
                </pic:pic>
              </a:graphicData>
            </a:graphic>
          </wp:inline>
        </w:drawing>
      </w:r>
    </w:p>
    <w:p w:rsidR="00A264CE" w:rsidRPr="0026504B" w:rsidRDefault="00A264CE" w:rsidP="00580198">
      <w:pPr>
        <w:pStyle w:val="Caption"/>
      </w:pPr>
      <w:bookmarkStart w:id="499" w:name="_Toc343720770"/>
      <w:r w:rsidRPr="0026504B">
        <w:t xml:space="preserve">Figure </w:t>
      </w:r>
      <w:r w:rsidR="00580198">
        <w:fldChar w:fldCharType="begin"/>
      </w:r>
      <w:r w:rsidR="00580198">
        <w:instrText xml:space="preserve"> SEQ Figure \* ARABIC </w:instrText>
      </w:r>
      <w:r w:rsidR="00580198">
        <w:fldChar w:fldCharType="separate"/>
      </w:r>
      <w:r w:rsidR="00D15CCB">
        <w:rPr>
          <w:noProof/>
        </w:rPr>
        <w:t>7</w:t>
      </w:r>
      <w:r w:rsidR="00580198">
        <w:fldChar w:fldCharType="end"/>
      </w:r>
      <w:r w:rsidRPr="0026504B">
        <w:t xml:space="preserve"> – </w:t>
      </w:r>
      <w:r w:rsidR="00647950">
        <w:rPr>
          <w:szCs w:val="24"/>
        </w:rPr>
        <w:t>Information model for S</w:t>
      </w:r>
      <w:r w:rsidRPr="000544AE">
        <w:rPr>
          <w:szCs w:val="24"/>
        </w:rPr>
        <w:t xml:space="preserve">ubstance </w:t>
      </w:r>
      <w:r w:rsidR="00647950">
        <w:rPr>
          <w:szCs w:val="24"/>
        </w:rPr>
        <w:t>C</w:t>
      </w:r>
      <w:r>
        <w:rPr>
          <w:szCs w:val="24"/>
        </w:rPr>
        <w:t>lassification</w:t>
      </w:r>
      <w:bookmarkEnd w:id="499"/>
    </w:p>
    <w:p w:rsidR="00A5735E" w:rsidRDefault="00A5735E" w:rsidP="00A5735E">
      <w:pPr>
        <w:pStyle w:val="XML"/>
      </w:pPr>
      <w:r>
        <w:t>&lt;identifiedSubstance&gt;</w:t>
      </w:r>
      <w:r>
        <w:br/>
        <w:t xml:space="preserve">  &lt;identifiedSubstance&gt;</w:t>
      </w:r>
    </w:p>
    <w:p w:rsidR="00A5735E" w:rsidRDefault="00A5735E" w:rsidP="001844EA">
      <w:pPr>
        <w:pStyle w:val="XML"/>
        <w:keepLines w:val="0"/>
        <w:spacing w:before="0" w:after="0"/>
      </w:pPr>
      <w:r>
        <w:lastRenderedPageBreak/>
        <w:t xml:space="preserve">    &lt;asSpecializedKind&gt;</w:t>
      </w:r>
      <w:r>
        <w:br/>
        <w:t xml:space="preserve">      &lt;definingMaterialKind&gt;</w:t>
      </w:r>
      <w:r>
        <w:br/>
        <w:t xml:space="preserve">        &lt;code code="</w:t>
      </w:r>
      <w:r w:rsidRPr="00A5735E">
        <w:rPr>
          <w:b/>
          <w:bCs/>
          <w:i/>
          <w:iCs/>
        </w:rPr>
        <w:t>Substance Classification</w:t>
      </w:r>
      <w:r w:rsidRPr="00A5735E">
        <w:rPr>
          <w:i/>
          <w:iCs/>
        </w:rPr>
        <w:t xml:space="preserve"> Code</w:t>
      </w:r>
      <w:r>
        <w:t xml:space="preserve">" </w:t>
      </w:r>
      <w:r>
        <w:br/>
        <w:t xml:space="preserve">              codeSystem="</w:t>
      </w:r>
      <w:r w:rsidRPr="00A5735E">
        <w:rPr>
          <w:i/>
          <w:iCs/>
        </w:rPr>
        <w:t>Substance Classification System (OID)</w:t>
      </w:r>
      <w:r>
        <w:t>"/&gt;</w:t>
      </w:r>
      <w:r>
        <w:br/>
        <w:t xml:space="preserve">      &lt;/definingMaterialKind&gt;</w:t>
      </w:r>
      <w:r>
        <w:br/>
        <w:t xml:space="preserve">      &lt;subjectOf&gt;</w:t>
      </w:r>
      <w:r>
        <w:br/>
        <w:t xml:space="preserve">        &lt;policy&gt;</w:t>
      </w:r>
      <w:r>
        <w:br/>
        <w:t xml:space="preserve">          &lt;code code="</w:t>
      </w:r>
      <w:r w:rsidRPr="00A5735E">
        <w:rPr>
          <w:i/>
          <w:iCs/>
        </w:rPr>
        <w:t>Substance Classification</w:t>
      </w:r>
      <w:r w:rsidRPr="002512DA">
        <w:rPr>
          <w:b/>
          <w:bCs/>
          <w:i/>
          <w:iCs/>
        </w:rPr>
        <w:t xml:space="preserve"> Domain</w:t>
      </w:r>
      <w:r w:rsidRPr="002512DA">
        <w:rPr>
          <w:i/>
          <w:iCs/>
        </w:rPr>
        <w:t xml:space="preserve"> (Code)</w:t>
      </w:r>
      <w:r>
        <w:t xml:space="preserve">" </w:t>
      </w:r>
      <w:r>
        <w:br/>
        <w:t xml:space="preserve">                codeSystem="</w:t>
      </w:r>
      <w:r w:rsidRPr="002512DA">
        <w:rPr>
          <w:i/>
          <w:iCs/>
        </w:rPr>
        <w:t>Code System (OID)</w:t>
      </w:r>
      <w:r>
        <w:t xml:space="preserve">" </w:t>
      </w:r>
      <w:r>
        <w:br/>
        <w:t xml:space="preserve">                displayName="</w:t>
      </w:r>
      <w:r w:rsidRPr="002512DA">
        <w:rPr>
          <w:i/>
          <w:iCs/>
        </w:rPr>
        <w:t>Display Name</w:t>
      </w:r>
      <w:r>
        <w:t>"/&gt;</w:t>
      </w:r>
      <w:r>
        <w:br/>
        <w:t xml:space="preserve">        &lt;/policy&gt;</w:t>
      </w:r>
      <w:r>
        <w:br/>
        <w:t xml:space="preserve">      &lt;/subjectOf&gt;</w:t>
      </w:r>
      <w:r>
        <w:br/>
        <w:t xml:space="preserve">      &lt;subjectOf&gt;</w:t>
      </w:r>
      <w:r>
        <w:br/>
        <w:t xml:space="preserve">        &lt;document&gt;</w:t>
      </w:r>
      <w:r>
        <w:br/>
        <w:t xml:space="preserve">          &lt;id extension=</w:t>
      </w:r>
      <w:r w:rsidRPr="00BE4255">
        <w:t>"</w:t>
      </w:r>
      <w:r w:rsidRPr="00B71E03">
        <w:rPr>
          <w:b/>
          <w:bCs/>
          <w:i/>
          <w:iCs/>
        </w:rPr>
        <w:t xml:space="preserve">Reference Source </w:t>
      </w:r>
      <w:r w:rsidRPr="00B71E03">
        <w:rPr>
          <w:i/>
          <w:iCs/>
        </w:rPr>
        <w:t xml:space="preserve">(Document) </w:t>
      </w:r>
      <w:r w:rsidRPr="00B71E03">
        <w:rPr>
          <w:b/>
          <w:bCs/>
          <w:i/>
          <w:iCs/>
        </w:rPr>
        <w:t>Id</w:t>
      </w:r>
      <w:r>
        <w:t xml:space="preserve">" </w:t>
      </w:r>
      <w:r>
        <w:br/>
        <w:t xml:space="preserve">              root="</w:t>
      </w:r>
      <w:r>
        <w:rPr>
          <w:i/>
          <w:iCs/>
        </w:rPr>
        <w:t xml:space="preserve">Reference Source Type </w:t>
      </w:r>
      <w:r w:rsidRPr="00B71E03">
        <w:rPr>
          <w:bCs/>
          <w:i/>
          <w:iCs/>
        </w:rPr>
        <w:t>Document Id System (OID)</w:t>
      </w:r>
      <w:r>
        <w:t>"/&gt;</w:t>
      </w:r>
      <w:r>
        <w:br/>
        <w:t xml:space="preserve">          &lt;code code="</w:t>
      </w:r>
      <w:r w:rsidRPr="00BE4255">
        <w:rPr>
          <w:b/>
          <w:bCs/>
          <w:i/>
          <w:iCs/>
        </w:rPr>
        <w:t>Reference Source Type</w:t>
      </w:r>
      <w:r w:rsidRPr="00BE4255">
        <w:rPr>
          <w:i/>
          <w:iCs/>
        </w:rPr>
        <w:t xml:space="preserve"> (Code)</w:t>
      </w:r>
      <w:r>
        <w:t xml:space="preserve">" </w:t>
      </w:r>
      <w:r>
        <w:br/>
        <w:t xml:space="preserve">                codeSystem="</w:t>
      </w:r>
      <w:r w:rsidRPr="00BE4255">
        <w:rPr>
          <w:i/>
          <w:iCs/>
        </w:rPr>
        <w:t>Reference Source Type Code Sytem (OID)</w:t>
      </w:r>
      <w:r>
        <w:t>"</w:t>
      </w:r>
      <w:r>
        <w:br/>
        <w:t xml:space="preserve">                displayName="</w:t>
      </w:r>
      <w:r w:rsidRPr="00BE4255">
        <w:rPr>
          <w:i/>
          <w:iCs/>
        </w:rPr>
        <w:t>Reference Source Type Display Name</w:t>
      </w:r>
      <w:r>
        <w:t>"/&gt;</w:t>
      </w:r>
      <w:r>
        <w:br/>
        <w:t xml:space="preserve">          &lt;text&gt;</w:t>
      </w:r>
      <w:r>
        <w:br/>
        <w:t xml:space="preserve">            &lt;reference value="</w:t>
      </w:r>
      <w:r>
        <w:rPr>
          <w:i/>
          <w:iCs/>
        </w:rPr>
        <w:t xml:space="preserve">Reference Source </w:t>
      </w:r>
      <w:r w:rsidRPr="00B71E03">
        <w:rPr>
          <w:bCs/>
          <w:i/>
          <w:iCs/>
        </w:rPr>
        <w:t xml:space="preserve">Document </w:t>
      </w:r>
      <w:r>
        <w:rPr>
          <w:bCs/>
          <w:i/>
          <w:iCs/>
        </w:rPr>
        <w:t>I</w:t>
      </w:r>
      <w:r w:rsidRPr="00B71E03">
        <w:rPr>
          <w:bCs/>
          <w:i/>
          <w:iCs/>
        </w:rPr>
        <w:t>d</w:t>
      </w:r>
      <w:r>
        <w:rPr>
          <w:bCs/>
          <w:i/>
          <w:iCs/>
        </w:rPr>
        <w:t xml:space="preserve"> (URL)</w:t>
      </w:r>
      <w:r>
        <w:t>"/&gt;</w:t>
      </w:r>
      <w:r>
        <w:br/>
        <w:t xml:space="preserve">          &lt;/text&gt;</w:t>
      </w:r>
      <w:r>
        <w:br/>
        <w:t xml:space="preserve">          &lt;bibliographicDesignationText&gt;</w:t>
      </w:r>
      <w:r>
        <w:br/>
        <w:t xml:space="preserve">            </w:t>
      </w:r>
      <w:r w:rsidRPr="00B71E03">
        <w:rPr>
          <w:b/>
          <w:bCs/>
          <w:i/>
          <w:iCs/>
        </w:rPr>
        <w:t>Reference Source Citation</w:t>
      </w:r>
      <w:r>
        <w:t>&lt;/bibliographicDesignationText&gt;</w:t>
      </w:r>
      <w:r>
        <w:br/>
        <w:t xml:space="preserve">        &lt;/document&gt;</w:t>
      </w:r>
      <w:r>
        <w:br/>
        <w:t xml:space="preserve">      &lt;/subjectOf&gt;</w:t>
      </w:r>
      <w:r>
        <w:br/>
        <w:t xml:space="preserve">    &lt;/asSpecializedKind&gt;</w:t>
      </w:r>
    </w:p>
    <w:p w:rsidR="00F370F2" w:rsidRPr="000518DD" w:rsidRDefault="00F370F2" w:rsidP="00F370F2">
      <w:pPr>
        <w:pStyle w:val="Heading4"/>
        <w:rPr>
          <w:color w:val="0070C0"/>
          <w:lang w:eastAsia="en-US"/>
        </w:rPr>
      </w:pPr>
      <w:r w:rsidRPr="000518DD">
        <w:rPr>
          <w:color w:val="0070C0"/>
          <w:lang w:eastAsia="en-US"/>
        </w:rPr>
        <w:t>Domain</w:t>
      </w:r>
    </w:p>
    <w:p w:rsidR="00F370F2" w:rsidRDefault="00F370F2" w:rsidP="008848BA">
      <w:pPr>
        <w:rPr>
          <w:lang w:val="en-US"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370F2" w:rsidRPr="007A51EF" w:rsidTr="00A5735E">
        <w:tc>
          <w:tcPr>
            <w:tcW w:w="1951" w:type="dxa"/>
            <w:shd w:val="clear" w:color="auto" w:fill="auto"/>
          </w:tcPr>
          <w:p w:rsidR="00F370F2" w:rsidRPr="007A51EF" w:rsidRDefault="00F370F2" w:rsidP="004955C9">
            <w:pPr>
              <w:rPr>
                <w:b/>
                <w:lang w:eastAsia="en-US"/>
              </w:rPr>
            </w:pPr>
            <w:r w:rsidRPr="007A51EF">
              <w:rPr>
                <w:b/>
              </w:rPr>
              <w:t>User Guidance</w:t>
            </w:r>
          </w:p>
        </w:tc>
        <w:tc>
          <w:tcPr>
            <w:tcW w:w="8017" w:type="dxa"/>
            <w:shd w:val="clear" w:color="auto" w:fill="auto"/>
          </w:tcPr>
          <w:p w:rsidR="00F370F2" w:rsidRPr="007A51EF" w:rsidRDefault="00005E12" w:rsidP="004955C9">
            <w:pPr>
              <w:rPr>
                <w:lang w:eastAsia="en-US"/>
              </w:rPr>
            </w:pPr>
            <w:r w:rsidRPr="00005E12">
              <w:rPr>
                <w:lang w:eastAsia="en-US"/>
              </w:rPr>
              <w:t>The domain of the substance classification shall be provided</w:t>
            </w:r>
            <w:r>
              <w:rPr>
                <w:lang w:eastAsia="en-US"/>
              </w:rPr>
              <w:t>.</w:t>
            </w:r>
          </w:p>
        </w:tc>
      </w:tr>
      <w:tr w:rsidR="00F370F2" w:rsidRPr="007A51EF" w:rsidTr="00A5735E">
        <w:tc>
          <w:tcPr>
            <w:tcW w:w="1951" w:type="dxa"/>
            <w:shd w:val="clear" w:color="auto" w:fill="auto"/>
          </w:tcPr>
          <w:p w:rsidR="00F370F2" w:rsidRPr="007A51EF" w:rsidRDefault="00F370F2" w:rsidP="004955C9">
            <w:pPr>
              <w:rPr>
                <w:b/>
                <w:lang w:eastAsia="en-US"/>
              </w:rPr>
            </w:pPr>
            <w:r w:rsidRPr="007A51EF">
              <w:rPr>
                <w:b/>
              </w:rPr>
              <w:t>Example(s)</w:t>
            </w:r>
          </w:p>
        </w:tc>
        <w:tc>
          <w:tcPr>
            <w:tcW w:w="8017" w:type="dxa"/>
            <w:shd w:val="clear" w:color="auto" w:fill="auto"/>
          </w:tcPr>
          <w:p w:rsidR="00F370F2" w:rsidRPr="007A51EF" w:rsidRDefault="00005E12" w:rsidP="00005E12">
            <w:pPr>
              <w:jc w:val="both"/>
              <w:rPr>
                <w:lang w:eastAsia="en-US"/>
              </w:rPr>
            </w:pPr>
            <w:r>
              <w:rPr>
                <w:lang w:eastAsia="en-US"/>
              </w:rPr>
              <w:t>Human pharmaceuticals, human vaccine, animal drug, animal vaccine, food, food additive, colorant, pesticide; tobacco additive; flavour, excipient</w:t>
            </w:r>
          </w:p>
        </w:tc>
      </w:tr>
      <w:tr w:rsidR="00F370F2" w:rsidRPr="007A51EF" w:rsidTr="00A5735E">
        <w:tc>
          <w:tcPr>
            <w:tcW w:w="1951" w:type="dxa"/>
            <w:shd w:val="clear" w:color="auto" w:fill="auto"/>
          </w:tcPr>
          <w:p w:rsidR="00F370F2" w:rsidRPr="007A51EF" w:rsidRDefault="00F370F2" w:rsidP="004955C9">
            <w:pPr>
              <w:rPr>
                <w:b/>
              </w:rPr>
            </w:pPr>
            <w:r w:rsidRPr="007A51EF">
              <w:rPr>
                <w:b/>
              </w:rPr>
              <w:t>Conformance</w:t>
            </w:r>
          </w:p>
        </w:tc>
        <w:tc>
          <w:tcPr>
            <w:tcW w:w="8017" w:type="dxa"/>
            <w:shd w:val="clear" w:color="auto" w:fill="auto"/>
          </w:tcPr>
          <w:p w:rsidR="00F370F2" w:rsidRPr="00005E12" w:rsidRDefault="00E51E9B" w:rsidP="00005E12">
            <w:r>
              <w:t>OPTIONAL</w:t>
            </w:r>
          </w:p>
        </w:tc>
      </w:tr>
      <w:tr w:rsidR="00F370F2" w:rsidRPr="007A51EF" w:rsidTr="00A5735E">
        <w:tc>
          <w:tcPr>
            <w:tcW w:w="1951" w:type="dxa"/>
            <w:shd w:val="clear" w:color="auto" w:fill="auto"/>
          </w:tcPr>
          <w:p w:rsidR="00F370F2" w:rsidRPr="007A51EF" w:rsidRDefault="00F370F2" w:rsidP="004955C9">
            <w:pPr>
              <w:rPr>
                <w:b/>
              </w:rPr>
            </w:pPr>
            <w:r w:rsidRPr="007A51EF">
              <w:rPr>
                <w:b/>
              </w:rPr>
              <w:t>Data Type</w:t>
            </w:r>
          </w:p>
        </w:tc>
        <w:tc>
          <w:tcPr>
            <w:tcW w:w="8017" w:type="dxa"/>
            <w:shd w:val="clear" w:color="auto" w:fill="auto"/>
          </w:tcPr>
          <w:p w:rsidR="00F370F2" w:rsidRPr="007A51EF" w:rsidRDefault="00215D67" w:rsidP="004955C9">
            <w:pPr>
              <w:rPr>
                <w:lang w:eastAsia="en-US"/>
              </w:rPr>
            </w:pPr>
            <w:r>
              <w:rPr>
                <w:lang w:eastAsia="en-US"/>
              </w:rPr>
              <w:t>CD</w:t>
            </w:r>
          </w:p>
        </w:tc>
      </w:tr>
      <w:tr w:rsidR="00F370F2" w:rsidRPr="007A51EF" w:rsidTr="00A5735E">
        <w:tc>
          <w:tcPr>
            <w:tcW w:w="1951" w:type="dxa"/>
            <w:shd w:val="clear" w:color="auto" w:fill="auto"/>
          </w:tcPr>
          <w:p w:rsidR="00F370F2" w:rsidRPr="007A51EF" w:rsidRDefault="00F370F2" w:rsidP="004955C9">
            <w:pPr>
              <w:rPr>
                <w:b/>
              </w:rPr>
            </w:pPr>
            <w:r w:rsidRPr="007A51EF">
              <w:rPr>
                <w:b/>
              </w:rPr>
              <w:t>Business Rule(s)</w:t>
            </w:r>
          </w:p>
        </w:tc>
        <w:tc>
          <w:tcPr>
            <w:tcW w:w="8017" w:type="dxa"/>
            <w:shd w:val="clear" w:color="auto" w:fill="auto"/>
          </w:tcPr>
          <w:p w:rsidR="00F370F2" w:rsidRPr="007A51EF" w:rsidRDefault="00F370F2" w:rsidP="004955C9">
            <w:pPr>
              <w:rPr>
                <w:lang w:eastAsia="en-US"/>
              </w:rPr>
            </w:pPr>
          </w:p>
        </w:tc>
      </w:tr>
    </w:tbl>
    <w:p w:rsidR="00A5735E" w:rsidRDefault="00A5735E" w:rsidP="00A5735E">
      <w:pPr>
        <w:pStyle w:val="XML"/>
      </w:pPr>
      <w:r>
        <w:t>&lt;identifiedSubstance&gt;</w:t>
      </w:r>
      <w:r>
        <w:br/>
        <w:t xml:space="preserve">  &lt;identifiedSubstance&gt;</w:t>
      </w:r>
    </w:p>
    <w:p w:rsidR="00A5735E" w:rsidRDefault="00A5735E" w:rsidP="00A5735E">
      <w:pPr>
        <w:pStyle w:val="XML"/>
        <w:keepLines w:val="0"/>
        <w:spacing w:before="0" w:after="0"/>
      </w:pPr>
      <w:r>
        <w:t xml:space="preserve">    &lt;asSpecializedKind&gt;</w:t>
      </w:r>
      <w:r>
        <w:br/>
        <w:t xml:space="preserve">      &lt;definingMaterialKind .../&gt;</w:t>
      </w:r>
      <w:r>
        <w:br/>
        <w:t xml:space="preserve">      &lt;subjectOf&gt;</w:t>
      </w:r>
      <w:r>
        <w:br/>
        <w:t xml:space="preserve">        &lt;policy&gt;</w:t>
      </w:r>
      <w:r>
        <w:br/>
        <w:t xml:space="preserve">          &lt;code code="</w:t>
      </w:r>
      <w:r w:rsidRPr="00A5735E">
        <w:rPr>
          <w:i/>
          <w:iCs/>
        </w:rPr>
        <w:t>Substance Classification</w:t>
      </w:r>
      <w:r w:rsidRPr="002512DA">
        <w:rPr>
          <w:b/>
          <w:bCs/>
          <w:i/>
          <w:iCs/>
        </w:rPr>
        <w:t xml:space="preserve"> Domain</w:t>
      </w:r>
      <w:r w:rsidRPr="002512DA">
        <w:rPr>
          <w:i/>
          <w:iCs/>
        </w:rPr>
        <w:t xml:space="preserve"> (Code)</w:t>
      </w:r>
      <w:r>
        <w:t xml:space="preserve">" </w:t>
      </w:r>
      <w:r>
        <w:br/>
        <w:t xml:space="preserve">                codeSystem="</w:t>
      </w:r>
      <w:r w:rsidRPr="002512DA">
        <w:rPr>
          <w:i/>
          <w:iCs/>
        </w:rPr>
        <w:t>Code System (OID)</w:t>
      </w:r>
      <w:r>
        <w:t xml:space="preserve">" </w:t>
      </w:r>
      <w:r>
        <w:br/>
        <w:t xml:space="preserve">                displayName="</w:t>
      </w:r>
      <w:r w:rsidRPr="002512DA">
        <w:rPr>
          <w:i/>
          <w:iCs/>
        </w:rPr>
        <w:t>Display Name</w:t>
      </w:r>
      <w:r>
        <w:t>"/&gt;</w:t>
      </w:r>
    </w:p>
    <w:p w:rsidR="008848BA" w:rsidRPr="000518DD" w:rsidRDefault="00770C97" w:rsidP="00F370F2">
      <w:pPr>
        <w:pStyle w:val="Heading4"/>
        <w:rPr>
          <w:color w:val="0070C0"/>
          <w:lang w:eastAsia="en-US"/>
        </w:rPr>
      </w:pPr>
      <w:r w:rsidRPr="000518DD">
        <w:rPr>
          <w:color w:val="0070C0"/>
          <w:lang w:eastAsia="en-US"/>
        </w:rPr>
        <w:t>Substance</w:t>
      </w:r>
      <w:r w:rsidR="00A5735E">
        <w:rPr>
          <w:color w:val="0070C0"/>
          <w:lang w:eastAsia="en-US"/>
        </w:rPr>
        <w:t xml:space="preserve"> </w:t>
      </w:r>
      <w:r w:rsidR="008848BA" w:rsidRPr="000518DD">
        <w:rPr>
          <w:color w:val="0070C0"/>
          <w:lang w:eastAsia="en-US"/>
        </w:rPr>
        <w:t>Classification</w:t>
      </w:r>
      <w:r w:rsidR="00A5735E">
        <w:rPr>
          <w:color w:val="0070C0"/>
          <w:lang w:eastAsia="en-US"/>
        </w:rPr>
        <w:t xml:space="preserve"> (Code System)</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03CBE" w:rsidRPr="007A51EF" w:rsidTr="00A5735E">
        <w:tc>
          <w:tcPr>
            <w:tcW w:w="1951" w:type="dxa"/>
            <w:shd w:val="clear" w:color="auto" w:fill="auto"/>
          </w:tcPr>
          <w:p w:rsidR="00803CBE" w:rsidRPr="007A51EF" w:rsidRDefault="00803CBE" w:rsidP="004955C9">
            <w:pPr>
              <w:rPr>
                <w:b/>
                <w:lang w:eastAsia="en-US"/>
              </w:rPr>
            </w:pPr>
            <w:r w:rsidRPr="007A51EF">
              <w:rPr>
                <w:b/>
              </w:rPr>
              <w:t>User Guidance</w:t>
            </w:r>
          </w:p>
        </w:tc>
        <w:tc>
          <w:tcPr>
            <w:tcW w:w="8017" w:type="dxa"/>
            <w:shd w:val="clear" w:color="auto" w:fill="auto"/>
          </w:tcPr>
          <w:p w:rsidR="00803CBE" w:rsidRPr="007A51EF" w:rsidRDefault="00E51E9B" w:rsidP="004955C9">
            <w:pPr>
              <w:rPr>
                <w:lang w:eastAsia="en-US"/>
              </w:rPr>
            </w:pPr>
            <w:r>
              <w:rPr>
                <w:lang w:eastAsia="en-US"/>
              </w:rPr>
              <w:t>Substance</w:t>
            </w:r>
            <w:r w:rsidRPr="00FC42B7">
              <w:rPr>
                <w:lang w:eastAsia="en-US"/>
              </w:rPr>
              <w:t xml:space="preserve"> </w:t>
            </w:r>
            <w:r>
              <w:rPr>
                <w:lang w:eastAsia="en-US"/>
              </w:rPr>
              <w:t xml:space="preserve">Classification terms </w:t>
            </w:r>
            <w:r w:rsidRPr="00FC42B7">
              <w:rPr>
                <w:lang w:eastAsia="en-US"/>
              </w:rPr>
              <w:t>based on a controlled vocabulary</w:t>
            </w:r>
            <w:r>
              <w:rPr>
                <w:lang w:eastAsia="en-US"/>
              </w:rPr>
              <w:t xml:space="preserve"> that is controlled by the system or type of substance classification.</w:t>
            </w:r>
          </w:p>
        </w:tc>
      </w:tr>
      <w:tr w:rsidR="00803CBE" w:rsidRPr="007A51EF" w:rsidTr="00A5735E">
        <w:tc>
          <w:tcPr>
            <w:tcW w:w="1951" w:type="dxa"/>
            <w:shd w:val="clear" w:color="auto" w:fill="auto"/>
          </w:tcPr>
          <w:p w:rsidR="00803CBE" w:rsidRPr="007A51EF" w:rsidRDefault="00803CBE" w:rsidP="004955C9">
            <w:pPr>
              <w:rPr>
                <w:b/>
                <w:lang w:eastAsia="en-US"/>
              </w:rPr>
            </w:pPr>
            <w:r w:rsidRPr="007A51EF">
              <w:rPr>
                <w:b/>
              </w:rPr>
              <w:t>Example(s)</w:t>
            </w:r>
          </w:p>
        </w:tc>
        <w:tc>
          <w:tcPr>
            <w:tcW w:w="8017" w:type="dxa"/>
            <w:shd w:val="clear" w:color="auto" w:fill="auto"/>
          </w:tcPr>
          <w:p w:rsidR="00803CBE" w:rsidRPr="007A51EF" w:rsidRDefault="00FC42B7" w:rsidP="004955C9">
            <w:pPr>
              <w:rPr>
                <w:lang w:eastAsia="en-US"/>
              </w:rPr>
            </w:pPr>
            <w:r>
              <w:rPr>
                <w:lang w:eastAsia="en-US"/>
              </w:rPr>
              <w:t>Single, muxture</w:t>
            </w:r>
          </w:p>
        </w:tc>
      </w:tr>
      <w:tr w:rsidR="00803CBE" w:rsidRPr="007A51EF" w:rsidTr="00A5735E">
        <w:tc>
          <w:tcPr>
            <w:tcW w:w="1951" w:type="dxa"/>
            <w:shd w:val="clear" w:color="auto" w:fill="auto"/>
          </w:tcPr>
          <w:p w:rsidR="00803CBE" w:rsidRPr="007A51EF" w:rsidRDefault="00803CBE" w:rsidP="004955C9">
            <w:pPr>
              <w:rPr>
                <w:b/>
              </w:rPr>
            </w:pPr>
            <w:r w:rsidRPr="007A51EF">
              <w:rPr>
                <w:b/>
              </w:rPr>
              <w:t>Conformance</w:t>
            </w:r>
          </w:p>
        </w:tc>
        <w:tc>
          <w:tcPr>
            <w:tcW w:w="8017" w:type="dxa"/>
            <w:shd w:val="clear" w:color="auto" w:fill="auto"/>
          </w:tcPr>
          <w:p w:rsidR="00803CBE" w:rsidRPr="007A51EF" w:rsidRDefault="00E51E9B" w:rsidP="004955C9">
            <w:pPr>
              <w:rPr>
                <w:lang w:eastAsia="en-US"/>
              </w:rPr>
            </w:pPr>
            <w:commentRangeStart w:id="500"/>
            <w:commentRangeStart w:id="501"/>
            <w:r>
              <w:rPr>
                <w:lang w:eastAsia="en-US"/>
              </w:rPr>
              <w:t>REQUIRED</w:t>
            </w:r>
            <w:commentRangeEnd w:id="500"/>
            <w:r w:rsidR="00F91A1A">
              <w:rPr>
                <w:rStyle w:val="CommentReference"/>
              </w:rPr>
              <w:commentReference w:id="500"/>
            </w:r>
            <w:commentRangeEnd w:id="501"/>
            <w:r w:rsidR="0097775C">
              <w:rPr>
                <w:rStyle w:val="CommentReference"/>
              </w:rPr>
              <w:commentReference w:id="501"/>
            </w:r>
          </w:p>
        </w:tc>
      </w:tr>
      <w:tr w:rsidR="00803CBE" w:rsidRPr="007A51EF" w:rsidTr="00A5735E">
        <w:tc>
          <w:tcPr>
            <w:tcW w:w="1951" w:type="dxa"/>
            <w:shd w:val="clear" w:color="auto" w:fill="auto"/>
          </w:tcPr>
          <w:p w:rsidR="00803CBE" w:rsidRPr="007A51EF" w:rsidRDefault="00803CBE" w:rsidP="004955C9">
            <w:pPr>
              <w:rPr>
                <w:b/>
              </w:rPr>
            </w:pPr>
            <w:r w:rsidRPr="007A51EF">
              <w:rPr>
                <w:b/>
              </w:rPr>
              <w:t>Data Type</w:t>
            </w:r>
          </w:p>
        </w:tc>
        <w:tc>
          <w:tcPr>
            <w:tcW w:w="8017" w:type="dxa"/>
            <w:shd w:val="clear" w:color="auto" w:fill="auto"/>
          </w:tcPr>
          <w:p w:rsidR="00803CBE" w:rsidRPr="007A51EF" w:rsidRDefault="00345561" w:rsidP="004955C9">
            <w:pPr>
              <w:rPr>
                <w:lang w:eastAsia="en-US"/>
              </w:rPr>
            </w:pPr>
            <w:r>
              <w:rPr>
                <w:lang w:eastAsia="en-US"/>
              </w:rPr>
              <w:t>CD</w:t>
            </w:r>
          </w:p>
        </w:tc>
      </w:tr>
      <w:tr w:rsidR="00803CBE" w:rsidRPr="007A51EF" w:rsidTr="00A5735E">
        <w:tc>
          <w:tcPr>
            <w:tcW w:w="1951" w:type="dxa"/>
            <w:shd w:val="clear" w:color="auto" w:fill="auto"/>
          </w:tcPr>
          <w:p w:rsidR="00803CBE" w:rsidRPr="007A51EF" w:rsidRDefault="00803CBE" w:rsidP="004955C9">
            <w:pPr>
              <w:rPr>
                <w:b/>
              </w:rPr>
            </w:pPr>
            <w:r w:rsidRPr="007A51EF">
              <w:rPr>
                <w:b/>
              </w:rPr>
              <w:t>Value Allowed</w:t>
            </w:r>
          </w:p>
        </w:tc>
        <w:tc>
          <w:tcPr>
            <w:tcW w:w="8017" w:type="dxa"/>
            <w:shd w:val="clear" w:color="auto" w:fill="auto"/>
          </w:tcPr>
          <w:p w:rsidR="00803CBE" w:rsidRPr="007A51EF" w:rsidRDefault="00345561" w:rsidP="004955C9">
            <w:pPr>
              <w:rPr>
                <w:lang w:eastAsia="en-US"/>
              </w:rPr>
            </w:pPr>
            <w:r w:rsidRPr="00345561">
              <w:rPr>
                <w:lang w:eastAsia="en-US"/>
              </w:rPr>
              <w:t>ATC, NDF-RT, NCI, AHPA, MESH</w:t>
            </w:r>
          </w:p>
        </w:tc>
      </w:tr>
      <w:tr w:rsidR="00803CBE" w:rsidRPr="007A51EF" w:rsidTr="00A5735E">
        <w:tc>
          <w:tcPr>
            <w:tcW w:w="1951" w:type="dxa"/>
            <w:shd w:val="clear" w:color="auto" w:fill="auto"/>
          </w:tcPr>
          <w:p w:rsidR="00803CBE" w:rsidRPr="007A51EF" w:rsidRDefault="00803CBE" w:rsidP="004955C9">
            <w:pPr>
              <w:rPr>
                <w:b/>
              </w:rPr>
            </w:pPr>
            <w:r w:rsidRPr="007A51EF">
              <w:rPr>
                <w:b/>
              </w:rPr>
              <w:t>Business Rule(s)</w:t>
            </w:r>
          </w:p>
        </w:tc>
        <w:tc>
          <w:tcPr>
            <w:tcW w:w="8017" w:type="dxa"/>
            <w:shd w:val="clear" w:color="auto" w:fill="auto"/>
          </w:tcPr>
          <w:p w:rsidR="00803CBE" w:rsidRPr="007A51EF" w:rsidRDefault="00345561" w:rsidP="00345561">
            <w:pPr>
              <w:jc w:val="both"/>
              <w:rPr>
                <w:lang w:eastAsia="en-US"/>
              </w:rPr>
            </w:pPr>
            <w:r w:rsidRPr="00345561">
              <w:rPr>
                <w:lang w:eastAsia="en-US"/>
              </w:rPr>
              <w:t>The system should be capable of capturing a variety of classification system and ea</w:t>
            </w:r>
            <w:r>
              <w:rPr>
                <w:lang w:eastAsia="en-US"/>
              </w:rPr>
              <w:t>ch system should be identified.</w:t>
            </w:r>
            <w:r w:rsidRPr="00345561">
              <w:rPr>
                <w:lang w:eastAsia="en-US"/>
              </w:rPr>
              <w:t xml:space="preserve"> All active ingredients are typically c</w:t>
            </w:r>
            <w:r>
              <w:rPr>
                <w:lang w:eastAsia="en-US"/>
              </w:rPr>
              <w:t xml:space="preserve">lassified in multiple systems. </w:t>
            </w:r>
            <w:r w:rsidRPr="00345561">
              <w:rPr>
                <w:lang w:eastAsia="en-US"/>
              </w:rPr>
              <w:t>The maintenance organization may also create its own classification system</w:t>
            </w:r>
            <w:r>
              <w:rPr>
                <w:lang w:eastAsia="en-US"/>
              </w:rPr>
              <w:t>.</w:t>
            </w:r>
          </w:p>
        </w:tc>
      </w:tr>
    </w:tbl>
    <w:p w:rsidR="00A5735E" w:rsidRDefault="00A5735E" w:rsidP="00A5735E">
      <w:pPr>
        <w:pStyle w:val="XML"/>
      </w:pPr>
      <w:r>
        <w:t>&lt;identifiedSubstance&gt;</w:t>
      </w:r>
      <w:r>
        <w:br/>
        <w:t xml:space="preserve">  &lt;identifiedSubstance&gt;</w:t>
      </w:r>
    </w:p>
    <w:p w:rsidR="00A5735E" w:rsidRDefault="00A5735E" w:rsidP="00A5735E">
      <w:pPr>
        <w:pStyle w:val="XML"/>
        <w:keepLines w:val="0"/>
        <w:spacing w:before="0" w:after="0"/>
      </w:pPr>
      <w:r>
        <w:lastRenderedPageBreak/>
        <w:t xml:space="preserve">    &lt;asSpecializedKind&gt;</w:t>
      </w:r>
      <w:r>
        <w:br/>
        <w:t xml:space="preserve">      &lt;definingMaterialKind&gt;</w:t>
      </w:r>
      <w:r>
        <w:br/>
        <w:t xml:space="preserve">        &lt;code code="</w:t>
      </w:r>
      <w:r w:rsidRPr="003A7386">
        <w:rPr>
          <w:i/>
          <w:iCs/>
        </w:rPr>
        <w:t>Substance Classification</w:t>
      </w:r>
      <w:r w:rsidRPr="00A5735E">
        <w:rPr>
          <w:i/>
          <w:iCs/>
        </w:rPr>
        <w:t xml:space="preserve"> Code</w:t>
      </w:r>
      <w:r>
        <w:t xml:space="preserve">" </w:t>
      </w:r>
      <w:r>
        <w:br/>
        <w:t xml:space="preserve">              codeSystem="</w:t>
      </w:r>
      <w:r w:rsidRPr="003A7386">
        <w:rPr>
          <w:b/>
          <w:bCs/>
          <w:i/>
          <w:iCs/>
        </w:rPr>
        <w:t xml:space="preserve">Substance Classification </w:t>
      </w:r>
      <w:r w:rsidR="003A7386" w:rsidRPr="003A7386">
        <w:rPr>
          <w:i/>
          <w:iCs/>
        </w:rPr>
        <w:t xml:space="preserve">Code </w:t>
      </w:r>
      <w:r w:rsidRPr="003A7386">
        <w:rPr>
          <w:i/>
          <w:iCs/>
        </w:rPr>
        <w:t>System</w:t>
      </w:r>
      <w:r w:rsidRPr="003A7386">
        <w:rPr>
          <w:b/>
          <w:bCs/>
          <w:i/>
          <w:iCs/>
        </w:rPr>
        <w:t xml:space="preserve"> </w:t>
      </w:r>
      <w:r w:rsidRPr="00A5735E">
        <w:rPr>
          <w:i/>
          <w:iCs/>
        </w:rPr>
        <w:t>(OID)</w:t>
      </w:r>
      <w:r>
        <w:t>"/&gt;</w:t>
      </w:r>
    </w:p>
    <w:p w:rsidR="00A5735E" w:rsidRPr="000518DD" w:rsidRDefault="00A5735E" w:rsidP="00A5735E">
      <w:pPr>
        <w:pStyle w:val="Heading4"/>
        <w:rPr>
          <w:color w:val="0070C0"/>
          <w:lang w:eastAsia="en-US"/>
        </w:rPr>
      </w:pPr>
      <w:bookmarkStart w:id="502" w:name="_Toc304805726"/>
      <w:bookmarkStart w:id="503" w:name="_Toc304814658"/>
      <w:r w:rsidRPr="000518DD">
        <w:rPr>
          <w:color w:val="0070C0"/>
          <w:lang w:eastAsia="en-US"/>
        </w:rPr>
        <w:t>Substance Classification Code</w:t>
      </w:r>
      <w:bookmarkEnd w:id="502"/>
      <w:bookmarkEnd w:id="503"/>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A5735E" w:rsidRPr="007A51EF" w:rsidTr="003A7386">
        <w:tc>
          <w:tcPr>
            <w:tcW w:w="1951" w:type="dxa"/>
            <w:shd w:val="clear" w:color="auto" w:fill="auto"/>
          </w:tcPr>
          <w:p w:rsidR="00A5735E" w:rsidRPr="007A51EF" w:rsidRDefault="00A5735E" w:rsidP="003A7386">
            <w:pPr>
              <w:rPr>
                <w:b/>
                <w:lang w:eastAsia="en-US"/>
              </w:rPr>
            </w:pPr>
            <w:r w:rsidRPr="007A51EF">
              <w:rPr>
                <w:b/>
              </w:rPr>
              <w:t>User Guidance</w:t>
            </w:r>
          </w:p>
        </w:tc>
        <w:tc>
          <w:tcPr>
            <w:tcW w:w="8017" w:type="dxa"/>
            <w:shd w:val="clear" w:color="auto" w:fill="auto"/>
          </w:tcPr>
          <w:p w:rsidR="00A5735E" w:rsidRPr="007A51EF" w:rsidRDefault="00A5735E" w:rsidP="003A7386">
            <w:pPr>
              <w:rPr>
                <w:lang w:eastAsia="en-US"/>
              </w:rPr>
            </w:pPr>
            <w:r>
              <w:rPr>
                <w:lang w:eastAsia="en-US"/>
              </w:rPr>
              <w:t>Code from the classifying code system.</w:t>
            </w:r>
          </w:p>
        </w:tc>
      </w:tr>
      <w:tr w:rsidR="00A5735E" w:rsidRPr="007A51EF" w:rsidTr="003A7386">
        <w:tc>
          <w:tcPr>
            <w:tcW w:w="1951" w:type="dxa"/>
            <w:shd w:val="clear" w:color="auto" w:fill="auto"/>
          </w:tcPr>
          <w:p w:rsidR="00A5735E" w:rsidRPr="007A51EF" w:rsidRDefault="00A5735E" w:rsidP="003A7386">
            <w:pPr>
              <w:rPr>
                <w:b/>
                <w:lang w:eastAsia="en-US"/>
              </w:rPr>
            </w:pPr>
            <w:r w:rsidRPr="007A51EF">
              <w:rPr>
                <w:b/>
              </w:rPr>
              <w:t>Example(s)</w:t>
            </w:r>
          </w:p>
        </w:tc>
        <w:tc>
          <w:tcPr>
            <w:tcW w:w="8017" w:type="dxa"/>
            <w:shd w:val="clear" w:color="auto" w:fill="auto"/>
          </w:tcPr>
          <w:p w:rsidR="00A5735E" w:rsidRPr="003A7386" w:rsidRDefault="00A5735E" w:rsidP="003A7386">
            <w:pPr>
              <w:rPr>
                <w:lang w:eastAsia="en-US"/>
              </w:rPr>
            </w:pPr>
            <w:r w:rsidRPr="00A5735E">
              <w:rPr>
                <w:lang w:eastAsia="en-US"/>
              </w:rPr>
              <w:t>R03CC – Adrenergics for Systemic Use</w:t>
            </w:r>
            <w:r>
              <w:rPr>
                <w:lang w:eastAsia="en-US"/>
              </w:rPr>
              <w:t xml:space="preserve"> (ATC)</w:t>
            </w:r>
            <w:r w:rsidR="003A7386">
              <w:rPr>
                <w:lang w:eastAsia="en-US"/>
              </w:rPr>
              <w:t xml:space="preserve">, </w:t>
            </w:r>
            <w:r w:rsidR="003A7386" w:rsidRPr="003A7386">
              <w:rPr>
                <w:lang w:eastAsia="en-US"/>
              </w:rPr>
              <w:t>N0000009922</w:t>
            </w:r>
            <w:r w:rsidR="003A7386">
              <w:rPr>
                <w:lang w:eastAsia="en-US"/>
              </w:rPr>
              <w:t xml:space="preserve"> - </w:t>
            </w:r>
            <w:r w:rsidR="003A7386" w:rsidRPr="003A7386">
              <w:rPr>
                <w:lang w:eastAsia="en-US"/>
              </w:rPr>
              <w:t>Adrenergic beta2-Agonists (</w:t>
            </w:r>
            <w:r w:rsidR="003A7386">
              <w:rPr>
                <w:lang w:eastAsia="en-US"/>
              </w:rPr>
              <w:t>NDF-RT)</w:t>
            </w:r>
          </w:p>
        </w:tc>
      </w:tr>
      <w:tr w:rsidR="00A5735E" w:rsidRPr="007A51EF" w:rsidTr="003A7386">
        <w:tc>
          <w:tcPr>
            <w:tcW w:w="1951" w:type="dxa"/>
            <w:shd w:val="clear" w:color="auto" w:fill="auto"/>
          </w:tcPr>
          <w:p w:rsidR="00A5735E" w:rsidRPr="007A51EF" w:rsidRDefault="00A5735E" w:rsidP="003A7386">
            <w:pPr>
              <w:rPr>
                <w:b/>
              </w:rPr>
            </w:pPr>
            <w:r w:rsidRPr="007A51EF">
              <w:rPr>
                <w:b/>
              </w:rPr>
              <w:t>Conformance</w:t>
            </w:r>
          </w:p>
        </w:tc>
        <w:tc>
          <w:tcPr>
            <w:tcW w:w="8017" w:type="dxa"/>
            <w:shd w:val="clear" w:color="auto" w:fill="auto"/>
          </w:tcPr>
          <w:p w:rsidR="00A5735E" w:rsidRPr="007A51EF" w:rsidRDefault="00A5735E" w:rsidP="003A7386">
            <w:pPr>
              <w:rPr>
                <w:lang w:eastAsia="en-US"/>
              </w:rPr>
            </w:pPr>
            <w:r>
              <w:rPr>
                <w:lang w:eastAsia="en-US"/>
              </w:rPr>
              <w:t>OPTIONAL</w:t>
            </w:r>
          </w:p>
        </w:tc>
      </w:tr>
      <w:tr w:rsidR="00A5735E" w:rsidRPr="007A51EF" w:rsidTr="003A7386">
        <w:tc>
          <w:tcPr>
            <w:tcW w:w="1951" w:type="dxa"/>
            <w:shd w:val="clear" w:color="auto" w:fill="auto"/>
          </w:tcPr>
          <w:p w:rsidR="00A5735E" w:rsidRPr="007A51EF" w:rsidRDefault="00A5735E" w:rsidP="003A7386">
            <w:pPr>
              <w:rPr>
                <w:b/>
              </w:rPr>
            </w:pPr>
            <w:r w:rsidRPr="007A51EF">
              <w:rPr>
                <w:b/>
              </w:rPr>
              <w:t>Data Type</w:t>
            </w:r>
          </w:p>
        </w:tc>
        <w:tc>
          <w:tcPr>
            <w:tcW w:w="8017" w:type="dxa"/>
            <w:shd w:val="clear" w:color="auto" w:fill="auto"/>
          </w:tcPr>
          <w:p w:rsidR="00A5735E" w:rsidRPr="007A51EF" w:rsidRDefault="00A5735E" w:rsidP="003A7386">
            <w:pPr>
              <w:rPr>
                <w:lang w:eastAsia="en-US"/>
              </w:rPr>
            </w:pPr>
            <w:r>
              <w:rPr>
                <w:lang w:eastAsia="en-US"/>
              </w:rPr>
              <w:t>II</w:t>
            </w:r>
          </w:p>
        </w:tc>
      </w:tr>
      <w:tr w:rsidR="00A5735E" w:rsidRPr="007A51EF" w:rsidTr="003A7386">
        <w:tc>
          <w:tcPr>
            <w:tcW w:w="1951" w:type="dxa"/>
            <w:shd w:val="clear" w:color="auto" w:fill="auto"/>
          </w:tcPr>
          <w:p w:rsidR="00A5735E" w:rsidRPr="007A51EF" w:rsidRDefault="00A5735E" w:rsidP="003A7386">
            <w:pPr>
              <w:rPr>
                <w:b/>
              </w:rPr>
            </w:pPr>
            <w:r w:rsidRPr="007A51EF">
              <w:rPr>
                <w:b/>
              </w:rPr>
              <w:t>Business Rule(s)</w:t>
            </w:r>
          </w:p>
        </w:tc>
        <w:tc>
          <w:tcPr>
            <w:tcW w:w="8017" w:type="dxa"/>
            <w:shd w:val="clear" w:color="auto" w:fill="auto"/>
          </w:tcPr>
          <w:p w:rsidR="00A5735E" w:rsidRPr="007A51EF" w:rsidRDefault="00A5735E" w:rsidP="003A7386">
            <w:pPr>
              <w:rPr>
                <w:lang w:eastAsia="en-US"/>
              </w:rPr>
            </w:pPr>
            <w:r w:rsidRPr="00D64686">
              <w:rPr>
                <w:lang w:eastAsia="en-US"/>
              </w:rPr>
              <w:t>The classification code will be part of an internationally recognized classification system</w:t>
            </w:r>
            <w:r>
              <w:rPr>
                <w:lang w:eastAsia="en-US"/>
              </w:rPr>
              <w:t>.</w:t>
            </w:r>
          </w:p>
        </w:tc>
      </w:tr>
    </w:tbl>
    <w:p w:rsidR="00A5735E" w:rsidRDefault="00A5735E" w:rsidP="00A5735E">
      <w:pPr>
        <w:pStyle w:val="XML"/>
      </w:pPr>
      <w:r>
        <w:t>&lt;identifiedSubstance&gt;</w:t>
      </w:r>
      <w:r>
        <w:br/>
        <w:t xml:space="preserve">  &lt;identifiedSubstance&gt;</w:t>
      </w:r>
    </w:p>
    <w:p w:rsidR="00A5735E" w:rsidRDefault="00A5735E" w:rsidP="003A7386">
      <w:pPr>
        <w:pStyle w:val="XML"/>
        <w:keepLines w:val="0"/>
        <w:spacing w:before="0" w:after="0"/>
      </w:pPr>
      <w:r>
        <w:t xml:space="preserve">    &lt;asSpecializedKind&gt;</w:t>
      </w:r>
      <w:r>
        <w:br/>
        <w:t xml:space="preserve">      &lt;definingMaterialKind&gt;</w:t>
      </w:r>
      <w:r>
        <w:br/>
        <w:t xml:space="preserve">        &lt;code code="</w:t>
      </w:r>
      <w:r w:rsidRPr="00A5735E">
        <w:rPr>
          <w:b/>
          <w:bCs/>
          <w:i/>
          <w:iCs/>
        </w:rPr>
        <w:t>Substance Classification</w:t>
      </w:r>
      <w:r w:rsidRPr="00A5735E">
        <w:rPr>
          <w:i/>
          <w:iCs/>
        </w:rPr>
        <w:t xml:space="preserve"> </w:t>
      </w:r>
      <w:r w:rsidRPr="003A7386">
        <w:rPr>
          <w:b/>
          <w:bCs/>
          <w:i/>
          <w:iCs/>
        </w:rPr>
        <w:t>Code</w:t>
      </w:r>
      <w:r>
        <w:t xml:space="preserve">" </w:t>
      </w:r>
      <w:r>
        <w:br/>
        <w:t xml:space="preserve">              codeSystem="</w:t>
      </w:r>
      <w:r w:rsidRPr="00A5735E">
        <w:rPr>
          <w:i/>
          <w:iCs/>
        </w:rPr>
        <w:t>Substance Classification System (OID)</w:t>
      </w:r>
      <w:r>
        <w:t>"/&gt;</w:t>
      </w:r>
    </w:p>
    <w:p w:rsidR="008848BA" w:rsidRPr="000518DD" w:rsidRDefault="008848BA" w:rsidP="00FD0D8F">
      <w:pPr>
        <w:pStyle w:val="Heading4"/>
        <w:rPr>
          <w:color w:val="0070C0"/>
          <w:lang w:eastAsia="en-US"/>
        </w:rPr>
      </w:pPr>
      <w:r w:rsidRPr="000518DD">
        <w:rPr>
          <w:color w:val="0070C0"/>
          <w:lang w:eastAsia="en-US"/>
        </w:rPr>
        <w:t xml:space="preserve">Substance Classification </w:t>
      </w:r>
      <w:r w:rsidR="00FD0D8F">
        <w:rPr>
          <w:color w:val="0070C0"/>
          <w:lang w:eastAsia="en-US"/>
        </w:rPr>
        <w:t>– T</w:t>
      </w:r>
      <w:r w:rsidRPr="000518DD">
        <w:rPr>
          <w:color w:val="0070C0"/>
          <w:lang w:eastAsia="en-US"/>
        </w:rPr>
        <w:t>ype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370F2" w:rsidRPr="007A51EF" w:rsidTr="00A5735E">
        <w:tc>
          <w:tcPr>
            <w:tcW w:w="1951" w:type="dxa"/>
            <w:shd w:val="clear" w:color="auto" w:fill="auto"/>
          </w:tcPr>
          <w:p w:rsidR="00F370F2" w:rsidRPr="007A51EF" w:rsidRDefault="00F370F2" w:rsidP="004955C9">
            <w:pPr>
              <w:rPr>
                <w:b/>
                <w:lang w:eastAsia="en-US"/>
              </w:rPr>
            </w:pPr>
            <w:r w:rsidRPr="007A51EF">
              <w:rPr>
                <w:b/>
              </w:rPr>
              <w:t>User Guidance</w:t>
            </w:r>
          </w:p>
        </w:tc>
        <w:tc>
          <w:tcPr>
            <w:tcW w:w="8017" w:type="dxa"/>
            <w:shd w:val="clear" w:color="auto" w:fill="auto"/>
          </w:tcPr>
          <w:p w:rsidR="00527957" w:rsidRPr="007A51EF" w:rsidRDefault="00527957" w:rsidP="00FD0D8F">
            <w:pPr>
              <w:jc w:val="both"/>
              <w:rPr>
                <w:lang w:eastAsia="en-US"/>
              </w:rPr>
            </w:pPr>
          </w:p>
        </w:tc>
      </w:tr>
      <w:tr w:rsidR="00F370F2" w:rsidRPr="007A51EF" w:rsidTr="00A5735E">
        <w:tc>
          <w:tcPr>
            <w:tcW w:w="1951" w:type="dxa"/>
            <w:shd w:val="clear" w:color="auto" w:fill="auto"/>
          </w:tcPr>
          <w:p w:rsidR="00F370F2" w:rsidRPr="007A51EF" w:rsidRDefault="00F370F2" w:rsidP="004955C9">
            <w:pPr>
              <w:rPr>
                <w:b/>
                <w:lang w:eastAsia="en-US"/>
              </w:rPr>
            </w:pPr>
            <w:r w:rsidRPr="007A51EF">
              <w:rPr>
                <w:b/>
              </w:rPr>
              <w:t>Example(s)</w:t>
            </w:r>
          </w:p>
        </w:tc>
        <w:tc>
          <w:tcPr>
            <w:tcW w:w="8017" w:type="dxa"/>
            <w:shd w:val="clear" w:color="auto" w:fill="auto"/>
          </w:tcPr>
          <w:p w:rsidR="00527957" w:rsidRPr="007A51EF" w:rsidRDefault="00527957" w:rsidP="00E51E9B">
            <w:pPr>
              <w:rPr>
                <w:lang w:eastAsia="en-US"/>
              </w:rPr>
            </w:pPr>
          </w:p>
        </w:tc>
      </w:tr>
      <w:tr w:rsidR="00F370F2" w:rsidRPr="007A51EF" w:rsidTr="00A5735E">
        <w:tc>
          <w:tcPr>
            <w:tcW w:w="1951" w:type="dxa"/>
            <w:shd w:val="clear" w:color="auto" w:fill="auto"/>
          </w:tcPr>
          <w:p w:rsidR="00F370F2" w:rsidRPr="007A51EF" w:rsidRDefault="00F370F2" w:rsidP="004955C9">
            <w:pPr>
              <w:rPr>
                <w:b/>
              </w:rPr>
            </w:pPr>
            <w:r w:rsidRPr="007A51EF">
              <w:rPr>
                <w:b/>
              </w:rPr>
              <w:t>Conformance</w:t>
            </w:r>
          </w:p>
        </w:tc>
        <w:tc>
          <w:tcPr>
            <w:tcW w:w="8017" w:type="dxa"/>
            <w:shd w:val="clear" w:color="auto" w:fill="auto"/>
          </w:tcPr>
          <w:p w:rsidR="00F370F2" w:rsidRPr="00E51E9B" w:rsidRDefault="00603B5E" w:rsidP="004955C9">
            <w:pPr>
              <w:rPr>
                <w:lang w:eastAsia="en-US"/>
              </w:rPr>
            </w:pPr>
            <w:r>
              <w:rPr>
                <w:lang w:eastAsia="en-US"/>
              </w:rPr>
              <w:t xml:space="preserve">IMPLICIT </w:t>
            </w:r>
            <w:r w:rsidR="00E51E9B">
              <w:rPr>
                <w:lang w:eastAsia="en-US"/>
              </w:rPr>
              <w:t xml:space="preserve"> – by </w:t>
            </w:r>
            <w:r w:rsidR="00E51E9B" w:rsidRPr="00E51E9B">
              <w:rPr>
                <w:lang w:eastAsia="en-US"/>
              </w:rPr>
              <w:t>Substance Classification – Subtype</w:t>
            </w:r>
          </w:p>
        </w:tc>
      </w:tr>
      <w:tr w:rsidR="00F370F2" w:rsidRPr="007A51EF" w:rsidTr="00A5735E">
        <w:tc>
          <w:tcPr>
            <w:tcW w:w="1951" w:type="dxa"/>
            <w:shd w:val="clear" w:color="auto" w:fill="auto"/>
          </w:tcPr>
          <w:p w:rsidR="00F370F2" w:rsidRPr="007A51EF" w:rsidRDefault="00F370F2" w:rsidP="004955C9">
            <w:pPr>
              <w:rPr>
                <w:b/>
              </w:rPr>
            </w:pPr>
            <w:r w:rsidRPr="007A51EF">
              <w:rPr>
                <w:b/>
              </w:rPr>
              <w:t>Data Type</w:t>
            </w:r>
          </w:p>
        </w:tc>
        <w:tc>
          <w:tcPr>
            <w:tcW w:w="8017" w:type="dxa"/>
            <w:shd w:val="clear" w:color="auto" w:fill="auto"/>
          </w:tcPr>
          <w:p w:rsidR="00F370F2" w:rsidRPr="007A51EF" w:rsidRDefault="009D5FE6" w:rsidP="004955C9">
            <w:pPr>
              <w:rPr>
                <w:lang w:eastAsia="en-US"/>
              </w:rPr>
            </w:pPr>
            <w:r>
              <w:rPr>
                <w:lang w:eastAsia="en-US"/>
              </w:rPr>
              <w:t>CD</w:t>
            </w:r>
          </w:p>
        </w:tc>
      </w:tr>
      <w:tr w:rsidR="00F370F2" w:rsidRPr="007A51EF" w:rsidTr="00A5735E">
        <w:tc>
          <w:tcPr>
            <w:tcW w:w="1951" w:type="dxa"/>
            <w:shd w:val="clear" w:color="auto" w:fill="auto"/>
          </w:tcPr>
          <w:p w:rsidR="00F370F2" w:rsidRPr="007A51EF" w:rsidRDefault="00F370F2" w:rsidP="004955C9">
            <w:pPr>
              <w:rPr>
                <w:b/>
              </w:rPr>
            </w:pPr>
            <w:r w:rsidRPr="007A51EF">
              <w:rPr>
                <w:b/>
              </w:rPr>
              <w:t>Business Rule(s)</w:t>
            </w:r>
          </w:p>
        </w:tc>
        <w:tc>
          <w:tcPr>
            <w:tcW w:w="8017" w:type="dxa"/>
            <w:shd w:val="clear" w:color="auto" w:fill="auto"/>
          </w:tcPr>
          <w:p w:rsidR="00F370F2" w:rsidRPr="007A51EF" w:rsidRDefault="00F370F2" w:rsidP="00FD0D8F">
            <w:pPr>
              <w:rPr>
                <w:lang w:eastAsia="en-US"/>
              </w:rPr>
            </w:pPr>
          </w:p>
        </w:tc>
      </w:tr>
    </w:tbl>
    <w:p w:rsidR="008848BA" w:rsidRPr="000518DD" w:rsidRDefault="008848BA" w:rsidP="00FD0D8F">
      <w:pPr>
        <w:pStyle w:val="Heading4"/>
        <w:rPr>
          <w:color w:val="FF0000"/>
          <w:lang w:eastAsia="en-US"/>
        </w:rPr>
      </w:pPr>
      <w:r w:rsidRPr="000518DD">
        <w:rPr>
          <w:color w:val="FF0000"/>
          <w:lang w:eastAsia="en-US"/>
        </w:rPr>
        <w:t xml:space="preserve">Substance Classification </w:t>
      </w:r>
      <w:r w:rsidR="00FD0D8F">
        <w:rPr>
          <w:color w:val="FF0000"/>
          <w:lang w:eastAsia="en-US"/>
        </w:rPr>
        <w:t>– S</w:t>
      </w:r>
      <w:r w:rsidRPr="000518DD">
        <w:rPr>
          <w:color w:val="FF0000"/>
          <w:lang w:eastAsia="en-US"/>
        </w:rPr>
        <w:t>ubtype</w:t>
      </w:r>
      <w:ins w:id="504" w:author="HYST (Hiroyuki Sato)" w:date="2013-01-08T18:28:00Z">
        <w:r w:rsidR="00F413D5" w:rsidRPr="0014542C">
          <w:rPr>
            <w:rFonts w:eastAsia="MS Mincho" w:hint="eastAsia"/>
            <w:color w:val="FF0000"/>
            <w:lang w:eastAsia="ja-JP"/>
          </w:rPr>
          <w:t xml:space="preserve">  (repeat as necessary)</w:t>
        </w:r>
      </w:ins>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73ADB" w:rsidRPr="007A51EF" w:rsidTr="00FD0D8F">
        <w:tc>
          <w:tcPr>
            <w:tcW w:w="1951" w:type="dxa"/>
            <w:shd w:val="clear" w:color="auto" w:fill="auto"/>
          </w:tcPr>
          <w:p w:rsidR="00373ADB" w:rsidRPr="007A51EF" w:rsidRDefault="00373ADB" w:rsidP="004955C9">
            <w:pPr>
              <w:rPr>
                <w:b/>
                <w:lang w:eastAsia="en-US"/>
              </w:rPr>
            </w:pPr>
            <w:r w:rsidRPr="007A51EF">
              <w:rPr>
                <w:b/>
              </w:rPr>
              <w:t>User Guidance</w:t>
            </w:r>
          </w:p>
        </w:tc>
        <w:tc>
          <w:tcPr>
            <w:tcW w:w="8017" w:type="dxa"/>
            <w:shd w:val="clear" w:color="auto" w:fill="auto"/>
          </w:tcPr>
          <w:p w:rsidR="00373ADB" w:rsidRPr="007A51EF" w:rsidRDefault="00E51E9B" w:rsidP="004955C9">
            <w:pPr>
              <w:rPr>
                <w:lang w:eastAsia="en-US"/>
              </w:rPr>
            </w:pPr>
            <w:r>
              <w:rPr>
                <w:lang w:eastAsia="en-US"/>
              </w:rPr>
              <w:t>Many classification systems will have multiple subtypes of classification this field will attempt to capture this information.</w:t>
            </w:r>
          </w:p>
        </w:tc>
      </w:tr>
      <w:tr w:rsidR="00E51E9B" w:rsidRPr="007A51EF" w:rsidTr="00FD0D8F">
        <w:tc>
          <w:tcPr>
            <w:tcW w:w="1951" w:type="dxa"/>
            <w:shd w:val="clear" w:color="auto" w:fill="auto"/>
          </w:tcPr>
          <w:p w:rsidR="00E51E9B" w:rsidRPr="007A51EF" w:rsidRDefault="00E51E9B" w:rsidP="004955C9">
            <w:pPr>
              <w:rPr>
                <w:b/>
                <w:lang w:eastAsia="en-US"/>
              </w:rPr>
            </w:pPr>
            <w:r w:rsidRPr="007A51EF">
              <w:rPr>
                <w:b/>
              </w:rPr>
              <w:t>Example(s)</w:t>
            </w:r>
          </w:p>
        </w:tc>
        <w:tc>
          <w:tcPr>
            <w:tcW w:w="8017" w:type="dxa"/>
            <w:shd w:val="clear" w:color="auto" w:fill="auto"/>
          </w:tcPr>
          <w:p w:rsidR="00E51E9B" w:rsidRPr="007A51EF" w:rsidRDefault="00E51E9B" w:rsidP="00E51E9B">
            <w:pPr>
              <w:rPr>
                <w:lang w:eastAsia="en-US"/>
              </w:rPr>
            </w:pPr>
            <w:r>
              <w:rPr>
                <w:lang w:eastAsia="en-US"/>
              </w:rPr>
              <w:t>NDF-RT Mechanism of Action (MOA) or Physiological Effect.</w:t>
            </w:r>
          </w:p>
        </w:tc>
      </w:tr>
      <w:tr w:rsidR="00373ADB" w:rsidRPr="007A51EF" w:rsidTr="00FD0D8F">
        <w:tc>
          <w:tcPr>
            <w:tcW w:w="1951" w:type="dxa"/>
            <w:shd w:val="clear" w:color="auto" w:fill="auto"/>
          </w:tcPr>
          <w:p w:rsidR="00373ADB" w:rsidRPr="007A51EF" w:rsidRDefault="00373ADB" w:rsidP="004955C9">
            <w:pPr>
              <w:rPr>
                <w:b/>
              </w:rPr>
            </w:pPr>
            <w:r w:rsidRPr="007A51EF">
              <w:rPr>
                <w:b/>
              </w:rPr>
              <w:t>Conformance</w:t>
            </w:r>
          </w:p>
        </w:tc>
        <w:tc>
          <w:tcPr>
            <w:tcW w:w="8017" w:type="dxa"/>
            <w:shd w:val="clear" w:color="auto" w:fill="auto"/>
          </w:tcPr>
          <w:p w:rsidR="00373ADB" w:rsidRPr="007A51EF" w:rsidRDefault="00E51E9B" w:rsidP="004955C9">
            <w:pPr>
              <w:rPr>
                <w:lang w:eastAsia="en-US"/>
              </w:rPr>
            </w:pPr>
            <w:r>
              <w:rPr>
                <w:lang w:eastAsia="en-US"/>
              </w:rPr>
              <w:t>OPTIONAL</w:t>
            </w:r>
          </w:p>
        </w:tc>
      </w:tr>
      <w:tr w:rsidR="00373ADB" w:rsidRPr="007A51EF" w:rsidTr="00FD0D8F">
        <w:tc>
          <w:tcPr>
            <w:tcW w:w="1951" w:type="dxa"/>
            <w:shd w:val="clear" w:color="auto" w:fill="auto"/>
          </w:tcPr>
          <w:p w:rsidR="00373ADB" w:rsidRPr="007A51EF" w:rsidRDefault="00373ADB" w:rsidP="004955C9">
            <w:pPr>
              <w:rPr>
                <w:b/>
              </w:rPr>
            </w:pPr>
            <w:r w:rsidRPr="007A51EF">
              <w:rPr>
                <w:b/>
              </w:rPr>
              <w:t>Data Type</w:t>
            </w:r>
          </w:p>
        </w:tc>
        <w:tc>
          <w:tcPr>
            <w:tcW w:w="8017" w:type="dxa"/>
            <w:shd w:val="clear" w:color="auto" w:fill="auto"/>
          </w:tcPr>
          <w:p w:rsidR="00373ADB" w:rsidRPr="007A51EF" w:rsidRDefault="00B833BA" w:rsidP="004955C9">
            <w:pPr>
              <w:rPr>
                <w:lang w:eastAsia="en-US"/>
              </w:rPr>
            </w:pPr>
            <w:r>
              <w:rPr>
                <w:lang w:eastAsia="en-US"/>
              </w:rPr>
              <w:t>CD</w:t>
            </w:r>
          </w:p>
        </w:tc>
      </w:tr>
      <w:tr w:rsidR="00373ADB" w:rsidRPr="007A51EF" w:rsidTr="00FD0D8F">
        <w:tc>
          <w:tcPr>
            <w:tcW w:w="1951" w:type="dxa"/>
            <w:shd w:val="clear" w:color="auto" w:fill="auto"/>
          </w:tcPr>
          <w:p w:rsidR="00373ADB" w:rsidRPr="007A51EF" w:rsidRDefault="00373ADB" w:rsidP="004955C9">
            <w:pPr>
              <w:rPr>
                <w:b/>
              </w:rPr>
            </w:pPr>
            <w:r w:rsidRPr="007A51EF">
              <w:rPr>
                <w:b/>
              </w:rPr>
              <w:t>Business Rule(s)</w:t>
            </w:r>
          </w:p>
        </w:tc>
        <w:tc>
          <w:tcPr>
            <w:tcW w:w="8017" w:type="dxa"/>
            <w:shd w:val="clear" w:color="auto" w:fill="auto"/>
          </w:tcPr>
          <w:p w:rsidR="00373ADB" w:rsidRPr="007A51EF" w:rsidRDefault="00373ADB" w:rsidP="004955C9">
            <w:pPr>
              <w:jc w:val="both"/>
              <w:rPr>
                <w:lang w:eastAsia="en-US"/>
              </w:rPr>
            </w:pPr>
          </w:p>
        </w:tc>
      </w:tr>
    </w:tbl>
    <w:p w:rsidR="00FD0D8F" w:rsidRDefault="00E51E9B" w:rsidP="00E51E9B">
      <w:pPr>
        <w:pStyle w:val="XML"/>
      </w:pPr>
      <w:r>
        <w:t xml:space="preserve">    &lt;asSpecializedKind&gt;</w:t>
      </w:r>
      <w:r>
        <w:br/>
        <w:t xml:space="preserve">      &lt;code code="</w:t>
      </w:r>
      <w:r w:rsidRPr="00FD0D8F">
        <w:rPr>
          <w:b/>
          <w:bCs/>
          <w:i/>
          <w:iCs/>
        </w:rPr>
        <w:t xml:space="preserve">Substance </w:t>
      </w:r>
      <w:r>
        <w:rPr>
          <w:b/>
          <w:bCs/>
          <w:i/>
          <w:iCs/>
        </w:rPr>
        <w:t>Classification - Subt</w:t>
      </w:r>
      <w:r w:rsidRPr="00FD0D8F">
        <w:rPr>
          <w:b/>
          <w:bCs/>
          <w:i/>
          <w:iCs/>
        </w:rPr>
        <w:t>ype</w:t>
      </w:r>
      <w:r w:rsidRPr="00FD0D8F">
        <w:rPr>
          <w:i/>
          <w:iCs/>
        </w:rPr>
        <w:t xml:space="preserve"> Code</w:t>
      </w:r>
      <w:r>
        <w:t xml:space="preserve">" </w:t>
      </w:r>
      <w:r>
        <w:br/>
        <w:t xml:space="preserve">            codeSystem="</w:t>
      </w:r>
      <w:r w:rsidRPr="00FD0D8F">
        <w:rPr>
          <w:i/>
          <w:iCs/>
        </w:rPr>
        <w:t xml:space="preserve">Substance </w:t>
      </w:r>
      <w:r>
        <w:rPr>
          <w:i/>
          <w:iCs/>
        </w:rPr>
        <w:t>Type Code</w:t>
      </w:r>
      <w:r w:rsidRPr="00FD0D8F">
        <w:rPr>
          <w:i/>
          <w:iCs/>
        </w:rPr>
        <w:t xml:space="preserve"> System (OID)</w:t>
      </w:r>
      <w:r>
        <w:t>"/&gt;</w:t>
      </w:r>
    </w:p>
    <w:p w:rsidR="008848BA" w:rsidRPr="000518DD" w:rsidRDefault="008848BA" w:rsidP="002162B7">
      <w:pPr>
        <w:pStyle w:val="Heading4"/>
        <w:rPr>
          <w:color w:val="FF0000"/>
          <w:lang w:eastAsia="en-US"/>
        </w:rPr>
      </w:pPr>
      <w:r w:rsidRPr="000518DD">
        <w:rPr>
          <w:color w:val="FF0000"/>
          <w:lang w:eastAsia="en-US"/>
        </w:rPr>
        <w:t>Reference Source</w:t>
      </w:r>
      <w:ins w:id="505" w:author="HYST (Hiroyuki Sato)" w:date="2013-01-08T17:07:00Z">
        <w:r w:rsidR="00D15CCB" w:rsidRPr="00D15CCB">
          <w:rPr>
            <w:rFonts w:eastAsia="MS Mincho" w:hint="eastAsia"/>
            <w:color w:val="FF0000"/>
            <w:lang w:eastAsia="ja-JP"/>
          </w:rPr>
          <w:t xml:space="preserve">  (repeat as necessary)</w:t>
        </w:r>
      </w:ins>
    </w:p>
    <w:p w:rsidR="008848BA" w:rsidRDefault="008848BA" w:rsidP="002162B7">
      <w:pPr>
        <w:jc w:val="both"/>
        <w:rPr>
          <w:lang w:val="en-US" w:eastAsia="en-US"/>
        </w:rPr>
      </w:pPr>
      <w:r w:rsidRPr="008848BA">
        <w:rPr>
          <w:lang w:val="en-US" w:eastAsia="en-US"/>
        </w:rPr>
        <w:t xml:space="preserve">The reference source and related information will be captured according to </w:t>
      </w:r>
      <w:r w:rsidRPr="00054749">
        <w:rPr>
          <w:lang w:val="en-US" w:eastAsia="en-US"/>
        </w:rPr>
        <w:t xml:space="preserve">Section </w:t>
      </w:r>
      <w:r w:rsidR="002162B7" w:rsidRPr="00054749">
        <w:rPr>
          <w:lang w:val="en-US" w:eastAsia="en-US"/>
        </w:rPr>
        <w:t>8.2.5</w:t>
      </w:r>
      <w:r w:rsidRPr="00054749">
        <w:rPr>
          <w:lang w:val="en-US" w:eastAsia="en-US"/>
        </w:rPr>
        <w:t>.</w:t>
      </w:r>
      <w:r w:rsidR="002162B7" w:rsidRPr="00054749">
        <w:rPr>
          <w:lang w:val="en-US" w:eastAsia="en-US"/>
        </w:rPr>
        <w:t xml:space="preserve">  </w:t>
      </w:r>
      <w:r w:rsidRPr="00054749">
        <w:rPr>
          <w:lang w:val="en-US" w:eastAsia="en-US"/>
        </w:rPr>
        <w:t>Reference sources are req</w:t>
      </w:r>
      <w:r w:rsidR="002162B7" w:rsidRPr="00054749">
        <w:rPr>
          <w:lang w:val="en-US" w:eastAsia="en-US"/>
        </w:rPr>
        <w:t xml:space="preserve">uired for all classifications. </w:t>
      </w:r>
      <w:r w:rsidRPr="00054749">
        <w:rPr>
          <w:lang w:val="en-US" w:eastAsia="en-US"/>
        </w:rPr>
        <w:t>The source</w:t>
      </w:r>
      <w:r w:rsidR="002162B7" w:rsidRPr="00054749">
        <w:rPr>
          <w:lang w:val="en-US" w:eastAsia="en-US"/>
        </w:rPr>
        <w:t xml:space="preserve"> should preferably be a primary</w:t>
      </w:r>
      <w:r w:rsidR="002162B7">
        <w:rPr>
          <w:lang w:val="en-US" w:eastAsia="en-US"/>
        </w:rPr>
        <w:t xml:space="preserve"> </w:t>
      </w:r>
      <w:r w:rsidRPr="008848BA">
        <w:rPr>
          <w:lang w:val="en-US" w:eastAsia="en-US"/>
        </w:rPr>
        <w:t>source.</w:t>
      </w:r>
    </w:p>
    <w:p w:rsidR="00075603" w:rsidRPr="000518DD" w:rsidRDefault="00075603" w:rsidP="00A31C53">
      <w:pPr>
        <w:pStyle w:val="Heading3"/>
        <w:rPr>
          <w:color w:val="FF0000"/>
          <w:lang w:eastAsia="en-US"/>
        </w:rPr>
      </w:pPr>
      <w:bookmarkStart w:id="506" w:name="_Toc343650449"/>
      <w:r w:rsidRPr="000518DD">
        <w:rPr>
          <w:color w:val="FF0000"/>
          <w:lang w:eastAsia="en-US"/>
        </w:rPr>
        <w:t>Target</w:t>
      </w:r>
      <w:bookmarkEnd w:id="506"/>
    </w:p>
    <w:p w:rsidR="00075603" w:rsidRDefault="00075603" w:rsidP="0092249C">
      <w:pPr>
        <w:jc w:val="both"/>
        <w:rPr>
          <w:lang w:val="en-US" w:eastAsia="en-US"/>
        </w:rPr>
      </w:pPr>
      <w:r w:rsidRPr="00075603">
        <w:rPr>
          <w:lang w:val="en-US" w:eastAsia="en-US"/>
        </w:rPr>
        <w:t xml:space="preserve">The Target section allows the capture of information related to the targets that a substance interacts with.  These targets can therapeutic, metabolic, interactions postulated to result in toxicity or interactions of unknown effect. </w:t>
      </w:r>
    </w:p>
    <w:p w:rsidR="008157B9" w:rsidRPr="00075603" w:rsidRDefault="008157B9" w:rsidP="0092249C">
      <w:pPr>
        <w:jc w:val="both"/>
        <w:rPr>
          <w:lang w:val="en-US" w:eastAsia="en-US"/>
        </w:rPr>
      </w:pPr>
    </w:p>
    <w:p w:rsidR="00075603" w:rsidRDefault="00075603" w:rsidP="0092249C">
      <w:pPr>
        <w:jc w:val="both"/>
        <w:rPr>
          <w:lang w:val="en-US" w:eastAsia="en-US"/>
        </w:rPr>
      </w:pPr>
      <w:r w:rsidRPr="00075603">
        <w:rPr>
          <w:lang w:val="en-US" w:eastAsia="en-US"/>
        </w:rPr>
        <w:t xml:space="preserve">Ideally the target molecular entity is a substance with its own substance id, in this case the format is as follows:  </w:t>
      </w:r>
    </w:p>
    <w:p w:rsidR="00075603" w:rsidRPr="00FD0D8F" w:rsidRDefault="00075603" w:rsidP="000165B2">
      <w:pPr>
        <w:pStyle w:val="XML"/>
        <w:keepLines w:val="0"/>
      </w:pPr>
      <w:r w:rsidRPr="00FD0D8F">
        <w:t>&lt;identifiedSubstance&gt;</w:t>
      </w:r>
      <w:r w:rsidRPr="00FD0D8F">
        <w:br/>
        <w:t xml:space="preserve">  &lt;identifiedSubstance&gt;&lt;!-- Substance Definition --&gt;&lt;/identifiedSubstance&gt;</w:t>
      </w:r>
      <w:r w:rsidR="00FD0D8F" w:rsidRPr="00FD0D8F">
        <w:br/>
      </w:r>
      <w:r w:rsidRPr="00FD0D8F">
        <w:lastRenderedPageBreak/>
        <w:t xml:space="preserve">  &lt;interactsIn&gt;</w:t>
      </w:r>
      <w:r w:rsidRPr="00FD0D8F">
        <w:br/>
        <w:t xml:space="preserve">    &lt;interaction&gt;</w:t>
      </w:r>
      <w:r w:rsidRPr="00FD0D8F">
        <w:br/>
        <w:t xml:space="preserve">      &lt;code code="</w:t>
      </w:r>
      <w:r w:rsidRPr="000165B2">
        <w:rPr>
          <w:b/>
          <w:bCs/>
          <w:i/>
          <w:iCs/>
        </w:rPr>
        <w:t>Interaction Type</w:t>
      </w:r>
      <w:r w:rsidRPr="000165B2">
        <w:rPr>
          <w:i/>
          <w:iCs/>
        </w:rPr>
        <w:t xml:space="preserve"> Code</w:t>
      </w:r>
      <w:r w:rsidRPr="00FD0D8F">
        <w:t>" codeSystem="</w:t>
      </w:r>
      <w:r w:rsidRPr="000165B2">
        <w:rPr>
          <w:i/>
          <w:iCs/>
        </w:rPr>
        <w:t>Code System (OID)</w:t>
      </w:r>
      <w:r w:rsidRPr="00FD0D8F">
        <w:t>"/&gt;</w:t>
      </w:r>
      <w:r w:rsidRPr="00FD0D8F">
        <w:br/>
        <w:t xml:space="preserve">      &lt;interactor&gt;</w:t>
      </w:r>
      <w:r w:rsidRPr="00FD0D8F">
        <w:br/>
        <w:t xml:space="preserve">        &lt;functionCode code="</w:t>
      </w:r>
      <w:r w:rsidRPr="000165B2">
        <w:rPr>
          <w:b/>
          <w:bCs/>
          <w:i/>
          <w:iCs/>
        </w:rPr>
        <w:t>Target Class</w:t>
      </w:r>
      <w:r w:rsidRPr="000165B2">
        <w:rPr>
          <w:i/>
          <w:iCs/>
        </w:rPr>
        <w:t xml:space="preserve"> Code</w:t>
      </w:r>
      <w:r w:rsidRPr="00FD0D8F">
        <w:t>"</w:t>
      </w:r>
      <w:r w:rsidRPr="00FD0D8F">
        <w:br/>
        <w:t xml:space="preserve">                      codeSystem="</w:t>
      </w:r>
      <w:r w:rsidRPr="000165B2">
        <w:rPr>
          <w:i/>
          <w:iCs/>
        </w:rPr>
        <w:t>Target Class Code System (OID)</w:t>
      </w:r>
      <w:r w:rsidRPr="00FD0D8F">
        <w:t xml:space="preserve">" </w:t>
      </w:r>
      <w:r w:rsidRPr="00FD0D8F">
        <w:br/>
        <w:t xml:space="preserve">                      displayName="</w:t>
      </w:r>
      <w:r w:rsidRPr="000165B2">
        <w:rPr>
          <w:i/>
          <w:iCs/>
        </w:rPr>
        <w:t>Target Class Name</w:t>
      </w:r>
      <w:r w:rsidRPr="00FD0D8F">
        <w:t>"/&gt;</w:t>
      </w:r>
      <w:r w:rsidRPr="00FD0D8F">
        <w:br/>
        <w:t xml:space="preserve">        &lt;identifiedSubstance&gt;</w:t>
      </w:r>
      <w:r w:rsidRPr="00FD0D8F">
        <w:br/>
        <w:t xml:space="preserve">          &lt;id extension="</w:t>
      </w:r>
      <w:r w:rsidRPr="000165B2">
        <w:rPr>
          <w:b/>
          <w:bCs/>
          <w:i/>
          <w:iCs/>
        </w:rPr>
        <w:t>Target Substance Id</w:t>
      </w:r>
      <w:r w:rsidRPr="00FD0D8F">
        <w:t xml:space="preserve">" </w:t>
      </w:r>
      <w:r w:rsidRPr="00FD0D8F">
        <w:br/>
        <w:t xml:space="preserve">              root="</w:t>
      </w:r>
      <w:r w:rsidRPr="000165B2">
        <w:rPr>
          <w:i/>
          <w:iCs/>
        </w:rPr>
        <w:t>Substance Id System (OID)</w:t>
      </w:r>
      <w:r w:rsidRPr="00FD0D8F">
        <w:t>"&gt;</w:t>
      </w:r>
      <w:r w:rsidRPr="00FD0D8F">
        <w:br/>
        <w:t xml:space="preserve">          &lt;identifiedSubstance&gt;</w:t>
      </w:r>
      <w:r w:rsidRPr="00FD0D8F">
        <w:br/>
        <w:t xml:space="preserve">            &lt;code code="</w:t>
      </w:r>
      <w:r w:rsidRPr="000165B2">
        <w:rPr>
          <w:b/>
          <w:bCs/>
          <w:i/>
          <w:iCs/>
        </w:rPr>
        <w:t>Target Id</w:t>
      </w:r>
      <w:r w:rsidRPr="00FD0D8F">
        <w:t xml:space="preserve">" </w:t>
      </w:r>
      <w:r w:rsidRPr="00FD0D8F">
        <w:br/>
        <w:t xml:space="preserve">                  codeSystem="</w:t>
      </w:r>
      <w:r w:rsidRPr="000165B2">
        <w:rPr>
          <w:i/>
          <w:iCs/>
        </w:rPr>
        <w:t>Target Id System (OID)</w:t>
      </w:r>
      <w:r w:rsidRPr="00FD0D8F">
        <w:t>"</w:t>
      </w:r>
      <w:r w:rsidR="005D0430">
        <w:t>/</w:t>
      </w:r>
      <w:r w:rsidRPr="00FD0D8F">
        <w:t>&gt;</w:t>
      </w:r>
      <w:r w:rsidRPr="00FD0D8F">
        <w:br/>
        <w:t xml:space="preserve">            &lt;name&gt;</w:t>
      </w:r>
      <w:r w:rsidRPr="000165B2">
        <w:rPr>
          <w:b/>
          <w:bCs/>
          <w:i/>
          <w:iCs/>
        </w:rPr>
        <w:t>Target Name</w:t>
      </w:r>
      <w:r w:rsidRPr="000165B2">
        <w:rPr>
          <w:i/>
          <w:iCs/>
        </w:rPr>
        <w:t xml:space="preserve"> (one </w:t>
      </w:r>
      <w:r w:rsidR="000165B2">
        <w:rPr>
          <w:i/>
          <w:iCs/>
        </w:rPr>
        <w:t>preferred/primary name</w:t>
      </w:r>
      <w:r w:rsidRPr="000165B2">
        <w:rPr>
          <w:i/>
          <w:iCs/>
        </w:rPr>
        <w:t>)</w:t>
      </w:r>
      <w:r w:rsidRPr="00FD0D8F">
        <w:t>&lt;/name&gt;</w:t>
      </w:r>
      <w:r w:rsidRPr="00FD0D8F">
        <w:br/>
        <w:t xml:space="preserve">            &lt;asNamedEntity&gt;</w:t>
      </w:r>
      <w:r w:rsidRPr="00FD0D8F">
        <w:br/>
        <w:t xml:space="preserve">              &lt;name&gt;</w:t>
      </w:r>
      <w:r w:rsidRPr="000165B2">
        <w:rPr>
          <w:b/>
          <w:bCs/>
          <w:i/>
          <w:iCs/>
        </w:rPr>
        <w:t>Target Name</w:t>
      </w:r>
      <w:r w:rsidRPr="00FD0D8F">
        <w:t>&lt;/name&gt;</w:t>
      </w:r>
      <w:r w:rsidRPr="00FD0D8F">
        <w:br/>
        <w:t xml:space="preserve">              &lt;!-- full detail about the name --&gt;</w:t>
      </w:r>
      <w:r w:rsidRPr="00FD0D8F">
        <w:br/>
        <w:t xml:space="preserve">            &lt;/asNamedEntity&gt;</w:t>
      </w:r>
      <w:r w:rsidRPr="00FD0D8F">
        <w:br/>
        <w:t xml:space="preserve">          &lt;/identifiedSubstance&gt;</w:t>
      </w:r>
      <w:r w:rsidRPr="00FD0D8F">
        <w:br/>
        <w:t xml:space="preserve">        &lt;/identifiedSubject&gt;</w:t>
      </w:r>
      <w:r w:rsidRPr="00FD0D8F">
        <w:br/>
        <w:t xml:space="preserve">      &lt;/interactor&gt;</w:t>
      </w:r>
      <w:r w:rsidRPr="00FD0D8F">
        <w:br/>
        <w:t xml:space="preserve">      &lt;subjectOf&gt;</w:t>
      </w:r>
      <w:r w:rsidRPr="00FD0D8F">
        <w:br/>
        <w:t xml:space="preserve">        &lt;characteristic&gt;</w:t>
      </w:r>
      <w:r w:rsidRPr="00FD0D8F">
        <w:br/>
        <w:t xml:space="preserve">          &lt;code code="</w:t>
      </w:r>
      <w:r w:rsidRPr="000165B2">
        <w:rPr>
          <w:i/>
          <w:iCs/>
        </w:rPr>
        <w:t>Code meaning ‘Target Type’</w:t>
      </w:r>
      <w:r w:rsidRPr="00FD0D8F">
        <w:t>" codeSystem="</w:t>
      </w:r>
      <w:r w:rsidRPr="000165B2">
        <w:rPr>
          <w:i/>
          <w:iCs/>
        </w:rPr>
        <w:t>Code Syte</w:t>
      </w:r>
      <w:r w:rsidR="000165B2">
        <w:rPr>
          <w:i/>
          <w:iCs/>
        </w:rPr>
        <w:t>m (OID)</w:t>
      </w:r>
      <w:r w:rsidRPr="00FD0D8F">
        <w:t>"/&gt;</w:t>
      </w:r>
      <w:r w:rsidRPr="00FD0D8F">
        <w:br/>
        <w:t xml:space="preserve">          &lt;value code="</w:t>
      </w:r>
      <w:r w:rsidRPr="000165B2">
        <w:rPr>
          <w:b/>
          <w:bCs/>
          <w:i/>
          <w:iCs/>
        </w:rPr>
        <w:t>Target Type</w:t>
      </w:r>
      <w:r w:rsidRPr="000165B2">
        <w:rPr>
          <w:i/>
          <w:iCs/>
        </w:rPr>
        <w:t xml:space="preserve"> Code</w:t>
      </w:r>
      <w:r w:rsidRPr="00FD0D8F">
        <w:t>" xsi:type="CE"</w:t>
      </w:r>
      <w:r w:rsidRPr="00FD0D8F">
        <w:br/>
        <w:t xml:space="preserve">                 codeSystem="</w:t>
      </w:r>
      <w:r w:rsidRPr="000165B2">
        <w:rPr>
          <w:i/>
          <w:iCs/>
        </w:rPr>
        <w:t>Code Syte</w:t>
      </w:r>
      <w:r w:rsidR="000165B2">
        <w:rPr>
          <w:i/>
          <w:iCs/>
        </w:rPr>
        <w:t>m (OID)</w:t>
      </w:r>
      <w:r w:rsidRPr="00FD0D8F">
        <w:t>"/&gt;</w:t>
      </w:r>
    </w:p>
    <w:p w:rsidR="00075603" w:rsidRDefault="00075603" w:rsidP="00075603">
      <w:pPr>
        <w:rPr>
          <w:lang w:val="en-US" w:eastAsia="en-US"/>
        </w:rPr>
      </w:pPr>
    </w:p>
    <w:p w:rsidR="00075603" w:rsidRDefault="00075603" w:rsidP="00075603">
      <w:pPr>
        <w:rPr>
          <w:lang w:val="en-US" w:eastAsia="en-US"/>
        </w:rPr>
      </w:pPr>
      <w:r w:rsidRPr="00075603">
        <w:rPr>
          <w:lang w:val="en-US" w:eastAsia="en-US"/>
        </w:rPr>
        <w:t>The following information shall be provided or captured where applicable:</w:t>
      </w:r>
    </w:p>
    <w:p w:rsidR="00075603" w:rsidRPr="000518DD" w:rsidRDefault="00075603" w:rsidP="0092249C">
      <w:pPr>
        <w:pStyle w:val="Heading4"/>
        <w:rPr>
          <w:color w:val="0070C0"/>
          <w:lang w:eastAsia="en-US"/>
        </w:rPr>
      </w:pPr>
      <w:r w:rsidRPr="000518DD">
        <w:rPr>
          <w:color w:val="0070C0"/>
          <w:lang w:eastAsia="en-US"/>
        </w:rPr>
        <w:t xml:space="preserve">Target </w:t>
      </w:r>
      <w:r w:rsidR="000165B2">
        <w:rPr>
          <w:color w:val="0070C0"/>
          <w:lang w:eastAsia="en-US"/>
        </w:rPr>
        <w:t>(</w:t>
      </w:r>
      <w:r w:rsidRPr="000518DD">
        <w:rPr>
          <w:color w:val="0070C0"/>
          <w:lang w:eastAsia="en-US"/>
        </w:rPr>
        <w:t>Gene</w:t>
      </w:r>
      <w:r w:rsidR="000165B2">
        <w:rPr>
          <w:color w:val="0070C0"/>
          <w:lang w:eastAsia="en-US"/>
        </w:rPr>
        <w:t>)</w:t>
      </w:r>
      <w:r w:rsidRPr="000518DD">
        <w:rPr>
          <w:color w:val="0070C0"/>
          <w:lang w:eastAsia="en-US"/>
        </w:rPr>
        <w:t xml:space="preserve"> ID</w:t>
      </w:r>
    </w:p>
    <w:p w:rsidR="003D309C" w:rsidRDefault="003D309C" w:rsidP="00075603">
      <w:pPr>
        <w:rPr>
          <w:lang w:val="en-US"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D309C" w:rsidRPr="007A51EF" w:rsidTr="00FD0D8F">
        <w:tc>
          <w:tcPr>
            <w:tcW w:w="1951" w:type="dxa"/>
            <w:shd w:val="clear" w:color="auto" w:fill="auto"/>
          </w:tcPr>
          <w:p w:rsidR="003D309C" w:rsidRPr="007A51EF" w:rsidRDefault="003D309C" w:rsidP="004955C9">
            <w:pPr>
              <w:rPr>
                <w:b/>
                <w:lang w:eastAsia="en-US"/>
              </w:rPr>
            </w:pPr>
            <w:r w:rsidRPr="007A51EF">
              <w:rPr>
                <w:b/>
              </w:rPr>
              <w:t>User Guidance</w:t>
            </w:r>
          </w:p>
        </w:tc>
        <w:tc>
          <w:tcPr>
            <w:tcW w:w="8017" w:type="dxa"/>
            <w:shd w:val="clear" w:color="auto" w:fill="auto"/>
          </w:tcPr>
          <w:p w:rsidR="003D309C" w:rsidRPr="007A51EF" w:rsidRDefault="008157B9" w:rsidP="004955C9">
            <w:pPr>
              <w:rPr>
                <w:lang w:eastAsia="en-US"/>
              </w:rPr>
            </w:pPr>
            <w:r w:rsidRPr="008157B9">
              <w:rPr>
                <w:lang w:eastAsia="en-US"/>
              </w:rPr>
              <w:t xml:space="preserve">ID </w:t>
            </w:r>
            <w:r w:rsidR="000165B2">
              <w:rPr>
                <w:lang w:eastAsia="en-US"/>
              </w:rPr>
              <w:t xml:space="preserve">of the </w:t>
            </w:r>
            <w:r w:rsidRPr="008157B9">
              <w:rPr>
                <w:lang w:eastAsia="en-US"/>
              </w:rPr>
              <w:t xml:space="preserve">target </w:t>
            </w:r>
            <w:r w:rsidR="000165B2">
              <w:rPr>
                <w:lang w:eastAsia="en-US"/>
              </w:rPr>
              <w:t xml:space="preserve">molecular entity </w:t>
            </w:r>
            <w:r w:rsidR="000165B2" w:rsidRPr="005B66D5">
              <w:rPr>
                <w:lang w:eastAsia="en-US"/>
              </w:rPr>
              <w:t>upon which the substance acts</w:t>
            </w:r>
            <w:r w:rsidR="000165B2">
              <w:rPr>
                <w:lang w:eastAsia="en-US"/>
              </w:rPr>
              <w:t>.</w:t>
            </w:r>
          </w:p>
        </w:tc>
      </w:tr>
      <w:tr w:rsidR="003D309C" w:rsidRPr="007A51EF" w:rsidTr="00FD0D8F">
        <w:tc>
          <w:tcPr>
            <w:tcW w:w="1951" w:type="dxa"/>
            <w:shd w:val="clear" w:color="auto" w:fill="auto"/>
          </w:tcPr>
          <w:p w:rsidR="003D309C" w:rsidRPr="007A51EF" w:rsidRDefault="003D309C" w:rsidP="004955C9">
            <w:pPr>
              <w:rPr>
                <w:b/>
                <w:lang w:eastAsia="en-US"/>
              </w:rPr>
            </w:pPr>
            <w:r w:rsidRPr="007A51EF">
              <w:rPr>
                <w:b/>
              </w:rPr>
              <w:t>Example(s)</w:t>
            </w:r>
          </w:p>
        </w:tc>
        <w:tc>
          <w:tcPr>
            <w:tcW w:w="8017" w:type="dxa"/>
            <w:shd w:val="clear" w:color="auto" w:fill="auto"/>
          </w:tcPr>
          <w:p w:rsidR="003D309C" w:rsidRPr="007A51EF" w:rsidRDefault="003D309C" w:rsidP="004955C9">
            <w:pPr>
              <w:rPr>
                <w:lang w:eastAsia="en-US"/>
              </w:rPr>
            </w:pPr>
          </w:p>
        </w:tc>
      </w:tr>
      <w:tr w:rsidR="003D309C" w:rsidRPr="007A51EF" w:rsidTr="00FD0D8F">
        <w:tc>
          <w:tcPr>
            <w:tcW w:w="1951" w:type="dxa"/>
            <w:shd w:val="clear" w:color="auto" w:fill="auto"/>
          </w:tcPr>
          <w:p w:rsidR="003D309C" w:rsidRPr="007A51EF" w:rsidRDefault="003D309C" w:rsidP="004955C9">
            <w:pPr>
              <w:rPr>
                <w:b/>
              </w:rPr>
            </w:pPr>
            <w:r w:rsidRPr="007A51EF">
              <w:rPr>
                <w:b/>
              </w:rPr>
              <w:t>Conformance</w:t>
            </w:r>
          </w:p>
        </w:tc>
        <w:tc>
          <w:tcPr>
            <w:tcW w:w="8017" w:type="dxa"/>
            <w:shd w:val="clear" w:color="auto" w:fill="auto"/>
          </w:tcPr>
          <w:p w:rsidR="003D309C" w:rsidRPr="007A51EF" w:rsidRDefault="00054749" w:rsidP="004955C9">
            <w:pPr>
              <w:rPr>
                <w:lang w:eastAsia="en-US"/>
              </w:rPr>
            </w:pPr>
            <w:r>
              <w:rPr>
                <w:lang w:eastAsia="en-US"/>
              </w:rPr>
              <w:t>CONDITIONAL</w:t>
            </w:r>
          </w:p>
        </w:tc>
      </w:tr>
      <w:tr w:rsidR="003D309C" w:rsidRPr="007A51EF" w:rsidTr="00FD0D8F">
        <w:tc>
          <w:tcPr>
            <w:tcW w:w="1951" w:type="dxa"/>
            <w:shd w:val="clear" w:color="auto" w:fill="auto"/>
          </w:tcPr>
          <w:p w:rsidR="003D309C" w:rsidRPr="007A51EF" w:rsidRDefault="003D309C" w:rsidP="004955C9">
            <w:pPr>
              <w:rPr>
                <w:b/>
              </w:rPr>
            </w:pPr>
            <w:r w:rsidRPr="007A51EF">
              <w:rPr>
                <w:b/>
              </w:rPr>
              <w:t>Data Type</w:t>
            </w:r>
          </w:p>
        </w:tc>
        <w:tc>
          <w:tcPr>
            <w:tcW w:w="8017" w:type="dxa"/>
            <w:shd w:val="clear" w:color="auto" w:fill="auto"/>
          </w:tcPr>
          <w:p w:rsidR="003D309C" w:rsidRPr="007A51EF" w:rsidRDefault="00BC416E" w:rsidP="004955C9">
            <w:pPr>
              <w:rPr>
                <w:lang w:eastAsia="en-US"/>
              </w:rPr>
            </w:pPr>
            <w:r>
              <w:rPr>
                <w:lang w:eastAsia="en-US"/>
              </w:rPr>
              <w:t>CD</w:t>
            </w:r>
          </w:p>
        </w:tc>
      </w:tr>
      <w:tr w:rsidR="003D309C" w:rsidRPr="007A51EF" w:rsidTr="00FD0D8F">
        <w:tc>
          <w:tcPr>
            <w:tcW w:w="1951" w:type="dxa"/>
            <w:shd w:val="clear" w:color="auto" w:fill="auto"/>
          </w:tcPr>
          <w:p w:rsidR="003D309C" w:rsidRPr="007A51EF" w:rsidRDefault="003D309C" w:rsidP="004955C9">
            <w:pPr>
              <w:rPr>
                <w:b/>
              </w:rPr>
            </w:pPr>
            <w:r w:rsidRPr="007A51EF">
              <w:rPr>
                <w:b/>
              </w:rPr>
              <w:t>Business Rule(s)</w:t>
            </w:r>
          </w:p>
        </w:tc>
        <w:tc>
          <w:tcPr>
            <w:tcW w:w="8017" w:type="dxa"/>
            <w:shd w:val="clear" w:color="auto" w:fill="auto"/>
          </w:tcPr>
          <w:p w:rsidR="003D309C" w:rsidRPr="007A51EF" w:rsidRDefault="00C24128" w:rsidP="005B66D5">
            <w:pPr>
              <w:jc w:val="both"/>
              <w:rPr>
                <w:lang w:eastAsia="en-US"/>
              </w:rPr>
            </w:pPr>
            <w:r>
              <w:rPr>
                <w:lang w:eastAsia="en-US"/>
              </w:rPr>
              <w:t>One</w:t>
            </w:r>
            <w:r w:rsidR="005B66D5">
              <w:rPr>
                <w:lang w:eastAsia="en-US"/>
              </w:rPr>
              <w:t xml:space="preserve"> </w:t>
            </w:r>
            <w:r>
              <w:rPr>
                <w:lang w:eastAsia="en-US"/>
              </w:rPr>
              <w:t>Target I</w:t>
            </w:r>
            <w:r w:rsidR="005B66D5">
              <w:rPr>
                <w:lang w:eastAsia="en-US"/>
              </w:rPr>
              <w:t>d</w:t>
            </w:r>
            <w:r>
              <w:rPr>
                <w:lang w:eastAsia="en-US"/>
              </w:rPr>
              <w:t xml:space="preserve"> should be specified</w:t>
            </w:r>
            <w:r w:rsidR="005B66D5">
              <w:rPr>
                <w:lang w:eastAsia="en-US"/>
              </w:rPr>
              <w:t xml:space="preserve">. </w:t>
            </w:r>
            <w:r w:rsidR="005B66D5" w:rsidRPr="005B66D5">
              <w:rPr>
                <w:lang w:eastAsia="en-US"/>
              </w:rPr>
              <w:t>The target should be a molecular entity or a</w:t>
            </w:r>
            <w:r w:rsidR="005B66D5">
              <w:rPr>
                <w:lang w:eastAsia="en-US"/>
              </w:rPr>
              <w:t xml:space="preserve"> family of molecular entities. </w:t>
            </w:r>
            <w:r w:rsidR="005B66D5" w:rsidRPr="005B66D5">
              <w:rPr>
                <w:lang w:eastAsia="en-US"/>
              </w:rPr>
              <w:t>The target is usually a protein entity that drug actually interacts with. Both therapeutic and metabolic targets and targets associated wit</w:t>
            </w:r>
            <w:r w:rsidR="005B66D5">
              <w:rPr>
                <w:lang w:eastAsia="en-US"/>
              </w:rPr>
              <w:t>h toxicity should be captured.</w:t>
            </w:r>
          </w:p>
        </w:tc>
      </w:tr>
    </w:tbl>
    <w:p w:rsidR="000165B2" w:rsidRDefault="000165B2" w:rsidP="005D0430">
      <w:pPr>
        <w:pStyle w:val="XML"/>
        <w:keepLines w:val="0"/>
      </w:pPr>
      <w:r w:rsidRPr="005D0430">
        <w:t>&lt;identifiedSubstance&gt;</w:t>
      </w:r>
      <w:r w:rsidRPr="005D0430">
        <w:br/>
        <w:t xml:space="preserve">  &lt;identifiedSubstance&gt;&lt;!-- Substance Definition --&gt;&lt;/identifiedSubstance&gt;</w:t>
      </w:r>
      <w:r w:rsidRPr="005D0430">
        <w:br/>
        <w:t xml:space="preserve">  &lt;interactsIn&gt;</w:t>
      </w:r>
      <w:r w:rsidRPr="005D0430">
        <w:br/>
        <w:t xml:space="preserve">    &lt;interaction&gt;</w:t>
      </w:r>
      <w:r w:rsidRPr="005D0430">
        <w:br/>
        <w:t xml:space="preserve">      &lt;interactor&gt;</w:t>
      </w:r>
      <w:r w:rsidRPr="005D0430">
        <w:br/>
        <w:t xml:space="preserve">        &lt;identifiedSubstance&gt;</w:t>
      </w:r>
      <w:r w:rsidRPr="005D0430">
        <w:br/>
        <w:t xml:space="preserve">          &lt;identifiedSubstance&gt;</w:t>
      </w:r>
      <w:r w:rsidRPr="005D0430">
        <w:br/>
      </w:r>
      <w:r w:rsidRPr="00FD0D8F">
        <w:t xml:space="preserve">            &lt;code code="</w:t>
      </w:r>
      <w:r w:rsidRPr="000165B2">
        <w:rPr>
          <w:b/>
          <w:bCs/>
          <w:i/>
          <w:iCs/>
        </w:rPr>
        <w:t>Target Id</w:t>
      </w:r>
      <w:r w:rsidRPr="00FD0D8F">
        <w:t xml:space="preserve">" </w:t>
      </w:r>
      <w:r w:rsidRPr="00FD0D8F">
        <w:br/>
        <w:t xml:space="preserve">                  codeSystem="</w:t>
      </w:r>
      <w:r w:rsidRPr="000165B2">
        <w:rPr>
          <w:i/>
          <w:iCs/>
        </w:rPr>
        <w:t>Target Id System (OID)</w:t>
      </w:r>
      <w:r w:rsidRPr="00FD0D8F">
        <w:t>"</w:t>
      </w:r>
      <w:r w:rsidR="005D0430">
        <w:t>/</w:t>
      </w:r>
      <w:r w:rsidRPr="00FD0D8F">
        <w:t>&gt;</w:t>
      </w:r>
    </w:p>
    <w:p w:rsidR="007C02EF" w:rsidRDefault="007C02EF" w:rsidP="007C02EF">
      <w:pPr>
        <w:pStyle w:val="BodyText"/>
      </w:pPr>
      <w:r>
        <w:t>When the Target has a proper Substance Id of its own, one can make a simple reference to that Substance Id only without the need to specify any further detail about it.</w:t>
      </w:r>
    </w:p>
    <w:p w:rsidR="007C02EF" w:rsidRPr="00FD0D8F" w:rsidRDefault="007C02EF" w:rsidP="007C02EF">
      <w:pPr>
        <w:pStyle w:val="XML"/>
        <w:keepLines w:val="0"/>
      </w:pPr>
      <w:r w:rsidRPr="007C02EF">
        <w:t>&lt;identifiedSubstance&gt;</w:t>
      </w:r>
      <w:r w:rsidRPr="007C02EF">
        <w:br/>
        <w:t xml:space="preserve">  &lt;identifiedSubstance&gt;&lt;!-- Substance Definition --&gt;&lt;/identifiedSubstance&gt;</w:t>
      </w:r>
      <w:r w:rsidRPr="007C02EF">
        <w:br/>
        <w:t xml:space="preserve">  &lt;interactsIn&gt;</w:t>
      </w:r>
      <w:r w:rsidRPr="007C02EF">
        <w:br/>
        <w:t xml:space="preserve">    &lt;interaction&gt;</w:t>
      </w:r>
      <w:r w:rsidRPr="007C02EF">
        <w:br/>
        <w:t xml:space="preserve">      &lt;interactor&gt;</w:t>
      </w:r>
      <w:r w:rsidRPr="007C02EF">
        <w:br/>
        <w:t xml:space="preserve">        &lt;identifiedSubstance&gt;</w:t>
      </w:r>
      <w:r w:rsidRPr="007C02EF">
        <w:br/>
      </w:r>
      <w:r w:rsidRPr="00FD0D8F">
        <w:t xml:space="preserve">          &lt;id extension="</w:t>
      </w:r>
      <w:r w:rsidRPr="000165B2">
        <w:rPr>
          <w:b/>
          <w:bCs/>
          <w:i/>
          <w:iCs/>
        </w:rPr>
        <w:t>Target Substance Id</w:t>
      </w:r>
      <w:r w:rsidRPr="00FD0D8F">
        <w:t xml:space="preserve">" </w:t>
      </w:r>
      <w:r w:rsidRPr="00FD0D8F">
        <w:br/>
        <w:t xml:space="preserve">              root="</w:t>
      </w:r>
      <w:r w:rsidRPr="000165B2">
        <w:rPr>
          <w:i/>
          <w:iCs/>
        </w:rPr>
        <w:t>Substance Id System (OID)</w:t>
      </w:r>
      <w:r>
        <w:t>"&gt;</w:t>
      </w:r>
    </w:p>
    <w:p w:rsidR="00075603" w:rsidRPr="000518DD" w:rsidRDefault="00075603" w:rsidP="0092249C">
      <w:pPr>
        <w:pStyle w:val="Heading4"/>
        <w:rPr>
          <w:color w:val="0070C0"/>
          <w:lang w:eastAsia="en-US"/>
        </w:rPr>
      </w:pPr>
      <w:r w:rsidRPr="000518DD">
        <w:rPr>
          <w:color w:val="0070C0"/>
          <w:lang w:eastAsia="en-US"/>
        </w:rPr>
        <w:lastRenderedPageBreak/>
        <w:t xml:space="preserve">Target </w:t>
      </w:r>
      <w:r w:rsidR="000165B2">
        <w:rPr>
          <w:color w:val="0070C0"/>
          <w:lang w:eastAsia="en-US"/>
        </w:rPr>
        <w:t>(</w:t>
      </w:r>
      <w:r w:rsidRPr="000518DD">
        <w:rPr>
          <w:color w:val="0070C0"/>
          <w:lang w:eastAsia="en-US"/>
        </w:rPr>
        <w:t>Gene</w:t>
      </w:r>
      <w:r w:rsidR="000165B2">
        <w:rPr>
          <w:color w:val="0070C0"/>
          <w:lang w:eastAsia="en-US"/>
        </w:rPr>
        <w:t>)</w:t>
      </w:r>
      <w:r w:rsidRPr="000518DD">
        <w:rPr>
          <w:color w:val="0070C0"/>
          <w:lang w:eastAsia="en-US"/>
        </w:rPr>
        <w:t xml:space="preserve"> Name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D309C" w:rsidRPr="007A51EF" w:rsidTr="005D0430">
        <w:tc>
          <w:tcPr>
            <w:tcW w:w="1951" w:type="dxa"/>
            <w:shd w:val="clear" w:color="auto" w:fill="auto"/>
          </w:tcPr>
          <w:p w:rsidR="003D309C" w:rsidRPr="007A51EF" w:rsidRDefault="003D309C" w:rsidP="004955C9">
            <w:pPr>
              <w:rPr>
                <w:b/>
                <w:lang w:eastAsia="en-US"/>
              </w:rPr>
            </w:pPr>
            <w:r w:rsidRPr="007A51EF">
              <w:rPr>
                <w:b/>
              </w:rPr>
              <w:t>User Guidance</w:t>
            </w:r>
          </w:p>
        </w:tc>
        <w:tc>
          <w:tcPr>
            <w:tcW w:w="8017" w:type="dxa"/>
            <w:shd w:val="clear" w:color="auto" w:fill="auto"/>
          </w:tcPr>
          <w:p w:rsidR="003D309C" w:rsidRPr="007A51EF" w:rsidRDefault="000165B2" w:rsidP="004955C9">
            <w:pPr>
              <w:rPr>
                <w:lang w:eastAsia="en-US"/>
              </w:rPr>
            </w:pPr>
            <w:r>
              <w:rPr>
                <w:lang w:eastAsia="en-US"/>
              </w:rPr>
              <w:t>N</w:t>
            </w:r>
            <w:r w:rsidR="005B66D5" w:rsidRPr="005B66D5">
              <w:rPr>
                <w:lang w:eastAsia="en-US"/>
              </w:rPr>
              <w:t xml:space="preserve">ame of </w:t>
            </w:r>
            <w:r>
              <w:rPr>
                <w:lang w:eastAsia="en-US"/>
              </w:rPr>
              <w:t xml:space="preserve">the target molecular entity </w:t>
            </w:r>
            <w:r w:rsidR="005B66D5" w:rsidRPr="005B66D5">
              <w:rPr>
                <w:lang w:eastAsia="en-US"/>
              </w:rPr>
              <w:t>upon which the substance acts</w:t>
            </w:r>
            <w:r w:rsidR="005B66D5">
              <w:rPr>
                <w:lang w:eastAsia="en-US"/>
              </w:rPr>
              <w:t>.</w:t>
            </w:r>
          </w:p>
        </w:tc>
      </w:tr>
      <w:tr w:rsidR="003D309C" w:rsidRPr="007A51EF" w:rsidTr="005D0430">
        <w:tc>
          <w:tcPr>
            <w:tcW w:w="1951" w:type="dxa"/>
            <w:shd w:val="clear" w:color="auto" w:fill="auto"/>
          </w:tcPr>
          <w:p w:rsidR="003D309C" w:rsidRPr="007A51EF" w:rsidRDefault="003D309C" w:rsidP="004955C9">
            <w:pPr>
              <w:rPr>
                <w:b/>
              </w:rPr>
            </w:pPr>
            <w:r w:rsidRPr="007A51EF">
              <w:rPr>
                <w:b/>
              </w:rPr>
              <w:t>Conformance</w:t>
            </w:r>
          </w:p>
        </w:tc>
        <w:tc>
          <w:tcPr>
            <w:tcW w:w="8017" w:type="dxa"/>
            <w:shd w:val="clear" w:color="auto" w:fill="auto"/>
          </w:tcPr>
          <w:p w:rsidR="003D309C" w:rsidRPr="007A51EF" w:rsidRDefault="00054749" w:rsidP="004955C9">
            <w:pPr>
              <w:rPr>
                <w:lang w:eastAsia="en-US"/>
              </w:rPr>
            </w:pPr>
            <w:r>
              <w:rPr>
                <w:lang w:eastAsia="en-US"/>
              </w:rPr>
              <w:t>CONDITIONAL</w:t>
            </w:r>
          </w:p>
        </w:tc>
      </w:tr>
      <w:tr w:rsidR="003D309C" w:rsidRPr="007A51EF" w:rsidTr="005D0430">
        <w:tc>
          <w:tcPr>
            <w:tcW w:w="1951" w:type="dxa"/>
            <w:shd w:val="clear" w:color="auto" w:fill="auto"/>
          </w:tcPr>
          <w:p w:rsidR="003D309C" w:rsidRPr="007A51EF" w:rsidRDefault="003D309C" w:rsidP="004955C9">
            <w:pPr>
              <w:rPr>
                <w:b/>
              </w:rPr>
            </w:pPr>
            <w:r w:rsidRPr="007A51EF">
              <w:rPr>
                <w:b/>
              </w:rPr>
              <w:t>Data Type</w:t>
            </w:r>
          </w:p>
        </w:tc>
        <w:tc>
          <w:tcPr>
            <w:tcW w:w="8017" w:type="dxa"/>
            <w:shd w:val="clear" w:color="auto" w:fill="auto"/>
          </w:tcPr>
          <w:p w:rsidR="003D309C" w:rsidRPr="007A51EF" w:rsidRDefault="00BC416E" w:rsidP="004955C9">
            <w:pPr>
              <w:rPr>
                <w:lang w:eastAsia="en-US"/>
              </w:rPr>
            </w:pPr>
            <w:r>
              <w:rPr>
                <w:lang w:eastAsia="en-US"/>
              </w:rPr>
              <w:t>CD</w:t>
            </w:r>
          </w:p>
        </w:tc>
      </w:tr>
      <w:tr w:rsidR="003D309C" w:rsidRPr="007A51EF" w:rsidTr="005D0430">
        <w:tc>
          <w:tcPr>
            <w:tcW w:w="1951" w:type="dxa"/>
            <w:shd w:val="clear" w:color="auto" w:fill="auto"/>
          </w:tcPr>
          <w:p w:rsidR="003D309C" w:rsidRPr="007A51EF" w:rsidRDefault="003D309C" w:rsidP="004955C9">
            <w:pPr>
              <w:rPr>
                <w:b/>
              </w:rPr>
            </w:pPr>
            <w:r w:rsidRPr="007A51EF">
              <w:rPr>
                <w:b/>
              </w:rPr>
              <w:t>Business Rule(s)</w:t>
            </w:r>
          </w:p>
        </w:tc>
        <w:tc>
          <w:tcPr>
            <w:tcW w:w="8017" w:type="dxa"/>
            <w:shd w:val="clear" w:color="auto" w:fill="auto"/>
          </w:tcPr>
          <w:p w:rsidR="003D309C" w:rsidRPr="007A51EF" w:rsidRDefault="005B66D5" w:rsidP="004955C9">
            <w:pPr>
              <w:jc w:val="both"/>
              <w:rPr>
                <w:lang w:eastAsia="en-US"/>
              </w:rPr>
            </w:pPr>
            <w:r w:rsidRPr="005B66D5">
              <w:rPr>
                <w:lang w:eastAsia="en-US"/>
              </w:rPr>
              <w:t>A var</w:t>
            </w:r>
            <w:r>
              <w:rPr>
                <w:lang w:eastAsia="en-US"/>
              </w:rPr>
              <w:t xml:space="preserve">iety of names can be captured. </w:t>
            </w:r>
            <w:r w:rsidRPr="005B66D5">
              <w:rPr>
                <w:lang w:eastAsia="en-US"/>
              </w:rPr>
              <w:t xml:space="preserve">A single name will be a preferred </w:t>
            </w:r>
            <w:r w:rsidR="00AB411D">
              <w:rPr>
                <w:lang w:eastAsia="en-US"/>
              </w:rPr>
              <w:t xml:space="preserve">name </w:t>
            </w:r>
            <w:r w:rsidRPr="005B66D5">
              <w:rPr>
                <w:lang w:eastAsia="en-US"/>
              </w:rPr>
              <w:t>and associated with the target id.  Each target should be associated with a target name</w:t>
            </w:r>
            <w:r>
              <w:rPr>
                <w:lang w:eastAsia="en-US"/>
              </w:rPr>
              <w:t>.</w:t>
            </w:r>
          </w:p>
        </w:tc>
      </w:tr>
    </w:tbl>
    <w:p w:rsidR="00AB411D" w:rsidRPr="00FD0D8F" w:rsidRDefault="00AB411D" w:rsidP="00AB411D">
      <w:pPr>
        <w:pStyle w:val="XML"/>
        <w:keepLines w:val="0"/>
      </w:pPr>
      <w:r w:rsidRPr="00AB411D">
        <w:t>&lt;identifiedSubstance&gt;</w:t>
      </w:r>
      <w:r w:rsidRPr="00AB411D">
        <w:br/>
        <w:t xml:space="preserve">  &lt;identifiedSubstance&gt;&lt;!-- Substance Definition --&gt;&lt;/identifiedSubstance&gt;</w:t>
      </w:r>
      <w:r w:rsidRPr="00AB411D">
        <w:br/>
        <w:t xml:space="preserve">  &lt;interactsIn&gt;</w:t>
      </w:r>
      <w:r w:rsidRPr="00AB411D">
        <w:br/>
        <w:t xml:space="preserve">    &lt;interaction&gt;</w:t>
      </w:r>
      <w:r w:rsidRPr="00AB411D">
        <w:br/>
        <w:t xml:space="preserve">      &lt;interactor&gt;</w:t>
      </w:r>
      <w:r w:rsidRPr="00AB411D">
        <w:br/>
        <w:t xml:space="preserve">        &lt;identifiedSubstance&gt;</w:t>
      </w:r>
      <w:r w:rsidRPr="00AB411D">
        <w:br/>
        <w:t xml:space="preserve">          &lt;identifiedSubstance&gt;</w:t>
      </w:r>
      <w:r w:rsidRPr="00AB411D">
        <w:br/>
      </w:r>
      <w:r w:rsidRPr="00FD0D8F">
        <w:t xml:space="preserve">            &lt;name&gt;</w:t>
      </w:r>
      <w:r w:rsidRPr="000165B2">
        <w:rPr>
          <w:b/>
          <w:bCs/>
          <w:i/>
          <w:iCs/>
        </w:rPr>
        <w:t>Target Name</w:t>
      </w:r>
      <w:r w:rsidRPr="000165B2">
        <w:rPr>
          <w:i/>
          <w:iCs/>
        </w:rPr>
        <w:t xml:space="preserve"> (one </w:t>
      </w:r>
      <w:r>
        <w:rPr>
          <w:i/>
          <w:iCs/>
        </w:rPr>
        <w:t>preferred/primary name</w:t>
      </w:r>
      <w:r w:rsidRPr="000165B2">
        <w:rPr>
          <w:i/>
          <w:iCs/>
        </w:rPr>
        <w:t>)</w:t>
      </w:r>
      <w:r w:rsidRPr="00FD0D8F">
        <w:t>&lt;/name&gt;</w:t>
      </w:r>
      <w:r w:rsidRPr="00FD0D8F">
        <w:br/>
        <w:t xml:space="preserve">            &lt;asNamedEntity&gt;</w:t>
      </w:r>
      <w:r w:rsidRPr="00FD0D8F">
        <w:br/>
        <w:t xml:space="preserve">              &lt;name&gt;</w:t>
      </w:r>
      <w:r w:rsidRPr="000165B2">
        <w:rPr>
          <w:b/>
          <w:bCs/>
          <w:i/>
          <w:iCs/>
        </w:rPr>
        <w:t>Target Name</w:t>
      </w:r>
      <w:r w:rsidRPr="00FD0D8F">
        <w:t>&lt;/name&gt;</w:t>
      </w:r>
      <w:r w:rsidRPr="00FD0D8F">
        <w:br/>
        <w:t xml:space="preserve">              &lt;!-- full detail about the name --&gt;</w:t>
      </w:r>
      <w:r w:rsidRPr="00FD0D8F">
        <w:br/>
        <w:t xml:space="preserve">            &lt;/asNamedEntity&gt;</w:t>
      </w:r>
    </w:p>
    <w:p w:rsidR="00AB411D" w:rsidRDefault="00AB411D" w:rsidP="00AB411D">
      <w:pPr>
        <w:pStyle w:val="BodyText"/>
      </w:pPr>
      <w:r>
        <w:t>At least one preferred name should be specified and for most cases that is sufficient.</w:t>
      </w:r>
    </w:p>
    <w:p w:rsidR="00AB411D" w:rsidRDefault="00AB411D" w:rsidP="00AB411D">
      <w:pPr>
        <w:pStyle w:val="XML"/>
        <w:keepLines w:val="0"/>
      </w:pPr>
      <w:r w:rsidRPr="00AB411D">
        <w:t xml:space="preserve">      &lt;interactor&gt;</w:t>
      </w:r>
      <w:r w:rsidRPr="00AB411D">
        <w:br/>
        <w:t xml:space="preserve">        &lt;identifiedSubstance&gt;</w:t>
      </w:r>
      <w:r w:rsidRPr="00AB411D">
        <w:br/>
        <w:t xml:space="preserve">          &lt;identifiedSubstance&gt;</w:t>
      </w:r>
      <w:r w:rsidRPr="00AB411D">
        <w:br/>
      </w:r>
      <w:r w:rsidRPr="00FD0D8F">
        <w:t xml:space="preserve">            &lt;name&gt;</w:t>
      </w:r>
      <w:r w:rsidRPr="000165B2">
        <w:rPr>
          <w:b/>
          <w:bCs/>
          <w:i/>
          <w:iCs/>
        </w:rPr>
        <w:t>Target Name</w:t>
      </w:r>
      <w:r w:rsidRPr="000165B2">
        <w:rPr>
          <w:i/>
          <w:iCs/>
        </w:rPr>
        <w:t xml:space="preserve"> (one </w:t>
      </w:r>
      <w:r>
        <w:rPr>
          <w:i/>
          <w:iCs/>
        </w:rPr>
        <w:t>preferred/primary name</w:t>
      </w:r>
      <w:r w:rsidRPr="000165B2">
        <w:rPr>
          <w:i/>
          <w:iCs/>
        </w:rPr>
        <w:t>)</w:t>
      </w:r>
      <w:r w:rsidRPr="00FD0D8F">
        <w:t>&lt;/name&gt;</w:t>
      </w:r>
    </w:p>
    <w:p w:rsidR="00AB411D" w:rsidRDefault="00AB411D" w:rsidP="00AB411D">
      <w:pPr>
        <w:pStyle w:val="BodyText"/>
      </w:pPr>
      <w:r>
        <w:t xml:space="preserve">When multiple names are required, with all the metadata available about substance named, that full repeated &lt;asNamedEntity&gt; structure may be used as described in </w:t>
      </w:r>
      <w:r>
        <w:fldChar w:fldCharType="begin"/>
      </w:r>
      <w:r>
        <w:instrText xml:space="preserve"> REF _Ref343261072 \r \h </w:instrText>
      </w:r>
      <w:r>
        <w:fldChar w:fldCharType="separate"/>
      </w:r>
      <w:ins w:id="507" w:author="HYST (Hiroyuki Sato)" w:date="2013-01-08T17:17:00Z">
        <w:r w:rsidR="00D15CCB">
          <w:t>8.2</w:t>
        </w:r>
      </w:ins>
      <w:del w:id="508" w:author="HYST (Hiroyuki Sato)" w:date="2013-01-08T17:17:00Z">
        <w:r w:rsidR="00580198" w:rsidDel="00D15CCB">
          <w:rPr>
            <w:rFonts w:hint="cs"/>
            <w:cs/>
          </w:rPr>
          <w:delText>‎</w:delText>
        </w:r>
        <w:r w:rsidR="00580198" w:rsidDel="00D15CCB">
          <w:delText>8.2</w:delText>
        </w:r>
      </w:del>
      <w:r>
        <w:fldChar w:fldCharType="end"/>
      </w:r>
      <w:r>
        <w:t xml:space="preserve">Secgtion </w:t>
      </w:r>
      <w:r>
        <w:fldChar w:fldCharType="begin"/>
      </w:r>
      <w:r>
        <w:instrText xml:space="preserve"> REF _Ref343261077 \r \p \h </w:instrText>
      </w:r>
      <w:r>
        <w:fldChar w:fldCharType="separate"/>
      </w:r>
      <w:ins w:id="509" w:author="HYST (Hiroyuki Sato)" w:date="2013-01-08T17:17:00Z">
        <w:r w:rsidR="00D15CCB">
          <w:rPr>
            <w:rFonts w:hint="eastAsia"/>
          </w:rPr>
          <w:t xml:space="preserve">8.2 </w:t>
        </w:r>
        <w:r w:rsidR="00D15CCB">
          <w:rPr>
            <w:rFonts w:hint="eastAsia"/>
          </w:rPr>
          <w:t>上の</w:t>
        </w:r>
      </w:ins>
      <w:del w:id="510" w:author="HYST (Hiroyuki Sato)" w:date="2013-01-08T17:17:00Z">
        <w:r w:rsidR="00580198" w:rsidDel="00D15CCB">
          <w:rPr>
            <w:rFonts w:hint="cs"/>
            <w:cs/>
          </w:rPr>
          <w:delText>‎</w:delText>
        </w:r>
        <w:r w:rsidR="00580198" w:rsidDel="00D15CCB">
          <w:delText>8.2 above</w:delText>
        </w:r>
      </w:del>
      <w:r>
        <w:fldChar w:fldCharType="end"/>
      </w:r>
      <w:r>
        <w:t>.</w:t>
      </w:r>
    </w:p>
    <w:p w:rsidR="00AB411D" w:rsidRPr="00FD0D8F" w:rsidRDefault="00AB411D" w:rsidP="00AB411D">
      <w:pPr>
        <w:pStyle w:val="XML"/>
        <w:keepLines w:val="0"/>
      </w:pPr>
      <w:r w:rsidRPr="00FD0D8F">
        <w:t xml:space="preserve">            &lt;asNamedEntity&gt;</w:t>
      </w:r>
      <w:r w:rsidRPr="00FD0D8F">
        <w:br/>
        <w:t xml:space="preserve">              &lt;name&gt;</w:t>
      </w:r>
      <w:r w:rsidRPr="000165B2">
        <w:rPr>
          <w:b/>
          <w:bCs/>
          <w:i/>
          <w:iCs/>
        </w:rPr>
        <w:t>Target Name</w:t>
      </w:r>
      <w:r w:rsidRPr="00FD0D8F">
        <w:t>&lt;/name&gt;</w:t>
      </w:r>
      <w:r w:rsidRPr="00FD0D8F">
        <w:br/>
        <w:t xml:space="preserve">              &lt;!-- full detail about the name --&gt;</w:t>
      </w:r>
      <w:r w:rsidRPr="00FD0D8F">
        <w:br/>
        <w:t xml:space="preserve">            &lt;/asNamedEntity&gt;</w:t>
      </w:r>
    </w:p>
    <w:p w:rsidR="00075603" w:rsidRPr="000518DD" w:rsidRDefault="00075603" w:rsidP="0092249C">
      <w:pPr>
        <w:pStyle w:val="Heading4"/>
        <w:rPr>
          <w:color w:val="0070C0"/>
          <w:lang w:eastAsia="en-US"/>
        </w:rPr>
      </w:pPr>
      <w:r w:rsidRPr="000518DD">
        <w:rPr>
          <w:color w:val="0070C0"/>
          <w:lang w:eastAsia="en-US"/>
        </w:rPr>
        <w:t>Interaction Type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D309C" w:rsidRPr="007A51EF" w:rsidTr="005D0430">
        <w:tc>
          <w:tcPr>
            <w:tcW w:w="1951" w:type="dxa"/>
            <w:shd w:val="clear" w:color="auto" w:fill="auto"/>
          </w:tcPr>
          <w:p w:rsidR="003D309C" w:rsidRPr="007A51EF" w:rsidRDefault="003D309C" w:rsidP="004955C9">
            <w:pPr>
              <w:rPr>
                <w:b/>
                <w:lang w:eastAsia="en-US"/>
              </w:rPr>
            </w:pPr>
            <w:r w:rsidRPr="007A51EF">
              <w:rPr>
                <w:b/>
              </w:rPr>
              <w:t>User Guidance</w:t>
            </w:r>
          </w:p>
        </w:tc>
        <w:tc>
          <w:tcPr>
            <w:tcW w:w="8017" w:type="dxa"/>
            <w:shd w:val="clear" w:color="auto" w:fill="auto"/>
          </w:tcPr>
          <w:p w:rsidR="003D309C" w:rsidRPr="007A51EF" w:rsidRDefault="005B66D5" w:rsidP="004955C9">
            <w:pPr>
              <w:rPr>
                <w:lang w:eastAsia="en-US"/>
              </w:rPr>
            </w:pPr>
            <w:r w:rsidRPr="005B66D5">
              <w:rPr>
                <w:lang w:eastAsia="en-US"/>
              </w:rPr>
              <w:t>Type of interaction between the substance and the target</w:t>
            </w:r>
            <w:r>
              <w:rPr>
                <w:lang w:eastAsia="en-US"/>
              </w:rPr>
              <w:t>.</w:t>
            </w:r>
          </w:p>
        </w:tc>
      </w:tr>
      <w:tr w:rsidR="003D309C" w:rsidRPr="007A51EF" w:rsidTr="005D0430">
        <w:tc>
          <w:tcPr>
            <w:tcW w:w="1951" w:type="dxa"/>
            <w:shd w:val="clear" w:color="auto" w:fill="auto"/>
          </w:tcPr>
          <w:p w:rsidR="003D309C" w:rsidRPr="007A51EF" w:rsidRDefault="003D309C" w:rsidP="004955C9">
            <w:pPr>
              <w:rPr>
                <w:b/>
              </w:rPr>
            </w:pPr>
            <w:r w:rsidRPr="007A51EF">
              <w:rPr>
                <w:b/>
              </w:rPr>
              <w:t>Conformance</w:t>
            </w:r>
          </w:p>
        </w:tc>
        <w:tc>
          <w:tcPr>
            <w:tcW w:w="8017" w:type="dxa"/>
            <w:shd w:val="clear" w:color="auto" w:fill="auto"/>
          </w:tcPr>
          <w:p w:rsidR="003D309C" w:rsidRPr="007A51EF" w:rsidRDefault="00054749" w:rsidP="004955C9">
            <w:pPr>
              <w:rPr>
                <w:lang w:eastAsia="en-US"/>
              </w:rPr>
            </w:pPr>
            <w:r>
              <w:rPr>
                <w:lang w:eastAsia="en-US"/>
              </w:rPr>
              <w:t>CONDITIONAL</w:t>
            </w:r>
          </w:p>
        </w:tc>
      </w:tr>
      <w:tr w:rsidR="003D309C" w:rsidRPr="007A51EF" w:rsidTr="005D0430">
        <w:tc>
          <w:tcPr>
            <w:tcW w:w="1951" w:type="dxa"/>
            <w:shd w:val="clear" w:color="auto" w:fill="auto"/>
          </w:tcPr>
          <w:p w:rsidR="003D309C" w:rsidRPr="007A51EF" w:rsidRDefault="003D309C" w:rsidP="004955C9">
            <w:pPr>
              <w:rPr>
                <w:b/>
              </w:rPr>
            </w:pPr>
            <w:r w:rsidRPr="007A51EF">
              <w:rPr>
                <w:b/>
              </w:rPr>
              <w:t>Data Type</w:t>
            </w:r>
          </w:p>
        </w:tc>
        <w:tc>
          <w:tcPr>
            <w:tcW w:w="8017" w:type="dxa"/>
            <w:shd w:val="clear" w:color="auto" w:fill="auto"/>
          </w:tcPr>
          <w:p w:rsidR="003D309C" w:rsidRPr="007A51EF" w:rsidRDefault="00BC416E" w:rsidP="004955C9">
            <w:pPr>
              <w:rPr>
                <w:lang w:eastAsia="en-US"/>
              </w:rPr>
            </w:pPr>
            <w:r>
              <w:rPr>
                <w:lang w:eastAsia="en-US"/>
              </w:rPr>
              <w:t>CD</w:t>
            </w:r>
          </w:p>
        </w:tc>
      </w:tr>
      <w:tr w:rsidR="003D309C" w:rsidRPr="007A51EF" w:rsidTr="005D0430">
        <w:tc>
          <w:tcPr>
            <w:tcW w:w="1951" w:type="dxa"/>
            <w:shd w:val="clear" w:color="auto" w:fill="auto"/>
          </w:tcPr>
          <w:p w:rsidR="003D309C" w:rsidRPr="007A51EF" w:rsidRDefault="003D309C" w:rsidP="004955C9">
            <w:pPr>
              <w:rPr>
                <w:b/>
              </w:rPr>
            </w:pPr>
            <w:r w:rsidRPr="007A51EF">
              <w:rPr>
                <w:b/>
              </w:rPr>
              <w:t>Value Allowed</w:t>
            </w:r>
          </w:p>
        </w:tc>
        <w:tc>
          <w:tcPr>
            <w:tcW w:w="8017" w:type="dxa"/>
            <w:shd w:val="clear" w:color="auto" w:fill="auto"/>
          </w:tcPr>
          <w:p w:rsidR="003D309C" w:rsidRPr="007A51EF" w:rsidRDefault="00047D14" w:rsidP="004955C9">
            <w:pPr>
              <w:rPr>
                <w:lang w:eastAsia="en-US"/>
              </w:rPr>
            </w:pPr>
            <w:r w:rsidRPr="00047D14">
              <w:rPr>
                <w:lang w:eastAsia="en-US"/>
              </w:rPr>
              <w:t>AGONIST, INDUCER, INHIBITOR, PARTIAL AGONIST, SUBSTRATE, PRODUCT</w:t>
            </w:r>
          </w:p>
        </w:tc>
      </w:tr>
      <w:tr w:rsidR="003D309C" w:rsidRPr="007A51EF" w:rsidTr="005D0430">
        <w:tc>
          <w:tcPr>
            <w:tcW w:w="1951" w:type="dxa"/>
            <w:shd w:val="clear" w:color="auto" w:fill="auto"/>
          </w:tcPr>
          <w:p w:rsidR="003D309C" w:rsidRPr="007A51EF" w:rsidRDefault="003D309C" w:rsidP="004955C9">
            <w:pPr>
              <w:rPr>
                <w:b/>
              </w:rPr>
            </w:pPr>
            <w:r w:rsidRPr="007A51EF">
              <w:rPr>
                <w:b/>
              </w:rPr>
              <w:t>Business Rule(s)</w:t>
            </w:r>
          </w:p>
        </w:tc>
        <w:tc>
          <w:tcPr>
            <w:tcW w:w="8017" w:type="dxa"/>
            <w:shd w:val="clear" w:color="auto" w:fill="auto"/>
          </w:tcPr>
          <w:p w:rsidR="003D309C" w:rsidRPr="007A51EF" w:rsidRDefault="00047D14" w:rsidP="004955C9">
            <w:pPr>
              <w:jc w:val="both"/>
              <w:rPr>
                <w:lang w:eastAsia="en-US"/>
              </w:rPr>
            </w:pPr>
            <w:r w:rsidRPr="00047D14">
              <w:rPr>
                <w:lang w:eastAsia="en-US"/>
              </w:rPr>
              <w:t>The interaction type will be captured for all substrate-target interactions. A substance can have multiple types of interactions</w:t>
            </w:r>
            <w:r>
              <w:rPr>
                <w:lang w:eastAsia="en-US"/>
              </w:rPr>
              <w:t>.</w:t>
            </w:r>
          </w:p>
        </w:tc>
      </w:tr>
    </w:tbl>
    <w:p w:rsidR="005D0430" w:rsidRPr="00FD0D8F" w:rsidRDefault="005D0430" w:rsidP="002038D4">
      <w:pPr>
        <w:pStyle w:val="XML"/>
        <w:keepLines w:val="0"/>
      </w:pPr>
      <w:r w:rsidRPr="00FD0D8F">
        <w:t>&lt;identifiedSubstance&gt;</w:t>
      </w:r>
      <w:r w:rsidRPr="00FD0D8F">
        <w:br/>
        <w:t xml:space="preserve">  &lt;identifiedSubstance&gt;&lt;!-- Substance Definition --&gt;&lt;/identifiedSubstance&gt;</w:t>
      </w:r>
      <w:r w:rsidRPr="00FD0D8F">
        <w:br/>
        <w:t xml:space="preserve">  &lt;interactsIn&gt;</w:t>
      </w:r>
      <w:r w:rsidRPr="00FD0D8F">
        <w:br/>
        <w:t xml:space="preserve">    &lt;interaction&gt;</w:t>
      </w:r>
      <w:r w:rsidRPr="00FD0D8F">
        <w:br/>
        <w:t xml:space="preserve">      &lt;code code="</w:t>
      </w:r>
      <w:r w:rsidRPr="000165B2">
        <w:rPr>
          <w:b/>
          <w:bCs/>
          <w:i/>
          <w:iCs/>
        </w:rPr>
        <w:t>Interaction Type</w:t>
      </w:r>
      <w:r w:rsidRPr="000165B2">
        <w:rPr>
          <w:i/>
          <w:iCs/>
        </w:rPr>
        <w:t xml:space="preserve"> Code</w:t>
      </w:r>
      <w:r w:rsidRPr="00FD0D8F">
        <w:t>" codeSystem="</w:t>
      </w:r>
      <w:r w:rsidRPr="000165B2">
        <w:rPr>
          <w:i/>
          <w:iCs/>
        </w:rPr>
        <w:t>Code System (OID)</w:t>
      </w:r>
      <w:r w:rsidRPr="00FD0D8F">
        <w:t>"/&gt;</w:t>
      </w:r>
      <w:r w:rsidRPr="00FD0D8F">
        <w:br/>
        <w:t xml:space="preserve">      &lt;interactor&gt;</w:t>
      </w:r>
      <w:r w:rsidRPr="00FD0D8F">
        <w:br/>
        <w:t xml:space="preserve">        &lt;identifiedSubstance&gt;</w:t>
      </w:r>
      <w:r w:rsidRPr="00FD0D8F">
        <w:br/>
        <w:t xml:space="preserve">          &lt;id extension="</w:t>
      </w:r>
      <w:r w:rsidRPr="000165B2">
        <w:rPr>
          <w:b/>
          <w:bCs/>
          <w:i/>
          <w:iCs/>
        </w:rPr>
        <w:t>Target Substance Id</w:t>
      </w:r>
      <w:r w:rsidRPr="00FD0D8F">
        <w:t xml:space="preserve">" </w:t>
      </w:r>
      <w:r w:rsidRPr="00FD0D8F">
        <w:br/>
        <w:t xml:space="preserve">              root="</w:t>
      </w:r>
      <w:r w:rsidRPr="000165B2">
        <w:rPr>
          <w:i/>
          <w:iCs/>
        </w:rPr>
        <w:t>Substance Id System (OID)</w:t>
      </w:r>
      <w:r w:rsidRPr="00FD0D8F">
        <w:t>"&gt;</w:t>
      </w:r>
      <w:r w:rsidRPr="00FD0D8F">
        <w:br/>
        <w:t xml:space="preserve">          &lt;identifiedSubstance&gt;</w:t>
      </w:r>
      <w:r w:rsidRPr="00FD0D8F">
        <w:br/>
        <w:t xml:space="preserve">            &lt;code code="</w:t>
      </w:r>
      <w:r w:rsidRPr="000165B2">
        <w:rPr>
          <w:b/>
          <w:bCs/>
          <w:i/>
          <w:iCs/>
        </w:rPr>
        <w:t>Target Id</w:t>
      </w:r>
      <w:r w:rsidRPr="00FD0D8F">
        <w:t xml:space="preserve">" </w:t>
      </w:r>
      <w:r w:rsidRPr="00FD0D8F">
        <w:br/>
        <w:t xml:space="preserve">                  codeSystem="</w:t>
      </w:r>
      <w:r w:rsidRPr="000165B2">
        <w:rPr>
          <w:i/>
          <w:iCs/>
        </w:rPr>
        <w:t>Target Id System (OID)</w:t>
      </w:r>
      <w:r w:rsidRPr="00FD0D8F">
        <w:t>"&gt;</w:t>
      </w:r>
      <w:r w:rsidRPr="00FD0D8F">
        <w:br/>
        <w:t xml:space="preserve">            &lt;name&gt;</w:t>
      </w:r>
      <w:r w:rsidRPr="000165B2">
        <w:rPr>
          <w:b/>
          <w:bCs/>
          <w:i/>
          <w:iCs/>
        </w:rPr>
        <w:t>Target Name</w:t>
      </w:r>
      <w:r w:rsidRPr="000165B2">
        <w:rPr>
          <w:i/>
          <w:iCs/>
        </w:rPr>
        <w:t xml:space="preserve"> (one </w:t>
      </w:r>
      <w:r>
        <w:rPr>
          <w:i/>
          <w:iCs/>
        </w:rPr>
        <w:t>preferred/primary name</w:t>
      </w:r>
      <w:r w:rsidRPr="000165B2">
        <w:rPr>
          <w:i/>
          <w:iCs/>
        </w:rPr>
        <w:t>)</w:t>
      </w:r>
      <w:r w:rsidRPr="00FD0D8F">
        <w:t>&lt;/name&gt;</w:t>
      </w:r>
      <w:r w:rsidRPr="00FD0D8F">
        <w:br/>
        <w:t xml:space="preserve">            &lt;asNamedEntity&gt;</w:t>
      </w:r>
      <w:r w:rsidRPr="00FD0D8F">
        <w:br/>
        <w:t xml:space="preserve">              &lt;name&gt;</w:t>
      </w:r>
      <w:r w:rsidRPr="000165B2">
        <w:rPr>
          <w:b/>
          <w:bCs/>
          <w:i/>
          <w:iCs/>
        </w:rPr>
        <w:t>Target Name</w:t>
      </w:r>
      <w:r w:rsidRPr="00FD0D8F">
        <w:t>&lt;/name&gt;</w:t>
      </w:r>
      <w:r w:rsidRPr="00FD0D8F">
        <w:br/>
        <w:t xml:space="preserve">              &lt;!-- full detail about the name --&gt;</w:t>
      </w:r>
      <w:r w:rsidRPr="00FD0D8F">
        <w:br/>
        <w:t xml:space="preserve">            &lt;/asNamedEntity&gt;</w:t>
      </w:r>
      <w:r w:rsidRPr="00FD0D8F">
        <w:br/>
        <w:t xml:space="preserve">          &lt;/identifiedSubstance&gt;</w:t>
      </w:r>
      <w:r w:rsidRPr="00FD0D8F">
        <w:br/>
        <w:t xml:space="preserve">        &lt;/identifiedSubject&gt;</w:t>
      </w:r>
      <w:r w:rsidRPr="00FD0D8F">
        <w:br/>
        <w:t xml:space="preserve">      &lt;/interactor&gt;</w:t>
      </w:r>
      <w:r w:rsidRPr="00FD0D8F">
        <w:br/>
      </w:r>
      <w:r w:rsidRPr="00FD0D8F">
        <w:lastRenderedPageBreak/>
        <w:t xml:space="preserve">      &lt;subjectOf&gt;</w:t>
      </w:r>
      <w:r w:rsidRPr="00FD0D8F">
        <w:br/>
        <w:t xml:space="preserve">        &lt;characteristic&gt;</w:t>
      </w:r>
      <w:r w:rsidRPr="00FD0D8F">
        <w:br/>
        <w:t xml:space="preserve">          &lt;code code="</w:t>
      </w:r>
      <w:r w:rsidRPr="000165B2">
        <w:rPr>
          <w:i/>
          <w:iCs/>
        </w:rPr>
        <w:t>Code meaning ‘Target Type’</w:t>
      </w:r>
      <w:r w:rsidRPr="00FD0D8F">
        <w:t>" codeSystem="</w:t>
      </w:r>
      <w:r w:rsidRPr="000165B2">
        <w:rPr>
          <w:i/>
          <w:iCs/>
        </w:rPr>
        <w:t>Code Syte</w:t>
      </w:r>
      <w:r>
        <w:rPr>
          <w:i/>
          <w:iCs/>
        </w:rPr>
        <w:t>m (OID)</w:t>
      </w:r>
      <w:r w:rsidRPr="00FD0D8F">
        <w:t>"/&gt;</w:t>
      </w:r>
      <w:r w:rsidRPr="00FD0D8F">
        <w:br/>
        <w:t xml:space="preserve">          &lt;value code="</w:t>
      </w:r>
      <w:r w:rsidRPr="000165B2">
        <w:rPr>
          <w:b/>
          <w:bCs/>
          <w:i/>
          <w:iCs/>
        </w:rPr>
        <w:t>Target Type</w:t>
      </w:r>
      <w:r w:rsidRPr="000165B2">
        <w:rPr>
          <w:i/>
          <w:iCs/>
        </w:rPr>
        <w:t xml:space="preserve"> Code</w:t>
      </w:r>
      <w:r w:rsidRPr="00FD0D8F">
        <w:t>" xsi:type="CE"</w:t>
      </w:r>
      <w:r w:rsidRPr="00FD0D8F">
        <w:br/>
        <w:t xml:space="preserve">                 codeSystem="</w:t>
      </w:r>
      <w:r w:rsidRPr="000165B2">
        <w:rPr>
          <w:i/>
          <w:iCs/>
        </w:rPr>
        <w:t>Code Syte</w:t>
      </w:r>
      <w:r>
        <w:rPr>
          <w:i/>
          <w:iCs/>
        </w:rPr>
        <w:t>m (OID)</w:t>
      </w:r>
      <w:r w:rsidRPr="00FD0D8F">
        <w:t>"/&gt;</w:t>
      </w:r>
    </w:p>
    <w:p w:rsidR="00075603" w:rsidRPr="000518DD" w:rsidRDefault="00075603" w:rsidP="0092249C">
      <w:pPr>
        <w:pStyle w:val="Heading4"/>
        <w:rPr>
          <w:color w:val="0070C0"/>
          <w:lang w:eastAsia="en-US"/>
        </w:rPr>
      </w:pPr>
      <w:r w:rsidRPr="000518DD">
        <w:rPr>
          <w:color w:val="0070C0"/>
          <w:lang w:eastAsia="en-US"/>
        </w:rPr>
        <w:t>Target Organism Type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D309C" w:rsidRPr="007A51EF" w:rsidTr="00DF3AFF">
        <w:tc>
          <w:tcPr>
            <w:tcW w:w="1951" w:type="dxa"/>
            <w:shd w:val="clear" w:color="auto" w:fill="auto"/>
          </w:tcPr>
          <w:p w:rsidR="003D309C" w:rsidRPr="007A51EF" w:rsidRDefault="003D309C" w:rsidP="004955C9">
            <w:pPr>
              <w:rPr>
                <w:b/>
                <w:lang w:eastAsia="en-US"/>
              </w:rPr>
            </w:pPr>
            <w:r w:rsidRPr="007A51EF">
              <w:rPr>
                <w:b/>
              </w:rPr>
              <w:t>User Guidance</w:t>
            </w:r>
          </w:p>
        </w:tc>
        <w:tc>
          <w:tcPr>
            <w:tcW w:w="8017" w:type="dxa"/>
            <w:shd w:val="clear" w:color="auto" w:fill="auto"/>
          </w:tcPr>
          <w:p w:rsidR="003D309C" w:rsidRPr="007A51EF" w:rsidRDefault="00047D14" w:rsidP="004955C9">
            <w:pPr>
              <w:rPr>
                <w:lang w:eastAsia="en-US"/>
              </w:rPr>
            </w:pPr>
            <w:r w:rsidRPr="00047D14">
              <w:rPr>
                <w:lang w:eastAsia="en-US"/>
              </w:rPr>
              <w:t>The organism type for which the active substance is targeted</w:t>
            </w:r>
            <w:r>
              <w:rPr>
                <w:lang w:eastAsia="en-US"/>
              </w:rPr>
              <w:t>.</w:t>
            </w:r>
          </w:p>
        </w:tc>
      </w:tr>
      <w:tr w:rsidR="003D309C" w:rsidRPr="007A51EF" w:rsidTr="00DF3AFF">
        <w:tc>
          <w:tcPr>
            <w:tcW w:w="1951" w:type="dxa"/>
            <w:shd w:val="clear" w:color="auto" w:fill="auto"/>
          </w:tcPr>
          <w:p w:rsidR="003D309C" w:rsidRPr="007A51EF" w:rsidRDefault="003D309C" w:rsidP="004955C9">
            <w:pPr>
              <w:rPr>
                <w:b/>
              </w:rPr>
            </w:pPr>
            <w:r w:rsidRPr="007A51EF">
              <w:rPr>
                <w:b/>
              </w:rPr>
              <w:t>Conformance</w:t>
            </w:r>
          </w:p>
        </w:tc>
        <w:tc>
          <w:tcPr>
            <w:tcW w:w="8017" w:type="dxa"/>
            <w:shd w:val="clear" w:color="auto" w:fill="auto"/>
          </w:tcPr>
          <w:p w:rsidR="003D309C" w:rsidRPr="007A51EF" w:rsidRDefault="00C745B3" w:rsidP="004955C9">
            <w:pPr>
              <w:rPr>
                <w:lang w:eastAsia="en-US"/>
              </w:rPr>
            </w:pPr>
            <w:r>
              <w:rPr>
                <w:lang w:eastAsia="en-US"/>
              </w:rPr>
              <w:t>CONDITIONAL</w:t>
            </w:r>
          </w:p>
        </w:tc>
      </w:tr>
      <w:tr w:rsidR="003D309C" w:rsidRPr="007A51EF" w:rsidTr="00DF3AFF">
        <w:tc>
          <w:tcPr>
            <w:tcW w:w="1951" w:type="dxa"/>
            <w:shd w:val="clear" w:color="auto" w:fill="auto"/>
          </w:tcPr>
          <w:p w:rsidR="003D309C" w:rsidRPr="007A51EF" w:rsidRDefault="003D309C" w:rsidP="004955C9">
            <w:pPr>
              <w:rPr>
                <w:b/>
              </w:rPr>
            </w:pPr>
            <w:r w:rsidRPr="007A51EF">
              <w:rPr>
                <w:b/>
              </w:rPr>
              <w:t>Data Type</w:t>
            </w:r>
          </w:p>
        </w:tc>
        <w:tc>
          <w:tcPr>
            <w:tcW w:w="8017" w:type="dxa"/>
            <w:shd w:val="clear" w:color="auto" w:fill="auto"/>
          </w:tcPr>
          <w:p w:rsidR="003D309C" w:rsidRPr="007A51EF" w:rsidRDefault="00BC416E" w:rsidP="004955C9">
            <w:pPr>
              <w:rPr>
                <w:lang w:eastAsia="en-US"/>
              </w:rPr>
            </w:pPr>
            <w:r>
              <w:rPr>
                <w:lang w:eastAsia="en-US"/>
              </w:rPr>
              <w:t>CD</w:t>
            </w:r>
          </w:p>
        </w:tc>
      </w:tr>
      <w:tr w:rsidR="003D309C" w:rsidRPr="007A51EF" w:rsidTr="00DF3AFF">
        <w:tc>
          <w:tcPr>
            <w:tcW w:w="1951" w:type="dxa"/>
            <w:shd w:val="clear" w:color="auto" w:fill="auto"/>
          </w:tcPr>
          <w:p w:rsidR="003D309C" w:rsidRPr="007A51EF" w:rsidRDefault="003D309C" w:rsidP="004955C9">
            <w:pPr>
              <w:rPr>
                <w:b/>
              </w:rPr>
            </w:pPr>
            <w:r w:rsidRPr="007A51EF">
              <w:rPr>
                <w:b/>
              </w:rPr>
              <w:t>Value Allowed</w:t>
            </w:r>
          </w:p>
        </w:tc>
        <w:tc>
          <w:tcPr>
            <w:tcW w:w="8017" w:type="dxa"/>
            <w:shd w:val="clear" w:color="auto" w:fill="auto"/>
          </w:tcPr>
          <w:p w:rsidR="003D309C" w:rsidRPr="007A51EF" w:rsidRDefault="00047D14" w:rsidP="004955C9">
            <w:pPr>
              <w:rPr>
                <w:lang w:eastAsia="en-US"/>
              </w:rPr>
            </w:pPr>
            <w:r w:rsidRPr="00047D14">
              <w:rPr>
                <w:lang w:eastAsia="en-US"/>
              </w:rPr>
              <w:t>HUMAN, VIRAL, BACTERIAL, FUNGAL, INSECT, HELMINTH, MALARIAL</w:t>
            </w:r>
          </w:p>
        </w:tc>
      </w:tr>
      <w:tr w:rsidR="003D309C" w:rsidRPr="007A51EF" w:rsidTr="00DF3AFF">
        <w:tc>
          <w:tcPr>
            <w:tcW w:w="1951" w:type="dxa"/>
            <w:shd w:val="clear" w:color="auto" w:fill="auto"/>
          </w:tcPr>
          <w:p w:rsidR="003D309C" w:rsidRPr="007A51EF" w:rsidRDefault="003D309C" w:rsidP="004955C9">
            <w:pPr>
              <w:rPr>
                <w:b/>
              </w:rPr>
            </w:pPr>
            <w:r w:rsidRPr="007A51EF">
              <w:rPr>
                <w:b/>
              </w:rPr>
              <w:t>Business Rule(s)</w:t>
            </w:r>
          </w:p>
        </w:tc>
        <w:tc>
          <w:tcPr>
            <w:tcW w:w="8017" w:type="dxa"/>
            <w:shd w:val="clear" w:color="auto" w:fill="auto"/>
          </w:tcPr>
          <w:p w:rsidR="003D309C" w:rsidRPr="007A51EF" w:rsidRDefault="00047D14" w:rsidP="004955C9">
            <w:pPr>
              <w:jc w:val="both"/>
              <w:rPr>
                <w:lang w:eastAsia="en-US"/>
              </w:rPr>
            </w:pPr>
            <w:r w:rsidRPr="00047D14">
              <w:rPr>
                <w:lang w:eastAsia="en-US"/>
              </w:rPr>
              <w:t>At least one organism type should associated</w:t>
            </w:r>
            <w:r>
              <w:rPr>
                <w:lang w:eastAsia="en-US"/>
              </w:rPr>
              <w:t>.</w:t>
            </w:r>
          </w:p>
        </w:tc>
      </w:tr>
    </w:tbl>
    <w:p w:rsidR="00043138" w:rsidRDefault="00DF3AFF" w:rsidP="007B474A">
      <w:bookmarkStart w:id="511" w:name="_Toc304805735"/>
      <w:bookmarkStart w:id="512" w:name="_Toc304814674"/>
      <w:r>
        <w:t xml:space="preserve">The requirement for Organism Id is to go together with Gene Id as the Genome Id. For example, in Entrez Gene the gene id number or the gene symbol is not unique across all genomes but only within one genome / organism, so the same Entrez Gene Id number means different things depending on which genome. This is less an information requirement than a technical / terminology representation requirement. If each gene (or indeed mature target protein, which is often a complex and not derived from a single gene) were to be represented by a single terminologic concept, there would be no need to specify the Target Organism. The lack of proper terminology code assignments by many Bioinformatics resources can be addressed in further implementation guidance. For example, for </w:t>
      </w:r>
      <w:r w:rsidR="001E5665">
        <w:t xml:space="preserve">NCBI </w:t>
      </w:r>
      <w:r>
        <w:t xml:space="preserve">Entrez Gene Ids </w:t>
      </w:r>
      <w:r w:rsidR="001E5665">
        <w:t>one would put the NCBI Organism Id as the last component in the codeSyste OID. For example, if 1.2.3.99.100 was an OID dedicated to NCBI Gene Id representations, one</w:t>
      </w:r>
      <w:r w:rsidR="007B474A">
        <w:t xml:space="preserve"> would put the NCBI organism/genome/taxonomy id </w:t>
      </w:r>
      <w:r w:rsidR="007B474A" w:rsidRPr="007B474A">
        <w:t>9606</w:t>
      </w:r>
      <w:r w:rsidR="007B474A">
        <w:rPr>
          <w:rStyle w:val="st"/>
        </w:rPr>
        <w:t xml:space="preserve"> for Homo sapiens at the end of that OID: </w:t>
      </w:r>
      <w:r w:rsidR="007B474A">
        <w:t>1.2.3.99.100</w:t>
      </w:r>
      <w:r w:rsidR="007B474A" w:rsidRPr="007B474A">
        <w:t>.9606</w:t>
      </w:r>
      <w:r w:rsidR="007B474A">
        <w:t>. This way all NCBI gene ids are unique across all genomes.</w:t>
      </w:r>
    </w:p>
    <w:p w:rsidR="00DE0EB7" w:rsidRDefault="00DE0EB7" w:rsidP="007B474A"/>
    <w:p w:rsidR="00DE0EB7" w:rsidRPr="007B474A" w:rsidRDefault="00DE0EB7" w:rsidP="007B474A">
      <w:r>
        <w:t>If the target is an organism as a whole, such as antibiotics on a bacteria when its target protein is not specified (even though it could and should be specified in most cases, e.g., for penicillin antibiotics it is murin synthase, not the entire bacterium), in any such case where the entire organism is considered the target, that organism itself has an id and becomes the Target Id itself.</w:t>
      </w:r>
    </w:p>
    <w:p w:rsidR="00075603" w:rsidRPr="000518DD" w:rsidRDefault="00075603" w:rsidP="0092249C">
      <w:pPr>
        <w:pStyle w:val="Heading4"/>
        <w:rPr>
          <w:color w:val="0070C0"/>
          <w:lang w:eastAsia="en-US"/>
        </w:rPr>
      </w:pPr>
      <w:r w:rsidRPr="000518DD">
        <w:rPr>
          <w:color w:val="0070C0"/>
          <w:lang w:eastAsia="en-US"/>
        </w:rPr>
        <w:t>Target Type</w:t>
      </w:r>
      <w:bookmarkEnd w:id="511"/>
      <w:bookmarkEnd w:id="512"/>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D309C" w:rsidRPr="007A51EF" w:rsidTr="002038D4">
        <w:tc>
          <w:tcPr>
            <w:tcW w:w="1951" w:type="dxa"/>
            <w:shd w:val="clear" w:color="auto" w:fill="auto"/>
          </w:tcPr>
          <w:p w:rsidR="003D309C" w:rsidRPr="007A51EF" w:rsidRDefault="003D309C" w:rsidP="004955C9">
            <w:pPr>
              <w:rPr>
                <w:b/>
                <w:lang w:eastAsia="en-US"/>
              </w:rPr>
            </w:pPr>
            <w:r w:rsidRPr="007A51EF">
              <w:rPr>
                <w:b/>
              </w:rPr>
              <w:t>User Guidance</w:t>
            </w:r>
          </w:p>
        </w:tc>
        <w:tc>
          <w:tcPr>
            <w:tcW w:w="8017" w:type="dxa"/>
            <w:shd w:val="clear" w:color="auto" w:fill="auto"/>
          </w:tcPr>
          <w:p w:rsidR="003D309C" w:rsidRPr="007A51EF" w:rsidRDefault="00047D14" w:rsidP="00047D14">
            <w:pPr>
              <w:jc w:val="both"/>
              <w:rPr>
                <w:lang w:eastAsia="en-US"/>
              </w:rPr>
            </w:pPr>
            <w:r w:rsidRPr="00047D14">
              <w:rPr>
                <w:lang w:eastAsia="en-US"/>
              </w:rPr>
              <w:t>Type is a limited form of classification associated with a target of an active substance</w:t>
            </w:r>
            <w:r>
              <w:rPr>
                <w:lang w:eastAsia="en-US"/>
              </w:rPr>
              <w:t>.</w:t>
            </w:r>
          </w:p>
        </w:tc>
      </w:tr>
      <w:tr w:rsidR="003D309C" w:rsidRPr="007A51EF" w:rsidTr="002038D4">
        <w:tc>
          <w:tcPr>
            <w:tcW w:w="1951" w:type="dxa"/>
            <w:shd w:val="clear" w:color="auto" w:fill="auto"/>
          </w:tcPr>
          <w:p w:rsidR="003D309C" w:rsidRPr="007A51EF" w:rsidRDefault="003D309C" w:rsidP="004955C9">
            <w:pPr>
              <w:rPr>
                <w:b/>
                <w:lang w:eastAsia="en-US"/>
              </w:rPr>
            </w:pPr>
            <w:r w:rsidRPr="007A51EF">
              <w:rPr>
                <w:b/>
              </w:rPr>
              <w:t>Example(s)</w:t>
            </w:r>
          </w:p>
        </w:tc>
        <w:tc>
          <w:tcPr>
            <w:tcW w:w="8017" w:type="dxa"/>
            <w:shd w:val="clear" w:color="auto" w:fill="auto"/>
          </w:tcPr>
          <w:p w:rsidR="003D309C" w:rsidRPr="007A51EF" w:rsidRDefault="00054749" w:rsidP="004955C9">
            <w:pPr>
              <w:rPr>
                <w:lang w:eastAsia="en-US"/>
              </w:rPr>
            </w:pPr>
            <w:r w:rsidRPr="00047D14">
              <w:rPr>
                <w:lang w:eastAsia="en-US"/>
              </w:rPr>
              <w:t>THERAPEUTIC, METABOLIC</w:t>
            </w:r>
            <w:r>
              <w:rPr>
                <w:lang w:eastAsia="en-US"/>
              </w:rPr>
              <w:t>, TOXIC</w:t>
            </w:r>
          </w:p>
        </w:tc>
      </w:tr>
      <w:tr w:rsidR="003D309C" w:rsidRPr="007A51EF" w:rsidTr="002038D4">
        <w:tc>
          <w:tcPr>
            <w:tcW w:w="1951" w:type="dxa"/>
            <w:shd w:val="clear" w:color="auto" w:fill="auto"/>
          </w:tcPr>
          <w:p w:rsidR="003D309C" w:rsidRPr="007A51EF" w:rsidRDefault="003D309C" w:rsidP="004955C9">
            <w:pPr>
              <w:rPr>
                <w:b/>
              </w:rPr>
            </w:pPr>
            <w:r w:rsidRPr="007A51EF">
              <w:rPr>
                <w:b/>
              </w:rPr>
              <w:t>Conformance</w:t>
            </w:r>
          </w:p>
        </w:tc>
        <w:tc>
          <w:tcPr>
            <w:tcW w:w="8017" w:type="dxa"/>
            <w:shd w:val="clear" w:color="auto" w:fill="auto"/>
          </w:tcPr>
          <w:p w:rsidR="003D309C" w:rsidRPr="007A51EF" w:rsidRDefault="00047D14" w:rsidP="004955C9">
            <w:pPr>
              <w:rPr>
                <w:lang w:eastAsia="en-US"/>
              </w:rPr>
            </w:pPr>
            <w:r>
              <w:rPr>
                <w:lang w:eastAsia="en-US"/>
              </w:rPr>
              <w:t>OPTIONAL</w:t>
            </w:r>
          </w:p>
        </w:tc>
      </w:tr>
      <w:tr w:rsidR="003D309C" w:rsidRPr="007A51EF" w:rsidTr="002038D4">
        <w:tc>
          <w:tcPr>
            <w:tcW w:w="1951" w:type="dxa"/>
            <w:shd w:val="clear" w:color="auto" w:fill="auto"/>
          </w:tcPr>
          <w:p w:rsidR="003D309C" w:rsidRPr="007A51EF" w:rsidRDefault="003D309C" w:rsidP="004955C9">
            <w:pPr>
              <w:rPr>
                <w:b/>
              </w:rPr>
            </w:pPr>
            <w:r w:rsidRPr="007A51EF">
              <w:rPr>
                <w:b/>
              </w:rPr>
              <w:t>Data Type</w:t>
            </w:r>
          </w:p>
        </w:tc>
        <w:tc>
          <w:tcPr>
            <w:tcW w:w="8017" w:type="dxa"/>
            <w:shd w:val="clear" w:color="auto" w:fill="auto"/>
          </w:tcPr>
          <w:p w:rsidR="003D309C" w:rsidRPr="007A51EF" w:rsidRDefault="00BC416E" w:rsidP="004955C9">
            <w:pPr>
              <w:rPr>
                <w:lang w:eastAsia="en-US"/>
              </w:rPr>
            </w:pPr>
            <w:r>
              <w:rPr>
                <w:lang w:eastAsia="en-US"/>
              </w:rPr>
              <w:t>CD</w:t>
            </w:r>
          </w:p>
        </w:tc>
      </w:tr>
      <w:tr w:rsidR="003D309C" w:rsidRPr="007A51EF" w:rsidTr="002038D4">
        <w:tc>
          <w:tcPr>
            <w:tcW w:w="1951" w:type="dxa"/>
            <w:shd w:val="clear" w:color="auto" w:fill="auto"/>
          </w:tcPr>
          <w:p w:rsidR="003D309C" w:rsidRPr="007A51EF" w:rsidRDefault="003D309C" w:rsidP="004955C9">
            <w:pPr>
              <w:rPr>
                <w:b/>
              </w:rPr>
            </w:pPr>
            <w:r w:rsidRPr="007A51EF">
              <w:rPr>
                <w:b/>
              </w:rPr>
              <w:t>Business Rule(s)</w:t>
            </w:r>
          </w:p>
        </w:tc>
        <w:tc>
          <w:tcPr>
            <w:tcW w:w="8017" w:type="dxa"/>
            <w:shd w:val="clear" w:color="auto" w:fill="auto"/>
          </w:tcPr>
          <w:p w:rsidR="003D309C" w:rsidRPr="007A51EF" w:rsidRDefault="00047D14" w:rsidP="004955C9">
            <w:pPr>
              <w:jc w:val="both"/>
              <w:rPr>
                <w:lang w:eastAsia="en-US"/>
              </w:rPr>
            </w:pPr>
            <w:r w:rsidRPr="00047D14">
              <w:rPr>
                <w:lang w:eastAsia="en-US"/>
              </w:rPr>
              <w:t>Each target should be associated with a target type when</w:t>
            </w:r>
            <w:r>
              <w:rPr>
                <w:lang w:eastAsia="en-US"/>
              </w:rPr>
              <w:t xml:space="preserve"> the target can be classified, </w:t>
            </w:r>
            <w:r w:rsidRPr="00047D14">
              <w:rPr>
                <w:lang w:eastAsia="en-US"/>
              </w:rPr>
              <w:t>Some targets can be both toxic and therapeutic the choice is dependent on the dose that is of a giv</w:t>
            </w:r>
            <w:r w:rsidR="002038D4">
              <w:rPr>
                <w:lang w:eastAsia="en-US"/>
              </w:rPr>
              <w:t>en substance.</w:t>
            </w:r>
          </w:p>
        </w:tc>
      </w:tr>
    </w:tbl>
    <w:p w:rsidR="002038D4" w:rsidRPr="00FD0D8F" w:rsidRDefault="002038D4" w:rsidP="002038D4">
      <w:pPr>
        <w:pStyle w:val="XML"/>
        <w:keepLines w:val="0"/>
      </w:pPr>
      <w:r w:rsidRPr="002038D4">
        <w:t>&lt;identifiedSubstance&gt;</w:t>
      </w:r>
      <w:r w:rsidRPr="002038D4">
        <w:br/>
        <w:t xml:space="preserve">  &lt;identifiedSubstance&gt;&lt;!-- Substance Definition --&gt;&lt;/identifiedSubstance&gt;</w:t>
      </w:r>
      <w:r w:rsidRPr="002038D4">
        <w:br/>
        <w:t xml:space="preserve">  &lt;interactsIn&gt;</w:t>
      </w:r>
      <w:r w:rsidRPr="002038D4">
        <w:br/>
        <w:t xml:space="preserve">    &lt;interaction&gt;</w:t>
      </w:r>
      <w:r w:rsidRPr="002038D4">
        <w:br/>
        <w:t xml:space="preserve">      &lt;interactor&gt;</w:t>
      </w:r>
      <w:r w:rsidRPr="002038D4">
        <w:br/>
        <w:t xml:space="preserve">      &lt;/interactor&gt;</w:t>
      </w:r>
      <w:r w:rsidRPr="002038D4">
        <w:br/>
        <w:t xml:space="preserve">      &lt;subjectOf&gt;</w:t>
      </w:r>
      <w:r w:rsidRPr="002038D4">
        <w:br/>
        <w:t xml:space="preserve">        &lt;characteristic&gt;</w:t>
      </w:r>
      <w:r w:rsidRPr="002038D4">
        <w:br/>
        <w:t xml:space="preserve">          &lt;code code="</w:t>
      </w:r>
      <w:r w:rsidRPr="002038D4">
        <w:rPr>
          <w:i/>
          <w:iCs/>
        </w:rPr>
        <w:t>Code meaning ‘Target Type’</w:t>
      </w:r>
      <w:r w:rsidRPr="002038D4">
        <w:t>" codeSystem="</w:t>
      </w:r>
      <w:r w:rsidRPr="002038D4">
        <w:rPr>
          <w:i/>
          <w:iCs/>
        </w:rPr>
        <w:t>Code Sytem (OID)</w:t>
      </w:r>
      <w:r w:rsidRPr="002038D4">
        <w:t>"/&gt;</w:t>
      </w:r>
      <w:r w:rsidRPr="002038D4">
        <w:br/>
      </w:r>
      <w:r w:rsidRPr="00FD0D8F">
        <w:t xml:space="preserve">          &lt;value code="</w:t>
      </w:r>
      <w:r w:rsidRPr="000165B2">
        <w:rPr>
          <w:b/>
          <w:bCs/>
          <w:i/>
          <w:iCs/>
        </w:rPr>
        <w:t>Target Type</w:t>
      </w:r>
      <w:r w:rsidRPr="000165B2">
        <w:rPr>
          <w:i/>
          <w:iCs/>
        </w:rPr>
        <w:t xml:space="preserve"> Code</w:t>
      </w:r>
      <w:r w:rsidRPr="00FD0D8F">
        <w:t>" xsi:type="CE"</w:t>
      </w:r>
      <w:r w:rsidRPr="00FD0D8F">
        <w:br/>
        <w:t xml:space="preserve">                 codeSystem="</w:t>
      </w:r>
      <w:r w:rsidRPr="000165B2">
        <w:rPr>
          <w:i/>
          <w:iCs/>
        </w:rPr>
        <w:t>Code Syte</w:t>
      </w:r>
      <w:r>
        <w:rPr>
          <w:i/>
          <w:iCs/>
        </w:rPr>
        <w:t>m (OID)</w:t>
      </w:r>
      <w:r w:rsidRPr="00FD0D8F">
        <w:t>"/&gt;</w:t>
      </w:r>
    </w:p>
    <w:p w:rsidR="00075603" w:rsidRPr="000518DD" w:rsidRDefault="00075603" w:rsidP="00B14230">
      <w:pPr>
        <w:pStyle w:val="Heading4"/>
        <w:rPr>
          <w:color w:val="FF0000"/>
          <w:lang w:eastAsia="en-US"/>
        </w:rPr>
      </w:pPr>
      <w:r w:rsidRPr="000518DD">
        <w:rPr>
          <w:color w:val="FF0000"/>
          <w:lang w:eastAsia="en-US"/>
        </w:rPr>
        <w:lastRenderedPageBreak/>
        <w:t>Reference Source</w:t>
      </w:r>
    </w:p>
    <w:p w:rsidR="00075603" w:rsidRPr="00075603" w:rsidRDefault="00075603" w:rsidP="00B14230">
      <w:pPr>
        <w:jc w:val="both"/>
        <w:rPr>
          <w:lang w:val="en-US" w:eastAsia="en-US"/>
        </w:rPr>
      </w:pPr>
      <w:r w:rsidRPr="00075603">
        <w:rPr>
          <w:lang w:val="en-US" w:eastAsia="en-US"/>
        </w:rPr>
        <w:t xml:space="preserve">The reference source and related information will be captured according to Section </w:t>
      </w:r>
      <w:r w:rsidR="00B14230">
        <w:rPr>
          <w:lang w:val="en-US" w:eastAsia="en-US"/>
        </w:rPr>
        <w:t xml:space="preserve">8.2.5. </w:t>
      </w:r>
      <w:r w:rsidRPr="00075603">
        <w:rPr>
          <w:lang w:val="en-US" w:eastAsia="en-US"/>
        </w:rPr>
        <w:t>Reference sources are required when a target is entered.</w:t>
      </w:r>
    </w:p>
    <w:p w:rsidR="00B14230" w:rsidRDefault="00B14230" w:rsidP="00075603">
      <w:pPr>
        <w:rPr>
          <w:lang w:val="en-US" w:eastAsia="en-US"/>
        </w:rPr>
      </w:pPr>
    </w:p>
    <w:p w:rsidR="00075603" w:rsidRDefault="00B14230" w:rsidP="00B14230">
      <w:pPr>
        <w:jc w:val="both"/>
        <w:rPr>
          <w:lang w:val="en-US" w:eastAsia="en-US"/>
        </w:rPr>
      </w:pPr>
      <w:r>
        <w:rPr>
          <w:lang w:val="en-US" w:eastAsia="en-US"/>
        </w:rPr>
        <w:t xml:space="preserve">NOTE: </w:t>
      </w:r>
      <w:r w:rsidR="00075603" w:rsidRPr="00075603">
        <w:rPr>
          <w:lang w:val="en-US" w:eastAsia="en-US"/>
        </w:rPr>
        <w:t xml:space="preserve">This reference source is for the source that references the association of substance with target not the source of the target name or pathway.  </w:t>
      </w:r>
    </w:p>
    <w:p w:rsidR="00075603" w:rsidRPr="000518DD" w:rsidRDefault="00075603" w:rsidP="00A31C53">
      <w:pPr>
        <w:pStyle w:val="Heading3"/>
        <w:rPr>
          <w:color w:val="FF0000"/>
          <w:lang w:eastAsia="en-US"/>
        </w:rPr>
      </w:pPr>
      <w:bookmarkStart w:id="513" w:name="_Toc343650450"/>
      <w:r w:rsidRPr="000518DD">
        <w:rPr>
          <w:color w:val="FF0000"/>
          <w:lang w:eastAsia="en-US"/>
        </w:rPr>
        <w:t>Gene</w:t>
      </w:r>
      <w:bookmarkEnd w:id="513"/>
    </w:p>
    <w:p w:rsidR="000E3D1C" w:rsidRDefault="000E3D1C" w:rsidP="000E3D1C">
      <w:pPr>
        <w:jc w:val="both"/>
        <w:rPr>
          <w:lang w:val="en-US" w:eastAsia="en-US"/>
        </w:rPr>
      </w:pPr>
    </w:p>
    <w:p w:rsidR="00075603" w:rsidRDefault="00075603" w:rsidP="000E3D1C">
      <w:pPr>
        <w:jc w:val="both"/>
        <w:rPr>
          <w:lang w:val="en-US" w:eastAsia="en-US"/>
        </w:rPr>
      </w:pPr>
      <w:r w:rsidRPr="00075603">
        <w:rPr>
          <w:lang w:val="en-US" w:eastAsia="en-US"/>
        </w:rPr>
        <w:t xml:space="preserve">The Gene section will only be captured for proteins and nucleic acids.  </w:t>
      </w:r>
      <w:r w:rsidR="000E3D1C">
        <w:rPr>
          <w:lang w:val="en-US" w:eastAsia="en-US"/>
        </w:rPr>
        <w:t xml:space="preserve">It does not apply for chemicals and specified substances. </w:t>
      </w:r>
      <w:r w:rsidRPr="00075603">
        <w:rPr>
          <w:lang w:val="en-US" w:eastAsia="en-US"/>
        </w:rPr>
        <w:t xml:space="preserve">It is only used AS reference information and refers to the gene </w:t>
      </w:r>
      <w:r w:rsidR="000E3D1C">
        <w:rPr>
          <w:lang w:val="en-US" w:eastAsia="en-US"/>
        </w:rPr>
        <w:t>that is the origin of the substance (</w:t>
      </w:r>
      <w:r w:rsidRPr="00075603">
        <w:rPr>
          <w:lang w:val="en-US" w:eastAsia="en-US"/>
        </w:rPr>
        <w:t>protein</w:t>
      </w:r>
      <w:r w:rsidR="000E3D1C">
        <w:rPr>
          <w:lang w:val="en-US" w:eastAsia="en-US"/>
        </w:rPr>
        <w:t>)</w:t>
      </w:r>
      <w:r>
        <w:rPr>
          <w:lang w:val="en-US" w:eastAsia="en-US"/>
        </w:rPr>
        <w:t>.</w:t>
      </w:r>
    </w:p>
    <w:p w:rsidR="00075603" w:rsidRDefault="00075603" w:rsidP="00075603">
      <w:pPr>
        <w:rPr>
          <w:lang w:val="en-US" w:eastAsia="en-US"/>
        </w:rPr>
      </w:pPr>
    </w:p>
    <w:p w:rsidR="00075603" w:rsidRPr="002038D4" w:rsidRDefault="00075603" w:rsidP="002038D4">
      <w:pPr>
        <w:pStyle w:val="XML"/>
      </w:pPr>
      <w:r w:rsidRPr="002038D4">
        <w:t>&lt;identifiedSubstance&gt;</w:t>
      </w:r>
      <w:r w:rsidRPr="002038D4">
        <w:br/>
        <w:t xml:space="preserve">  &lt;identifiedSubstance&gt;&lt;!-- Substance Definition --&gt;&lt;/identifiedSubstance&gt;</w:t>
      </w:r>
    </w:p>
    <w:p w:rsidR="00075603" w:rsidRPr="002038D4" w:rsidRDefault="00075603" w:rsidP="002038D4">
      <w:pPr>
        <w:pStyle w:val="XML"/>
        <w:keepLines w:val="0"/>
      </w:pPr>
      <w:r w:rsidRPr="002038D4">
        <w:t xml:space="preserve">  &lt;productOf&gt;</w:t>
      </w:r>
      <w:r w:rsidRPr="002038D4">
        <w:br/>
        <w:t xml:space="preserve">    &lt;derivationProcess&gt;</w:t>
      </w:r>
      <w:r w:rsidRPr="002038D4">
        <w:br/>
        <w:t xml:space="preserve">      &lt;code code="</w:t>
      </w:r>
      <w:r w:rsidRPr="002038D4">
        <w:rPr>
          <w:i/>
          <w:iCs/>
        </w:rPr>
        <w:t>Code meaning ‘Transcription’</w:t>
      </w:r>
      <w:r w:rsidRPr="002038D4">
        <w:t xml:space="preserve">" </w:t>
      </w:r>
      <w:r w:rsidRPr="002038D4">
        <w:br/>
        <w:t xml:space="preserve">            codeSystem="</w:t>
      </w:r>
      <w:r w:rsidRPr="002038D4">
        <w:rPr>
          <w:i/>
          <w:iCs/>
        </w:rPr>
        <w:t>Code System (OID)</w:t>
      </w:r>
      <w:r w:rsidRPr="002038D4">
        <w:t>"/&gt;</w:t>
      </w:r>
      <w:r w:rsidRPr="002038D4">
        <w:br/>
        <w:t xml:space="preserve">      &lt;interactor typeCode="CSM"&gt;</w:t>
      </w:r>
      <w:r w:rsidRPr="002038D4">
        <w:br/>
        <w:t xml:space="preserve">        &lt;identifiedSubstance&gt;</w:t>
      </w:r>
      <w:r w:rsidRPr="002038D4">
        <w:br/>
        <w:t xml:space="preserve">          &lt;identifiedSubstance&gt;</w:t>
      </w:r>
      <w:r w:rsidRPr="002038D4">
        <w:br/>
        <w:t xml:space="preserve">            &lt;code code="</w:t>
      </w:r>
      <w:r w:rsidRPr="002038D4">
        <w:rPr>
          <w:b/>
          <w:bCs/>
          <w:i/>
          <w:iCs/>
        </w:rPr>
        <w:t>Gene Id</w:t>
      </w:r>
      <w:r w:rsidRPr="002038D4">
        <w:t xml:space="preserve">" </w:t>
      </w:r>
      <w:r w:rsidRPr="002038D4">
        <w:br/>
        <w:t xml:space="preserve">                  codeSystem="</w:t>
      </w:r>
      <w:r w:rsidRPr="002038D4">
        <w:rPr>
          <w:i/>
          <w:iCs/>
        </w:rPr>
        <w:t>Gene Id System (OID)</w:t>
      </w:r>
      <w:r w:rsidRPr="002038D4">
        <w:t>"&gt;</w:t>
      </w:r>
      <w:r w:rsidRPr="002038D4">
        <w:br/>
        <w:t xml:space="preserve">            &lt;name&gt;</w:t>
      </w:r>
      <w:r w:rsidRPr="002038D4">
        <w:rPr>
          <w:b/>
          <w:bCs/>
          <w:i/>
          <w:iCs/>
        </w:rPr>
        <w:t>Gene Name</w:t>
      </w:r>
      <w:r w:rsidRPr="002038D4">
        <w:t>&lt;/name&gt;</w:t>
      </w:r>
      <w:r w:rsidRPr="002038D4">
        <w:br/>
        <w:t xml:space="preserve">          &lt;/identifiedSubstance&gt;</w:t>
      </w:r>
      <w:r w:rsidRPr="002038D4">
        <w:br/>
        <w:t xml:space="preserve">        &lt;/identifiedSubject&gt;</w:t>
      </w:r>
      <w:r w:rsidRPr="002038D4">
        <w:br/>
        <w:t xml:space="preserve">      &lt;/interactor&gt;</w:t>
      </w:r>
      <w:r w:rsidRPr="002038D4">
        <w:br/>
        <w:t xml:space="preserve">      &lt;subjectOf&gt;</w:t>
      </w:r>
      <w:r w:rsidRPr="002038D4">
        <w:br/>
        <w:t xml:space="preserve">        &lt;characteristic&gt;</w:t>
      </w:r>
      <w:r w:rsidRPr="002038D4">
        <w:br/>
        <w:t xml:space="preserve">          &lt;code code="</w:t>
      </w:r>
      <w:r w:rsidRPr="002038D4">
        <w:rPr>
          <w:i/>
          <w:iCs/>
        </w:rPr>
        <w:t xml:space="preserve">Code meaning ‘Gene </w:t>
      </w:r>
      <w:r w:rsidR="002038D4">
        <w:rPr>
          <w:i/>
          <w:iCs/>
        </w:rPr>
        <w:t xml:space="preserve">Sequence </w:t>
      </w:r>
      <w:r w:rsidRPr="002038D4">
        <w:rPr>
          <w:i/>
          <w:iCs/>
        </w:rPr>
        <w:t>Origin’</w:t>
      </w:r>
      <w:r w:rsidRPr="002038D4">
        <w:t xml:space="preserve">" </w:t>
      </w:r>
      <w:r w:rsidR="002038D4">
        <w:br/>
        <w:t xml:space="preserve">                </w:t>
      </w:r>
      <w:r w:rsidRPr="002038D4">
        <w:t>codeSystem="</w:t>
      </w:r>
      <w:r w:rsidRPr="002038D4">
        <w:rPr>
          <w:i/>
          <w:iCs/>
        </w:rPr>
        <w:t>Code Sytem</w:t>
      </w:r>
      <w:r w:rsidR="002038D4">
        <w:rPr>
          <w:i/>
          <w:iCs/>
        </w:rPr>
        <w:t xml:space="preserve"> (OID)</w:t>
      </w:r>
      <w:r w:rsidRPr="002038D4">
        <w:t>"/&gt;</w:t>
      </w:r>
      <w:r w:rsidRPr="002038D4">
        <w:br/>
        <w:t xml:space="preserve">          &lt;value code="</w:t>
      </w:r>
      <w:r w:rsidRPr="002038D4">
        <w:rPr>
          <w:b/>
          <w:bCs/>
          <w:i/>
          <w:iCs/>
        </w:rPr>
        <w:t>Gene</w:t>
      </w:r>
      <w:r w:rsidR="002038D4" w:rsidRPr="002038D4">
        <w:rPr>
          <w:b/>
          <w:bCs/>
          <w:i/>
          <w:iCs/>
        </w:rPr>
        <w:t xml:space="preserve"> Sequence</w:t>
      </w:r>
      <w:r w:rsidRPr="002038D4">
        <w:rPr>
          <w:b/>
          <w:bCs/>
          <w:i/>
          <w:iCs/>
        </w:rPr>
        <w:t xml:space="preserve"> Origin</w:t>
      </w:r>
      <w:r w:rsidRPr="002038D4">
        <w:rPr>
          <w:i/>
          <w:iCs/>
        </w:rPr>
        <w:t xml:space="preserve"> Code</w:t>
      </w:r>
      <w:r w:rsidRPr="002038D4">
        <w:t>" xsi:type="CE"</w:t>
      </w:r>
      <w:r w:rsidRPr="002038D4">
        <w:br/>
        <w:t xml:space="preserve">                 codeSystem="</w:t>
      </w:r>
      <w:r w:rsidRPr="002038D4">
        <w:rPr>
          <w:i/>
          <w:iCs/>
        </w:rPr>
        <w:t>Code Sytem (OID)</w:t>
      </w:r>
      <w:r w:rsidRPr="002038D4">
        <w:t>"/&gt;</w:t>
      </w:r>
    </w:p>
    <w:p w:rsidR="00075603" w:rsidRPr="00075603" w:rsidRDefault="00075603" w:rsidP="00075603">
      <w:pPr>
        <w:rPr>
          <w:lang w:val="en-US" w:eastAsia="en-US"/>
        </w:rPr>
      </w:pPr>
      <w:r w:rsidRPr="00075603">
        <w:rPr>
          <w:lang w:val="en-US" w:eastAsia="en-US"/>
        </w:rPr>
        <w:t>When the gene section applies, the following information can be provided:</w:t>
      </w:r>
    </w:p>
    <w:p w:rsidR="00075603" w:rsidRDefault="00075603" w:rsidP="00B14230">
      <w:pPr>
        <w:pStyle w:val="Heading4"/>
        <w:rPr>
          <w:color w:val="0070C0"/>
          <w:lang w:eastAsia="en-US"/>
        </w:rPr>
      </w:pPr>
      <w:bookmarkStart w:id="514" w:name="_Toc304805744"/>
      <w:bookmarkStart w:id="515" w:name="_Toc304814683"/>
      <w:r w:rsidRPr="000518DD">
        <w:rPr>
          <w:color w:val="0070C0"/>
          <w:lang w:eastAsia="en-US"/>
        </w:rPr>
        <w:t>Gene Sequence Origin</w:t>
      </w:r>
      <w:bookmarkEnd w:id="514"/>
      <w:bookmarkEnd w:id="51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B14230" w:rsidRPr="007A51EF" w:rsidTr="002038D4">
        <w:tc>
          <w:tcPr>
            <w:tcW w:w="1951" w:type="dxa"/>
            <w:shd w:val="clear" w:color="auto" w:fill="auto"/>
          </w:tcPr>
          <w:p w:rsidR="00B14230" w:rsidRPr="007A51EF" w:rsidRDefault="00B14230" w:rsidP="004955C9">
            <w:pPr>
              <w:rPr>
                <w:b/>
                <w:lang w:eastAsia="en-US"/>
              </w:rPr>
            </w:pPr>
            <w:r w:rsidRPr="007A51EF">
              <w:rPr>
                <w:b/>
              </w:rPr>
              <w:t>User Guidance</w:t>
            </w:r>
          </w:p>
        </w:tc>
        <w:tc>
          <w:tcPr>
            <w:tcW w:w="8017" w:type="dxa"/>
            <w:shd w:val="clear" w:color="auto" w:fill="auto"/>
          </w:tcPr>
          <w:p w:rsidR="000E3D1C" w:rsidRDefault="000F097B" w:rsidP="000903FD">
            <w:pPr>
              <w:jc w:val="both"/>
              <w:rPr>
                <w:lang w:eastAsia="en-US"/>
              </w:rPr>
            </w:pPr>
            <w:r w:rsidRPr="000F097B">
              <w:rPr>
                <w:lang w:eastAsia="en-US"/>
              </w:rPr>
              <w:t xml:space="preserve">Common name for the organism from which the final </w:t>
            </w:r>
            <w:r w:rsidR="000903FD">
              <w:rPr>
                <w:lang w:eastAsia="en-US"/>
              </w:rPr>
              <w:t xml:space="preserve">gene </w:t>
            </w:r>
            <w:r w:rsidRPr="000F097B">
              <w:rPr>
                <w:lang w:eastAsia="en-US"/>
              </w:rPr>
              <w:t>sequence originated</w:t>
            </w:r>
            <w:r>
              <w:rPr>
                <w:lang w:eastAsia="en-US"/>
              </w:rPr>
              <w:t>.</w:t>
            </w:r>
          </w:p>
          <w:p w:rsidR="000903FD" w:rsidRPr="007A51EF" w:rsidRDefault="000E3D1C" w:rsidP="004955C9">
            <w:pPr>
              <w:rPr>
                <w:lang w:eastAsia="en-US"/>
              </w:rPr>
            </w:pPr>
            <w:r w:rsidRPr="000E3D1C">
              <w:rPr>
                <w:lang w:eastAsia="en-US"/>
              </w:rPr>
              <w:t>NOTE: it applies primarily to proteins.</w:t>
            </w:r>
          </w:p>
        </w:tc>
      </w:tr>
      <w:tr w:rsidR="00B14230" w:rsidRPr="007A51EF" w:rsidTr="002038D4">
        <w:tc>
          <w:tcPr>
            <w:tcW w:w="1951" w:type="dxa"/>
            <w:shd w:val="clear" w:color="auto" w:fill="auto"/>
          </w:tcPr>
          <w:p w:rsidR="00B14230" w:rsidRPr="007A51EF" w:rsidRDefault="00B14230" w:rsidP="004955C9">
            <w:pPr>
              <w:rPr>
                <w:b/>
                <w:lang w:eastAsia="en-US"/>
              </w:rPr>
            </w:pPr>
            <w:r w:rsidRPr="007A51EF">
              <w:rPr>
                <w:b/>
              </w:rPr>
              <w:t>Example(s)</w:t>
            </w:r>
          </w:p>
        </w:tc>
        <w:tc>
          <w:tcPr>
            <w:tcW w:w="8017" w:type="dxa"/>
            <w:shd w:val="clear" w:color="auto" w:fill="auto"/>
          </w:tcPr>
          <w:p w:rsidR="00B14230" w:rsidRPr="007A51EF" w:rsidRDefault="000E3D1C" w:rsidP="004955C9">
            <w:pPr>
              <w:rPr>
                <w:lang w:eastAsia="en-US"/>
              </w:rPr>
            </w:pPr>
            <w:r>
              <w:rPr>
                <w:lang w:eastAsia="en-US"/>
              </w:rPr>
              <w:t>Human, bovine, olive</w:t>
            </w:r>
          </w:p>
        </w:tc>
      </w:tr>
      <w:tr w:rsidR="00B14230" w:rsidRPr="007A51EF" w:rsidTr="002038D4">
        <w:tc>
          <w:tcPr>
            <w:tcW w:w="1951" w:type="dxa"/>
            <w:shd w:val="clear" w:color="auto" w:fill="auto"/>
          </w:tcPr>
          <w:p w:rsidR="00B14230" w:rsidRPr="007A51EF" w:rsidRDefault="00B14230" w:rsidP="004955C9">
            <w:pPr>
              <w:rPr>
                <w:b/>
              </w:rPr>
            </w:pPr>
            <w:r w:rsidRPr="007A51EF">
              <w:rPr>
                <w:b/>
              </w:rPr>
              <w:t>Conformance</w:t>
            </w:r>
          </w:p>
        </w:tc>
        <w:tc>
          <w:tcPr>
            <w:tcW w:w="8017" w:type="dxa"/>
            <w:shd w:val="clear" w:color="auto" w:fill="auto"/>
          </w:tcPr>
          <w:p w:rsidR="00B14230" w:rsidRPr="007A51EF" w:rsidRDefault="000F097B" w:rsidP="004955C9">
            <w:pPr>
              <w:rPr>
                <w:lang w:eastAsia="en-US"/>
              </w:rPr>
            </w:pPr>
            <w:r>
              <w:rPr>
                <w:lang w:eastAsia="en-US"/>
              </w:rPr>
              <w:t>OPTIONAL</w:t>
            </w:r>
          </w:p>
        </w:tc>
      </w:tr>
      <w:tr w:rsidR="00B14230" w:rsidRPr="007A51EF" w:rsidTr="002038D4">
        <w:tc>
          <w:tcPr>
            <w:tcW w:w="1951" w:type="dxa"/>
            <w:shd w:val="clear" w:color="auto" w:fill="auto"/>
          </w:tcPr>
          <w:p w:rsidR="00B14230" w:rsidRPr="007A51EF" w:rsidRDefault="00B14230" w:rsidP="004955C9">
            <w:pPr>
              <w:rPr>
                <w:b/>
              </w:rPr>
            </w:pPr>
            <w:r w:rsidRPr="007A51EF">
              <w:rPr>
                <w:b/>
              </w:rPr>
              <w:t>Data Type</w:t>
            </w:r>
          </w:p>
        </w:tc>
        <w:tc>
          <w:tcPr>
            <w:tcW w:w="8017" w:type="dxa"/>
            <w:shd w:val="clear" w:color="auto" w:fill="auto"/>
          </w:tcPr>
          <w:p w:rsidR="00B14230" w:rsidRPr="007A51EF" w:rsidRDefault="000F097B" w:rsidP="004955C9">
            <w:pPr>
              <w:rPr>
                <w:lang w:eastAsia="en-US"/>
              </w:rPr>
            </w:pPr>
            <w:r>
              <w:rPr>
                <w:lang w:eastAsia="en-US"/>
              </w:rPr>
              <w:t>CD</w:t>
            </w:r>
          </w:p>
        </w:tc>
      </w:tr>
      <w:tr w:rsidR="00B14230" w:rsidRPr="007A51EF" w:rsidTr="002038D4">
        <w:tc>
          <w:tcPr>
            <w:tcW w:w="1951" w:type="dxa"/>
            <w:shd w:val="clear" w:color="auto" w:fill="auto"/>
          </w:tcPr>
          <w:p w:rsidR="00B14230" w:rsidRPr="007A51EF" w:rsidRDefault="00B14230" w:rsidP="004955C9">
            <w:pPr>
              <w:rPr>
                <w:b/>
              </w:rPr>
            </w:pPr>
            <w:r w:rsidRPr="007A51EF">
              <w:rPr>
                <w:b/>
              </w:rPr>
              <w:t>Business Rule(s)</w:t>
            </w:r>
          </w:p>
        </w:tc>
        <w:tc>
          <w:tcPr>
            <w:tcW w:w="8017" w:type="dxa"/>
            <w:shd w:val="clear" w:color="auto" w:fill="auto"/>
          </w:tcPr>
          <w:p w:rsidR="00B14230" w:rsidRPr="007A51EF" w:rsidRDefault="000F097B" w:rsidP="004955C9">
            <w:pPr>
              <w:jc w:val="both"/>
              <w:rPr>
                <w:lang w:eastAsia="en-US"/>
              </w:rPr>
            </w:pPr>
            <w:r w:rsidRPr="000F097B">
              <w:rPr>
                <w:lang w:eastAsia="en-US"/>
              </w:rPr>
              <w:t xml:space="preserve">Typically the GENE ID from the NCBI Gene database.  </w:t>
            </w:r>
          </w:p>
        </w:tc>
      </w:tr>
    </w:tbl>
    <w:p w:rsidR="002038D4" w:rsidRPr="002038D4" w:rsidRDefault="002038D4" w:rsidP="002038D4">
      <w:pPr>
        <w:pStyle w:val="XML"/>
      </w:pPr>
      <w:bookmarkStart w:id="516" w:name="_Toc304805745"/>
      <w:bookmarkStart w:id="517" w:name="_Toc304814684"/>
      <w:r w:rsidRPr="002038D4">
        <w:t>&lt;identifiedSubstance&gt;</w:t>
      </w:r>
      <w:r w:rsidRPr="002038D4">
        <w:br/>
        <w:t xml:space="preserve">  &lt;identifiedSubstance&gt;&lt;!-- Substance Definition --&gt;&lt;/identifiedSubstance&gt;</w:t>
      </w:r>
      <w:r w:rsidRPr="002038D4">
        <w:br/>
        <w:t xml:space="preserve">  &lt;productOf&gt;</w:t>
      </w:r>
      <w:r w:rsidRPr="002038D4">
        <w:br/>
        <w:t xml:space="preserve">    &lt;derivationProcess&gt;</w:t>
      </w:r>
      <w:r w:rsidRPr="002038D4">
        <w:br/>
      </w:r>
      <w:r w:rsidR="009837AC" w:rsidRPr="002038D4">
        <w:t xml:space="preserve">      &lt;code code="</w:t>
      </w:r>
      <w:r w:rsidR="009837AC" w:rsidRPr="002038D4">
        <w:rPr>
          <w:i/>
          <w:iCs/>
        </w:rPr>
        <w:t>Code meaning ‘Transcription’</w:t>
      </w:r>
      <w:r w:rsidR="009837AC" w:rsidRPr="002038D4">
        <w:t xml:space="preserve">" </w:t>
      </w:r>
      <w:r w:rsidR="009837AC" w:rsidRPr="002038D4">
        <w:br/>
        <w:t xml:space="preserve">            codeSystem="</w:t>
      </w:r>
      <w:r w:rsidR="009837AC" w:rsidRPr="002038D4">
        <w:rPr>
          <w:i/>
          <w:iCs/>
        </w:rPr>
        <w:t>Code System (OID)</w:t>
      </w:r>
      <w:r w:rsidR="009837AC" w:rsidRPr="002038D4">
        <w:t>"/&gt;</w:t>
      </w:r>
      <w:r w:rsidR="009837AC" w:rsidRPr="002038D4">
        <w:br/>
      </w:r>
      <w:r w:rsidRPr="002038D4">
        <w:t xml:space="preserve">      &lt;subjectOf&gt;</w:t>
      </w:r>
      <w:r w:rsidRPr="002038D4">
        <w:br/>
        <w:t xml:space="preserve">        &lt;characteristic&gt;</w:t>
      </w:r>
      <w:r w:rsidRPr="002038D4">
        <w:br/>
        <w:t xml:space="preserve">          &lt;code code="</w:t>
      </w:r>
      <w:r w:rsidRPr="002038D4">
        <w:rPr>
          <w:i/>
          <w:iCs/>
        </w:rPr>
        <w:t>Code meaning ‘Gene Sequence Origin’</w:t>
      </w:r>
      <w:r w:rsidRPr="002038D4">
        <w:t xml:space="preserve">" </w:t>
      </w:r>
      <w:r w:rsidRPr="002038D4">
        <w:br/>
        <w:t xml:space="preserve">                codeSystem="</w:t>
      </w:r>
      <w:r w:rsidRPr="002038D4">
        <w:rPr>
          <w:i/>
          <w:iCs/>
        </w:rPr>
        <w:t>Code Sytem (OID)</w:t>
      </w:r>
      <w:r w:rsidRPr="002038D4">
        <w:t>"/&gt;</w:t>
      </w:r>
      <w:r w:rsidRPr="002038D4">
        <w:br/>
        <w:t xml:space="preserve">          &lt;value code="</w:t>
      </w:r>
      <w:r w:rsidRPr="008F711C">
        <w:rPr>
          <w:b/>
          <w:bCs/>
          <w:i/>
          <w:iCs/>
        </w:rPr>
        <w:t>Gene Sequence Origin</w:t>
      </w:r>
      <w:r w:rsidRPr="002038D4">
        <w:rPr>
          <w:i/>
          <w:iCs/>
        </w:rPr>
        <w:t xml:space="preserve"> Code</w:t>
      </w:r>
      <w:r w:rsidRPr="002038D4">
        <w:t>" xsi:type="CE"</w:t>
      </w:r>
      <w:r w:rsidRPr="002038D4">
        <w:br/>
        <w:t xml:space="preserve">                 codeSystem="</w:t>
      </w:r>
      <w:r w:rsidRPr="002038D4">
        <w:rPr>
          <w:i/>
          <w:iCs/>
        </w:rPr>
        <w:t>Code Sytem (OID)</w:t>
      </w:r>
      <w:r w:rsidRPr="002038D4">
        <w:t>"/&gt;</w:t>
      </w:r>
    </w:p>
    <w:p w:rsidR="00075603" w:rsidRDefault="00075603" w:rsidP="00B14230">
      <w:pPr>
        <w:pStyle w:val="Heading4"/>
        <w:rPr>
          <w:color w:val="0070C0"/>
          <w:lang w:eastAsia="en-US"/>
        </w:rPr>
      </w:pPr>
      <w:r w:rsidRPr="000518DD">
        <w:rPr>
          <w:color w:val="0070C0"/>
          <w:lang w:eastAsia="en-US"/>
        </w:rPr>
        <w:lastRenderedPageBreak/>
        <w:t>Gene ID</w:t>
      </w:r>
      <w:bookmarkEnd w:id="516"/>
      <w:bookmarkEnd w:id="51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B14230" w:rsidRPr="007A51EF" w:rsidTr="008F711C">
        <w:tc>
          <w:tcPr>
            <w:tcW w:w="1951" w:type="dxa"/>
            <w:shd w:val="clear" w:color="auto" w:fill="auto"/>
          </w:tcPr>
          <w:p w:rsidR="00B14230" w:rsidRPr="007A51EF" w:rsidRDefault="00B14230" w:rsidP="004955C9">
            <w:pPr>
              <w:rPr>
                <w:b/>
                <w:lang w:eastAsia="en-US"/>
              </w:rPr>
            </w:pPr>
            <w:r w:rsidRPr="007A51EF">
              <w:rPr>
                <w:b/>
              </w:rPr>
              <w:t>User Guidance</w:t>
            </w:r>
          </w:p>
        </w:tc>
        <w:tc>
          <w:tcPr>
            <w:tcW w:w="8017" w:type="dxa"/>
            <w:shd w:val="clear" w:color="auto" w:fill="auto"/>
          </w:tcPr>
          <w:p w:rsidR="00B14230" w:rsidRPr="007A51EF" w:rsidRDefault="000F097B" w:rsidP="004955C9">
            <w:pPr>
              <w:rPr>
                <w:lang w:eastAsia="en-US"/>
              </w:rPr>
            </w:pPr>
            <w:r w:rsidRPr="000F097B">
              <w:rPr>
                <w:lang w:eastAsia="en-US"/>
              </w:rPr>
              <w:t>ID associated with the gene of origin</w:t>
            </w:r>
          </w:p>
        </w:tc>
      </w:tr>
      <w:tr w:rsidR="00B14230" w:rsidRPr="007A51EF" w:rsidTr="008F711C">
        <w:tc>
          <w:tcPr>
            <w:tcW w:w="1951" w:type="dxa"/>
            <w:shd w:val="clear" w:color="auto" w:fill="auto"/>
          </w:tcPr>
          <w:p w:rsidR="00B14230" w:rsidRPr="007A51EF" w:rsidRDefault="00B14230" w:rsidP="004955C9">
            <w:pPr>
              <w:rPr>
                <w:b/>
                <w:lang w:eastAsia="en-US"/>
              </w:rPr>
            </w:pPr>
            <w:r w:rsidRPr="007A51EF">
              <w:rPr>
                <w:b/>
              </w:rPr>
              <w:t>Example(s)</w:t>
            </w:r>
          </w:p>
        </w:tc>
        <w:tc>
          <w:tcPr>
            <w:tcW w:w="8017" w:type="dxa"/>
            <w:shd w:val="clear" w:color="auto" w:fill="auto"/>
          </w:tcPr>
          <w:p w:rsidR="00B14230" w:rsidRPr="007A51EF" w:rsidRDefault="001D6CD0" w:rsidP="004955C9">
            <w:pPr>
              <w:rPr>
                <w:lang w:eastAsia="en-US"/>
              </w:rPr>
            </w:pPr>
            <w:r w:rsidRPr="001D6CD0">
              <w:rPr>
                <w:lang w:eastAsia="en-US"/>
              </w:rPr>
              <w:t>YP_299723.1</w:t>
            </w:r>
          </w:p>
        </w:tc>
      </w:tr>
      <w:tr w:rsidR="00B14230" w:rsidRPr="007A51EF" w:rsidTr="008F711C">
        <w:tc>
          <w:tcPr>
            <w:tcW w:w="1951" w:type="dxa"/>
            <w:shd w:val="clear" w:color="auto" w:fill="auto"/>
          </w:tcPr>
          <w:p w:rsidR="00B14230" w:rsidRPr="007A51EF" w:rsidRDefault="00B14230" w:rsidP="004955C9">
            <w:pPr>
              <w:rPr>
                <w:b/>
              </w:rPr>
            </w:pPr>
            <w:r w:rsidRPr="007A51EF">
              <w:rPr>
                <w:b/>
              </w:rPr>
              <w:t>Conformance</w:t>
            </w:r>
          </w:p>
        </w:tc>
        <w:tc>
          <w:tcPr>
            <w:tcW w:w="8017" w:type="dxa"/>
            <w:shd w:val="clear" w:color="auto" w:fill="auto"/>
          </w:tcPr>
          <w:p w:rsidR="00B14230" w:rsidRPr="007A51EF" w:rsidRDefault="000F097B" w:rsidP="004955C9">
            <w:pPr>
              <w:rPr>
                <w:lang w:eastAsia="en-US"/>
              </w:rPr>
            </w:pPr>
            <w:r>
              <w:rPr>
                <w:lang w:eastAsia="en-US"/>
              </w:rPr>
              <w:t>OPTIONAL</w:t>
            </w:r>
          </w:p>
        </w:tc>
      </w:tr>
      <w:tr w:rsidR="00B14230" w:rsidRPr="007A51EF" w:rsidTr="008F711C">
        <w:tc>
          <w:tcPr>
            <w:tcW w:w="1951" w:type="dxa"/>
            <w:shd w:val="clear" w:color="auto" w:fill="auto"/>
          </w:tcPr>
          <w:p w:rsidR="00B14230" w:rsidRPr="007A51EF" w:rsidRDefault="00B14230" w:rsidP="004955C9">
            <w:pPr>
              <w:rPr>
                <w:b/>
              </w:rPr>
            </w:pPr>
            <w:r w:rsidRPr="007A51EF">
              <w:rPr>
                <w:b/>
              </w:rPr>
              <w:t>Data Type</w:t>
            </w:r>
          </w:p>
        </w:tc>
        <w:tc>
          <w:tcPr>
            <w:tcW w:w="8017" w:type="dxa"/>
            <w:shd w:val="clear" w:color="auto" w:fill="auto"/>
          </w:tcPr>
          <w:p w:rsidR="00B14230" w:rsidRPr="007A51EF" w:rsidRDefault="008F711C" w:rsidP="004955C9">
            <w:pPr>
              <w:rPr>
                <w:lang w:eastAsia="en-US"/>
              </w:rPr>
            </w:pPr>
            <w:r>
              <w:rPr>
                <w:lang w:eastAsia="en-US"/>
              </w:rPr>
              <w:t>CD</w:t>
            </w:r>
          </w:p>
        </w:tc>
      </w:tr>
      <w:tr w:rsidR="00B14230" w:rsidRPr="007A51EF" w:rsidTr="008F711C">
        <w:tc>
          <w:tcPr>
            <w:tcW w:w="1951" w:type="dxa"/>
            <w:shd w:val="clear" w:color="auto" w:fill="auto"/>
          </w:tcPr>
          <w:p w:rsidR="00B14230" w:rsidRPr="007A51EF" w:rsidRDefault="00B14230" w:rsidP="004955C9">
            <w:pPr>
              <w:rPr>
                <w:b/>
              </w:rPr>
            </w:pPr>
            <w:r w:rsidRPr="007A51EF">
              <w:rPr>
                <w:b/>
              </w:rPr>
              <w:t>Business Rule(s)</w:t>
            </w:r>
          </w:p>
        </w:tc>
        <w:tc>
          <w:tcPr>
            <w:tcW w:w="8017" w:type="dxa"/>
            <w:shd w:val="clear" w:color="auto" w:fill="auto"/>
          </w:tcPr>
          <w:p w:rsidR="00B14230" w:rsidRPr="007A51EF" w:rsidRDefault="000A574C" w:rsidP="004955C9">
            <w:pPr>
              <w:jc w:val="both"/>
              <w:rPr>
                <w:lang w:eastAsia="en-US"/>
              </w:rPr>
            </w:pPr>
            <w:r w:rsidRPr="000A574C">
              <w:rPr>
                <w:lang w:eastAsia="en-US"/>
              </w:rPr>
              <w:t>Typically the GENE ID from the NCBI Gene database.</w:t>
            </w:r>
          </w:p>
        </w:tc>
      </w:tr>
    </w:tbl>
    <w:p w:rsidR="008F711C" w:rsidRPr="002038D4" w:rsidRDefault="008F711C" w:rsidP="008F711C">
      <w:pPr>
        <w:pStyle w:val="XML"/>
      </w:pPr>
      <w:r w:rsidRPr="002038D4">
        <w:t>&lt;identifiedSubstance&gt;</w:t>
      </w:r>
      <w:r w:rsidRPr="002038D4">
        <w:br/>
        <w:t xml:space="preserve">  &lt;identifiedSubstance&gt;&lt;!-- Substance Definition --&gt;&lt;/identifiedSubstance&gt;</w:t>
      </w:r>
      <w:r w:rsidRPr="002038D4">
        <w:br/>
        <w:t xml:space="preserve">  &lt;productOf&gt;</w:t>
      </w:r>
      <w:r w:rsidRPr="002038D4">
        <w:br/>
        <w:t xml:space="preserve">    &lt;derivationProcess&gt;</w:t>
      </w:r>
      <w:r w:rsidRPr="002038D4">
        <w:br/>
      </w:r>
      <w:r w:rsidR="009837AC" w:rsidRPr="002038D4">
        <w:t xml:space="preserve">      &lt;code code="</w:t>
      </w:r>
      <w:r w:rsidR="009837AC" w:rsidRPr="002038D4">
        <w:rPr>
          <w:i/>
          <w:iCs/>
        </w:rPr>
        <w:t>Code meaning ‘Transcription’</w:t>
      </w:r>
      <w:r w:rsidR="009837AC" w:rsidRPr="002038D4">
        <w:t xml:space="preserve">" </w:t>
      </w:r>
      <w:r w:rsidR="009837AC" w:rsidRPr="002038D4">
        <w:br/>
        <w:t xml:space="preserve">            codeSystem="</w:t>
      </w:r>
      <w:r w:rsidR="009837AC" w:rsidRPr="002038D4">
        <w:rPr>
          <w:i/>
          <w:iCs/>
        </w:rPr>
        <w:t>Code System (OID)</w:t>
      </w:r>
      <w:r w:rsidR="009837AC" w:rsidRPr="002038D4">
        <w:t>"/&gt;</w:t>
      </w:r>
      <w:r w:rsidR="009837AC" w:rsidRPr="002038D4">
        <w:br/>
      </w:r>
      <w:r w:rsidRPr="002038D4">
        <w:t xml:space="preserve">      &lt;interactor typeCode="CSM"&gt;</w:t>
      </w:r>
      <w:r w:rsidRPr="002038D4">
        <w:br/>
        <w:t xml:space="preserve">        &lt;identifiedSubstance&gt;</w:t>
      </w:r>
      <w:r w:rsidRPr="002038D4">
        <w:br/>
        <w:t xml:space="preserve">          &lt;identifiedSubstance&gt;</w:t>
      </w:r>
      <w:r w:rsidRPr="002038D4">
        <w:br/>
        <w:t xml:space="preserve">            &lt;code code="</w:t>
      </w:r>
      <w:r w:rsidRPr="008F711C">
        <w:rPr>
          <w:b/>
          <w:bCs/>
          <w:i/>
          <w:iCs/>
        </w:rPr>
        <w:t>Gene Id</w:t>
      </w:r>
      <w:r w:rsidRPr="002038D4">
        <w:t xml:space="preserve">" </w:t>
      </w:r>
      <w:r w:rsidRPr="002038D4">
        <w:br/>
        <w:t xml:space="preserve">                  codeSystem="</w:t>
      </w:r>
      <w:r w:rsidRPr="002038D4">
        <w:rPr>
          <w:i/>
          <w:iCs/>
        </w:rPr>
        <w:t>Gene Id System (OID)</w:t>
      </w:r>
      <w:r w:rsidRPr="002038D4">
        <w:t>"&gt;</w:t>
      </w:r>
    </w:p>
    <w:p w:rsidR="00075603" w:rsidRDefault="00075603" w:rsidP="00B14230">
      <w:pPr>
        <w:pStyle w:val="Heading4"/>
        <w:rPr>
          <w:color w:val="0070C0"/>
          <w:lang w:eastAsia="en-US"/>
        </w:rPr>
      </w:pPr>
      <w:r w:rsidRPr="000518DD">
        <w:rPr>
          <w:color w:val="0070C0"/>
          <w:lang w:eastAsia="en-US"/>
        </w:rPr>
        <w:t>Gene Name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B14230" w:rsidRPr="007A51EF" w:rsidTr="008F711C">
        <w:tc>
          <w:tcPr>
            <w:tcW w:w="1951" w:type="dxa"/>
            <w:shd w:val="clear" w:color="auto" w:fill="auto"/>
          </w:tcPr>
          <w:p w:rsidR="00B14230" w:rsidRPr="007A51EF" w:rsidRDefault="00B14230" w:rsidP="004955C9">
            <w:pPr>
              <w:rPr>
                <w:b/>
                <w:lang w:eastAsia="en-US"/>
              </w:rPr>
            </w:pPr>
            <w:r w:rsidRPr="007A51EF">
              <w:rPr>
                <w:b/>
              </w:rPr>
              <w:t>User Guidance</w:t>
            </w:r>
          </w:p>
        </w:tc>
        <w:tc>
          <w:tcPr>
            <w:tcW w:w="8017" w:type="dxa"/>
            <w:shd w:val="clear" w:color="auto" w:fill="auto"/>
          </w:tcPr>
          <w:p w:rsidR="00B14230" w:rsidRPr="007A51EF" w:rsidRDefault="000F097B" w:rsidP="004955C9">
            <w:pPr>
              <w:rPr>
                <w:lang w:eastAsia="en-US"/>
              </w:rPr>
            </w:pPr>
            <w:r w:rsidRPr="000F097B">
              <w:rPr>
                <w:lang w:eastAsia="en-US"/>
              </w:rPr>
              <w:t>Complete name given for a gene</w:t>
            </w:r>
          </w:p>
        </w:tc>
      </w:tr>
      <w:tr w:rsidR="00B14230" w:rsidRPr="007A51EF" w:rsidTr="008F711C">
        <w:tc>
          <w:tcPr>
            <w:tcW w:w="1951" w:type="dxa"/>
            <w:shd w:val="clear" w:color="auto" w:fill="auto"/>
          </w:tcPr>
          <w:p w:rsidR="00B14230" w:rsidRPr="007A51EF" w:rsidRDefault="00B14230" w:rsidP="004955C9">
            <w:pPr>
              <w:rPr>
                <w:b/>
                <w:lang w:eastAsia="en-US"/>
              </w:rPr>
            </w:pPr>
            <w:r w:rsidRPr="007A51EF">
              <w:rPr>
                <w:b/>
              </w:rPr>
              <w:t>Example(s)</w:t>
            </w:r>
          </w:p>
        </w:tc>
        <w:tc>
          <w:tcPr>
            <w:tcW w:w="8017" w:type="dxa"/>
            <w:shd w:val="clear" w:color="auto" w:fill="auto"/>
          </w:tcPr>
          <w:p w:rsidR="00B14230" w:rsidRPr="007A51EF" w:rsidRDefault="00835E76" w:rsidP="004955C9">
            <w:pPr>
              <w:rPr>
                <w:lang w:eastAsia="en-US"/>
              </w:rPr>
            </w:pPr>
            <w:r w:rsidRPr="00835E76">
              <w:rPr>
                <w:lang w:eastAsia="en-US"/>
              </w:rPr>
              <w:t>hIL-10 gene</w:t>
            </w:r>
          </w:p>
        </w:tc>
      </w:tr>
      <w:tr w:rsidR="00B14230" w:rsidRPr="007A51EF" w:rsidTr="008F711C">
        <w:tc>
          <w:tcPr>
            <w:tcW w:w="1951" w:type="dxa"/>
            <w:shd w:val="clear" w:color="auto" w:fill="auto"/>
          </w:tcPr>
          <w:p w:rsidR="00B14230" w:rsidRPr="007A51EF" w:rsidRDefault="00B14230" w:rsidP="004955C9">
            <w:pPr>
              <w:rPr>
                <w:b/>
              </w:rPr>
            </w:pPr>
            <w:r w:rsidRPr="007A51EF">
              <w:rPr>
                <w:b/>
              </w:rPr>
              <w:t>Conformance</w:t>
            </w:r>
          </w:p>
        </w:tc>
        <w:tc>
          <w:tcPr>
            <w:tcW w:w="8017" w:type="dxa"/>
            <w:shd w:val="clear" w:color="auto" w:fill="auto"/>
          </w:tcPr>
          <w:p w:rsidR="002C3DD4" w:rsidRPr="007A51EF" w:rsidRDefault="002C3DD4" w:rsidP="004955C9">
            <w:pPr>
              <w:rPr>
                <w:lang w:eastAsia="en-US"/>
              </w:rPr>
            </w:pPr>
            <w:r>
              <w:rPr>
                <w:lang w:eastAsia="en-US"/>
              </w:rPr>
              <w:t>CONDITIONAL</w:t>
            </w:r>
          </w:p>
        </w:tc>
      </w:tr>
      <w:tr w:rsidR="00B14230" w:rsidRPr="007A51EF" w:rsidTr="008F711C">
        <w:tc>
          <w:tcPr>
            <w:tcW w:w="1951" w:type="dxa"/>
            <w:shd w:val="clear" w:color="auto" w:fill="auto"/>
          </w:tcPr>
          <w:p w:rsidR="00B14230" w:rsidRPr="007A51EF" w:rsidRDefault="00B14230" w:rsidP="004955C9">
            <w:pPr>
              <w:rPr>
                <w:b/>
              </w:rPr>
            </w:pPr>
            <w:r w:rsidRPr="007A51EF">
              <w:rPr>
                <w:b/>
              </w:rPr>
              <w:t>Data Type</w:t>
            </w:r>
          </w:p>
        </w:tc>
        <w:tc>
          <w:tcPr>
            <w:tcW w:w="8017" w:type="dxa"/>
            <w:shd w:val="clear" w:color="auto" w:fill="auto"/>
          </w:tcPr>
          <w:p w:rsidR="00B14230" w:rsidRPr="007A51EF" w:rsidRDefault="000F097B" w:rsidP="004955C9">
            <w:pPr>
              <w:rPr>
                <w:lang w:eastAsia="en-US"/>
              </w:rPr>
            </w:pPr>
            <w:r>
              <w:rPr>
                <w:lang w:eastAsia="en-US"/>
              </w:rPr>
              <w:t>ST</w:t>
            </w:r>
          </w:p>
        </w:tc>
      </w:tr>
      <w:tr w:rsidR="00B14230" w:rsidRPr="007A51EF" w:rsidTr="008F711C">
        <w:tc>
          <w:tcPr>
            <w:tcW w:w="1951" w:type="dxa"/>
            <w:shd w:val="clear" w:color="auto" w:fill="auto"/>
          </w:tcPr>
          <w:p w:rsidR="00B14230" w:rsidRPr="007A51EF" w:rsidRDefault="00B14230" w:rsidP="004955C9">
            <w:pPr>
              <w:rPr>
                <w:b/>
              </w:rPr>
            </w:pPr>
            <w:r w:rsidRPr="007A51EF">
              <w:rPr>
                <w:b/>
              </w:rPr>
              <w:t>Business Rule(s)</w:t>
            </w:r>
          </w:p>
        </w:tc>
        <w:tc>
          <w:tcPr>
            <w:tcW w:w="8017" w:type="dxa"/>
            <w:shd w:val="clear" w:color="auto" w:fill="auto"/>
          </w:tcPr>
          <w:p w:rsidR="00B14230" w:rsidRPr="007A51EF" w:rsidRDefault="000A574C" w:rsidP="004955C9">
            <w:pPr>
              <w:jc w:val="both"/>
              <w:rPr>
                <w:lang w:eastAsia="en-US"/>
              </w:rPr>
            </w:pPr>
            <w:r w:rsidRPr="000A574C">
              <w:rPr>
                <w:lang w:eastAsia="en-US"/>
              </w:rPr>
              <w:t>Every gene which has an ID should also have a name</w:t>
            </w:r>
          </w:p>
        </w:tc>
      </w:tr>
    </w:tbl>
    <w:p w:rsidR="008F711C" w:rsidRPr="002038D4" w:rsidRDefault="008F711C" w:rsidP="008F711C">
      <w:pPr>
        <w:pStyle w:val="XML"/>
      </w:pPr>
      <w:r w:rsidRPr="002038D4">
        <w:t>&lt;identifiedSubstance&gt;</w:t>
      </w:r>
      <w:r w:rsidRPr="002038D4">
        <w:br/>
        <w:t xml:space="preserve">  &lt;identifiedSubstance&gt;&lt;!-- Substance Definition --&gt;&lt;/identifiedSubstance&gt;</w:t>
      </w:r>
      <w:r w:rsidRPr="002038D4">
        <w:br/>
        <w:t xml:space="preserve">  &lt;productOf&gt;</w:t>
      </w:r>
      <w:r w:rsidRPr="002038D4">
        <w:br/>
        <w:t xml:space="preserve">    &lt;derivationProcess&gt;</w:t>
      </w:r>
      <w:r w:rsidRPr="002038D4">
        <w:br/>
      </w:r>
      <w:r w:rsidR="009837AC" w:rsidRPr="002038D4">
        <w:t xml:space="preserve">      &lt;code code="</w:t>
      </w:r>
      <w:r w:rsidR="009837AC" w:rsidRPr="002038D4">
        <w:rPr>
          <w:i/>
          <w:iCs/>
        </w:rPr>
        <w:t>Code meaning ‘Transcription’</w:t>
      </w:r>
      <w:r w:rsidR="009837AC" w:rsidRPr="002038D4">
        <w:t xml:space="preserve">" </w:t>
      </w:r>
      <w:r w:rsidR="009837AC" w:rsidRPr="002038D4">
        <w:br/>
        <w:t xml:space="preserve">            codeSystem="</w:t>
      </w:r>
      <w:r w:rsidR="009837AC" w:rsidRPr="002038D4">
        <w:rPr>
          <w:i/>
          <w:iCs/>
        </w:rPr>
        <w:t>Code System (OID)</w:t>
      </w:r>
      <w:r w:rsidR="009837AC" w:rsidRPr="002038D4">
        <w:t>"/&gt;</w:t>
      </w:r>
      <w:r w:rsidR="009837AC" w:rsidRPr="002038D4">
        <w:br/>
      </w:r>
      <w:r w:rsidRPr="002038D4">
        <w:t xml:space="preserve">      &lt;interactor typeCode="CSM"&gt;</w:t>
      </w:r>
      <w:r w:rsidRPr="002038D4">
        <w:br/>
        <w:t xml:space="preserve">        &lt;identifiedSubstance&gt;</w:t>
      </w:r>
      <w:r w:rsidRPr="002038D4">
        <w:br/>
        <w:t xml:space="preserve">          &lt;identifiedSubstance&gt;</w:t>
      </w:r>
      <w:r w:rsidRPr="002038D4">
        <w:br/>
        <w:t xml:space="preserve">            &lt;name&gt;</w:t>
      </w:r>
      <w:r w:rsidRPr="002038D4">
        <w:rPr>
          <w:i/>
          <w:iCs/>
        </w:rPr>
        <w:t>Gene Name</w:t>
      </w:r>
      <w:r w:rsidRPr="002038D4">
        <w:t>&lt;/name&gt;</w:t>
      </w:r>
    </w:p>
    <w:p w:rsidR="00075603" w:rsidRPr="000518DD" w:rsidRDefault="00075603" w:rsidP="00B14230">
      <w:pPr>
        <w:pStyle w:val="Heading4"/>
        <w:rPr>
          <w:color w:val="FF0000"/>
          <w:lang w:eastAsia="en-US"/>
        </w:rPr>
      </w:pPr>
      <w:r w:rsidRPr="000518DD">
        <w:rPr>
          <w:color w:val="FF0000"/>
          <w:lang w:eastAsia="en-US"/>
        </w:rPr>
        <w:t>Reference Source</w:t>
      </w:r>
    </w:p>
    <w:p w:rsidR="00075603" w:rsidRDefault="00075603" w:rsidP="00B14230">
      <w:pPr>
        <w:jc w:val="both"/>
        <w:rPr>
          <w:lang w:val="en-US" w:eastAsia="en-US"/>
        </w:rPr>
      </w:pPr>
      <w:r w:rsidRPr="00075603">
        <w:rPr>
          <w:lang w:val="en-US" w:eastAsia="en-US"/>
        </w:rPr>
        <w:t>The reference source and related information will be</w:t>
      </w:r>
      <w:r w:rsidR="00B14230">
        <w:rPr>
          <w:lang w:val="en-US" w:eastAsia="en-US"/>
        </w:rPr>
        <w:t xml:space="preserve"> captured according to Section 8.2.5</w:t>
      </w:r>
      <w:r w:rsidRPr="00075603">
        <w:rPr>
          <w:lang w:val="en-US" w:eastAsia="en-US"/>
        </w:rPr>
        <w:t>. The GENE database from NCBI</w:t>
      </w:r>
    </w:p>
    <w:p w:rsidR="00075603" w:rsidRPr="000518DD" w:rsidRDefault="00075603" w:rsidP="00A31C53">
      <w:pPr>
        <w:pStyle w:val="Heading3"/>
        <w:rPr>
          <w:color w:val="FF0000"/>
          <w:lang w:eastAsia="en-US"/>
        </w:rPr>
      </w:pPr>
      <w:bookmarkStart w:id="518" w:name="_Toc263320833"/>
      <w:bookmarkStart w:id="519" w:name="_Toc304805747"/>
      <w:bookmarkStart w:id="520" w:name="_Toc304814686"/>
      <w:bookmarkStart w:id="521" w:name="_Toc343650451"/>
      <w:r w:rsidRPr="000518DD">
        <w:rPr>
          <w:color w:val="FF0000"/>
          <w:lang w:eastAsia="en-US"/>
        </w:rPr>
        <w:t>Gene Element</w:t>
      </w:r>
      <w:bookmarkEnd w:id="518"/>
      <w:bookmarkEnd w:id="519"/>
      <w:bookmarkEnd w:id="520"/>
      <w:r w:rsidRPr="000518DD">
        <w:rPr>
          <w:color w:val="FF0000"/>
          <w:lang w:eastAsia="en-US"/>
        </w:rPr>
        <w:t>s</w:t>
      </w:r>
      <w:bookmarkEnd w:id="521"/>
    </w:p>
    <w:p w:rsidR="00075603" w:rsidRPr="00075603" w:rsidRDefault="00075603" w:rsidP="00075603">
      <w:pPr>
        <w:rPr>
          <w:lang w:val="en-US" w:eastAsia="en-US"/>
        </w:rPr>
      </w:pPr>
      <w:r w:rsidRPr="00075603">
        <w:rPr>
          <w:lang w:val="en-US" w:eastAsia="en-US"/>
        </w:rPr>
        <w:t xml:space="preserve">Gene Elements will be captured for genes that are used in gene therapy.  </w:t>
      </w:r>
    </w:p>
    <w:p w:rsidR="00075603" w:rsidRDefault="00075603" w:rsidP="00075603">
      <w:pPr>
        <w:rPr>
          <w:lang w:val="en-US" w:eastAsia="en-US"/>
        </w:rPr>
      </w:pPr>
      <w:r w:rsidRPr="00075603">
        <w:rPr>
          <w:lang w:val="en-US" w:eastAsia="en-US"/>
        </w:rPr>
        <w:t>When the gene element section applies, the following information shall be provided:</w:t>
      </w:r>
    </w:p>
    <w:p w:rsidR="00FA2E77" w:rsidRDefault="00FA2E77" w:rsidP="00075603">
      <w:pPr>
        <w:rPr>
          <w:lang w:val="en-US" w:eastAsia="en-US"/>
        </w:rPr>
      </w:pPr>
    </w:p>
    <w:p w:rsidR="00FA2E77" w:rsidRDefault="00FA2E77" w:rsidP="007B474A">
      <w:pPr>
        <w:rPr>
          <w:lang w:val="en-US" w:eastAsia="en-US"/>
        </w:rPr>
      </w:pPr>
      <w:r>
        <w:rPr>
          <w:lang w:val="en-US" w:eastAsia="en-US"/>
        </w:rPr>
        <w:t>For HL7 SPL representation a Gene Element is s</w:t>
      </w:r>
      <w:r w:rsidR="007B474A">
        <w:rPr>
          <w:lang w:val="en-US" w:eastAsia="en-US"/>
        </w:rPr>
        <w:t>imply a Substance, either alone:</w:t>
      </w:r>
    </w:p>
    <w:p w:rsidR="00FA2E77" w:rsidRDefault="00FA2E77" w:rsidP="00FA2E77">
      <w:pPr>
        <w:pStyle w:val="XML"/>
      </w:pPr>
      <w:r>
        <w:t>&lt;identifiedSubstance&gt;</w:t>
      </w:r>
      <w:r>
        <w:br/>
        <w:t xml:space="preserve">  &lt;identifiedSubstance&gt;</w:t>
      </w:r>
      <w:r>
        <w:br/>
        <w:t xml:space="preserve">    &lt;code code="</w:t>
      </w:r>
      <w:r>
        <w:rPr>
          <w:b/>
          <w:bCs/>
          <w:i/>
          <w:iCs/>
        </w:rPr>
        <w:t xml:space="preserve">Gene Element </w:t>
      </w:r>
      <w:r w:rsidRPr="00FA2E77">
        <w:rPr>
          <w:i/>
          <w:iCs/>
        </w:rPr>
        <w:t>Substance</w:t>
      </w:r>
      <w:r>
        <w:rPr>
          <w:b/>
          <w:bCs/>
          <w:i/>
          <w:iCs/>
        </w:rPr>
        <w:t xml:space="preserve"> Id</w:t>
      </w:r>
      <w:r>
        <w:t xml:space="preserve">" </w:t>
      </w:r>
      <w:r>
        <w:br/>
        <w:t xml:space="preserve">          codeSystem="</w:t>
      </w:r>
      <w:r w:rsidRPr="00A5735E">
        <w:rPr>
          <w:i/>
          <w:iCs/>
        </w:rPr>
        <w:t xml:space="preserve">Substance </w:t>
      </w:r>
      <w:r>
        <w:rPr>
          <w:i/>
          <w:iCs/>
        </w:rPr>
        <w:t>Id</w:t>
      </w:r>
      <w:r w:rsidRPr="00A5735E">
        <w:rPr>
          <w:i/>
          <w:iCs/>
        </w:rPr>
        <w:t xml:space="preserve"> System (OID)</w:t>
      </w:r>
      <w:r>
        <w:t>"/&gt;</w:t>
      </w:r>
      <w:r>
        <w:br/>
        <w:t xml:space="preserve">    &lt;name&gt;</w:t>
      </w:r>
      <w:r>
        <w:rPr>
          <w:b/>
          <w:bCs/>
          <w:i/>
          <w:iCs/>
        </w:rPr>
        <w:t>Gene Element Name</w:t>
      </w:r>
      <w:r>
        <w:t>&lt;/mame&gt;</w:t>
      </w:r>
      <w:r>
        <w:br/>
        <w:t xml:space="preserve">    &lt;asSpecializedKind&gt;</w:t>
      </w:r>
      <w:r>
        <w:br/>
        <w:t xml:space="preserve">      &lt;definingMaterialKind&gt;</w:t>
      </w:r>
      <w:r>
        <w:br/>
        <w:t xml:space="preserve">        &lt;code code="</w:t>
      </w:r>
      <w:r>
        <w:rPr>
          <w:b/>
          <w:bCs/>
          <w:i/>
          <w:iCs/>
        </w:rPr>
        <w:t>Gene Element Type</w:t>
      </w:r>
      <w:r w:rsidRPr="00A5735E">
        <w:rPr>
          <w:i/>
          <w:iCs/>
        </w:rPr>
        <w:t xml:space="preserve"> Code</w:t>
      </w:r>
      <w:r>
        <w:t xml:space="preserve">" </w:t>
      </w:r>
      <w:r>
        <w:br/>
        <w:t xml:space="preserve">              codeSystem="</w:t>
      </w:r>
      <w:r>
        <w:rPr>
          <w:i/>
          <w:iCs/>
        </w:rPr>
        <w:t xml:space="preserve">Gene Element Type Code </w:t>
      </w:r>
      <w:r w:rsidRPr="00A5735E">
        <w:rPr>
          <w:i/>
          <w:iCs/>
        </w:rPr>
        <w:t>System (OID)</w:t>
      </w:r>
      <w:r>
        <w:t>"/&gt;</w:t>
      </w:r>
    </w:p>
    <w:p w:rsidR="00FA2E77" w:rsidRDefault="007B474A" w:rsidP="00075603">
      <w:pPr>
        <w:rPr>
          <w:lang w:val="en-US" w:eastAsia="en-US"/>
        </w:rPr>
      </w:pPr>
      <w:r>
        <w:rPr>
          <w:lang w:val="en-US" w:eastAsia="en-US"/>
        </w:rPr>
        <w:t>or as a part of a complex Substance containing multiple Gene Elements a Vector, etc.</w:t>
      </w:r>
    </w:p>
    <w:p w:rsidR="007B474A" w:rsidRDefault="007B474A" w:rsidP="007B474A">
      <w:pPr>
        <w:pStyle w:val="XML"/>
      </w:pPr>
      <w:r>
        <w:lastRenderedPageBreak/>
        <w:t>&lt;moiety&gt;</w:t>
      </w:r>
      <w:r>
        <w:br/>
        <w:t xml:space="preserve">  &lt;partMoiety&gt;</w:t>
      </w:r>
      <w:r>
        <w:br/>
        <w:t xml:space="preserve">    &lt;code code="</w:t>
      </w:r>
      <w:r>
        <w:rPr>
          <w:b/>
          <w:bCs/>
          <w:i/>
          <w:iCs/>
        </w:rPr>
        <w:t xml:space="preserve">Gene Element </w:t>
      </w:r>
      <w:r w:rsidRPr="00FA2E77">
        <w:rPr>
          <w:i/>
          <w:iCs/>
        </w:rPr>
        <w:t>Substance</w:t>
      </w:r>
      <w:r>
        <w:rPr>
          <w:b/>
          <w:bCs/>
          <w:i/>
          <w:iCs/>
        </w:rPr>
        <w:t xml:space="preserve"> Id</w:t>
      </w:r>
      <w:r>
        <w:t xml:space="preserve">" </w:t>
      </w:r>
      <w:r>
        <w:br/>
        <w:t xml:space="preserve">          codeSystem="</w:t>
      </w:r>
      <w:r w:rsidRPr="00A5735E">
        <w:rPr>
          <w:i/>
          <w:iCs/>
        </w:rPr>
        <w:t xml:space="preserve">Substance </w:t>
      </w:r>
      <w:r>
        <w:rPr>
          <w:i/>
          <w:iCs/>
        </w:rPr>
        <w:t>Id</w:t>
      </w:r>
      <w:r w:rsidRPr="00A5735E">
        <w:rPr>
          <w:i/>
          <w:iCs/>
        </w:rPr>
        <w:t xml:space="preserve"> System (OID)</w:t>
      </w:r>
      <w:r>
        <w:t>"/&gt;</w:t>
      </w:r>
      <w:r>
        <w:br/>
        <w:t xml:space="preserve">    &lt;name&gt;</w:t>
      </w:r>
      <w:r>
        <w:rPr>
          <w:b/>
          <w:bCs/>
          <w:i/>
          <w:iCs/>
        </w:rPr>
        <w:t>Gene Element Name</w:t>
      </w:r>
      <w:r>
        <w:t>&lt;/mame&gt;</w:t>
      </w:r>
      <w:r>
        <w:br/>
        <w:t xml:space="preserve">    &lt;asSpecializedKind&gt;</w:t>
      </w:r>
      <w:r>
        <w:br/>
        <w:t xml:space="preserve">      &lt;definingMaterialKind&gt;</w:t>
      </w:r>
      <w:r>
        <w:br/>
        <w:t xml:space="preserve">        &lt;code code="</w:t>
      </w:r>
      <w:r>
        <w:rPr>
          <w:b/>
          <w:bCs/>
          <w:i/>
          <w:iCs/>
        </w:rPr>
        <w:t>Gene Element Type</w:t>
      </w:r>
      <w:r w:rsidRPr="00A5735E">
        <w:rPr>
          <w:i/>
          <w:iCs/>
        </w:rPr>
        <w:t xml:space="preserve"> Code</w:t>
      </w:r>
      <w:r>
        <w:t xml:space="preserve">" </w:t>
      </w:r>
      <w:r>
        <w:br/>
        <w:t xml:space="preserve">              codeSystem="</w:t>
      </w:r>
      <w:r>
        <w:rPr>
          <w:i/>
          <w:iCs/>
        </w:rPr>
        <w:t xml:space="preserve">Gene Element Type Code </w:t>
      </w:r>
      <w:r w:rsidRPr="00A5735E">
        <w:rPr>
          <w:i/>
          <w:iCs/>
        </w:rPr>
        <w:t>System (OID)</w:t>
      </w:r>
      <w:r>
        <w:t>"/&gt;</w:t>
      </w:r>
    </w:p>
    <w:p w:rsidR="00075603" w:rsidRDefault="00075603" w:rsidP="00E41DA5">
      <w:pPr>
        <w:pStyle w:val="Heading4"/>
        <w:rPr>
          <w:color w:val="0070C0"/>
          <w:lang w:eastAsia="en-US"/>
        </w:rPr>
      </w:pPr>
      <w:r w:rsidRPr="000518DD">
        <w:rPr>
          <w:color w:val="0070C0"/>
          <w:lang w:eastAsia="en-US"/>
        </w:rPr>
        <w:t>Gene Element Type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61297" w:rsidRPr="007A51EF" w:rsidTr="00043138">
        <w:tc>
          <w:tcPr>
            <w:tcW w:w="1951" w:type="dxa"/>
            <w:shd w:val="clear" w:color="auto" w:fill="auto"/>
          </w:tcPr>
          <w:p w:rsidR="00F61297" w:rsidRPr="007A51EF" w:rsidRDefault="00F61297" w:rsidP="000167C3">
            <w:pPr>
              <w:rPr>
                <w:b/>
                <w:lang w:eastAsia="en-US"/>
              </w:rPr>
            </w:pPr>
            <w:r w:rsidRPr="007A51EF">
              <w:rPr>
                <w:b/>
              </w:rPr>
              <w:t>User Guidance</w:t>
            </w:r>
          </w:p>
        </w:tc>
        <w:tc>
          <w:tcPr>
            <w:tcW w:w="8017" w:type="dxa"/>
            <w:shd w:val="clear" w:color="auto" w:fill="auto"/>
          </w:tcPr>
          <w:p w:rsidR="00F61297" w:rsidRPr="007A51EF" w:rsidRDefault="00F61297" w:rsidP="000167C3">
            <w:pPr>
              <w:rPr>
                <w:lang w:eastAsia="en-US"/>
              </w:rPr>
            </w:pPr>
            <w:r w:rsidRPr="00F61297">
              <w:rPr>
                <w:lang w:eastAsia="en-US"/>
              </w:rPr>
              <w:t>Type of the gene element</w:t>
            </w:r>
          </w:p>
        </w:tc>
      </w:tr>
      <w:tr w:rsidR="00F61297" w:rsidRPr="007A51EF" w:rsidTr="00043138">
        <w:tc>
          <w:tcPr>
            <w:tcW w:w="1951" w:type="dxa"/>
            <w:shd w:val="clear" w:color="auto" w:fill="auto"/>
          </w:tcPr>
          <w:p w:rsidR="00F61297" w:rsidRPr="007A51EF" w:rsidRDefault="00F61297" w:rsidP="000167C3">
            <w:pPr>
              <w:rPr>
                <w:b/>
                <w:lang w:eastAsia="en-US"/>
              </w:rPr>
            </w:pPr>
            <w:r w:rsidRPr="007A51EF">
              <w:rPr>
                <w:b/>
              </w:rPr>
              <w:t>Example(s)</w:t>
            </w:r>
          </w:p>
        </w:tc>
        <w:tc>
          <w:tcPr>
            <w:tcW w:w="8017" w:type="dxa"/>
            <w:shd w:val="clear" w:color="auto" w:fill="auto"/>
          </w:tcPr>
          <w:p w:rsidR="00F61297" w:rsidRPr="007A51EF" w:rsidRDefault="008F0963" w:rsidP="000167C3">
            <w:pPr>
              <w:rPr>
                <w:lang w:eastAsia="en-US"/>
              </w:rPr>
            </w:pPr>
            <w:r w:rsidRPr="008F0963">
              <w:rPr>
                <w:lang w:eastAsia="en-US"/>
              </w:rPr>
              <w:t>enhancer, promoter, silencer, terminator</w:t>
            </w:r>
            <w:r>
              <w:rPr>
                <w:lang w:eastAsia="en-US"/>
              </w:rPr>
              <w:t>, repressor</w:t>
            </w:r>
          </w:p>
        </w:tc>
      </w:tr>
      <w:tr w:rsidR="00F61297" w:rsidRPr="007A51EF" w:rsidTr="00043138">
        <w:tc>
          <w:tcPr>
            <w:tcW w:w="1951" w:type="dxa"/>
            <w:shd w:val="clear" w:color="auto" w:fill="auto"/>
          </w:tcPr>
          <w:p w:rsidR="00F61297" w:rsidRPr="007A51EF" w:rsidRDefault="00F61297" w:rsidP="000167C3">
            <w:pPr>
              <w:rPr>
                <w:b/>
              </w:rPr>
            </w:pPr>
            <w:r w:rsidRPr="007A51EF">
              <w:rPr>
                <w:b/>
              </w:rPr>
              <w:t>Conformance</w:t>
            </w:r>
          </w:p>
        </w:tc>
        <w:tc>
          <w:tcPr>
            <w:tcW w:w="8017" w:type="dxa"/>
            <w:shd w:val="clear" w:color="auto" w:fill="auto"/>
          </w:tcPr>
          <w:p w:rsidR="00F61297" w:rsidRPr="007A51EF" w:rsidRDefault="002C3DD4" w:rsidP="000167C3">
            <w:pPr>
              <w:rPr>
                <w:lang w:eastAsia="en-US"/>
              </w:rPr>
            </w:pPr>
            <w:r>
              <w:rPr>
                <w:lang w:eastAsia="en-US"/>
              </w:rPr>
              <w:t>CONDITIONAL</w:t>
            </w:r>
          </w:p>
        </w:tc>
      </w:tr>
      <w:tr w:rsidR="00F61297" w:rsidRPr="007A51EF" w:rsidTr="00043138">
        <w:tc>
          <w:tcPr>
            <w:tcW w:w="1951" w:type="dxa"/>
            <w:shd w:val="clear" w:color="auto" w:fill="auto"/>
          </w:tcPr>
          <w:p w:rsidR="00F61297" w:rsidRPr="007A51EF" w:rsidRDefault="00F61297" w:rsidP="000167C3">
            <w:pPr>
              <w:rPr>
                <w:b/>
              </w:rPr>
            </w:pPr>
            <w:r w:rsidRPr="007A51EF">
              <w:rPr>
                <w:b/>
              </w:rPr>
              <w:t>Data Type</w:t>
            </w:r>
          </w:p>
        </w:tc>
        <w:tc>
          <w:tcPr>
            <w:tcW w:w="8017" w:type="dxa"/>
            <w:shd w:val="clear" w:color="auto" w:fill="auto"/>
          </w:tcPr>
          <w:p w:rsidR="00F61297" w:rsidRPr="007A51EF" w:rsidRDefault="00F61297" w:rsidP="000167C3">
            <w:pPr>
              <w:rPr>
                <w:lang w:eastAsia="en-US"/>
              </w:rPr>
            </w:pPr>
            <w:r>
              <w:rPr>
                <w:lang w:eastAsia="en-US"/>
              </w:rPr>
              <w:t>CD</w:t>
            </w:r>
          </w:p>
        </w:tc>
      </w:tr>
      <w:tr w:rsidR="00F61297" w:rsidRPr="007A51EF" w:rsidTr="00043138">
        <w:tc>
          <w:tcPr>
            <w:tcW w:w="1951" w:type="dxa"/>
            <w:shd w:val="clear" w:color="auto" w:fill="auto"/>
          </w:tcPr>
          <w:p w:rsidR="00F61297" w:rsidRPr="007A51EF" w:rsidRDefault="00F61297" w:rsidP="000167C3">
            <w:pPr>
              <w:rPr>
                <w:b/>
              </w:rPr>
            </w:pPr>
            <w:r w:rsidRPr="007A51EF">
              <w:rPr>
                <w:b/>
              </w:rPr>
              <w:t>Business Rule(s)</w:t>
            </w:r>
          </w:p>
        </w:tc>
        <w:tc>
          <w:tcPr>
            <w:tcW w:w="8017" w:type="dxa"/>
            <w:shd w:val="clear" w:color="auto" w:fill="auto"/>
          </w:tcPr>
          <w:p w:rsidR="00F61297" w:rsidRPr="007A51EF" w:rsidRDefault="006F0435" w:rsidP="000167C3">
            <w:pPr>
              <w:jc w:val="both"/>
              <w:rPr>
                <w:lang w:eastAsia="en-US"/>
              </w:rPr>
            </w:pPr>
            <w:r w:rsidRPr="006F0435">
              <w:rPr>
                <w:lang w:eastAsia="en-US"/>
              </w:rPr>
              <w:t>Should be captured for all genes that are transduced into cells and are intended to be expressed.</w:t>
            </w:r>
          </w:p>
        </w:tc>
      </w:tr>
    </w:tbl>
    <w:p w:rsidR="007B474A" w:rsidRDefault="007B474A" w:rsidP="007B474A">
      <w:pPr>
        <w:pStyle w:val="XML"/>
      </w:pPr>
      <w:bookmarkStart w:id="522" w:name="_Toc304805749"/>
      <w:bookmarkStart w:id="523" w:name="_Toc304814688"/>
      <w:r w:rsidRPr="007B474A">
        <w:t>&lt;identifiedSubstance&gt;</w:t>
      </w:r>
      <w:r w:rsidRPr="007B474A">
        <w:br/>
        <w:t xml:space="preserve">  &lt;identifiedSubstance&gt;</w:t>
      </w:r>
      <w:r w:rsidRPr="007B474A">
        <w:br/>
        <w:t xml:space="preserve">    &lt;asSpecializedKind&gt;</w:t>
      </w:r>
      <w:r w:rsidRPr="007B474A">
        <w:br/>
        <w:t xml:space="preserve">      &lt;definingMaterialKind&gt;</w:t>
      </w:r>
      <w:r w:rsidRPr="007B474A">
        <w:br/>
      </w:r>
      <w:r>
        <w:t xml:space="preserve">        &lt;code code="</w:t>
      </w:r>
      <w:r>
        <w:rPr>
          <w:b/>
          <w:bCs/>
          <w:i/>
          <w:iCs/>
        </w:rPr>
        <w:t>Gene Element Type</w:t>
      </w:r>
      <w:r w:rsidRPr="00A5735E">
        <w:rPr>
          <w:i/>
          <w:iCs/>
        </w:rPr>
        <w:t xml:space="preserve"> Code</w:t>
      </w:r>
      <w:r>
        <w:t xml:space="preserve">" </w:t>
      </w:r>
      <w:r>
        <w:br/>
        <w:t xml:space="preserve">              codeSystem="</w:t>
      </w:r>
      <w:r>
        <w:rPr>
          <w:i/>
          <w:iCs/>
        </w:rPr>
        <w:t xml:space="preserve">Gene Element Type Code </w:t>
      </w:r>
      <w:r w:rsidRPr="00A5735E">
        <w:rPr>
          <w:i/>
          <w:iCs/>
        </w:rPr>
        <w:t>System (OID)</w:t>
      </w:r>
      <w:r>
        <w:t>"/&gt;</w:t>
      </w:r>
    </w:p>
    <w:p w:rsidR="00075603" w:rsidRDefault="00075603" w:rsidP="00E41DA5">
      <w:pPr>
        <w:pStyle w:val="Heading4"/>
        <w:rPr>
          <w:color w:val="0070C0"/>
          <w:lang w:eastAsia="en-US"/>
        </w:rPr>
      </w:pPr>
      <w:r w:rsidRPr="000518DD">
        <w:rPr>
          <w:color w:val="0070C0"/>
          <w:lang w:eastAsia="en-US"/>
        </w:rPr>
        <w:t>Gene Element ID</w:t>
      </w:r>
      <w:bookmarkEnd w:id="522"/>
      <w:bookmarkEnd w:id="523"/>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61297" w:rsidRPr="007A51EF" w:rsidTr="00043138">
        <w:tc>
          <w:tcPr>
            <w:tcW w:w="1951" w:type="dxa"/>
            <w:shd w:val="clear" w:color="auto" w:fill="auto"/>
          </w:tcPr>
          <w:p w:rsidR="00F61297" w:rsidRPr="007A51EF" w:rsidRDefault="00F61297" w:rsidP="000167C3">
            <w:pPr>
              <w:rPr>
                <w:b/>
                <w:lang w:eastAsia="en-US"/>
              </w:rPr>
            </w:pPr>
            <w:r w:rsidRPr="007A51EF">
              <w:rPr>
                <w:b/>
              </w:rPr>
              <w:t>User Guidance</w:t>
            </w:r>
          </w:p>
        </w:tc>
        <w:tc>
          <w:tcPr>
            <w:tcW w:w="8017" w:type="dxa"/>
            <w:shd w:val="clear" w:color="auto" w:fill="auto"/>
          </w:tcPr>
          <w:p w:rsidR="00F61297" w:rsidRPr="007A51EF" w:rsidRDefault="006F0435" w:rsidP="000167C3">
            <w:pPr>
              <w:rPr>
                <w:lang w:eastAsia="en-US"/>
              </w:rPr>
            </w:pPr>
            <w:r w:rsidRPr="006F0435">
              <w:rPr>
                <w:lang w:eastAsia="en-US"/>
              </w:rPr>
              <w:t>Unique identifier for gene element</w:t>
            </w:r>
            <w:r>
              <w:rPr>
                <w:lang w:eastAsia="en-US"/>
              </w:rPr>
              <w:t>.</w:t>
            </w:r>
          </w:p>
        </w:tc>
      </w:tr>
      <w:tr w:rsidR="00F61297" w:rsidRPr="007A51EF" w:rsidTr="00043138">
        <w:tc>
          <w:tcPr>
            <w:tcW w:w="1951" w:type="dxa"/>
            <w:shd w:val="clear" w:color="auto" w:fill="auto"/>
          </w:tcPr>
          <w:p w:rsidR="00F61297" w:rsidRPr="007A51EF" w:rsidRDefault="00F61297" w:rsidP="000167C3">
            <w:pPr>
              <w:rPr>
                <w:b/>
                <w:lang w:eastAsia="en-US"/>
              </w:rPr>
            </w:pPr>
            <w:r w:rsidRPr="007A51EF">
              <w:rPr>
                <w:b/>
              </w:rPr>
              <w:t>Example(s)</w:t>
            </w:r>
          </w:p>
        </w:tc>
        <w:tc>
          <w:tcPr>
            <w:tcW w:w="8017" w:type="dxa"/>
            <w:shd w:val="clear" w:color="auto" w:fill="auto"/>
          </w:tcPr>
          <w:p w:rsidR="00F61297" w:rsidRPr="007A51EF" w:rsidRDefault="00F61297" w:rsidP="000167C3">
            <w:pPr>
              <w:rPr>
                <w:lang w:eastAsia="en-US"/>
              </w:rPr>
            </w:pPr>
          </w:p>
        </w:tc>
      </w:tr>
      <w:tr w:rsidR="00F61297" w:rsidRPr="007A51EF" w:rsidTr="00043138">
        <w:tc>
          <w:tcPr>
            <w:tcW w:w="1951" w:type="dxa"/>
            <w:shd w:val="clear" w:color="auto" w:fill="auto"/>
          </w:tcPr>
          <w:p w:rsidR="00F61297" w:rsidRPr="007A51EF" w:rsidRDefault="00F61297" w:rsidP="000167C3">
            <w:pPr>
              <w:rPr>
                <w:b/>
              </w:rPr>
            </w:pPr>
            <w:r w:rsidRPr="007A51EF">
              <w:rPr>
                <w:b/>
              </w:rPr>
              <w:t>Conformance</w:t>
            </w:r>
          </w:p>
        </w:tc>
        <w:tc>
          <w:tcPr>
            <w:tcW w:w="8017" w:type="dxa"/>
            <w:shd w:val="clear" w:color="auto" w:fill="auto"/>
          </w:tcPr>
          <w:p w:rsidR="00F61297" w:rsidRPr="007A51EF" w:rsidRDefault="002C3DD4" w:rsidP="000167C3">
            <w:pPr>
              <w:rPr>
                <w:lang w:eastAsia="en-US"/>
              </w:rPr>
            </w:pPr>
            <w:r>
              <w:rPr>
                <w:lang w:eastAsia="en-US"/>
              </w:rPr>
              <w:t>CONDITIONAL</w:t>
            </w:r>
          </w:p>
        </w:tc>
      </w:tr>
      <w:tr w:rsidR="00F61297" w:rsidRPr="007A51EF" w:rsidTr="00043138">
        <w:tc>
          <w:tcPr>
            <w:tcW w:w="1951" w:type="dxa"/>
            <w:shd w:val="clear" w:color="auto" w:fill="auto"/>
          </w:tcPr>
          <w:p w:rsidR="00F61297" w:rsidRPr="007A51EF" w:rsidRDefault="00F61297" w:rsidP="000167C3">
            <w:pPr>
              <w:rPr>
                <w:b/>
              </w:rPr>
            </w:pPr>
            <w:r w:rsidRPr="007A51EF">
              <w:rPr>
                <w:b/>
              </w:rPr>
              <w:t>Data Type</w:t>
            </w:r>
          </w:p>
        </w:tc>
        <w:tc>
          <w:tcPr>
            <w:tcW w:w="8017" w:type="dxa"/>
            <w:shd w:val="clear" w:color="auto" w:fill="auto"/>
          </w:tcPr>
          <w:p w:rsidR="00F61297" w:rsidRPr="007A51EF" w:rsidRDefault="007C341D" w:rsidP="000167C3">
            <w:pPr>
              <w:rPr>
                <w:lang w:eastAsia="en-US"/>
              </w:rPr>
            </w:pPr>
            <w:r>
              <w:rPr>
                <w:lang w:eastAsia="en-US"/>
              </w:rPr>
              <w:t>CD</w:t>
            </w:r>
          </w:p>
        </w:tc>
      </w:tr>
      <w:tr w:rsidR="00F61297" w:rsidRPr="007A51EF" w:rsidTr="00043138">
        <w:tc>
          <w:tcPr>
            <w:tcW w:w="1951" w:type="dxa"/>
            <w:shd w:val="clear" w:color="auto" w:fill="auto"/>
          </w:tcPr>
          <w:p w:rsidR="00F61297" w:rsidRPr="007A51EF" w:rsidRDefault="00F61297" w:rsidP="000167C3">
            <w:pPr>
              <w:rPr>
                <w:b/>
              </w:rPr>
            </w:pPr>
            <w:r w:rsidRPr="007A51EF">
              <w:rPr>
                <w:b/>
              </w:rPr>
              <w:t>Business Rule(s)</w:t>
            </w:r>
          </w:p>
        </w:tc>
        <w:tc>
          <w:tcPr>
            <w:tcW w:w="8017" w:type="dxa"/>
            <w:shd w:val="clear" w:color="auto" w:fill="auto"/>
          </w:tcPr>
          <w:p w:rsidR="00F61297" w:rsidRPr="007A51EF" w:rsidRDefault="006F0435" w:rsidP="000167C3">
            <w:pPr>
              <w:jc w:val="both"/>
              <w:rPr>
                <w:lang w:eastAsia="en-US"/>
              </w:rPr>
            </w:pPr>
            <w:r w:rsidRPr="006F0435">
              <w:rPr>
                <w:lang w:eastAsia="en-US"/>
              </w:rPr>
              <w:t>A unique identifier will be associated with each gene element</w:t>
            </w:r>
            <w:r>
              <w:rPr>
                <w:lang w:eastAsia="en-US"/>
              </w:rPr>
              <w:t>.</w:t>
            </w:r>
          </w:p>
        </w:tc>
      </w:tr>
    </w:tbl>
    <w:p w:rsidR="007B474A" w:rsidRDefault="007B474A" w:rsidP="007B474A">
      <w:pPr>
        <w:pStyle w:val="XML"/>
      </w:pPr>
      <w:bookmarkStart w:id="524" w:name="_Toc304805750"/>
      <w:bookmarkStart w:id="525" w:name="_Toc304814689"/>
      <w:r>
        <w:t>&lt;identifiedSubstance&gt;</w:t>
      </w:r>
      <w:r>
        <w:br/>
        <w:t xml:space="preserve">  &lt;identifiedSubstance&gt;</w:t>
      </w:r>
      <w:r>
        <w:br/>
        <w:t xml:space="preserve">    &lt;code code="</w:t>
      </w:r>
      <w:r>
        <w:rPr>
          <w:b/>
          <w:bCs/>
          <w:i/>
          <w:iCs/>
        </w:rPr>
        <w:t xml:space="preserve">Gene Element </w:t>
      </w:r>
      <w:r w:rsidRPr="00FA2E77">
        <w:rPr>
          <w:i/>
          <w:iCs/>
        </w:rPr>
        <w:t>Substance</w:t>
      </w:r>
      <w:r>
        <w:rPr>
          <w:b/>
          <w:bCs/>
          <w:i/>
          <w:iCs/>
        </w:rPr>
        <w:t xml:space="preserve"> Id</w:t>
      </w:r>
      <w:r>
        <w:t xml:space="preserve">" </w:t>
      </w:r>
      <w:r>
        <w:br/>
        <w:t xml:space="preserve">          codeSystem="</w:t>
      </w:r>
      <w:r w:rsidRPr="00A5735E">
        <w:rPr>
          <w:i/>
          <w:iCs/>
        </w:rPr>
        <w:t xml:space="preserve">Substance </w:t>
      </w:r>
      <w:r>
        <w:rPr>
          <w:i/>
          <w:iCs/>
        </w:rPr>
        <w:t>Id</w:t>
      </w:r>
      <w:r w:rsidRPr="00A5735E">
        <w:rPr>
          <w:i/>
          <w:iCs/>
        </w:rPr>
        <w:t xml:space="preserve"> System (OID)</w:t>
      </w:r>
      <w:r>
        <w:t>"/&gt;</w:t>
      </w:r>
    </w:p>
    <w:p w:rsidR="00075603" w:rsidRDefault="00075603" w:rsidP="00E41DA5">
      <w:pPr>
        <w:pStyle w:val="Heading4"/>
        <w:rPr>
          <w:color w:val="0070C0"/>
          <w:lang w:eastAsia="en-US"/>
        </w:rPr>
      </w:pPr>
      <w:r w:rsidRPr="000518DD">
        <w:rPr>
          <w:color w:val="0070C0"/>
          <w:lang w:eastAsia="en-US"/>
        </w:rPr>
        <w:t>Gene Element Name</w:t>
      </w:r>
      <w:bookmarkEnd w:id="524"/>
      <w:bookmarkEnd w:id="52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61297" w:rsidRPr="007A51EF" w:rsidTr="00043138">
        <w:tc>
          <w:tcPr>
            <w:tcW w:w="1951" w:type="dxa"/>
            <w:shd w:val="clear" w:color="auto" w:fill="auto"/>
          </w:tcPr>
          <w:p w:rsidR="00F61297" w:rsidRPr="007A51EF" w:rsidRDefault="00F61297" w:rsidP="000167C3">
            <w:pPr>
              <w:rPr>
                <w:b/>
                <w:lang w:eastAsia="en-US"/>
              </w:rPr>
            </w:pPr>
            <w:r w:rsidRPr="007A51EF">
              <w:rPr>
                <w:b/>
              </w:rPr>
              <w:t>User Guidance</w:t>
            </w:r>
          </w:p>
        </w:tc>
        <w:tc>
          <w:tcPr>
            <w:tcW w:w="8017" w:type="dxa"/>
            <w:shd w:val="clear" w:color="auto" w:fill="auto"/>
          </w:tcPr>
          <w:p w:rsidR="00F61297" w:rsidRPr="007A51EF" w:rsidRDefault="000E7AE6" w:rsidP="000167C3">
            <w:pPr>
              <w:rPr>
                <w:lang w:eastAsia="en-US"/>
              </w:rPr>
            </w:pPr>
            <w:r w:rsidRPr="000E7AE6">
              <w:rPr>
                <w:lang w:eastAsia="en-US"/>
              </w:rPr>
              <w:t>Specific gene element name</w:t>
            </w:r>
            <w:r>
              <w:rPr>
                <w:lang w:eastAsia="en-US"/>
              </w:rPr>
              <w:t>.</w:t>
            </w:r>
          </w:p>
        </w:tc>
      </w:tr>
      <w:tr w:rsidR="007D66A5" w:rsidRPr="007A51EF" w:rsidTr="00043138">
        <w:tc>
          <w:tcPr>
            <w:tcW w:w="1951" w:type="dxa"/>
            <w:shd w:val="clear" w:color="auto" w:fill="auto"/>
          </w:tcPr>
          <w:p w:rsidR="007D66A5" w:rsidRPr="007A51EF" w:rsidRDefault="007D66A5" w:rsidP="000167C3">
            <w:pPr>
              <w:rPr>
                <w:b/>
                <w:lang w:eastAsia="en-US"/>
              </w:rPr>
            </w:pPr>
            <w:r w:rsidRPr="007A51EF">
              <w:rPr>
                <w:b/>
              </w:rPr>
              <w:t>Example(s)</w:t>
            </w:r>
          </w:p>
        </w:tc>
        <w:tc>
          <w:tcPr>
            <w:tcW w:w="8017" w:type="dxa"/>
            <w:shd w:val="clear" w:color="auto" w:fill="auto"/>
          </w:tcPr>
          <w:p w:rsidR="007D66A5" w:rsidRPr="007A51EF" w:rsidRDefault="007D66A5" w:rsidP="007D66A5">
            <w:pPr>
              <w:rPr>
                <w:lang w:eastAsia="en-US"/>
              </w:rPr>
            </w:pPr>
            <w:r>
              <w:rPr>
                <w:lang w:eastAsia="en-US"/>
              </w:rPr>
              <w:t>SV40 Enhancer</w:t>
            </w:r>
          </w:p>
        </w:tc>
      </w:tr>
      <w:tr w:rsidR="007D66A5" w:rsidRPr="007A51EF" w:rsidTr="00043138">
        <w:tc>
          <w:tcPr>
            <w:tcW w:w="1951" w:type="dxa"/>
            <w:shd w:val="clear" w:color="auto" w:fill="auto"/>
          </w:tcPr>
          <w:p w:rsidR="007D66A5" w:rsidRPr="007A51EF" w:rsidRDefault="007D66A5" w:rsidP="000167C3">
            <w:pPr>
              <w:rPr>
                <w:b/>
              </w:rPr>
            </w:pPr>
            <w:r w:rsidRPr="007A51EF">
              <w:rPr>
                <w:b/>
              </w:rPr>
              <w:t>Conformance</w:t>
            </w:r>
          </w:p>
        </w:tc>
        <w:tc>
          <w:tcPr>
            <w:tcW w:w="8017" w:type="dxa"/>
            <w:shd w:val="clear" w:color="auto" w:fill="auto"/>
          </w:tcPr>
          <w:p w:rsidR="007D66A5" w:rsidRPr="007A51EF" w:rsidRDefault="007D66A5" w:rsidP="000167C3">
            <w:pPr>
              <w:rPr>
                <w:lang w:eastAsia="en-US"/>
              </w:rPr>
            </w:pPr>
            <w:r>
              <w:rPr>
                <w:lang w:eastAsia="en-US"/>
              </w:rPr>
              <w:t>CONDITIONAL</w:t>
            </w:r>
          </w:p>
        </w:tc>
      </w:tr>
      <w:tr w:rsidR="007D66A5" w:rsidRPr="007A51EF" w:rsidTr="00043138">
        <w:tc>
          <w:tcPr>
            <w:tcW w:w="1951" w:type="dxa"/>
            <w:shd w:val="clear" w:color="auto" w:fill="auto"/>
          </w:tcPr>
          <w:p w:rsidR="007D66A5" w:rsidRPr="007A51EF" w:rsidRDefault="007D66A5" w:rsidP="000167C3">
            <w:pPr>
              <w:rPr>
                <w:b/>
              </w:rPr>
            </w:pPr>
            <w:r w:rsidRPr="007A51EF">
              <w:rPr>
                <w:b/>
              </w:rPr>
              <w:t>Data Type</w:t>
            </w:r>
          </w:p>
        </w:tc>
        <w:tc>
          <w:tcPr>
            <w:tcW w:w="8017" w:type="dxa"/>
            <w:shd w:val="clear" w:color="auto" w:fill="auto"/>
          </w:tcPr>
          <w:p w:rsidR="007D66A5" w:rsidRPr="007A51EF" w:rsidRDefault="007D66A5" w:rsidP="000167C3">
            <w:pPr>
              <w:rPr>
                <w:lang w:eastAsia="en-US"/>
              </w:rPr>
            </w:pPr>
            <w:r>
              <w:rPr>
                <w:lang w:eastAsia="en-US"/>
              </w:rPr>
              <w:t>ST</w:t>
            </w:r>
          </w:p>
        </w:tc>
      </w:tr>
      <w:tr w:rsidR="007D66A5" w:rsidRPr="007A51EF" w:rsidTr="00043138">
        <w:tc>
          <w:tcPr>
            <w:tcW w:w="1951" w:type="dxa"/>
            <w:shd w:val="clear" w:color="auto" w:fill="auto"/>
          </w:tcPr>
          <w:p w:rsidR="007D66A5" w:rsidRPr="007A51EF" w:rsidRDefault="007D66A5" w:rsidP="000167C3">
            <w:pPr>
              <w:rPr>
                <w:b/>
              </w:rPr>
            </w:pPr>
            <w:r w:rsidRPr="007A51EF">
              <w:rPr>
                <w:b/>
              </w:rPr>
              <w:t>Business Rule(s)</w:t>
            </w:r>
          </w:p>
        </w:tc>
        <w:tc>
          <w:tcPr>
            <w:tcW w:w="8017" w:type="dxa"/>
            <w:shd w:val="clear" w:color="auto" w:fill="auto"/>
          </w:tcPr>
          <w:p w:rsidR="007D66A5" w:rsidRPr="007A51EF" w:rsidRDefault="007D66A5" w:rsidP="000167C3">
            <w:pPr>
              <w:jc w:val="both"/>
              <w:rPr>
                <w:lang w:eastAsia="en-US"/>
              </w:rPr>
            </w:pPr>
          </w:p>
        </w:tc>
      </w:tr>
    </w:tbl>
    <w:p w:rsidR="007B474A" w:rsidRDefault="007B474A" w:rsidP="007B474A">
      <w:pPr>
        <w:pStyle w:val="XML"/>
      </w:pPr>
      <w:r>
        <w:t>&lt;identifiedSubstance&gt;</w:t>
      </w:r>
      <w:r>
        <w:br/>
        <w:t xml:space="preserve">  &lt;identifiedSubstance&gt;</w:t>
      </w:r>
      <w:r>
        <w:br/>
        <w:t xml:space="preserve">    &lt;name&gt;</w:t>
      </w:r>
      <w:r>
        <w:rPr>
          <w:b/>
          <w:bCs/>
          <w:i/>
          <w:iCs/>
        </w:rPr>
        <w:t>Gene Element Name</w:t>
      </w:r>
      <w:r>
        <w:t>&lt;/mame&gt;</w:t>
      </w:r>
    </w:p>
    <w:p w:rsidR="00075603" w:rsidRPr="000518DD" w:rsidRDefault="00075603" w:rsidP="00E41DA5">
      <w:pPr>
        <w:pStyle w:val="Heading4"/>
        <w:rPr>
          <w:color w:val="FF0000"/>
          <w:lang w:eastAsia="en-US"/>
        </w:rPr>
      </w:pPr>
      <w:r w:rsidRPr="000518DD">
        <w:rPr>
          <w:color w:val="FF0000"/>
          <w:lang w:eastAsia="en-US"/>
        </w:rPr>
        <w:t>Reference Source</w:t>
      </w:r>
    </w:p>
    <w:p w:rsidR="00075603" w:rsidRDefault="00075603" w:rsidP="00E41DA5">
      <w:pPr>
        <w:jc w:val="both"/>
        <w:rPr>
          <w:lang w:val="en-US" w:eastAsia="en-US"/>
        </w:rPr>
      </w:pPr>
      <w:r w:rsidRPr="00075603">
        <w:rPr>
          <w:lang w:val="en-US" w:eastAsia="en-US"/>
        </w:rPr>
        <w:t xml:space="preserve">The reference source and related information will be captured according to </w:t>
      </w:r>
      <w:r w:rsidRPr="000055E1">
        <w:rPr>
          <w:lang w:val="en-US" w:eastAsia="en-US"/>
        </w:rPr>
        <w:t xml:space="preserve">Section </w:t>
      </w:r>
      <w:r w:rsidR="00E41DA5" w:rsidRPr="000055E1">
        <w:rPr>
          <w:lang w:val="en-US" w:eastAsia="en-US"/>
        </w:rPr>
        <w:t>8</w:t>
      </w:r>
      <w:r w:rsidRPr="000055E1">
        <w:rPr>
          <w:lang w:val="en-US" w:eastAsia="en-US"/>
        </w:rPr>
        <w:t>.</w:t>
      </w:r>
      <w:r w:rsidR="00E41DA5" w:rsidRPr="000055E1">
        <w:rPr>
          <w:lang w:val="en-US" w:eastAsia="en-US"/>
        </w:rPr>
        <w:t>2</w:t>
      </w:r>
      <w:r w:rsidRPr="000055E1">
        <w:rPr>
          <w:lang w:val="en-US" w:eastAsia="en-US"/>
        </w:rPr>
        <w:t>.</w:t>
      </w:r>
      <w:r w:rsidR="00E41DA5" w:rsidRPr="000055E1">
        <w:rPr>
          <w:lang w:val="en-US" w:eastAsia="en-US"/>
        </w:rPr>
        <w:t>5.</w:t>
      </w:r>
      <w:r w:rsidR="00E41DA5">
        <w:rPr>
          <w:lang w:val="en-US" w:eastAsia="en-US"/>
        </w:rPr>
        <w:t xml:space="preserve"> </w:t>
      </w:r>
      <w:r w:rsidRPr="00075603">
        <w:rPr>
          <w:lang w:val="en-US" w:eastAsia="en-US"/>
        </w:rPr>
        <w:t>One or more reference sources could be cited.</w:t>
      </w:r>
    </w:p>
    <w:p w:rsidR="00075603" w:rsidRPr="000518DD" w:rsidRDefault="00075603" w:rsidP="00A31C53">
      <w:pPr>
        <w:pStyle w:val="Heading3"/>
        <w:rPr>
          <w:color w:val="FF0000"/>
          <w:lang w:eastAsia="en-US"/>
        </w:rPr>
      </w:pPr>
      <w:bookmarkStart w:id="526" w:name="_Toc343650452"/>
      <w:r w:rsidRPr="000518DD">
        <w:rPr>
          <w:color w:val="FF0000"/>
          <w:lang w:eastAsia="en-US"/>
        </w:rPr>
        <w:t>Substance Relationship</w:t>
      </w:r>
      <w:bookmarkEnd w:id="526"/>
    </w:p>
    <w:p w:rsidR="00075603" w:rsidRPr="00075603" w:rsidRDefault="00075603" w:rsidP="00E41DA5">
      <w:pPr>
        <w:jc w:val="both"/>
        <w:rPr>
          <w:lang w:val="en-US" w:eastAsia="en-US"/>
        </w:rPr>
      </w:pPr>
      <w:r w:rsidRPr="00075603">
        <w:rPr>
          <w:lang w:val="en-US" w:eastAsia="en-US"/>
        </w:rPr>
        <w:t>Relationships between substances such as the relation</w:t>
      </w:r>
      <w:r w:rsidR="002B7875">
        <w:rPr>
          <w:lang w:val="en-US" w:eastAsia="en-US"/>
        </w:rPr>
        <w:t>ship between a salt form and it</w:t>
      </w:r>
      <w:r w:rsidRPr="00075603">
        <w:rPr>
          <w:lang w:val="en-US" w:eastAsia="en-US"/>
        </w:rPr>
        <w:t>s active moiety or the parent</w:t>
      </w:r>
      <w:r w:rsidR="002B7875">
        <w:rPr>
          <w:lang w:val="en-US" w:eastAsia="en-US"/>
        </w:rPr>
        <w:t xml:space="preserve"> substance should be captured. </w:t>
      </w:r>
      <w:r w:rsidRPr="00075603">
        <w:rPr>
          <w:lang w:val="en-US" w:eastAsia="en-US"/>
        </w:rPr>
        <w:t>These relationships are often essential to the description of medicinal products, the basis of strength and the</w:t>
      </w:r>
      <w:r w:rsidR="002B7875">
        <w:rPr>
          <w:lang w:val="en-US" w:eastAsia="en-US"/>
        </w:rPr>
        <w:t xml:space="preserve"> classification of substances. </w:t>
      </w:r>
      <w:r w:rsidRPr="00075603">
        <w:rPr>
          <w:lang w:val="en-US" w:eastAsia="en-US"/>
        </w:rPr>
        <w:t xml:space="preserve">These </w:t>
      </w:r>
      <w:r w:rsidRPr="00075603">
        <w:rPr>
          <w:lang w:val="en-US" w:eastAsia="en-US"/>
        </w:rPr>
        <w:lastRenderedPageBreak/>
        <w:t>relationships are often obvious and rules will be developed for specifying substances involved</w:t>
      </w:r>
      <w:r w:rsidR="00B76463">
        <w:rPr>
          <w:lang w:val="en-US" w:eastAsia="en-US"/>
        </w:rPr>
        <w:t xml:space="preserve"> in each type of relationship. </w:t>
      </w:r>
      <w:r w:rsidRPr="00075603">
        <w:rPr>
          <w:lang w:val="en-US" w:eastAsia="en-US"/>
        </w:rPr>
        <w:t>For example the active moiety of all sodium salts would be the free acid, conversely the active moiety of a hydrochloride salt would be a free base.</w:t>
      </w:r>
    </w:p>
    <w:p w:rsidR="008E1BA9" w:rsidRDefault="008E1BA9" w:rsidP="00287C7D">
      <w:pPr>
        <w:pStyle w:val="Heading4"/>
        <w:rPr>
          <w:color w:val="0070C0"/>
          <w:lang w:eastAsia="en-US"/>
        </w:rPr>
      </w:pPr>
      <w:bookmarkStart w:id="527" w:name="_Toc304805753"/>
      <w:bookmarkStart w:id="528" w:name="_Toc304814692"/>
      <w:r w:rsidRPr="000518DD">
        <w:rPr>
          <w:color w:val="0070C0"/>
          <w:lang w:eastAsia="en-US"/>
        </w:rPr>
        <w:t>Relationship</w:t>
      </w:r>
      <w:bookmarkEnd w:id="527"/>
      <w:bookmarkEnd w:id="528"/>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B7875" w:rsidRPr="007A51EF" w:rsidTr="004A7B10">
        <w:tc>
          <w:tcPr>
            <w:tcW w:w="1951" w:type="dxa"/>
            <w:shd w:val="clear" w:color="auto" w:fill="auto"/>
          </w:tcPr>
          <w:p w:rsidR="002B7875" w:rsidRPr="007A51EF" w:rsidRDefault="002B7875" w:rsidP="000167C3">
            <w:pPr>
              <w:rPr>
                <w:b/>
                <w:lang w:eastAsia="en-US"/>
              </w:rPr>
            </w:pPr>
            <w:r w:rsidRPr="007A51EF">
              <w:rPr>
                <w:b/>
              </w:rPr>
              <w:t>User Guidance</w:t>
            </w:r>
          </w:p>
        </w:tc>
        <w:tc>
          <w:tcPr>
            <w:tcW w:w="8017" w:type="dxa"/>
            <w:shd w:val="clear" w:color="auto" w:fill="auto"/>
          </w:tcPr>
          <w:p w:rsidR="002B7875" w:rsidRDefault="00B76463" w:rsidP="000167C3">
            <w:pPr>
              <w:rPr>
                <w:lang w:eastAsia="en-US"/>
              </w:rPr>
            </w:pPr>
            <w:r w:rsidRPr="00B76463">
              <w:rPr>
                <w:lang w:eastAsia="en-US"/>
              </w:rPr>
              <w:t>Relationship between substances</w:t>
            </w:r>
            <w:r>
              <w:rPr>
                <w:lang w:eastAsia="en-US"/>
              </w:rPr>
              <w:t>.</w:t>
            </w:r>
          </w:p>
          <w:p w:rsidR="00BD0CB2" w:rsidRDefault="00BD0CB2" w:rsidP="000167C3">
            <w:pPr>
              <w:rPr>
                <w:lang w:eastAsia="en-US"/>
              </w:rPr>
            </w:pPr>
          </w:p>
          <w:p w:rsidR="004E31A0" w:rsidRPr="007A51EF" w:rsidRDefault="004E31A0" w:rsidP="000167C3">
            <w:pPr>
              <w:rPr>
                <w:lang w:eastAsia="en-US"/>
              </w:rPr>
            </w:pPr>
            <w:r w:rsidRPr="004E31A0">
              <w:rPr>
                <w:lang w:eastAsia="en-US"/>
              </w:rPr>
              <w:t>NOTE: Target and gene elements are not to be specified in this section.</w:t>
            </w:r>
          </w:p>
        </w:tc>
      </w:tr>
      <w:tr w:rsidR="002B7875" w:rsidRPr="007A51EF" w:rsidTr="004A7B10">
        <w:tc>
          <w:tcPr>
            <w:tcW w:w="1951" w:type="dxa"/>
            <w:shd w:val="clear" w:color="auto" w:fill="auto"/>
          </w:tcPr>
          <w:p w:rsidR="002B7875" w:rsidRPr="007A51EF" w:rsidRDefault="002B7875" w:rsidP="000167C3">
            <w:pPr>
              <w:rPr>
                <w:b/>
                <w:lang w:eastAsia="en-US"/>
              </w:rPr>
            </w:pPr>
            <w:r w:rsidRPr="007A51EF">
              <w:rPr>
                <w:b/>
              </w:rPr>
              <w:t>Example(s)</w:t>
            </w:r>
          </w:p>
        </w:tc>
        <w:tc>
          <w:tcPr>
            <w:tcW w:w="8017" w:type="dxa"/>
            <w:shd w:val="clear" w:color="auto" w:fill="auto"/>
          </w:tcPr>
          <w:p w:rsidR="002B7875" w:rsidRPr="007A51EF" w:rsidRDefault="004E31A0" w:rsidP="000167C3">
            <w:pPr>
              <w:rPr>
                <w:lang w:eastAsia="en-US"/>
              </w:rPr>
            </w:pPr>
            <w:r>
              <w:rPr>
                <w:lang w:eastAsia="en-US"/>
              </w:rPr>
              <w:t>parent, active moiety, salt, radiolabeled, prodrug, metabolite, enantiomer</w:t>
            </w:r>
          </w:p>
        </w:tc>
      </w:tr>
      <w:tr w:rsidR="002B7875" w:rsidRPr="007A51EF" w:rsidTr="004A7B10">
        <w:tc>
          <w:tcPr>
            <w:tcW w:w="1951" w:type="dxa"/>
            <w:shd w:val="clear" w:color="auto" w:fill="auto"/>
          </w:tcPr>
          <w:p w:rsidR="002B7875" w:rsidRPr="007A51EF" w:rsidRDefault="002B7875" w:rsidP="000167C3">
            <w:pPr>
              <w:rPr>
                <w:b/>
              </w:rPr>
            </w:pPr>
            <w:r w:rsidRPr="007A51EF">
              <w:rPr>
                <w:b/>
              </w:rPr>
              <w:t>Conformance</w:t>
            </w:r>
          </w:p>
        </w:tc>
        <w:tc>
          <w:tcPr>
            <w:tcW w:w="8017" w:type="dxa"/>
            <w:shd w:val="clear" w:color="auto" w:fill="auto"/>
          </w:tcPr>
          <w:p w:rsidR="002B7875" w:rsidRPr="007A51EF" w:rsidRDefault="004E31A0" w:rsidP="000167C3">
            <w:pPr>
              <w:rPr>
                <w:lang w:eastAsia="en-US"/>
              </w:rPr>
            </w:pPr>
            <w:r>
              <w:rPr>
                <w:lang w:eastAsia="en-US"/>
              </w:rPr>
              <w:t>Conditional</w:t>
            </w:r>
            <w:r w:rsidR="00BD0CB2">
              <w:rPr>
                <w:lang w:eastAsia="en-US"/>
              </w:rPr>
              <w:t xml:space="preserve"> by Region</w:t>
            </w:r>
          </w:p>
        </w:tc>
      </w:tr>
      <w:tr w:rsidR="002B7875" w:rsidRPr="007A51EF" w:rsidTr="004A7B10">
        <w:tc>
          <w:tcPr>
            <w:tcW w:w="1951" w:type="dxa"/>
            <w:shd w:val="clear" w:color="auto" w:fill="auto"/>
          </w:tcPr>
          <w:p w:rsidR="002B7875" w:rsidRPr="007A51EF" w:rsidRDefault="002B7875" w:rsidP="000167C3">
            <w:pPr>
              <w:rPr>
                <w:b/>
              </w:rPr>
            </w:pPr>
            <w:r w:rsidRPr="007A51EF">
              <w:rPr>
                <w:b/>
              </w:rPr>
              <w:t>Data Type</w:t>
            </w:r>
          </w:p>
        </w:tc>
        <w:tc>
          <w:tcPr>
            <w:tcW w:w="8017" w:type="dxa"/>
            <w:shd w:val="clear" w:color="auto" w:fill="auto"/>
          </w:tcPr>
          <w:p w:rsidR="002B7875" w:rsidRPr="007A51EF" w:rsidRDefault="002B7875" w:rsidP="000167C3">
            <w:pPr>
              <w:rPr>
                <w:lang w:eastAsia="en-US"/>
              </w:rPr>
            </w:pPr>
            <w:r>
              <w:rPr>
                <w:lang w:eastAsia="en-US"/>
              </w:rPr>
              <w:t>CD</w:t>
            </w:r>
          </w:p>
        </w:tc>
      </w:tr>
      <w:tr w:rsidR="002B7875" w:rsidRPr="007A51EF" w:rsidTr="004A7B10">
        <w:tc>
          <w:tcPr>
            <w:tcW w:w="1951" w:type="dxa"/>
            <w:shd w:val="clear" w:color="auto" w:fill="auto"/>
          </w:tcPr>
          <w:p w:rsidR="002B7875" w:rsidRPr="007A51EF" w:rsidRDefault="002B7875" w:rsidP="000167C3">
            <w:pPr>
              <w:rPr>
                <w:b/>
              </w:rPr>
            </w:pPr>
            <w:r w:rsidRPr="007A51EF">
              <w:rPr>
                <w:b/>
              </w:rPr>
              <w:t>Business Rule(s)</w:t>
            </w:r>
          </w:p>
        </w:tc>
        <w:tc>
          <w:tcPr>
            <w:tcW w:w="8017" w:type="dxa"/>
            <w:shd w:val="clear" w:color="auto" w:fill="auto"/>
          </w:tcPr>
          <w:p w:rsidR="002B7875" w:rsidRPr="007A51EF" w:rsidRDefault="002B7875" w:rsidP="000167C3">
            <w:pPr>
              <w:jc w:val="both"/>
              <w:rPr>
                <w:lang w:eastAsia="en-US"/>
              </w:rPr>
            </w:pPr>
          </w:p>
        </w:tc>
      </w:tr>
    </w:tbl>
    <w:p w:rsidR="004A7B10" w:rsidRDefault="004A7B10" w:rsidP="004A7B10">
      <w:pPr>
        <w:jc w:val="both"/>
        <w:rPr>
          <w:lang w:val="en-US" w:eastAsia="en-US"/>
        </w:rPr>
      </w:pPr>
      <w:r>
        <w:rPr>
          <w:lang w:val="en-US" w:eastAsia="en-US"/>
        </w:rPr>
        <w:t>The relationship is not a mere code but the actual connection between the two substances which may be different for different kinds of relationships:</w:t>
      </w:r>
    </w:p>
    <w:p w:rsidR="004A7B10" w:rsidRDefault="004A7B10" w:rsidP="004A7B10">
      <w:pPr>
        <w:jc w:val="both"/>
        <w:rPr>
          <w:lang w:val="en-US" w:eastAsia="en-US"/>
        </w:rPr>
      </w:pPr>
    </w:p>
    <w:p w:rsidR="004A7B10" w:rsidRPr="00075603" w:rsidRDefault="004A7B10" w:rsidP="004A7B10">
      <w:pPr>
        <w:jc w:val="both"/>
        <w:rPr>
          <w:lang w:val="en-US" w:eastAsia="en-US"/>
        </w:rPr>
      </w:pPr>
      <w:r>
        <w:rPr>
          <w:lang w:val="en-US" w:eastAsia="en-US"/>
        </w:rPr>
        <w:t xml:space="preserve">Prodrug, </w:t>
      </w:r>
      <w:r w:rsidRPr="00075603">
        <w:rPr>
          <w:lang w:val="en-US" w:eastAsia="en-US"/>
        </w:rPr>
        <w:t>Metabolite are related through one or more chemical reactions (which may all be summarized in a single complex reaction, pathway). We need to distinguish between reactions which lead to the current substance (e.g., prodrug metabolized to this substance) or lead to the other substance (e.g., this substance, which might be a prodrug, metabolized to other substance(s)).</w:t>
      </w:r>
    </w:p>
    <w:p w:rsidR="004A7B10" w:rsidRDefault="004A7B10" w:rsidP="004A7B10">
      <w:pPr>
        <w:jc w:val="both"/>
        <w:rPr>
          <w:lang w:val="en-US" w:eastAsia="en-US"/>
        </w:rPr>
      </w:pPr>
    </w:p>
    <w:p w:rsidR="004A7B10" w:rsidRDefault="004A7B10" w:rsidP="004A7B10">
      <w:pPr>
        <w:jc w:val="both"/>
        <w:rPr>
          <w:lang w:val="en-US" w:eastAsia="en-US"/>
        </w:rPr>
      </w:pPr>
      <w:r w:rsidRPr="00075603">
        <w:rPr>
          <w:lang w:val="en-US" w:eastAsia="en-US"/>
        </w:rPr>
        <w:t>Leading to the current substance (e.g., prodrug metabolized to this substance):</w:t>
      </w:r>
    </w:p>
    <w:p w:rsidR="004A7B10" w:rsidRDefault="004A7B10" w:rsidP="004A7B10">
      <w:pPr>
        <w:rPr>
          <w:lang w:val="en-US" w:eastAsia="en-US"/>
        </w:rPr>
      </w:pPr>
    </w:p>
    <w:p w:rsidR="004A7B10" w:rsidRPr="004A7B10" w:rsidRDefault="004A7B10" w:rsidP="004A7B10">
      <w:pPr>
        <w:pStyle w:val="XML"/>
      </w:pPr>
      <w:r w:rsidRPr="004A7B10">
        <w:t>&lt;identifiedSubstance&gt;</w:t>
      </w:r>
      <w:r w:rsidRPr="004A7B10">
        <w:br/>
        <w:t xml:space="preserve">  &lt;identifiedSubstance&gt;&lt;!-- Substance Definition --&gt;&lt;/identifiedSubstance&gt;</w:t>
      </w:r>
    </w:p>
    <w:p w:rsidR="004A7B10" w:rsidRPr="004A7B10" w:rsidRDefault="004A7B10" w:rsidP="0085497B">
      <w:pPr>
        <w:pStyle w:val="XML"/>
      </w:pPr>
      <w:r w:rsidRPr="004A7B10">
        <w:t xml:space="preserve">  &lt;interactsIn typeCode="PRD"&gt;</w:t>
      </w:r>
      <w:r w:rsidRPr="004A7B10">
        <w:br/>
        <w:t xml:space="preserve">    &lt;interaction&gt;</w:t>
      </w:r>
      <w:r w:rsidRPr="004A7B10">
        <w:br/>
        <w:t xml:space="preserve">      &lt;code code="</w:t>
      </w:r>
      <w:r w:rsidRPr="000C4ACE">
        <w:rPr>
          <w:i/>
          <w:iCs/>
        </w:rPr>
        <w:t>Code meaning ‘Metabolization’</w:t>
      </w:r>
      <w:r w:rsidRPr="004A7B10">
        <w:t xml:space="preserve">" </w:t>
      </w:r>
      <w:r w:rsidRPr="004A7B10">
        <w:br/>
        <w:t xml:space="preserve">            codeSystem="</w:t>
      </w:r>
      <w:r w:rsidRPr="000C4ACE">
        <w:rPr>
          <w:i/>
          <w:iCs/>
        </w:rPr>
        <w:t>Code System (OID)</w:t>
      </w:r>
      <w:r w:rsidRPr="004A7B10">
        <w:t>"/&gt;</w:t>
      </w:r>
      <w:r w:rsidRPr="004A7B10">
        <w:br/>
        <w:t xml:space="preserve">      &lt;interactor typeCode="CSM"&gt;</w:t>
      </w:r>
      <w:r w:rsidRPr="004A7B10">
        <w:br/>
        <w:t xml:space="preserve">        &lt;identifiedSubstance&gt;</w:t>
      </w:r>
      <w:r w:rsidRPr="004A7B10">
        <w:br/>
        <w:t xml:space="preserve">          &lt;id extension="</w:t>
      </w:r>
      <w:r w:rsidRPr="000C4ACE">
        <w:rPr>
          <w:i/>
          <w:iCs/>
        </w:rPr>
        <w:t>Related Substance Id</w:t>
      </w:r>
      <w:r w:rsidRPr="004A7B10">
        <w:t xml:space="preserve">" </w:t>
      </w:r>
      <w:r w:rsidRPr="004A7B10">
        <w:br/>
        <w:t xml:space="preserve">   </w:t>
      </w:r>
      <w:r w:rsidR="0085497B">
        <w:t xml:space="preserve">           root</w:t>
      </w:r>
      <w:r w:rsidRPr="004A7B10">
        <w:t>="</w:t>
      </w:r>
      <w:r w:rsidRPr="000C4ACE">
        <w:rPr>
          <w:i/>
          <w:iCs/>
        </w:rPr>
        <w:t>Substance Id System (OID)</w:t>
      </w:r>
      <w:r w:rsidRPr="004A7B10">
        <w:t>"&gt;</w:t>
      </w:r>
    </w:p>
    <w:p w:rsidR="004A7B10" w:rsidRDefault="004A7B10" w:rsidP="004A7B10">
      <w:pPr>
        <w:jc w:val="both"/>
        <w:rPr>
          <w:lang w:val="en-US" w:eastAsia="en-US"/>
        </w:rPr>
      </w:pPr>
      <w:r w:rsidRPr="00075603">
        <w:rPr>
          <w:lang w:val="en-US" w:eastAsia="en-US"/>
        </w:rPr>
        <w:t>Leading to the other substance (e.g., this substance, which might be a prodrug, metabolized to other substance(s)):</w:t>
      </w:r>
    </w:p>
    <w:p w:rsidR="004A7B10" w:rsidRPr="004A7B10" w:rsidRDefault="004A7B10" w:rsidP="004A7B10">
      <w:pPr>
        <w:pStyle w:val="XML"/>
      </w:pPr>
      <w:r w:rsidRPr="004A7B10">
        <w:t>&lt;identifiedSubstance&gt;</w:t>
      </w:r>
      <w:r w:rsidRPr="004A7B10">
        <w:br/>
        <w:t xml:space="preserve">  &lt;identifiedSubstance&gt;&lt;!-- Substance Definition --&gt;&lt;/identifiedSubstance&gt;</w:t>
      </w:r>
    </w:p>
    <w:p w:rsidR="004A7B10" w:rsidRPr="004A7B10" w:rsidRDefault="004A7B10" w:rsidP="004A7B10">
      <w:pPr>
        <w:pStyle w:val="XML"/>
      </w:pPr>
      <w:r w:rsidRPr="004A7B10">
        <w:t xml:space="preserve">  &lt;interactsIn typeCode="CSM"&gt;</w:t>
      </w:r>
      <w:r w:rsidRPr="004A7B10">
        <w:br/>
        <w:t xml:space="preserve">    &lt;interaction&gt;</w:t>
      </w:r>
      <w:r w:rsidRPr="004A7B10">
        <w:br/>
        <w:t xml:space="preserve">      &lt;code code="</w:t>
      </w:r>
      <w:r w:rsidRPr="000C4ACE">
        <w:rPr>
          <w:i/>
          <w:iCs/>
        </w:rPr>
        <w:t>Code meaning ‘Metabolization’</w:t>
      </w:r>
      <w:r w:rsidRPr="004A7B10">
        <w:t xml:space="preserve">" </w:t>
      </w:r>
      <w:r w:rsidRPr="004A7B10">
        <w:br/>
        <w:t xml:space="preserve">            codeSystem="</w:t>
      </w:r>
      <w:r w:rsidRPr="000C4ACE">
        <w:rPr>
          <w:i/>
          <w:iCs/>
        </w:rPr>
        <w:t>Code System (OID)</w:t>
      </w:r>
      <w:r w:rsidRPr="004A7B10">
        <w:t>"/&gt;</w:t>
      </w:r>
      <w:r w:rsidRPr="004A7B10">
        <w:br/>
        <w:t xml:space="preserve">      &lt;interactor typeCode="PRD"&gt;</w:t>
      </w:r>
      <w:r w:rsidRPr="004A7B10">
        <w:br/>
        <w:t xml:space="preserve">        &lt;identifiedSubstance&gt;</w:t>
      </w:r>
      <w:r w:rsidRPr="004A7B10">
        <w:br/>
        <w:t xml:space="preserve">          &lt;id extension="</w:t>
      </w:r>
      <w:r w:rsidRPr="000C4ACE">
        <w:rPr>
          <w:i/>
          <w:iCs/>
        </w:rPr>
        <w:t>Related Substance Id</w:t>
      </w:r>
      <w:r w:rsidRPr="004A7B10">
        <w:t xml:space="preserve">" </w:t>
      </w:r>
      <w:r w:rsidRPr="004A7B10">
        <w:br/>
        <w:t xml:space="preserve">              root="</w:t>
      </w:r>
      <w:r w:rsidRPr="000C4ACE">
        <w:rPr>
          <w:i/>
          <w:iCs/>
        </w:rPr>
        <w:t>Substance Id System (OID)</w:t>
      </w:r>
      <w:r w:rsidRPr="004A7B10">
        <w:t>"&gt;</w:t>
      </w:r>
    </w:p>
    <w:p w:rsidR="004A7B10" w:rsidRDefault="004A7B10" w:rsidP="004A7B10">
      <w:pPr>
        <w:rPr>
          <w:lang w:val="en-US" w:eastAsia="en-US"/>
        </w:rPr>
      </w:pPr>
      <w:r w:rsidRPr="00075603">
        <w:rPr>
          <w:lang w:val="en-US" w:eastAsia="en-US"/>
        </w:rPr>
        <w:t>Active moiety is specified as a moiety of the substance:</w:t>
      </w:r>
    </w:p>
    <w:p w:rsidR="004A7B10" w:rsidRDefault="004A7B10" w:rsidP="004A7B10">
      <w:pPr>
        <w:pStyle w:val="XML"/>
      </w:pPr>
      <w:r>
        <w:t>&lt;identifiedSubstance&gt;</w:t>
      </w:r>
      <w:r>
        <w:br/>
        <w:t xml:space="preserve">  &lt;identifiedSubstance&gt;</w:t>
      </w:r>
      <w:r>
        <w:br/>
        <w:t xml:space="preserve">    &lt;!-- Substance Definition --</w:t>
      </w:r>
      <w:r w:rsidR="00E61131">
        <w:t>&gt;</w:t>
      </w:r>
      <w:r w:rsidR="00E61131">
        <w:br/>
        <w:t xml:space="preserve">    &lt;moiety typeCode="ACT</w:t>
      </w:r>
      <w:r>
        <w:t>M"&gt;</w:t>
      </w:r>
      <w:r>
        <w:br/>
        <w:t xml:space="preserve">      &lt;partMoiety&gt;</w:t>
      </w:r>
      <w:r>
        <w:br/>
        <w:t xml:space="preserve">        &lt;code code="</w:t>
      </w:r>
      <w:r w:rsidRPr="000C4ACE">
        <w:rPr>
          <w:i/>
          <w:iCs/>
        </w:rPr>
        <w:t>Related Substance Id</w:t>
      </w:r>
      <w:r>
        <w:t xml:space="preserve">" </w:t>
      </w:r>
      <w:r>
        <w:br/>
        <w:t xml:space="preserve">              codeSystem="</w:t>
      </w:r>
      <w:r w:rsidRPr="000C4ACE">
        <w:rPr>
          <w:i/>
          <w:iCs/>
        </w:rPr>
        <w:t>Substance Id System (OID)</w:t>
      </w:r>
      <w:r>
        <w:t>"/&gt;</w:t>
      </w:r>
    </w:p>
    <w:p w:rsidR="008E1BA9" w:rsidRDefault="008E1BA9" w:rsidP="00287C7D">
      <w:pPr>
        <w:pStyle w:val="Heading4"/>
        <w:rPr>
          <w:color w:val="0070C0"/>
          <w:lang w:eastAsia="en-US"/>
        </w:rPr>
      </w:pPr>
      <w:r w:rsidRPr="000518DD">
        <w:rPr>
          <w:color w:val="0070C0"/>
          <w:lang w:eastAsia="en-US"/>
        </w:rPr>
        <w:lastRenderedPageBreak/>
        <w:t>Interaction Type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3574B" w:rsidRPr="007A51EF" w:rsidTr="000518DD">
        <w:tc>
          <w:tcPr>
            <w:tcW w:w="1951" w:type="dxa"/>
            <w:shd w:val="clear" w:color="auto" w:fill="auto"/>
          </w:tcPr>
          <w:p w:rsidR="0023574B" w:rsidRPr="007A51EF" w:rsidRDefault="0023574B" w:rsidP="000167C3">
            <w:pPr>
              <w:rPr>
                <w:b/>
                <w:lang w:eastAsia="en-US"/>
              </w:rPr>
            </w:pPr>
            <w:r w:rsidRPr="007A51EF">
              <w:rPr>
                <w:b/>
              </w:rPr>
              <w:t>User Guidance</w:t>
            </w:r>
          </w:p>
        </w:tc>
        <w:tc>
          <w:tcPr>
            <w:tcW w:w="8017" w:type="dxa"/>
            <w:shd w:val="clear" w:color="auto" w:fill="auto"/>
          </w:tcPr>
          <w:p w:rsidR="0023574B" w:rsidRPr="007A51EF" w:rsidRDefault="00B76463" w:rsidP="000167C3">
            <w:pPr>
              <w:rPr>
                <w:lang w:eastAsia="en-US"/>
              </w:rPr>
            </w:pPr>
            <w:r w:rsidRPr="00B76463">
              <w:rPr>
                <w:lang w:eastAsia="en-US"/>
              </w:rPr>
              <w:t>Type of interaction between the substance and the target</w:t>
            </w:r>
            <w:r>
              <w:rPr>
                <w:lang w:eastAsia="en-US"/>
              </w:rPr>
              <w:t>.</w:t>
            </w:r>
          </w:p>
        </w:tc>
      </w:tr>
      <w:tr w:rsidR="0023574B" w:rsidRPr="007A51EF" w:rsidTr="000518DD">
        <w:tc>
          <w:tcPr>
            <w:tcW w:w="1951" w:type="dxa"/>
            <w:shd w:val="clear" w:color="auto" w:fill="auto"/>
          </w:tcPr>
          <w:p w:rsidR="0023574B" w:rsidRPr="007A51EF" w:rsidRDefault="0023574B" w:rsidP="000167C3">
            <w:pPr>
              <w:rPr>
                <w:b/>
                <w:lang w:eastAsia="en-US"/>
              </w:rPr>
            </w:pPr>
            <w:r w:rsidRPr="007A51EF">
              <w:rPr>
                <w:b/>
              </w:rPr>
              <w:t>Example(s)</w:t>
            </w:r>
          </w:p>
        </w:tc>
        <w:tc>
          <w:tcPr>
            <w:tcW w:w="8017" w:type="dxa"/>
            <w:shd w:val="clear" w:color="auto" w:fill="auto"/>
          </w:tcPr>
          <w:p w:rsidR="0023574B" w:rsidRPr="007A51EF" w:rsidRDefault="00BD0CB2" w:rsidP="000167C3">
            <w:pPr>
              <w:rPr>
                <w:lang w:eastAsia="en-US"/>
              </w:rPr>
            </w:pPr>
            <w:r w:rsidRPr="00BD0CB2">
              <w:rPr>
                <w:lang w:eastAsia="en-US"/>
              </w:rPr>
              <w:t>Covalent</w:t>
            </w:r>
            <w:r>
              <w:rPr>
                <w:lang w:eastAsia="en-US"/>
              </w:rPr>
              <w:t>, agonist, inducer, inhibitor, partial agonist, substrate, product</w:t>
            </w:r>
          </w:p>
        </w:tc>
      </w:tr>
      <w:tr w:rsidR="0023574B" w:rsidRPr="007A51EF" w:rsidTr="000518DD">
        <w:tc>
          <w:tcPr>
            <w:tcW w:w="1951" w:type="dxa"/>
            <w:shd w:val="clear" w:color="auto" w:fill="auto"/>
          </w:tcPr>
          <w:p w:rsidR="0023574B" w:rsidRPr="007A51EF" w:rsidRDefault="0023574B" w:rsidP="000167C3">
            <w:pPr>
              <w:rPr>
                <w:b/>
              </w:rPr>
            </w:pPr>
            <w:r w:rsidRPr="007A51EF">
              <w:rPr>
                <w:b/>
              </w:rPr>
              <w:t>Conformance</w:t>
            </w:r>
          </w:p>
        </w:tc>
        <w:tc>
          <w:tcPr>
            <w:tcW w:w="8017" w:type="dxa"/>
            <w:shd w:val="clear" w:color="auto" w:fill="auto"/>
          </w:tcPr>
          <w:p w:rsidR="0023574B" w:rsidRPr="007A51EF" w:rsidRDefault="002C3DD4" w:rsidP="000167C3">
            <w:pPr>
              <w:rPr>
                <w:lang w:eastAsia="en-US"/>
              </w:rPr>
            </w:pPr>
            <w:r>
              <w:rPr>
                <w:lang w:eastAsia="en-US"/>
              </w:rPr>
              <w:t>CONDITIONAL</w:t>
            </w:r>
          </w:p>
        </w:tc>
      </w:tr>
      <w:tr w:rsidR="0023574B" w:rsidRPr="007A51EF" w:rsidTr="000518DD">
        <w:tc>
          <w:tcPr>
            <w:tcW w:w="1951" w:type="dxa"/>
            <w:shd w:val="clear" w:color="auto" w:fill="auto"/>
          </w:tcPr>
          <w:p w:rsidR="0023574B" w:rsidRPr="007A51EF" w:rsidRDefault="0023574B" w:rsidP="000167C3">
            <w:pPr>
              <w:rPr>
                <w:b/>
              </w:rPr>
            </w:pPr>
            <w:r w:rsidRPr="007A51EF">
              <w:rPr>
                <w:b/>
              </w:rPr>
              <w:t>Data Type</w:t>
            </w:r>
          </w:p>
        </w:tc>
        <w:tc>
          <w:tcPr>
            <w:tcW w:w="8017" w:type="dxa"/>
            <w:shd w:val="clear" w:color="auto" w:fill="auto"/>
          </w:tcPr>
          <w:p w:rsidR="0023574B" w:rsidRPr="007A51EF" w:rsidRDefault="002B7875" w:rsidP="000167C3">
            <w:pPr>
              <w:rPr>
                <w:lang w:eastAsia="en-US"/>
              </w:rPr>
            </w:pPr>
            <w:r>
              <w:rPr>
                <w:lang w:eastAsia="en-US"/>
              </w:rPr>
              <w:t>CD</w:t>
            </w:r>
          </w:p>
        </w:tc>
      </w:tr>
      <w:tr w:rsidR="0023574B" w:rsidRPr="007A51EF" w:rsidTr="000518DD">
        <w:tc>
          <w:tcPr>
            <w:tcW w:w="1951" w:type="dxa"/>
            <w:shd w:val="clear" w:color="auto" w:fill="auto"/>
          </w:tcPr>
          <w:p w:rsidR="0023574B" w:rsidRPr="007A51EF" w:rsidRDefault="0023574B" w:rsidP="000167C3">
            <w:pPr>
              <w:rPr>
                <w:b/>
              </w:rPr>
            </w:pPr>
            <w:r w:rsidRPr="007A51EF">
              <w:rPr>
                <w:b/>
              </w:rPr>
              <w:t>Business Rule(s)</w:t>
            </w:r>
          </w:p>
        </w:tc>
        <w:tc>
          <w:tcPr>
            <w:tcW w:w="8017" w:type="dxa"/>
            <w:shd w:val="clear" w:color="auto" w:fill="auto"/>
          </w:tcPr>
          <w:p w:rsidR="0023574B" w:rsidRPr="007A51EF" w:rsidRDefault="00B76463" w:rsidP="000167C3">
            <w:pPr>
              <w:jc w:val="both"/>
              <w:rPr>
                <w:lang w:eastAsia="en-US"/>
              </w:rPr>
            </w:pPr>
            <w:r w:rsidRPr="00B76463">
              <w:rPr>
                <w:lang w:eastAsia="en-US"/>
              </w:rPr>
              <w:t>The intera</w:t>
            </w:r>
            <w:r>
              <w:rPr>
                <w:lang w:eastAsia="en-US"/>
              </w:rPr>
              <w:t xml:space="preserve">ction type will be captured for </w:t>
            </w:r>
            <w:r w:rsidRPr="00B76463">
              <w:rPr>
                <w:lang w:eastAsia="en-US"/>
              </w:rPr>
              <w:t xml:space="preserve">all </w:t>
            </w:r>
            <w:r>
              <w:rPr>
                <w:lang w:eastAsia="en-US"/>
              </w:rPr>
              <w:t xml:space="preserve">substrate-target interactions. </w:t>
            </w:r>
            <w:r w:rsidRPr="00B76463">
              <w:rPr>
                <w:lang w:eastAsia="en-US"/>
              </w:rPr>
              <w:t>A substance can have multiple types of interactions</w:t>
            </w:r>
            <w:r>
              <w:rPr>
                <w:lang w:eastAsia="en-US"/>
              </w:rPr>
              <w:t>.</w:t>
            </w:r>
          </w:p>
        </w:tc>
      </w:tr>
    </w:tbl>
    <w:p w:rsidR="004A7B10" w:rsidRPr="004A7B10" w:rsidRDefault="004A7B10" w:rsidP="004A7B10">
      <w:pPr>
        <w:pStyle w:val="XML"/>
      </w:pPr>
      <w:bookmarkStart w:id="529" w:name="_Toc304805754"/>
      <w:bookmarkStart w:id="530" w:name="_Toc304814693"/>
      <w:r w:rsidRPr="004A7B10">
        <w:t>&lt;identifiedSubstance&gt;</w:t>
      </w:r>
      <w:r w:rsidRPr="004A7B10">
        <w:br/>
        <w:t xml:space="preserve">  &lt;identifiedSubstance&gt;&lt;!-- Substance Definition --&gt;&lt;/identifiedSubstance&gt;</w:t>
      </w:r>
    </w:p>
    <w:p w:rsidR="004A7B10" w:rsidRDefault="004A7B10" w:rsidP="0085497B">
      <w:pPr>
        <w:pStyle w:val="XML"/>
        <w:ind w:firstLine="210"/>
      </w:pPr>
      <w:r w:rsidRPr="004A7B10">
        <w:t>&lt;interactsIn typeCode="</w:t>
      </w:r>
      <w:r>
        <w:t>CSM/</w:t>
      </w:r>
      <w:r w:rsidRPr="004A7B10">
        <w:t>PRD</w:t>
      </w:r>
      <w:r>
        <w:t>/DIR</w:t>
      </w:r>
      <w:r w:rsidRPr="004A7B10">
        <w:t>"&gt;</w:t>
      </w:r>
      <w:r w:rsidRPr="004A7B10">
        <w:br/>
        <w:t xml:space="preserve">    &lt;interaction&gt;</w:t>
      </w:r>
      <w:r w:rsidRPr="004A7B10">
        <w:br/>
        <w:t xml:space="preserve">      &lt;code code="</w:t>
      </w:r>
      <w:r w:rsidRPr="000C4ACE">
        <w:rPr>
          <w:i/>
          <w:iCs/>
        </w:rPr>
        <w:t>Interaction Type Code</w:t>
      </w:r>
      <w:r w:rsidRPr="004A7B10">
        <w:t xml:space="preserve">" </w:t>
      </w:r>
      <w:r w:rsidRPr="004A7B10">
        <w:br/>
        <w:t xml:space="preserve">            </w:t>
      </w:r>
      <w:r w:rsidR="0085497B">
        <w:t>codeSystem</w:t>
      </w:r>
      <w:r w:rsidRPr="004A7B10">
        <w:t>="</w:t>
      </w:r>
      <w:r w:rsidRPr="000C4ACE">
        <w:rPr>
          <w:i/>
          <w:iCs/>
        </w:rPr>
        <w:t>Code System (OID)</w:t>
      </w:r>
      <w:r w:rsidRPr="004A7B10">
        <w:t>"/&gt;</w:t>
      </w:r>
      <w:r>
        <w:br/>
      </w:r>
      <w:r w:rsidRPr="004A7B10">
        <w:t xml:space="preserve">      &lt;interactor typeCode="</w:t>
      </w:r>
      <w:r>
        <w:t>CSM/</w:t>
      </w:r>
      <w:r w:rsidRPr="004A7B10">
        <w:t>PRD</w:t>
      </w:r>
      <w:r>
        <w:t>/DIR</w:t>
      </w:r>
      <w:r w:rsidRPr="004A7B10">
        <w:t>"</w:t>
      </w:r>
      <w:r>
        <w:t>&gt;</w:t>
      </w:r>
    </w:p>
    <w:p w:rsidR="004A7B10" w:rsidRDefault="004A7B10" w:rsidP="004A7B10">
      <w:pPr>
        <w:pStyle w:val="BodyText"/>
      </w:pPr>
      <w:r>
        <w:t>The choice of interactsIn/@typeCode is as follows:</w:t>
      </w:r>
    </w:p>
    <w:p w:rsidR="004A7B10" w:rsidRDefault="004A7B10" w:rsidP="004A7B10">
      <w:pPr>
        <w:pStyle w:val="BodyText"/>
        <w:numPr>
          <w:ilvl w:val="0"/>
          <w:numId w:val="42"/>
        </w:numPr>
      </w:pPr>
      <w:r>
        <w:t>Covalent bond – not an interaction but a structure</w:t>
      </w:r>
    </w:p>
    <w:p w:rsidR="004A7B10" w:rsidRDefault="004A7B10" w:rsidP="0085497B">
      <w:pPr>
        <w:pStyle w:val="BodyText"/>
        <w:numPr>
          <w:ilvl w:val="0"/>
          <w:numId w:val="42"/>
        </w:numPr>
      </w:pPr>
      <w:r>
        <w:t xml:space="preserve">Agonist, Inducer, Inhibitor – DIR (direct </w:t>
      </w:r>
      <w:r w:rsidR="0085497B">
        <w:t>target</w:t>
      </w:r>
      <w:r>
        <w:t>)</w:t>
      </w:r>
      <w:r w:rsidR="0085497B">
        <w:t xml:space="preserve"> of DIR (direct target)</w:t>
      </w:r>
    </w:p>
    <w:p w:rsidR="004A7B10" w:rsidRDefault="004A7B10" w:rsidP="004A7B10">
      <w:pPr>
        <w:pStyle w:val="BodyText"/>
        <w:numPr>
          <w:ilvl w:val="0"/>
          <w:numId w:val="42"/>
        </w:numPr>
      </w:pPr>
      <w:r>
        <w:t>Substrate – CSM (consumable)</w:t>
      </w:r>
      <w:r w:rsidR="0085497B">
        <w:t xml:space="preserve"> of DIR (direct target)</w:t>
      </w:r>
    </w:p>
    <w:p w:rsidR="004A7B10" w:rsidRPr="004A7B10" w:rsidRDefault="004A7B10" w:rsidP="004A7B10">
      <w:pPr>
        <w:pStyle w:val="BodyText"/>
        <w:numPr>
          <w:ilvl w:val="0"/>
          <w:numId w:val="42"/>
        </w:numPr>
      </w:pPr>
      <w:r>
        <w:t>Product – PRD (product)</w:t>
      </w:r>
      <w:r w:rsidR="0085497B">
        <w:t xml:space="preserve"> of DIR (direct target)</w:t>
      </w:r>
    </w:p>
    <w:p w:rsidR="008E1BA9" w:rsidRPr="000518DD" w:rsidRDefault="008E1BA9" w:rsidP="00287C7D">
      <w:pPr>
        <w:pStyle w:val="Heading4"/>
        <w:rPr>
          <w:color w:val="0070C0"/>
          <w:lang w:eastAsia="en-US"/>
        </w:rPr>
      </w:pPr>
      <w:r w:rsidRPr="000518DD">
        <w:rPr>
          <w:color w:val="0070C0"/>
          <w:lang w:eastAsia="en-US"/>
        </w:rPr>
        <w:t>Substance ID</w:t>
      </w:r>
      <w:bookmarkEnd w:id="529"/>
      <w:bookmarkEnd w:id="530"/>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B7875" w:rsidRPr="007A51EF" w:rsidTr="004A7B10">
        <w:tc>
          <w:tcPr>
            <w:tcW w:w="1951" w:type="dxa"/>
            <w:shd w:val="clear" w:color="auto" w:fill="auto"/>
          </w:tcPr>
          <w:p w:rsidR="002B7875" w:rsidRPr="007A51EF" w:rsidRDefault="002B7875" w:rsidP="000167C3">
            <w:pPr>
              <w:rPr>
                <w:b/>
                <w:lang w:eastAsia="en-US"/>
              </w:rPr>
            </w:pPr>
            <w:r w:rsidRPr="007A51EF">
              <w:rPr>
                <w:b/>
              </w:rPr>
              <w:t>User Guidance</w:t>
            </w:r>
          </w:p>
        </w:tc>
        <w:tc>
          <w:tcPr>
            <w:tcW w:w="8017" w:type="dxa"/>
            <w:shd w:val="clear" w:color="auto" w:fill="auto"/>
          </w:tcPr>
          <w:p w:rsidR="002B7875" w:rsidRPr="007A51EF" w:rsidRDefault="00B76463" w:rsidP="000167C3">
            <w:pPr>
              <w:rPr>
                <w:lang w:eastAsia="en-US"/>
              </w:rPr>
            </w:pPr>
            <w:r w:rsidRPr="00B76463">
              <w:rPr>
                <w:lang w:eastAsia="en-US"/>
              </w:rPr>
              <w:t>Substance ID associated with related substance</w:t>
            </w:r>
          </w:p>
        </w:tc>
      </w:tr>
      <w:tr w:rsidR="002B7875" w:rsidRPr="007A51EF" w:rsidTr="004A7B10">
        <w:tc>
          <w:tcPr>
            <w:tcW w:w="1951" w:type="dxa"/>
            <w:shd w:val="clear" w:color="auto" w:fill="auto"/>
          </w:tcPr>
          <w:p w:rsidR="002B7875" w:rsidRPr="007A51EF" w:rsidRDefault="002B7875" w:rsidP="000167C3">
            <w:pPr>
              <w:rPr>
                <w:b/>
                <w:lang w:eastAsia="en-US"/>
              </w:rPr>
            </w:pPr>
            <w:r w:rsidRPr="007A51EF">
              <w:rPr>
                <w:b/>
              </w:rPr>
              <w:t>Example(s)</w:t>
            </w:r>
          </w:p>
        </w:tc>
        <w:tc>
          <w:tcPr>
            <w:tcW w:w="8017" w:type="dxa"/>
            <w:shd w:val="clear" w:color="auto" w:fill="auto"/>
          </w:tcPr>
          <w:p w:rsidR="002B7875" w:rsidRPr="007A51EF" w:rsidRDefault="002B7875" w:rsidP="000167C3">
            <w:pPr>
              <w:rPr>
                <w:lang w:eastAsia="en-US"/>
              </w:rPr>
            </w:pPr>
          </w:p>
        </w:tc>
      </w:tr>
      <w:tr w:rsidR="002B7875" w:rsidRPr="007A51EF" w:rsidTr="004A7B10">
        <w:tc>
          <w:tcPr>
            <w:tcW w:w="1951" w:type="dxa"/>
            <w:shd w:val="clear" w:color="auto" w:fill="auto"/>
          </w:tcPr>
          <w:p w:rsidR="002B7875" w:rsidRPr="007A51EF" w:rsidRDefault="002B7875" w:rsidP="000167C3">
            <w:pPr>
              <w:rPr>
                <w:b/>
              </w:rPr>
            </w:pPr>
            <w:r w:rsidRPr="007A51EF">
              <w:rPr>
                <w:b/>
              </w:rPr>
              <w:t>Conformance</w:t>
            </w:r>
          </w:p>
        </w:tc>
        <w:tc>
          <w:tcPr>
            <w:tcW w:w="8017" w:type="dxa"/>
            <w:shd w:val="clear" w:color="auto" w:fill="auto"/>
          </w:tcPr>
          <w:p w:rsidR="002B7875" w:rsidRPr="007A51EF" w:rsidRDefault="002C3DD4" w:rsidP="000167C3">
            <w:pPr>
              <w:rPr>
                <w:lang w:eastAsia="en-US"/>
              </w:rPr>
            </w:pPr>
            <w:r>
              <w:rPr>
                <w:lang w:eastAsia="en-US"/>
              </w:rPr>
              <w:t>CONDITIONAL</w:t>
            </w:r>
          </w:p>
        </w:tc>
      </w:tr>
      <w:tr w:rsidR="002B7875" w:rsidRPr="007A51EF" w:rsidTr="004A7B10">
        <w:tc>
          <w:tcPr>
            <w:tcW w:w="1951" w:type="dxa"/>
            <w:shd w:val="clear" w:color="auto" w:fill="auto"/>
          </w:tcPr>
          <w:p w:rsidR="002B7875" w:rsidRPr="007A51EF" w:rsidRDefault="002B7875" w:rsidP="000167C3">
            <w:pPr>
              <w:rPr>
                <w:b/>
              </w:rPr>
            </w:pPr>
            <w:r w:rsidRPr="007A51EF">
              <w:rPr>
                <w:b/>
              </w:rPr>
              <w:t>Data Type</w:t>
            </w:r>
          </w:p>
        </w:tc>
        <w:tc>
          <w:tcPr>
            <w:tcW w:w="8017" w:type="dxa"/>
            <w:shd w:val="clear" w:color="auto" w:fill="auto"/>
          </w:tcPr>
          <w:p w:rsidR="002B7875" w:rsidRPr="007A51EF" w:rsidRDefault="002B7875" w:rsidP="000167C3">
            <w:pPr>
              <w:rPr>
                <w:lang w:eastAsia="en-US"/>
              </w:rPr>
            </w:pPr>
            <w:r>
              <w:rPr>
                <w:lang w:eastAsia="en-US"/>
              </w:rPr>
              <w:t>CD</w:t>
            </w:r>
          </w:p>
        </w:tc>
      </w:tr>
      <w:tr w:rsidR="002B7875" w:rsidRPr="007A51EF" w:rsidTr="004A7B10">
        <w:tc>
          <w:tcPr>
            <w:tcW w:w="1951" w:type="dxa"/>
            <w:shd w:val="clear" w:color="auto" w:fill="auto"/>
          </w:tcPr>
          <w:p w:rsidR="002B7875" w:rsidRPr="007A51EF" w:rsidRDefault="002B7875" w:rsidP="000167C3">
            <w:pPr>
              <w:rPr>
                <w:b/>
              </w:rPr>
            </w:pPr>
            <w:r w:rsidRPr="007A51EF">
              <w:rPr>
                <w:b/>
              </w:rPr>
              <w:t>Business Rule(s)</w:t>
            </w:r>
          </w:p>
        </w:tc>
        <w:tc>
          <w:tcPr>
            <w:tcW w:w="8017" w:type="dxa"/>
            <w:shd w:val="clear" w:color="auto" w:fill="auto"/>
          </w:tcPr>
          <w:p w:rsidR="002B7875" w:rsidRPr="007A51EF" w:rsidRDefault="00B76463" w:rsidP="000167C3">
            <w:pPr>
              <w:jc w:val="both"/>
              <w:rPr>
                <w:lang w:eastAsia="en-US"/>
              </w:rPr>
            </w:pPr>
            <w:r w:rsidRPr="00B76463">
              <w:rPr>
                <w:lang w:eastAsia="en-US"/>
              </w:rPr>
              <w:t>All related substances should have a substance id</w:t>
            </w:r>
            <w:r>
              <w:rPr>
                <w:lang w:eastAsia="en-US"/>
              </w:rPr>
              <w:t>.</w:t>
            </w:r>
          </w:p>
        </w:tc>
      </w:tr>
    </w:tbl>
    <w:p w:rsidR="004A7B10" w:rsidRPr="004A7B10" w:rsidRDefault="004A7B10" w:rsidP="004A7B10">
      <w:pPr>
        <w:pStyle w:val="XML"/>
      </w:pPr>
      <w:bookmarkStart w:id="531" w:name="_Toc304805755"/>
      <w:bookmarkStart w:id="532" w:name="_Toc304814694"/>
      <w:r w:rsidRPr="004A7B10">
        <w:t>&lt;identifiedSubstance&gt;</w:t>
      </w:r>
      <w:r w:rsidRPr="004A7B10">
        <w:br/>
        <w:t xml:space="preserve">  &lt;identifiedSubstance&gt;&lt;!-- Substance Definition --&gt;&lt;/identifiedSubstance&gt;</w:t>
      </w:r>
    </w:p>
    <w:p w:rsidR="004A7B10" w:rsidRPr="004A7B10" w:rsidRDefault="004A7B10" w:rsidP="0085497B">
      <w:pPr>
        <w:pStyle w:val="XML"/>
      </w:pPr>
      <w:r>
        <w:t xml:space="preserve">  &lt;interactsIn</w:t>
      </w:r>
      <w:r w:rsidRPr="004A7B10">
        <w:t>&gt;</w:t>
      </w:r>
      <w:r w:rsidRPr="004A7B10">
        <w:br/>
        <w:t xml:space="preserve">    &lt;interaction&gt;</w:t>
      </w:r>
      <w:r w:rsidRPr="004A7B10">
        <w:br/>
      </w:r>
      <w:r>
        <w:t xml:space="preserve">      &lt;interactor</w:t>
      </w:r>
      <w:r w:rsidRPr="004A7B10">
        <w:t>&gt;</w:t>
      </w:r>
      <w:r w:rsidRPr="004A7B10">
        <w:br/>
        <w:t xml:space="preserve">        &lt;identifiedSubstance&gt;</w:t>
      </w:r>
      <w:r w:rsidRPr="004A7B10">
        <w:br/>
        <w:t xml:space="preserve">          &lt;id extension="</w:t>
      </w:r>
      <w:r w:rsidRPr="000C4ACE">
        <w:rPr>
          <w:i/>
          <w:iCs/>
        </w:rPr>
        <w:t>Substance Id</w:t>
      </w:r>
      <w:r w:rsidRPr="004A7B10">
        <w:t xml:space="preserve">" </w:t>
      </w:r>
      <w:r w:rsidRPr="004A7B10">
        <w:br/>
        <w:t xml:space="preserve">   </w:t>
      </w:r>
      <w:r w:rsidR="0085497B">
        <w:t xml:space="preserve">           root</w:t>
      </w:r>
      <w:r w:rsidRPr="004A7B10">
        <w:t>="</w:t>
      </w:r>
      <w:r w:rsidRPr="000C4ACE">
        <w:rPr>
          <w:i/>
          <w:iCs/>
        </w:rPr>
        <w:t>Substance Id System (OID)</w:t>
      </w:r>
      <w:r w:rsidRPr="004A7B10">
        <w:t>"&gt;</w:t>
      </w:r>
    </w:p>
    <w:p w:rsidR="008E1BA9" w:rsidRPr="000518DD" w:rsidRDefault="008E1BA9" w:rsidP="00287C7D">
      <w:pPr>
        <w:pStyle w:val="Heading4"/>
        <w:rPr>
          <w:color w:val="0070C0"/>
          <w:lang w:eastAsia="en-US"/>
        </w:rPr>
      </w:pPr>
      <w:r w:rsidRPr="000518DD">
        <w:rPr>
          <w:color w:val="0070C0"/>
          <w:lang w:eastAsia="en-US"/>
        </w:rPr>
        <w:t>Substance Name</w:t>
      </w:r>
      <w:bookmarkEnd w:id="531"/>
      <w:bookmarkEnd w:id="532"/>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B7875" w:rsidRPr="007A51EF" w:rsidTr="0085497B">
        <w:tc>
          <w:tcPr>
            <w:tcW w:w="1951" w:type="dxa"/>
            <w:shd w:val="clear" w:color="auto" w:fill="auto"/>
          </w:tcPr>
          <w:p w:rsidR="002B7875" w:rsidRPr="007A51EF" w:rsidRDefault="002B7875" w:rsidP="000167C3">
            <w:pPr>
              <w:rPr>
                <w:b/>
                <w:lang w:eastAsia="en-US"/>
              </w:rPr>
            </w:pPr>
            <w:r w:rsidRPr="007A51EF">
              <w:rPr>
                <w:b/>
              </w:rPr>
              <w:t>User Guidance</w:t>
            </w:r>
          </w:p>
        </w:tc>
        <w:tc>
          <w:tcPr>
            <w:tcW w:w="8017" w:type="dxa"/>
            <w:shd w:val="clear" w:color="auto" w:fill="auto"/>
          </w:tcPr>
          <w:p w:rsidR="002B7875" w:rsidRPr="007A51EF" w:rsidRDefault="003A6559" w:rsidP="000167C3">
            <w:pPr>
              <w:rPr>
                <w:lang w:eastAsia="en-US"/>
              </w:rPr>
            </w:pPr>
            <w:r w:rsidRPr="003A6559">
              <w:rPr>
                <w:lang w:eastAsia="en-US"/>
              </w:rPr>
              <w:t>Preferred term or primary name of related substance</w:t>
            </w:r>
            <w:r>
              <w:rPr>
                <w:lang w:eastAsia="en-US"/>
              </w:rPr>
              <w:t>.</w:t>
            </w:r>
          </w:p>
        </w:tc>
      </w:tr>
      <w:tr w:rsidR="002B7875" w:rsidRPr="007A51EF" w:rsidTr="0085497B">
        <w:tc>
          <w:tcPr>
            <w:tcW w:w="1951" w:type="dxa"/>
            <w:shd w:val="clear" w:color="auto" w:fill="auto"/>
          </w:tcPr>
          <w:p w:rsidR="002B7875" w:rsidRPr="007A51EF" w:rsidRDefault="002B7875" w:rsidP="000167C3">
            <w:pPr>
              <w:rPr>
                <w:b/>
                <w:lang w:eastAsia="en-US"/>
              </w:rPr>
            </w:pPr>
            <w:r w:rsidRPr="007A51EF">
              <w:rPr>
                <w:b/>
              </w:rPr>
              <w:t>Example(s)</w:t>
            </w:r>
          </w:p>
        </w:tc>
        <w:tc>
          <w:tcPr>
            <w:tcW w:w="8017" w:type="dxa"/>
            <w:shd w:val="clear" w:color="auto" w:fill="auto"/>
          </w:tcPr>
          <w:p w:rsidR="002B7875" w:rsidRPr="007A51EF" w:rsidRDefault="002B7875" w:rsidP="000167C3">
            <w:pPr>
              <w:rPr>
                <w:lang w:eastAsia="en-US"/>
              </w:rPr>
            </w:pPr>
          </w:p>
        </w:tc>
      </w:tr>
      <w:tr w:rsidR="002B7875" w:rsidRPr="007A51EF" w:rsidTr="0085497B">
        <w:tc>
          <w:tcPr>
            <w:tcW w:w="1951" w:type="dxa"/>
            <w:shd w:val="clear" w:color="auto" w:fill="auto"/>
          </w:tcPr>
          <w:p w:rsidR="002B7875" w:rsidRPr="007A51EF" w:rsidRDefault="002B7875" w:rsidP="000167C3">
            <w:pPr>
              <w:rPr>
                <w:b/>
              </w:rPr>
            </w:pPr>
            <w:r w:rsidRPr="007A51EF">
              <w:rPr>
                <w:b/>
              </w:rPr>
              <w:t>Conformance</w:t>
            </w:r>
          </w:p>
        </w:tc>
        <w:tc>
          <w:tcPr>
            <w:tcW w:w="8017" w:type="dxa"/>
            <w:shd w:val="clear" w:color="auto" w:fill="auto"/>
          </w:tcPr>
          <w:p w:rsidR="002B7875" w:rsidRPr="007A51EF" w:rsidRDefault="002C3DD4" w:rsidP="000167C3">
            <w:pPr>
              <w:rPr>
                <w:lang w:eastAsia="en-US"/>
              </w:rPr>
            </w:pPr>
            <w:r>
              <w:rPr>
                <w:lang w:eastAsia="en-US"/>
              </w:rPr>
              <w:t>CONDITIONAL</w:t>
            </w:r>
          </w:p>
        </w:tc>
      </w:tr>
      <w:tr w:rsidR="002B7875" w:rsidRPr="007A51EF" w:rsidTr="0085497B">
        <w:tc>
          <w:tcPr>
            <w:tcW w:w="1951" w:type="dxa"/>
            <w:shd w:val="clear" w:color="auto" w:fill="auto"/>
          </w:tcPr>
          <w:p w:rsidR="002B7875" w:rsidRPr="007A51EF" w:rsidRDefault="002B7875" w:rsidP="000167C3">
            <w:pPr>
              <w:rPr>
                <w:b/>
              </w:rPr>
            </w:pPr>
            <w:r w:rsidRPr="007A51EF">
              <w:rPr>
                <w:b/>
              </w:rPr>
              <w:t>Data Type</w:t>
            </w:r>
          </w:p>
        </w:tc>
        <w:tc>
          <w:tcPr>
            <w:tcW w:w="8017" w:type="dxa"/>
            <w:shd w:val="clear" w:color="auto" w:fill="auto"/>
          </w:tcPr>
          <w:p w:rsidR="002B7875" w:rsidRPr="007A51EF" w:rsidRDefault="002B7875" w:rsidP="000167C3">
            <w:pPr>
              <w:rPr>
                <w:lang w:eastAsia="en-US"/>
              </w:rPr>
            </w:pPr>
            <w:r>
              <w:rPr>
                <w:lang w:eastAsia="en-US"/>
              </w:rPr>
              <w:t>CD</w:t>
            </w:r>
          </w:p>
        </w:tc>
      </w:tr>
      <w:tr w:rsidR="002B7875" w:rsidRPr="007A51EF" w:rsidTr="0085497B">
        <w:tc>
          <w:tcPr>
            <w:tcW w:w="1951" w:type="dxa"/>
            <w:shd w:val="clear" w:color="auto" w:fill="auto"/>
          </w:tcPr>
          <w:p w:rsidR="002B7875" w:rsidRPr="007A51EF" w:rsidRDefault="002B7875" w:rsidP="000167C3">
            <w:pPr>
              <w:rPr>
                <w:b/>
              </w:rPr>
            </w:pPr>
            <w:r w:rsidRPr="007A51EF">
              <w:rPr>
                <w:b/>
              </w:rPr>
              <w:t>Business Rule(s)</w:t>
            </w:r>
          </w:p>
        </w:tc>
        <w:tc>
          <w:tcPr>
            <w:tcW w:w="8017" w:type="dxa"/>
            <w:shd w:val="clear" w:color="auto" w:fill="auto"/>
          </w:tcPr>
          <w:p w:rsidR="002B7875" w:rsidRPr="007A51EF" w:rsidRDefault="003A6559" w:rsidP="000167C3">
            <w:pPr>
              <w:jc w:val="both"/>
              <w:rPr>
                <w:lang w:eastAsia="en-US"/>
              </w:rPr>
            </w:pPr>
            <w:r w:rsidRPr="003A6559">
              <w:rPr>
                <w:lang w:eastAsia="en-US"/>
              </w:rPr>
              <w:t>The preferred term of the related substance is captured</w:t>
            </w:r>
            <w:r w:rsidR="0038476A">
              <w:rPr>
                <w:lang w:eastAsia="en-US"/>
              </w:rPr>
              <w:t>; mandatory when there is a “Substance Relationship”.</w:t>
            </w:r>
          </w:p>
        </w:tc>
      </w:tr>
    </w:tbl>
    <w:p w:rsidR="0085497B" w:rsidRPr="004A7B10" w:rsidRDefault="0085497B" w:rsidP="0085497B">
      <w:pPr>
        <w:pStyle w:val="XML"/>
      </w:pPr>
      <w:r w:rsidRPr="004A7B10">
        <w:t>&lt;identifiedSubstance&gt;</w:t>
      </w:r>
      <w:r w:rsidRPr="004A7B10">
        <w:br/>
        <w:t xml:space="preserve">  &lt;identifiedSubstance&gt;&lt;!-- Substance Definition --&gt;&lt;/identifiedSubstance&gt;</w:t>
      </w:r>
    </w:p>
    <w:p w:rsidR="0085497B" w:rsidRPr="004A7B10" w:rsidRDefault="0085497B" w:rsidP="0085497B">
      <w:pPr>
        <w:pStyle w:val="XML"/>
      </w:pPr>
      <w:r>
        <w:t xml:space="preserve">  &lt;interactsIn</w:t>
      </w:r>
      <w:r w:rsidRPr="004A7B10">
        <w:t>&gt;</w:t>
      </w:r>
      <w:r w:rsidRPr="004A7B10">
        <w:br/>
        <w:t xml:space="preserve">    &lt;interaction&gt;</w:t>
      </w:r>
      <w:r w:rsidRPr="004A7B10">
        <w:br/>
      </w:r>
      <w:r>
        <w:t xml:space="preserve">      &lt;interactor</w:t>
      </w:r>
      <w:r w:rsidRPr="004A7B10">
        <w:t>&gt;</w:t>
      </w:r>
      <w:r w:rsidRPr="004A7B10">
        <w:br/>
        <w:t xml:space="preserve">        &lt;identifiedSubstance&gt;</w:t>
      </w:r>
      <w:r w:rsidRPr="004A7B10">
        <w:br/>
      </w:r>
      <w:r>
        <w:t xml:space="preserve">          &lt;identifiedSubstance&gt;</w:t>
      </w:r>
      <w:r>
        <w:br/>
        <w:t xml:space="preserve">            &lt;name</w:t>
      </w:r>
      <w:r w:rsidRPr="0085497B">
        <w:rPr>
          <w:b/>
          <w:bCs/>
        </w:rPr>
        <w:t>&gt;</w:t>
      </w:r>
      <w:r w:rsidRPr="000C4ACE">
        <w:rPr>
          <w:i/>
          <w:iCs/>
        </w:rPr>
        <w:t>Substance Name&lt;/name&gt;</w:t>
      </w:r>
    </w:p>
    <w:p w:rsidR="008E1BA9" w:rsidRPr="000518DD" w:rsidRDefault="00971242" w:rsidP="00287C7D">
      <w:pPr>
        <w:pStyle w:val="Heading4"/>
        <w:rPr>
          <w:color w:val="FF0000"/>
          <w:lang w:eastAsia="en-US"/>
        </w:rPr>
      </w:pPr>
      <w:r w:rsidRPr="000518DD">
        <w:rPr>
          <w:color w:val="FF0000"/>
          <w:lang w:eastAsia="en-US"/>
        </w:rPr>
        <w:lastRenderedPageBreak/>
        <w:t>Amount</w:t>
      </w:r>
    </w:p>
    <w:p w:rsidR="008E1BA9" w:rsidRPr="008E1BA9" w:rsidRDefault="008E1BA9" w:rsidP="00971242">
      <w:pPr>
        <w:jc w:val="both"/>
        <w:rPr>
          <w:lang w:val="en-US" w:eastAsia="en-US"/>
        </w:rPr>
      </w:pPr>
      <w:r w:rsidRPr="008E1BA9">
        <w:rPr>
          <w:lang w:val="en-US" w:eastAsia="en-US"/>
        </w:rPr>
        <w:t>For some substance relationships it may be desirable to capture a quantitative or semi-quantitative amount that may further define the relationship (i.e. majo</w:t>
      </w:r>
      <w:r w:rsidR="00CC4795">
        <w:rPr>
          <w:lang w:val="en-US" w:eastAsia="en-US"/>
        </w:rPr>
        <w:t>r metabolite, degradent etc.). Amount shall be captured according to Section</w:t>
      </w:r>
      <w:r w:rsidR="00C84A67">
        <w:rPr>
          <w:lang w:val="en-US" w:eastAsia="en-US"/>
        </w:rPr>
        <w:t xml:space="preserve"> 8.8</w:t>
      </w:r>
      <w:r w:rsidR="00CC4795">
        <w:rPr>
          <w:lang w:val="en-US" w:eastAsia="en-US"/>
        </w:rPr>
        <w:t>.</w:t>
      </w:r>
    </w:p>
    <w:p w:rsidR="008E1BA9" w:rsidRDefault="008E1BA9" w:rsidP="00971242">
      <w:pPr>
        <w:jc w:val="both"/>
        <w:rPr>
          <w:lang w:val="en-US" w:eastAsia="en-US"/>
        </w:rPr>
      </w:pPr>
      <w:r w:rsidRPr="008E1BA9">
        <w:rPr>
          <w:lang w:val="en-US" w:eastAsia="en-US"/>
        </w:rPr>
        <w:t>Substance Relationships which refer to reactions (e.g., metabolism, prodrug) are quantified by specifying the quantity of the reactants:</w:t>
      </w:r>
    </w:p>
    <w:p w:rsidR="008E1BA9" w:rsidRDefault="008E1BA9" w:rsidP="008E1BA9">
      <w:pPr>
        <w:rPr>
          <w:lang w:val="en-US" w:eastAsia="en-US"/>
        </w:rPr>
      </w:pPr>
    </w:p>
    <w:p w:rsidR="008E1BA9" w:rsidRDefault="008E1BA9" w:rsidP="00250D62">
      <w:pPr>
        <w:pStyle w:val="XML"/>
      </w:pPr>
      <w:r>
        <w:t>&lt;interactsIn&gt;</w:t>
      </w:r>
      <w:r>
        <w:br/>
        <w:t xml:space="preserve">  &lt;quantity&gt;&lt;!—Quantity of This Substance --&gt;&lt;/quantity&gt;</w:t>
      </w:r>
      <w:r>
        <w:br/>
        <w:t xml:space="preserve">  &lt;interaction&gt;</w:t>
      </w:r>
      <w:r>
        <w:br/>
        <w:t xml:space="preserve">    &lt;interactor&gt;</w:t>
      </w:r>
      <w:r>
        <w:br/>
        <w:t xml:space="preserve">      &lt;quantity&gt;&lt;!-- Quantity of Related Substance --&gt;&lt;/quantity&gt;</w:t>
      </w:r>
    </w:p>
    <w:p w:rsidR="008E1BA9" w:rsidRDefault="008E1BA9" w:rsidP="008E1BA9">
      <w:pPr>
        <w:rPr>
          <w:lang w:val="en-US" w:eastAsia="en-US"/>
        </w:rPr>
      </w:pPr>
    </w:p>
    <w:p w:rsidR="008E1BA9" w:rsidRDefault="008E1BA9" w:rsidP="008E1BA9">
      <w:pPr>
        <w:rPr>
          <w:lang w:val="en-US" w:eastAsia="en-US"/>
        </w:rPr>
      </w:pPr>
      <w:r w:rsidRPr="008E1BA9">
        <w:rPr>
          <w:lang w:val="en-US" w:eastAsia="en-US"/>
        </w:rPr>
        <w:t>Substance Relationships which are structural (e.g., moiety) are quantified in the moiety relationship quantity as a ratio:</w:t>
      </w:r>
    </w:p>
    <w:p w:rsidR="008E1BA9" w:rsidRDefault="008E1BA9" w:rsidP="00250D62">
      <w:pPr>
        <w:pStyle w:val="XML"/>
      </w:pPr>
      <w:r>
        <w:t>&lt;identifiedSubstance&gt;</w:t>
      </w:r>
      <w:r>
        <w:br/>
        <w:t xml:space="preserve">  &lt;moiety&gt;</w:t>
      </w:r>
      <w:r>
        <w:br/>
        <w:t xml:space="preserve">   &lt;quantity&gt;</w:t>
      </w:r>
      <w:r>
        <w:br/>
        <w:t xml:space="preserve">     &lt;numerator&gt;&lt;!-- Quantity of Related Substance --&gt;&lt;/numerator&gt;</w:t>
      </w:r>
      <w:r>
        <w:br/>
        <w:t xml:space="preserve">     &lt;denominator&gt;&lt;!-- Quantity of This Substance --&gt;&lt;/denominator&gt;</w:t>
      </w:r>
      <w:r>
        <w:br/>
        <w:t xml:space="preserve">   &lt;/quantity&gt;</w:t>
      </w:r>
    </w:p>
    <w:p w:rsidR="008E1BA9" w:rsidRPr="000518DD" w:rsidRDefault="008E1BA9" w:rsidP="00287C7D">
      <w:pPr>
        <w:pStyle w:val="Heading4"/>
        <w:rPr>
          <w:color w:val="FF0000"/>
          <w:lang w:eastAsia="en-US"/>
        </w:rPr>
      </w:pPr>
      <w:r w:rsidRPr="000518DD">
        <w:rPr>
          <w:color w:val="FF0000"/>
          <w:lang w:eastAsia="en-US"/>
        </w:rPr>
        <w:t>Reference Source</w:t>
      </w:r>
    </w:p>
    <w:p w:rsidR="008E1BA9" w:rsidRDefault="008E1BA9" w:rsidP="008E1BA9">
      <w:pPr>
        <w:rPr>
          <w:lang w:val="en-US" w:eastAsia="en-US"/>
        </w:rPr>
      </w:pPr>
      <w:r w:rsidRPr="008E1BA9">
        <w:rPr>
          <w:lang w:val="en-US" w:eastAsia="en-US"/>
        </w:rPr>
        <w:t>The reference source will be</w:t>
      </w:r>
      <w:r w:rsidR="00287C7D">
        <w:rPr>
          <w:lang w:val="en-US" w:eastAsia="en-US"/>
        </w:rPr>
        <w:t xml:space="preserve"> captured according to </w:t>
      </w:r>
      <w:r w:rsidR="00287C7D" w:rsidRPr="00C55F98">
        <w:rPr>
          <w:lang w:val="en-US" w:eastAsia="en-US"/>
        </w:rPr>
        <w:t>Section 8.2.5</w:t>
      </w:r>
      <w:r w:rsidRPr="00C55F98">
        <w:rPr>
          <w:lang w:val="en-US" w:eastAsia="en-US"/>
        </w:rPr>
        <w:t xml:space="preserve"> when necessary</w:t>
      </w:r>
      <w:r w:rsidRPr="008E1BA9">
        <w:rPr>
          <w:lang w:val="en-US" w:eastAsia="en-US"/>
        </w:rPr>
        <w:t>.</w:t>
      </w:r>
    </w:p>
    <w:p w:rsidR="00C55F98" w:rsidRDefault="00C55F98" w:rsidP="008E1BA9">
      <w:pPr>
        <w:rPr>
          <w:lang w:val="en-US" w:eastAsia="en-US"/>
        </w:rPr>
      </w:pPr>
    </w:p>
    <w:p w:rsidR="008E1BA9" w:rsidRDefault="008E1BA9" w:rsidP="00250D62">
      <w:pPr>
        <w:pStyle w:val="XML"/>
      </w:pPr>
      <w:r>
        <w:t>&lt;identifiedSubstance&gt;</w:t>
      </w:r>
      <w:r>
        <w:br/>
        <w:t xml:space="preserve">  &lt;identifiedSubstance&gt;&lt;!-- Substance Definition --&gt;&lt;/identifiedSubstance&gt;</w:t>
      </w:r>
    </w:p>
    <w:p w:rsidR="008E1BA9" w:rsidRDefault="008E1BA9" w:rsidP="00250D62">
      <w:pPr>
        <w:pStyle w:val="XML"/>
      </w:pPr>
      <w:r>
        <w:t xml:space="preserve">  &lt;interactsIn&gt;</w:t>
      </w:r>
      <w:r>
        <w:br/>
        <w:t xml:space="preserve">    &lt;interaction&gt;</w:t>
      </w:r>
      <w:r>
        <w:br/>
        <w:t xml:space="preserve">      &lt;subjectOf&gt;</w:t>
      </w:r>
      <w:r>
        <w:br/>
        <w:t xml:space="preserve">        &lt;document&gt;</w:t>
      </w:r>
      <w:r>
        <w:br/>
        <w:t xml:space="preserve">          &lt;!-- </w:t>
      </w:r>
      <w:r w:rsidRPr="00E65E22">
        <w:rPr>
          <w:b/>
          <w:bCs/>
        </w:rPr>
        <w:t>Reference Source</w:t>
      </w:r>
      <w:r>
        <w:t xml:space="preserve"> --&gt;</w:t>
      </w:r>
    </w:p>
    <w:p w:rsidR="008E1BA9" w:rsidRDefault="008E1BA9" w:rsidP="008E1BA9">
      <w:pPr>
        <w:pStyle w:val="NumberLevel3"/>
        <w:numPr>
          <w:ilvl w:val="0"/>
          <w:numId w:val="0"/>
        </w:numPr>
        <w:rPr>
          <w:b w:val="0"/>
          <w:sz w:val="22"/>
          <w:szCs w:val="22"/>
        </w:rPr>
      </w:pPr>
    </w:p>
    <w:p w:rsidR="008E1BA9" w:rsidRDefault="008E1BA9" w:rsidP="00E61131">
      <w:pPr>
        <w:pStyle w:val="XML"/>
      </w:pPr>
      <w:r>
        <w:t>&lt;identifiedSubstance&gt;</w:t>
      </w:r>
      <w:r>
        <w:br/>
        <w:t xml:space="preserve">  &lt;identifiedSubstance&gt;</w:t>
      </w:r>
      <w:r>
        <w:br/>
        <w:t xml:space="preserve">    &lt;!-- Substance Definition --&gt;</w:t>
      </w:r>
      <w:r>
        <w:br/>
        <w:t xml:space="preserve">    &lt;moiety typeCode="</w:t>
      </w:r>
      <w:r w:rsidR="00E61131">
        <w:t>ACT</w:t>
      </w:r>
      <w:r>
        <w:t>M"&gt;</w:t>
      </w:r>
      <w:r>
        <w:br/>
        <w:t xml:space="preserve">      &lt;subjectOf&gt;</w:t>
      </w:r>
      <w:r>
        <w:br/>
        <w:t xml:space="preserve">        &lt;document&gt;</w:t>
      </w:r>
      <w:r>
        <w:br/>
        <w:t xml:space="preserve">          &lt;!-- </w:t>
      </w:r>
      <w:r w:rsidRPr="00E65E22">
        <w:rPr>
          <w:b/>
          <w:bCs/>
        </w:rPr>
        <w:t>Reference Source</w:t>
      </w:r>
      <w:r>
        <w:t xml:space="preserve"> --&gt;</w:t>
      </w:r>
    </w:p>
    <w:p w:rsidR="005F34F4" w:rsidRDefault="005F34F4" w:rsidP="005F34F4">
      <w:pPr>
        <w:pStyle w:val="PlainText"/>
        <w:rPr>
          <w:ins w:id="533" w:author="Borodina, Yulia" w:date="2013-11-14T10:13:00Z"/>
        </w:rPr>
      </w:pPr>
    </w:p>
    <w:p w:rsidR="005F34F4" w:rsidRDefault="005F34F4" w:rsidP="005F34F4">
      <w:pPr>
        <w:pStyle w:val="PlainText"/>
        <w:rPr>
          <w:ins w:id="534" w:author="Borodina, Yulia" w:date="2013-11-14T10:14:00Z"/>
        </w:rPr>
      </w:pPr>
      <w:commentRangeStart w:id="535"/>
      <w:ins w:id="536" w:author="Borodina, Yulia" w:date="2013-11-14T10:13:00Z">
        <w:r>
          <w:t xml:space="preserve">8.x </w:t>
        </w:r>
      </w:ins>
      <w:ins w:id="537" w:author="Borodina, Yulia" w:date="2013-11-14T10:14:00Z">
        <w:r>
          <w:t>Incomplete de</w:t>
        </w:r>
      </w:ins>
      <w:ins w:id="538" w:author="Borodina, Yulia" w:date="2013-11-14T10:16:00Z">
        <w:r>
          <w:t>finition</w:t>
        </w:r>
      </w:ins>
    </w:p>
    <w:p w:rsidR="005F34F4" w:rsidRDefault="005F34F4" w:rsidP="005F34F4">
      <w:pPr>
        <w:pStyle w:val="PlainText"/>
        <w:rPr>
          <w:ins w:id="539" w:author="Borodina, Yulia" w:date="2013-11-14T10:15:00Z"/>
        </w:rPr>
      </w:pPr>
    </w:p>
    <w:p w:rsidR="005F34F4" w:rsidRDefault="005F34F4" w:rsidP="005F34F4">
      <w:pPr>
        <w:pStyle w:val="PlainText"/>
        <w:rPr>
          <w:ins w:id="540" w:author="Borodina, Yulia" w:date="2013-11-14T10:16:00Z"/>
        </w:rPr>
      </w:pPr>
      <w:ins w:id="541" w:author="Borodina, Yulia" w:date="2013-11-14T10:16:00Z">
        <w:r>
          <w:t>If some required information is missing in the substance definition, the definition should be marked as incomplete.</w:t>
        </w:r>
      </w:ins>
    </w:p>
    <w:p w:rsidR="005F34F4" w:rsidRDefault="005F34F4" w:rsidP="005F34F4">
      <w:pPr>
        <w:pStyle w:val="PlainText"/>
        <w:rPr>
          <w:ins w:id="542" w:author="Borodina, Yulia" w:date="2013-11-14T10:13:00Z"/>
        </w:rPr>
      </w:pPr>
    </w:p>
    <w:p w:rsidR="005F34F4" w:rsidRDefault="005F34F4" w:rsidP="005F34F4">
      <w:pPr>
        <w:pStyle w:val="PlainText"/>
        <w:rPr>
          <w:ins w:id="543" w:author="Borodina, Yulia" w:date="2013-11-14T10:11:00Z"/>
        </w:rPr>
      </w:pPr>
      <w:ins w:id="544" w:author="Borodina, Yulia" w:date="2013-11-14T10:11:00Z">
        <w:r>
          <w:t>&lt;subjectOf&gt;</w:t>
        </w:r>
      </w:ins>
    </w:p>
    <w:p w:rsidR="005F34F4" w:rsidRDefault="005F34F4" w:rsidP="005F34F4">
      <w:pPr>
        <w:pStyle w:val="PlainText"/>
        <w:rPr>
          <w:ins w:id="545" w:author="Borodina, Yulia" w:date="2013-11-14T10:11:00Z"/>
        </w:rPr>
      </w:pPr>
      <w:ins w:id="546" w:author="Borodina, Yulia" w:date="2013-11-14T10:11:00Z">
        <w:r>
          <w:t>     &lt;characteristic&gt;</w:t>
        </w:r>
      </w:ins>
    </w:p>
    <w:p w:rsidR="005F34F4" w:rsidRDefault="007174C8" w:rsidP="005F34F4">
      <w:pPr>
        <w:pStyle w:val="PlainText"/>
        <w:rPr>
          <w:ins w:id="547" w:author="Borodina, Yulia" w:date="2013-11-14T10:11:00Z"/>
        </w:rPr>
      </w:pPr>
      <w:ins w:id="548" w:author="Borodina, Yulia" w:date="2013-11-14T10:11:00Z">
        <w:r>
          <w:t>      &lt;code code="</w:t>
        </w:r>
      </w:ins>
      <w:ins w:id="549" w:author="Borodina, Yulia" w:date="2013-11-15T09:07:00Z">
        <w:r w:rsidR="00ED129E" w:rsidRPr="000C4ACE">
          <w:rPr>
            <w:i/>
            <w:iCs/>
          </w:rPr>
          <w:t>Code</w:t>
        </w:r>
        <w:r w:rsidR="00ED129E">
          <w:t xml:space="preserve"> </w:t>
        </w:r>
      </w:ins>
      <w:ins w:id="550" w:author="Borodina, Yulia" w:date="2013-11-15T09:08:00Z">
        <w:r w:rsidR="00ED129E">
          <w:t>for ‘</w:t>
        </w:r>
        <w:r w:rsidR="00ED129E">
          <w:rPr>
            <w:i/>
            <w:iCs/>
          </w:rPr>
          <w:t>Incomplete</w:t>
        </w:r>
      </w:ins>
      <w:ins w:id="551" w:author="Gunther Schadow" w:date="2013-11-16T17:46:00Z">
        <w:r w:rsidR="0097775C">
          <w:rPr>
            <w:i/>
            <w:iCs/>
          </w:rPr>
          <w:t xml:space="preserve"> Definition</w:t>
        </w:r>
      </w:ins>
      <w:ins w:id="552" w:author="Borodina, Yulia" w:date="2013-11-15T09:08:00Z">
        <w:r w:rsidR="00ED129E">
          <w:rPr>
            <w:i/>
            <w:iCs/>
          </w:rPr>
          <w:t>’</w:t>
        </w:r>
      </w:ins>
      <w:ins w:id="553" w:author="Borodina, Yulia" w:date="2013-11-14T10:11:00Z">
        <w:r>
          <w:t>"</w:t>
        </w:r>
      </w:ins>
      <w:ins w:id="554" w:author="Borodina, Yulia" w:date="2013-11-14T10:18:00Z">
        <w:r>
          <w:t xml:space="preserve"> </w:t>
        </w:r>
      </w:ins>
      <w:ins w:id="555" w:author="Borodina, Yulia" w:date="2013-11-14T10:11:00Z">
        <w:r w:rsidR="005F34F4">
          <w:t>codeSystem="</w:t>
        </w:r>
      </w:ins>
      <w:ins w:id="556" w:author="Borodina, Yulia" w:date="2013-11-15T09:07:00Z">
        <w:r w:rsidR="00ED129E" w:rsidRPr="00ED129E">
          <w:rPr>
            <w:i/>
            <w:iCs/>
          </w:rPr>
          <w:t xml:space="preserve"> </w:t>
        </w:r>
        <w:r w:rsidR="00ED129E" w:rsidRPr="000C4ACE">
          <w:rPr>
            <w:i/>
            <w:iCs/>
          </w:rPr>
          <w:t>Code System (OID)</w:t>
        </w:r>
      </w:ins>
      <w:ins w:id="557" w:author="Borodina, Yulia" w:date="2013-11-14T10:11:00Z">
        <w:r w:rsidR="005F34F4">
          <w:t>"  displayName="incomplete</w:t>
        </w:r>
      </w:ins>
      <w:ins w:id="558" w:author="Gunther Schadow" w:date="2013-11-16T17:46:00Z">
        <w:r w:rsidR="0097775C">
          <w:t xml:space="preserve"> definition</w:t>
        </w:r>
      </w:ins>
      <w:ins w:id="559" w:author="Borodina, Yulia" w:date="2013-11-14T10:11:00Z">
        <w:r w:rsidR="005F34F4">
          <w:t>"/&gt;</w:t>
        </w:r>
      </w:ins>
    </w:p>
    <w:p w:rsidR="005F34F4" w:rsidRDefault="005F34F4" w:rsidP="005F34F4">
      <w:pPr>
        <w:rPr>
          <w:ins w:id="560" w:author="Borodina, Yulia" w:date="2013-11-14T10:11:00Z"/>
        </w:rPr>
      </w:pPr>
      <w:ins w:id="561" w:author="Borodina, Yulia" w:date="2013-11-14T10:11:00Z">
        <w:r>
          <w:t>     &lt;/characteristic&gt;</w:t>
        </w:r>
      </w:ins>
    </w:p>
    <w:p w:rsidR="005F34F4" w:rsidRDefault="005F34F4" w:rsidP="005F34F4">
      <w:pPr>
        <w:rPr>
          <w:ins w:id="562" w:author="Borodina, Yulia" w:date="2013-11-14T10:11:00Z"/>
          <w:lang w:val="ru-RU"/>
        </w:rPr>
      </w:pPr>
      <w:ins w:id="563" w:author="Borodina, Yulia" w:date="2013-11-14T10:11:00Z">
        <w:r>
          <w:t>&lt;/subjectOf&gt;</w:t>
        </w:r>
      </w:ins>
      <w:commentRangeEnd w:id="535"/>
      <w:ins w:id="564" w:author="Borodina, Yulia" w:date="2013-11-14T10:18:00Z">
        <w:r w:rsidR="0036368D">
          <w:rPr>
            <w:rStyle w:val="CommentReference"/>
          </w:rPr>
          <w:commentReference w:id="535"/>
        </w:r>
      </w:ins>
    </w:p>
    <w:p w:rsidR="00250D62" w:rsidRDefault="00250D62" w:rsidP="008E1BA9"/>
    <w:p w:rsidR="002C34DF" w:rsidRPr="002C34DF" w:rsidRDefault="00685576" w:rsidP="002C34DF">
      <w:pPr>
        <w:pStyle w:val="Heading2"/>
        <w:rPr>
          <w:color w:val="FF0000"/>
          <w:lang w:eastAsia="en-US"/>
        </w:rPr>
      </w:pPr>
      <w:bookmarkStart w:id="565" w:name="_Toc343650453"/>
      <w:r w:rsidRPr="00A6530D">
        <w:rPr>
          <w:color w:val="FF0000"/>
          <w:lang w:eastAsia="en-US"/>
        </w:rPr>
        <w:lastRenderedPageBreak/>
        <w:t>Single Substance Type</w:t>
      </w:r>
      <w:bookmarkEnd w:id="565"/>
    </w:p>
    <w:p w:rsidR="00685576" w:rsidRPr="000518DD" w:rsidRDefault="00685576" w:rsidP="00902CB1">
      <w:pPr>
        <w:pStyle w:val="Heading2"/>
        <w:rPr>
          <w:color w:val="FF0000"/>
          <w:lang w:eastAsia="en-US"/>
        </w:rPr>
      </w:pPr>
      <w:bookmarkStart w:id="566" w:name="_Toc343650454"/>
      <w:r w:rsidRPr="000518DD">
        <w:rPr>
          <w:color w:val="FF0000"/>
          <w:lang w:eastAsia="en-US"/>
        </w:rPr>
        <w:t>Structure</w:t>
      </w:r>
      <w:bookmarkEnd w:id="566"/>
      <w:ins w:id="567" w:author="HYST (Hiroyuki Sato)" w:date="2013-01-08T17:12:00Z">
        <w:r w:rsidR="00D15CCB" w:rsidRPr="00D15CCB">
          <w:rPr>
            <w:rFonts w:eastAsia="MS Mincho" w:hint="eastAsia"/>
            <w:color w:val="FF0000"/>
            <w:lang w:eastAsia="ja-JP"/>
          </w:rPr>
          <w:t xml:space="preserve">  (repeat as necessary)</w:t>
        </w:r>
      </w:ins>
    </w:p>
    <w:p w:rsidR="007D66A5" w:rsidRDefault="007D66A5" w:rsidP="007D66A5">
      <w:pPr>
        <w:jc w:val="both"/>
      </w:pPr>
      <w:r>
        <w:t xml:space="preserve">Structural information is an essential element for chemical substances and for other types of substances that have structurally definable modifications. The representation should contain structural information in one or more of the standardized formats as indicated below.  A graphical image of the molecular structure should also be provided if available. A complete representation of the structure should be provided and is usually sufficient to define chemical substances.  </w:t>
      </w:r>
    </w:p>
    <w:p w:rsidR="007D66A5" w:rsidRDefault="007D66A5" w:rsidP="007D66A5">
      <w:pPr>
        <w:jc w:val="both"/>
      </w:pPr>
    </w:p>
    <w:p w:rsidR="007D66A5" w:rsidRDefault="007D66A5" w:rsidP="007D66A5">
      <w:pPr>
        <w:jc w:val="both"/>
      </w:pPr>
      <w:r>
        <w:t>Although most chemical substances can only be represented unambiguously by a single structural representation, there are also many substances that can be represented by multiple structural representations or as a mixture or single substance.  For the initial implementation and the transmittal of data for substance definition an approach that limits ambiguity with the least number of structural representions is recommended.  There are several examples below that illustrate process in choosing a defining structural representation.  A more detailed structure representation guide will provided as a separate document.  Below are several examples that illustrate the current approach to choosing defining structural representations.</w:t>
      </w:r>
    </w:p>
    <w:p w:rsidR="007D66A5" w:rsidRDefault="007D66A5" w:rsidP="007D66A5">
      <w:pPr>
        <w:jc w:val="both"/>
      </w:pPr>
    </w:p>
    <w:p w:rsidR="007D66A5" w:rsidRDefault="007D66A5" w:rsidP="007D66A5">
      <w:pPr>
        <w:jc w:val="both"/>
      </w:pPr>
      <w:r>
        <w:t xml:space="preserve">Salts: Amine salts: with the exception of ammonium and quarternium salts shall be represented as a free base.  </w:t>
      </w:r>
    </w:p>
    <w:p w:rsidR="007D66A5" w:rsidRDefault="007D66A5" w:rsidP="007D66A5">
      <w:pPr>
        <w:jc w:val="both"/>
      </w:pPr>
    </w:p>
    <w:p w:rsidR="007D66A5" w:rsidRDefault="007D66A5" w:rsidP="007D66A5">
      <w:pPr>
        <w:jc w:val="both"/>
      </w:pPr>
      <w:r>
        <w:t xml:space="preserve">Example: </w:t>
      </w:r>
      <w:r>
        <w:rPr>
          <w:rFonts w:ascii="Verdana" w:hAnsi="Verdana" w:cs="Arial"/>
          <w:color w:val="000066"/>
          <w:sz w:val="22"/>
          <w:szCs w:val="22"/>
        </w:rPr>
        <w:fldChar w:fldCharType="begin"/>
      </w:r>
      <w:r>
        <w:rPr>
          <w:rFonts w:ascii="Verdana" w:hAnsi="Verdana" w:cs="Arial"/>
          <w:color w:val="000066"/>
          <w:sz w:val="22"/>
          <w:szCs w:val="22"/>
        </w:rPr>
        <w:instrText xml:space="preserve"> HYPERLINK "http://srsid.fda.gov:9618/ePS/ViewUpdateIngredient.do?calledFrom=complexSearchSubstance&amp;BDNUM=0145879AA" </w:instrText>
      </w:r>
      <w:r>
        <w:rPr>
          <w:rFonts w:ascii="Verdana" w:hAnsi="Verdana" w:cs="Arial"/>
          <w:color w:val="000066"/>
          <w:sz w:val="22"/>
          <w:szCs w:val="22"/>
        </w:rPr>
        <w:fldChar w:fldCharType="separate"/>
      </w:r>
      <w:r>
        <w:rPr>
          <w:rStyle w:val="Hyperlink"/>
          <w:rFonts w:ascii="Verdana" w:hAnsi="Verdana" w:cs="Arial"/>
          <w:sz w:val="22"/>
          <w:szCs w:val="22"/>
        </w:rPr>
        <w:t>DIFLOXACIN HYDROCHLORIDE</w:t>
      </w:r>
      <w:r>
        <w:rPr>
          <w:rFonts w:ascii="Verdana" w:hAnsi="Verdana" w:cs="Arial"/>
          <w:color w:val="000066"/>
          <w:sz w:val="22"/>
          <w:szCs w:val="22"/>
        </w:rPr>
        <w:fldChar w:fldCharType="end"/>
      </w:r>
    </w:p>
    <w:p w:rsidR="007D66A5" w:rsidRDefault="007D66A5" w:rsidP="007D66A5">
      <w:pPr>
        <w:jc w:val="both"/>
      </w:pPr>
      <w:r>
        <w:object w:dxaOrig="8940" w:dyaOrig="6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05pt;height:308.05pt" o:ole="">
            <v:imagedata r:id="rId16" o:title=""/>
          </v:shape>
          <o:OLEObject Type="Embed" ProgID="MDLDrawOLE.MDLDrawObject.1" ShapeID="_x0000_i1025" DrawAspect="Content" ObjectID="_1446235824" r:id="rId17">
            <o:FieldCodes>\s</o:FieldCodes>
          </o:OLEObject>
        </w:object>
      </w:r>
    </w:p>
    <w:p w:rsidR="007D66A5" w:rsidRDefault="007D66A5" w:rsidP="007D66A5">
      <w:pPr>
        <w:jc w:val="both"/>
      </w:pPr>
    </w:p>
    <w:p w:rsidR="007D66A5" w:rsidRDefault="007D66A5" w:rsidP="007D66A5">
      <w:pPr>
        <w:jc w:val="both"/>
      </w:pPr>
      <w:r>
        <w:t>Metal and ammonium salt salts:  All metal and ammonium salts shall be represented in a charged configuration with all equivalent functional groups ionized.  Charge balance will be achieved when necessary by adding hydrogen ions (protons).</w:t>
      </w:r>
    </w:p>
    <w:p w:rsidR="007D66A5" w:rsidRDefault="007D66A5" w:rsidP="007D66A5">
      <w:pPr>
        <w:jc w:val="both"/>
      </w:pPr>
    </w:p>
    <w:p w:rsidR="007D66A5" w:rsidRPr="00EF3F0B" w:rsidRDefault="007D66A5" w:rsidP="007D66A5">
      <w:pPr>
        <w:jc w:val="both"/>
      </w:pPr>
      <w:r>
        <w:t xml:space="preserve">Example: </w:t>
      </w:r>
      <w:r w:rsidRPr="00EF3F0B">
        <w:t>MONOSODIUM CITRATE</w:t>
      </w:r>
    </w:p>
    <w:commentRangeStart w:id="568"/>
    <w:commentRangeStart w:id="569"/>
    <w:p w:rsidR="007D66A5" w:rsidRDefault="007D66A5" w:rsidP="007D66A5">
      <w:pPr>
        <w:jc w:val="both"/>
      </w:pPr>
      <w:r>
        <w:object w:dxaOrig="7875" w:dyaOrig="5310">
          <v:shape id="_x0000_i1026" type="#_x0000_t75" style="width:393.8pt;height:265.45pt" o:ole="">
            <v:imagedata r:id="rId18" o:title=""/>
          </v:shape>
          <o:OLEObject Type="Embed" ProgID="MDLDrawOLE.MDLDrawObject.1" ShapeID="_x0000_i1026" DrawAspect="Content" ObjectID="_1446235825" r:id="rId19">
            <o:FieldCodes>\s</o:FieldCodes>
          </o:OLEObject>
        </w:object>
      </w:r>
      <w:commentRangeEnd w:id="568"/>
      <w:r w:rsidR="00043E7B">
        <w:rPr>
          <w:rStyle w:val="CommentReference"/>
        </w:rPr>
        <w:commentReference w:id="568"/>
      </w:r>
      <w:commentRangeEnd w:id="569"/>
      <w:r w:rsidR="0097775C">
        <w:rPr>
          <w:rStyle w:val="CommentReference"/>
        </w:rPr>
        <w:commentReference w:id="569"/>
      </w:r>
    </w:p>
    <w:p w:rsidR="007D66A5" w:rsidRDefault="007D66A5" w:rsidP="007D66A5">
      <w:pPr>
        <w:jc w:val="both"/>
      </w:pPr>
    </w:p>
    <w:p w:rsidR="002A2973" w:rsidRDefault="002A2973" w:rsidP="002A2973">
      <w:pPr>
        <w:jc w:val="both"/>
        <w:rPr>
          <w:ins w:id="570" w:author="Borodina, Yulia" w:date="2013-11-14T09:53:00Z"/>
        </w:rPr>
      </w:pPr>
      <w:ins w:id="571" w:author="Borodina, Yulia" w:date="2013-11-14T09:53:00Z">
        <w:r>
          <w:t>Racemic mixtures will be represented as 1:1 mixtures of en</w:t>
        </w:r>
      </w:ins>
      <w:ins w:id="572" w:author="Borodina, Yulia" w:date="2013-11-14T09:54:00Z">
        <w:r>
          <w:t>a</w:t>
        </w:r>
      </w:ins>
      <w:ins w:id="573" w:author="Borodina, Yulia" w:date="2013-11-14T09:53:00Z">
        <w:r>
          <w:t>ntiomers.</w:t>
        </w:r>
      </w:ins>
    </w:p>
    <w:p w:rsidR="002A2973" w:rsidRDefault="002A2973" w:rsidP="002A2973">
      <w:pPr>
        <w:jc w:val="both"/>
      </w:pPr>
      <w:del w:id="574" w:author="Borodina, Yulia" w:date="2013-11-14T09:53:00Z">
        <w:r w:rsidDel="002A2973">
          <w:delText>Racemic mixtures will be represented by a single structural representation. If the substance only contains one chiral center a single structure will drawn that does not contain a chiral bond.  If more than one chiral center exists relative stereochemistry will be indicated.  The stereochemistry of each moiety of a given substance will be captured separately (see Section 8.8.4).</w:delText>
        </w:r>
      </w:del>
    </w:p>
    <w:p w:rsidR="007D66A5" w:rsidRDefault="007D66A5" w:rsidP="007D66A5">
      <w:pPr>
        <w:jc w:val="both"/>
      </w:pPr>
    </w:p>
    <w:p w:rsidR="002A2973" w:rsidDel="002A2973" w:rsidRDefault="002A2973" w:rsidP="002A2973">
      <w:pPr>
        <w:jc w:val="both"/>
        <w:rPr>
          <w:del w:id="575" w:author="Borodina, Yulia" w:date="2013-11-14T09:54:00Z"/>
          <w:rFonts w:ascii="Verdana" w:hAnsi="Verdana" w:cs="Arial"/>
          <w:color w:val="000066"/>
          <w:sz w:val="22"/>
          <w:szCs w:val="22"/>
        </w:rPr>
      </w:pPr>
      <w:del w:id="576" w:author="Borodina, Yulia" w:date="2013-11-14T09:54:00Z">
        <w:r w:rsidDel="002A2973">
          <w:delText xml:space="preserve">Example:  </w:delText>
        </w:r>
        <w:r w:rsidDel="002A2973">
          <w:rPr>
            <w:rFonts w:ascii="Verdana" w:hAnsi="Verdana" w:cs="Arial"/>
            <w:color w:val="000066"/>
            <w:sz w:val="22"/>
            <w:szCs w:val="22"/>
          </w:rPr>
          <w:fldChar w:fldCharType="begin"/>
        </w:r>
        <w:r w:rsidDel="002A2973">
          <w:rPr>
            <w:rFonts w:ascii="Verdana" w:hAnsi="Verdana" w:cs="Arial"/>
            <w:color w:val="000066"/>
            <w:sz w:val="22"/>
            <w:szCs w:val="22"/>
          </w:rPr>
          <w:delInstrText xml:space="preserve"> HYPERLINK "http://srsid.fda.gov:9618/ePS/ViewUpdateIngredient.do?calledFrom=complexSearchSubstance&amp;BDNUM=0127231AA" </w:delInstrText>
        </w:r>
        <w:r w:rsidDel="002A2973">
          <w:rPr>
            <w:rFonts w:ascii="Verdana" w:hAnsi="Verdana" w:cs="Arial"/>
            <w:color w:val="000066"/>
            <w:sz w:val="22"/>
            <w:szCs w:val="22"/>
          </w:rPr>
          <w:fldChar w:fldCharType="separate"/>
        </w:r>
        <w:r w:rsidDel="002A2973">
          <w:rPr>
            <w:rStyle w:val="Hyperlink"/>
            <w:rFonts w:ascii="Verdana" w:hAnsi="Verdana" w:cs="Arial"/>
            <w:sz w:val="22"/>
            <w:szCs w:val="22"/>
          </w:rPr>
          <w:delText>OFLOXACIN</w:delText>
        </w:r>
        <w:r w:rsidDel="002A2973">
          <w:rPr>
            <w:rFonts w:ascii="Verdana" w:hAnsi="Verdana" w:cs="Arial"/>
            <w:color w:val="000066"/>
            <w:sz w:val="22"/>
            <w:szCs w:val="22"/>
          </w:rPr>
          <w:fldChar w:fldCharType="end"/>
        </w:r>
      </w:del>
    </w:p>
    <w:p w:rsidR="002A2973" w:rsidDel="002A2973" w:rsidRDefault="002A2973" w:rsidP="002A2973">
      <w:pPr>
        <w:jc w:val="both"/>
        <w:rPr>
          <w:del w:id="577" w:author="Borodina, Yulia" w:date="2013-11-14T09:54:00Z"/>
          <w:rFonts w:ascii="Verdana" w:hAnsi="Verdana" w:cs="Arial"/>
          <w:color w:val="000066"/>
          <w:sz w:val="22"/>
          <w:szCs w:val="22"/>
        </w:rPr>
      </w:pPr>
    </w:p>
    <w:p w:rsidR="002A2973" w:rsidDel="002A2973" w:rsidRDefault="002A2973" w:rsidP="002A2973">
      <w:pPr>
        <w:jc w:val="both"/>
        <w:rPr>
          <w:del w:id="578" w:author="Borodina, Yulia" w:date="2013-11-14T09:54:00Z"/>
        </w:rPr>
      </w:pPr>
      <w:del w:id="579" w:author="Borodina, Yulia" w:date="2013-11-14T09:54:00Z">
        <w:r w:rsidDel="002A2973">
          <w:object w:dxaOrig="6330" w:dyaOrig="3420">
            <v:shape id="_x0000_i1027" type="#_x0000_t75" style="width:316.8pt;height:170.9pt" o:ole="">
              <v:imagedata r:id="rId20" o:title=""/>
            </v:shape>
            <o:OLEObject Type="Embed" ProgID="MDLDrawOLE.MDLDrawObject.1" ShapeID="_x0000_i1027" DrawAspect="Content" ObjectID="_1446235826" r:id="rId21">
              <o:FieldCodes>\s</o:FieldCodes>
            </o:OLEObject>
          </w:object>
        </w:r>
      </w:del>
    </w:p>
    <w:p w:rsidR="002A2973" w:rsidRDefault="002A2973" w:rsidP="007D66A5">
      <w:pPr>
        <w:jc w:val="both"/>
      </w:pPr>
    </w:p>
    <w:p w:rsidR="007D66A5" w:rsidRDefault="007D66A5" w:rsidP="007D66A5">
      <w:pPr>
        <w:jc w:val="both"/>
      </w:pPr>
      <w:r>
        <w:t>Substances can exists in intraconverting forms or with a different defined structure depending on the physical state.  In cases where the actual structure is a single configuration in a solid physical state that structure should be captured.  When a substance exists in a liquid state and can intraconvert to a variety of structures the least ambigious single structure  should be chosen</w:t>
      </w:r>
    </w:p>
    <w:p w:rsidR="007D66A5" w:rsidRDefault="007D66A5" w:rsidP="007D66A5">
      <w:pPr>
        <w:jc w:val="both"/>
      </w:pPr>
    </w:p>
    <w:p w:rsidR="007D66A5" w:rsidRDefault="007D66A5" w:rsidP="007D66A5">
      <w:pPr>
        <w:jc w:val="both"/>
      </w:pPr>
      <w:r>
        <w:t xml:space="preserve">Example DEXTROSE (GLUCOSE):  Exists as three separate substances in the crystalline state.  </w:t>
      </w:r>
      <w:commentRangeStart w:id="580"/>
      <w:r>
        <w:t>For a crystalline substance</w:t>
      </w:r>
      <w:commentRangeEnd w:id="580"/>
      <w:r w:rsidR="00840B63">
        <w:rPr>
          <w:rStyle w:val="CommentReference"/>
        </w:rPr>
        <w:commentReference w:id="580"/>
      </w:r>
      <w:r>
        <w:t xml:space="preserve"> one of the following representations should be chosen.</w:t>
      </w:r>
    </w:p>
    <w:p w:rsidR="007D66A5" w:rsidRDefault="007D66A5" w:rsidP="007D66A5">
      <w:pPr>
        <w:jc w:val="both"/>
      </w:pPr>
    </w:p>
    <w:p w:rsidR="007D66A5" w:rsidRDefault="007D66A5" w:rsidP="007D66A5">
      <w:pPr>
        <w:jc w:val="both"/>
      </w:pPr>
      <w:r>
        <w:object w:dxaOrig="9450" w:dyaOrig="3375">
          <v:shape id="_x0000_i1028" type="#_x0000_t75" style="width:472.7pt;height:169.05pt" o:ole="">
            <v:imagedata r:id="rId22" o:title=""/>
          </v:shape>
          <o:OLEObject Type="Embed" ProgID="MDLDrawOLE.MDLDrawObject.1" ShapeID="_x0000_i1028" DrawAspect="Content" ObjectID="_1446235827" r:id="rId23">
            <o:FieldCodes>\s</o:FieldCodes>
          </o:OLEObject>
        </w:object>
      </w:r>
    </w:p>
    <w:p w:rsidR="007D66A5" w:rsidRDefault="007D66A5" w:rsidP="007D66A5">
      <w:pPr>
        <w:jc w:val="both"/>
      </w:pPr>
    </w:p>
    <w:p w:rsidR="007D66A5" w:rsidRDefault="007D66A5" w:rsidP="007D66A5">
      <w:pPr>
        <w:jc w:val="both"/>
      </w:pPr>
      <w:commentRangeStart w:id="581"/>
      <w:commentRangeStart w:id="582"/>
      <w:r>
        <w:t xml:space="preserve">In the liquid state dextrose and most other monosaccharides exist as a mixtures of interconverting substances as illustrated in the five structures below.  </w:t>
      </w:r>
    </w:p>
    <w:p w:rsidR="007D66A5" w:rsidRDefault="007D66A5" w:rsidP="007D66A5">
      <w:pPr>
        <w:jc w:val="both"/>
      </w:pPr>
    </w:p>
    <w:p w:rsidR="007D66A5" w:rsidRDefault="007D66A5" w:rsidP="007D66A5">
      <w:pPr>
        <w:jc w:val="both"/>
      </w:pPr>
      <w:r>
        <w:object w:dxaOrig="10996" w:dyaOrig="5671">
          <v:shape id="_x0000_i1029" type="#_x0000_t75" style="width:487.7pt;height:250.45pt" o:ole="">
            <v:imagedata r:id="rId24" o:title=""/>
          </v:shape>
          <o:OLEObject Type="Embed" ProgID="MDLDrawOLE.MDLDrawObject.1" ShapeID="_x0000_i1029" DrawAspect="Content" ObjectID="_1446235828" r:id="rId25">
            <o:FieldCodes>\s</o:FieldCodes>
          </o:OLEObject>
        </w:object>
      </w:r>
    </w:p>
    <w:p w:rsidR="007D66A5" w:rsidRDefault="007D66A5" w:rsidP="007D66A5">
      <w:pPr>
        <w:jc w:val="both"/>
      </w:pPr>
      <w:r>
        <w:t>In this case the linear single representive structure is chosen to represent dextrose in the liquid or amorphous state.  If pyranose for furanose forms were chosen the only single representative structure would have on site of stereochemical ambigiuty</w:t>
      </w:r>
    </w:p>
    <w:p w:rsidR="007D66A5" w:rsidRDefault="007D66A5" w:rsidP="007D66A5">
      <w:pPr>
        <w:jc w:val="both"/>
      </w:pPr>
    </w:p>
    <w:p w:rsidR="007D66A5" w:rsidRPr="00635542" w:rsidRDefault="007D66A5" w:rsidP="007D66A5">
      <w:pPr>
        <w:jc w:val="both"/>
        <w:rPr>
          <w:i/>
        </w:rPr>
      </w:pPr>
      <w:r w:rsidRPr="00635542">
        <w:rPr>
          <w:i/>
        </w:rPr>
        <w:t>DEXTROSE (liquid) structural representation:</w:t>
      </w:r>
    </w:p>
    <w:p w:rsidR="007D66A5" w:rsidRDefault="007D66A5" w:rsidP="007D66A5">
      <w:pPr>
        <w:jc w:val="both"/>
      </w:pPr>
    </w:p>
    <w:p w:rsidR="007D66A5" w:rsidRDefault="007D66A5" w:rsidP="007D66A5">
      <w:pPr>
        <w:jc w:val="both"/>
      </w:pPr>
      <w:r>
        <w:object w:dxaOrig="8370" w:dyaOrig="3075">
          <v:shape id="_x0000_i1030" type="#_x0000_t75" style="width:418.25pt;height:154pt" o:ole="">
            <v:imagedata r:id="rId26" o:title=""/>
          </v:shape>
          <o:OLEObject Type="Embed" ProgID="MDLDrawOLE.MDLDrawObject.1" ShapeID="_x0000_i1030" DrawAspect="Content" ObjectID="_1446235829" r:id="rId27">
            <o:FieldCodes>\s</o:FieldCodes>
          </o:OLEObject>
        </w:object>
      </w:r>
      <w:commentRangeEnd w:id="581"/>
      <w:r w:rsidR="00043E7B">
        <w:rPr>
          <w:rStyle w:val="CommentReference"/>
        </w:rPr>
        <w:commentReference w:id="581"/>
      </w:r>
      <w:commentRangeEnd w:id="582"/>
      <w:r w:rsidR="00840B63">
        <w:rPr>
          <w:rStyle w:val="CommentReference"/>
        </w:rPr>
        <w:commentReference w:id="582"/>
      </w:r>
    </w:p>
    <w:p w:rsidR="007D66A5" w:rsidRDefault="007D66A5" w:rsidP="007D66A5">
      <w:pPr>
        <w:jc w:val="both"/>
      </w:pPr>
    </w:p>
    <w:p w:rsidR="00685576" w:rsidRDefault="00685576" w:rsidP="005C3A0D">
      <w:pPr>
        <w:jc w:val="both"/>
      </w:pPr>
    </w:p>
    <w:p w:rsidR="00685576" w:rsidRDefault="001B0DC3" w:rsidP="00685576">
      <w:r>
        <w:rPr>
          <w:noProof/>
          <w:lang w:val="en-US" w:eastAsia="en-US"/>
        </w:rPr>
        <w:drawing>
          <wp:inline distT="0" distB="0" distL="0" distR="0">
            <wp:extent cx="6193790" cy="1884680"/>
            <wp:effectExtent l="0" t="0" r="0" b="0"/>
            <wp:docPr id="14" name="Picture 14" descr="fig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0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93790" cy="1884680"/>
                    </a:xfrm>
                    <a:prstGeom prst="rect">
                      <a:avLst/>
                    </a:prstGeom>
                    <a:noFill/>
                    <a:ln>
                      <a:noFill/>
                    </a:ln>
                  </pic:spPr>
                </pic:pic>
              </a:graphicData>
            </a:graphic>
          </wp:inline>
        </w:drawing>
      </w:r>
    </w:p>
    <w:p w:rsidR="009667E9" w:rsidRDefault="009667E9" w:rsidP="00580198">
      <w:pPr>
        <w:pStyle w:val="Caption"/>
      </w:pPr>
      <w:bookmarkStart w:id="583" w:name="_Toc343720771"/>
      <w:r w:rsidRPr="0026504B">
        <w:t xml:space="preserve">Figure </w:t>
      </w:r>
      <w:r w:rsidR="00580198">
        <w:fldChar w:fldCharType="begin"/>
      </w:r>
      <w:r w:rsidR="00580198">
        <w:instrText xml:space="preserve"> SEQ Figure \* ARABIC </w:instrText>
      </w:r>
      <w:r w:rsidR="00580198">
        <w:fldChar w:fldCharType="separate"/>
      </w:r>
      <w:r w:rsidR="00D15CCB">
        <w:rPr>
          <w:noProof/>
        </w:rPr>
        <w:t>8</w:t>
      </w:r>
      <w:r w:rsidR="00580198">
        <w:fldChar w:fldCharType="end"/>
      </w:r>
      <w:r w:rsidRPr="0026504B">
        <w:t xml:space="preserve"> –</w:t>
      </w:r>
      <w:r>
        <w:t xml:space="preserve"> Information model for </w:t>
      </w:r>
      <w:r w:rsidR="00647950">
        <w:t>S</w:t>
      </w:r>
      <w:r>
        <w:t xml:space="preserve">tructure and </w:t>
      </w:r>
      <w:r w:rsidR="00647950">
        <w:t>I</w:t>
      </w:r>
      <w:r>
        <w:t>sotope</w:t>
      </w:r>
      <w:bookmarkEnd w:id="583"/>
    </w:p>
    <w:p w:rsidR="00E36B3E" w:rsidRDefault="00E36B3E" w:rsidP="00E36B3E">
      <w:r>
        <w:t xml:space="preserve">A structural representation is an essential element for defining chemical substance and is sufficient for defining most chemical substances. </w:t>
      </w:r>
    </w:p>
    <w:p w:rsidR="00E36B3E" w:rsidRDefault="00E36B3E" w:rsidP="00E36B3E"/>
    <w:p w:rsidR="00E36B3E" w:rsidRDefault="00E36B3E" w:rsidP="00E36B3E">
      <w:pPr>
        <w:jc w:val="both"/>
      </w:pPr>
      <w:r>
        <w:t xml:space="preserve">Four common structural representation types are listed below.Each of the types can unambiguously describe substances with a definite molecular structure.  Stereochemistry should be completely defined in each structural representation. Only MOLFILES and CDX have the ability to describe polymeric repeating units and molecular fragments. There are a number of tools available, both free and commercial, that allow the creation of molecular structural representations. Multiple representations can be submitted.  </w:t>
      </w:r>
    </w:p>
    <w:p w:rsidR="00E36B3E" w:rsidRDefault="00E36B3E" w:rsidP="00E36B3E">
      <w:pPr>
        <w:jc w:val="both"/>
      </w:pPr>
    </w:p>
    <w:p w:rsidR="00E36B3E" w:rsidRDefault="00E36B3E" w:rsidP="00E36B3E">
      <w:pPr>
        <w:jc w:val="both"/>
      </w:pPr>
      <w:r>
        <w:t>The structure is associated with one moiety, where in HL7 the notion of “moiety” is used as defined by the IUPAC Gold Book, which is the authority of international chemical nomenclature, and can be paraphrased as any sub-structure of the compound. We may also paraphrase “moiety” for the purpose presented here as “structural unit”. As a matter of convention, every structural unit shall be presented in one moiety.</w:t>
      </w:r>
    </w:p>
    <w:p w:rsidR="00E36B3E" w:rsidRDefault="00E36B3E" w:rsidP="00E36B3E"/>
    <w:p w:rsidR="00E36B3E" w:rsidRPr="00AD04D2" w:rsidRDefault="00E36B3E" w:rsidP="00E36B3E">
      <w:pPr>
        <w:pStyle w:val="XML"/>
      </w:pPr>
      <w:r w:rsidRPr="00AD04D2">
        <w:t>&lt;identifiedSubstance&gt;</w:t>
      </w:r>
      <w:r w:rsidRPr="00AD04D2">
        <w:br/>
        <w:t xml:space="preserve">  &lt;identifiedSubstance&gt;</w:t>
      </w:r>
      <w:r w:rsidRPr="00AD04D2">
        <w:br/>
        <w:t xml:space="preserve">    &lt;moiety&gt;</w:t>
      </w:r>
      <w:r w:rsidRPr="00AD04D2">
        <w:br/>
        <w:t xml:space="preserve">      &lt;partMoiety&gt;&lt;!-- Moiety Details --&gt;&lt;/partMoiety&gt;</w:t>
      </w:r>
    </w:p>
    <w:p w:rsidR="00E36B3E" w:rsidRPr="00AD04D2" w:rsidRDefault="00E36B3E" w:rsidP="00E36B3E">
      <w:pPr>
        <w:pStyle w:val="XML"/>
      </w:pPr>
      <w:r w:rsidRPr="00AD04D2">
        <w:t xml:space="preserve">      &lt;subjectOf&gt;</w:t>
      </w:r>
      <w:r w:rsidRPr="00AD04D2">
        <w:br/>
        <w:t xml:space="preserve">        &lt;characteristic&gt;</w:t>
      </w:r>
      <w:r w:rsidRPr="00AD04D2">
        <w:br/>
        <w:t xml:space="preserve">          &lt;code code="</w:t>
      </w:r>
      <w:r w:rsidRPr="00E36B3E">
        <w:rPr>
          <w:i/>
          <w:iCs/>
        </w:rPr>
        <w:t>Structure Type</w:t>
      </w:r>
      <w:r w:rsidRPr="00AD04D2">
        <w:rPr>
          <w:b/>
          <w:bCs/>
          <w:i/>
          <w:iCs/>
        </w:rPr>
        <w:t xml:space="preserve"> </w:t>
      </w:r>
      <w:r w:rsidRPr="00AD04D2">
        <w:rPr>
          <w:i/>
          <w:iCs/>
        </w:rPr>
        <w:t>Code</w:t>
      </w:r>
      <w:r w:rsidRPr="00AD04D2">
        <w:t>" codeSystem="</w:t>
      </w:r>
      <w:r w:rsidRPr="00AD04D2">
        <w:rPr>
          <w:i/>
          <w:iCs/>
        </w:rPr>
        <w:t>Code System (OID)</w:t>
      </w:r>
      <w:r w:rsidRPr="00AD04D2">
        <w:t>"</w:t>
      </w:r>
      <w:r w:rsidRPr="00AD04D2">
        <w:br/>
        <w:t xml:space="preserve">                displayName="Structure Type Name"/&gt;</w:t>
      </w:r>
      <w:r w:rsidRPr="00AD04D2">
        <w:br/>
        <w:t xml:space="preserve">          &lt;value xsi:type="ED" mediaType="</w:t>
      </w:r>
      <w:r w:rsidRPr="00E36B3E">
        <w:rPr>
          <w:b/>
          <w:bCs/>
          <w:i/>
          <w:iCs/>
        </w:rPr>
        <w:t>Structural Representation Type</w:t>
      </w:r>
      <w:r w:rsidRPr="00AD04D2">
        <w:t>"&gt;</w:t>
      </w:r>
      <w:r w:rsidRPr="00AD04D2">
        <w:br/>
        <w:t xml:space="preserve">            &lt;!-- Structural Representation --&gt;</w:t>
      </w:r>
      <w:r w:rsidRPr="00AD04D2">
        <w:br/>
        <w:t xml:space="preserve">          &lt;/value&gt;</w:t>
      </w:r>
      <w:r w:rsidRPr="00AD04D2">
        <w:br/>
        <w:t xml:space="preserve">        &lt;/characteristic&gt;</w:t>
      </w:r>
      <w:r w:rsidRPr="00AD04D2">
        <w:br/>
        <w:t xml:space="preserve">      &lt;/subjectOf&gt;</w:t>
      </w:r>
    </w:p>
    <w:p w:rsidR="00E36B3E" w:rsidRDefault="00E36B3E" w:rsidP="00E36B3E"/>
    <w:p w:rsidR="00E36B3E" w:rsidRDefault="00E36B3E" w:rsidP="00E36B3E">
      <w:pPr>
        <w:jc w:val="both"/>
      </w:pPr>
      <w:r>
        <w:t>In simple chemicals that are defined based on a simple structure in a single structural unit, there would be no need to insert a &lt;moiety&gt; element to represent that structural unit separate from the substance itself. However, the advantage of this convention is that it leads to a uniformity of representation. All structurally defined substances have one or more structural units (moieties.)</w:t>
      </w:r>
    </w:p>
    <w:p w:rsidR="00E36B3E" w:rsidRDefault="00E36B3E" w:rsidP="00E36B3E">
      <w:pPr>
        <w:jc w:val="both"/>
      </w:pPr>
    </w:p>
    <w:p w:rsidR="00E36B3E" w:rsidRDefault="00E36B3E" w:rsidP="00E36B3E">
      <w:pPr>
        <w:jc w:val="both"/>
      </w:pPr>
      <w:r w:rsidRPr="00685576">
        <w:t>Note: the difference between MOLFILE V2000 and V3000 is represented inside the data itself. Structure information that is textual in nature should be encapsulated right inside the &lt;value&gt; tag. When binary images are provided, this can be done using the external image file reference:</w:t>
      </w:r>
    </w:p>
    <w:p w:rsidR="00E36B3E" w:rsidRDefault="00E36B3E" w:rsidP="00E36B3E"/>
    <w:p w:rsidR="00E36B3E" w:rsidRDefault="00E36B3E" w:rsidP="00E36B3E">
      <w:pPr>
        <w:jc w:val="both"/>
        <w:rPr>
          <w:lang w:val="en-US"/>
        </w:rPr>
      </w:pPr>
      <w:r w:rsidRPr="00685576">
        <w:rPr>
          <w:lang w:val="en-US"/>
        </w:rPr>
        <w:t>A pictorial or graphical image of the molecular can also be attached and will assist in the unambiguous definition of a substance.</w:t>
      </w:r>
    </w:p>
    <w:p w:rsidR="00E36B3E" w:rsidRDefault="00E36B3E" w:rsidP="00E36B3E"/>
    <w:p w:rsidR="00E36B3E" w:rsidRPr="00106D88" w:rsidRDefault="00E36B3E" w:rsidP="00E36B3E">
      <w:pPr>
        <w:pStyle w:val="XML"/>
      </w:pPr>
      <w:r w:rsidRPr="00106D88">
        <w:t>&lt;</w:t>
      </w:r>
      <w:r w:rsidRPr="00AD04D2">
        <w:t>value</w:t>
      </w:r>
      <w:r w:rsidRPr="00106D88">
        <w:t>&gt;</w:t>
      </w:r>
      <w:r w:rsidRPr="00106D88">
        <w:br/>
      </w:r>
      <w:r>
        <w:t xml:space="preserve">  </w:t>
      </w:r>
      <w:r w:rsidRPr="00106D88">
        <w:t>&lt;reference value="</w:t>
      </w:r>
      <w:r w:rsidRPr="00AD04D2">
        <w:rPr>
          <w:i/>
          <w:iCs/>
        </w:rPr>
        <w:t>Structural Representation Attachment File Name</w:t>
      </w:r>
      <w:r w:rsidRPr="00106D88">
        <w:t>"/&gt;</w:t>
      </w:r>
    </w:p>
    <w:p w:rsidR="00685576" w:rsidRPr="000518DD" w:rsidRDefault="008B7A70" w:rsidP="003F0451">
      <w:pPr>
        <w:pStyle w:val="Heading3"/>
        <w:rPr>
          <w:color w:val="0070C0"/>
          <w:lang w:eastAsia="en-US"/>
        </w:rPr>
      </w:pPr>
      <w:bookmarkStart w:id="584" w:name="_Toc343650455"/>
      <w:r w:rsidRPr="000518DD">
        <w:rPr>
          <w:color w:val="0070C0"/>
          <w:lang w:eastAsia="en-US"/>
        </w:rPr>
        <w:t>Structural Representation</w:t>
      </w:r>
      <w:r w:rsidR="00685576" w:rsidRPr="000518DD">
        <w:rPr>
          <w:color w:val="0070C0"/>
          <w:lang w:eastAsia="en-US"/>
        </w:rPr>
        <w:t xml:space="preserve"> Type</w:t>
      </w:r>
      <w:bookmarkEnd w:id="584"/>
    </w:p>
    <w:p w:rsidR="00685576" w:rsidRDefault="00685576" w:rsidP="00685576"/>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B7A70" w:rsidRPr="007A51EF" w:rsidTr="00E36B3E">
        <w:tc>
          <w:tcPr>
            <w:tcW w:w="1951" w:type="dxa"/>
            <w:shd w:val="clear" w:color="auto" w:fill="auto"/>
          </w:tcPr>
          <w:p w:rsidR="008B7A70" w:rsidRPr="007A51EF" w:rsidRDefault="008B7A70" w:rsidP="000167C3">
            <w:pPr>
              <w:rPr>
                <w:b/>
                <w:lang w:eastAsia="en-US"/>
              </w:rPr>
            </w:pPr>
            <w:r w:rsidRPr="007A51EF">
              <w:rPr>
                <w:b/>
              </w:rPr>
              <w:t>User Guidance</w:t>
            </w:r>
          </w:p>
        </w:tc>
        <w:tc>
          <w:tcPr>
            <w:tcW w:w="8017" w:type="dxa"/>
            <w:shd w:val="clear" w:color="auto" w:fill="auto"/>
          </w:tcPr>
          <w:p w:rsidR="008B7A70" w:rsidRPr="007A51EF" w:rsidRDefault="008B7A70" w:rsidP="000167C3">
            <w:pPr>
              <w:jc w:val="both"/>
              <w:rPr>
                <w:lang w:eastAsia="en-US"/>
              </w:rPr>
            </w:pPr>
            <w:r w:rsidRPr="00221A50">
              <w:rPr>
                <w:lang w:eastAsia="en-US"/>
              </w:rPr>
              <w:t>Field indicates</w:t>
            </w:r>
            <w:r w:rsidR="00EF01D4">
              <w:rPr>
                <w:lang w:eastAsia="en-US"/>
              </w:rPr>
              <w:t xml:space="preserve"> the type of structure. </w:t>
            </w:r>
            <w:r w:rsidRPr="00221A50">
              <w:rPr>
                <w:lang w:eastAsia="en-US"/>
              </w:rPr>
              <w:t xml:space="preserve">A FULL structure is a structure in which the complete connectivity of the substance is known and </w:t>
            </w:r>
            <w:r w:rsidR="00EF01D4">
              <w:rPr>
                <w:lang w:eastAsia="en-US"/>
              </w:rPr>
              <w:t xml:space="preserve">the substance is monodisperse. </w:t>
            </w:r>
            <w:r w:rsidRPr="00221A50">
              <w:rPr>
                <w:lang w:eastAsia="en-US"/>
              </w:rPr>
              <w:t>A PARTIAL structure is a structure in which either complete connectivity or stereochemistry is not def</w:t>
            </w:r>
            <w:r w:rsidR="00EF01D4">
              <w:rPr>
                <w:lang w:eastAsia="en-US"/>
              </w:rPr>
              <w:t xml:space="preserve">ined. </w:t>
            </w:r>
            <w:commentRangeStart w:id="585"/>
            <w:commentRangeStart w:id="586"/>
            <w:r w:rsidRPr="00221A50">
              <w:rPr>
                <w:lang w:eastAsia="en-US"/>
              </w:rPr>
              <w:t>A REPRESENTATIVE structure is used when connectivity the underlying material is diverse and a single structure is needed to represent the underlying material</w:t>
            </w:r>
            <w:commentRangeEnd w:id="585"/>
            <w:r w:rsidR="001A0D04">
              <w:rPr>
                <w:rStyle w:val="CommentReference"/>
              </w:rPr>
              <w:commentReference w:id="585"/>
            </w:r>
            <w:commentRangeEnd w:id="586"/>
            <w:r w:rsidR="00840B63">
              <w:rPr>
                <w:rStyle w:val="CommentReference"/>
              </w:rPr>
              <w:commentReference w:id="586"/>
            </w:r>
          </w:p>
        </w:tc>
      </w:tr>
      <w:tr w:rsidR="008B7A70" w:rsidRPr="007A51EF" w:rsidTr="00E36B3E">
        <w:tc>
          <w:tcPr>
            <w:tcW w:w="1951" w:type="dxa"/>
            <w:shd w:val="clear" w:color="auto" w:fill="auto"/>
          </w:tcPr>
          <w:p w:rsidR="008B7A70" w:rsidRPr="007A51EF" w:rsidRDefault="008B7A70" w:rsidP="000167C3">
            <w:pPr>
              <w:rPr>
                <w:b/>
                <w:lang w:eastAsia="en-US"/>
              </w:rPr>
            </w:pPr>
            <w:r w:rsidRPr="007A51EF">
              <w:rPr>
                <w:b/>
              </w:rPr>
              <w:t>Example(s)</w:t>
            </w:r>
          </w:p>
        </w:tc>
        <w:tc>
          <w:tcPr>
            <w:tcW w:w="8017" w:type="dxa"/>
            <w:shd w:val="clear" w:color="auto" w:fill="auto"/>
          </w:tcPr>
          <w:p w:rsidR="008B7A70" w:rsidRPr="007A51EF" w:rsidRDefault="00EF01D4" w:rsidP="000167C3">
            <w:pPr>
              <w:rPr>
                <w:lang w:eastAsia="en-US"/>
              </w:rPr>
            </w:pPr>
            <w:r>
              <w:rPr>
                <w:lang w:eastAsia="en-US"/>
              </w:rPr>
              <w:t>Full, partial, representative, fragment, ionic moiety</w:t>
            </w:r>
          </w:p>
        </w:tc>
      </w:tr>
      <w:tr w:rsidR="008B7A70" w:rsidRPr="007A51EF" w:rsidTr="00E36B3E">
        <w:tc>
          <w:tcPr>
            <w:tcW w:w="1951" w:type="dxa"/>
            <w:shd w:val="clear" w:color="auto" w:fill="auto"/>
          </w:tcPr>
          <w:p w:rsidR="008B7A70" w:rsidRPr="007A51EF" w:rsidRDefault="008B7A70" w:rsidP="000167C3">
            <w:pPr>
              <w:rPr>
                <w:b/>
              </w:rPr>
            </w:pPr>
            <w:r w:rsidRPr="007A51EF">
              <w:rPr>
                <w:b/>
              </w:rPr>
              <w:t>Conformance</w:t>
            </w:r>
          </w:p>
        </w:tc>
        <w:tc>
          <w:tcPr>
            <w:tcW w:w="8017" w:type="dxa"/>
            <w:shd w:val="clear" w:color="auto" w:fill="auto"/>
          </w:tcPr>
          <w:p w:rsidR="008B7A70" w:rsidRPr="007A51EF" w:rsidRDefault="008B7A70" w:rsidP="000167C3">
            <w:pPr>
              <w:rPr>
                <w:lang w:eastAsia="en-US"/>
              </w:rPr>
            </w:pPr>
            <w:r>
              <w:rPr>
                <w:lang w:eastAsia="en-US"/>
              </w:rPr>
              <w:t>REQUIRED</w:t>
            </w:r>
          </w:p>
        </w:tc>
      </w:tr>
      <w:tr w:rsidR="008B7A70" w:rsidRPr="007A51EF" w:rsidTr="00E36B3E">
        <w:tc>
          <w:tcPr>
            <w:tcW w:w="1951" w:type="dxa"/>
            <w:shd w:val="clear" w:color="auto" w:fill="auto"/>
          </w:tcPr>
          <w:p w:rsidR="008B7A70" w:rsidRPr="007A51EF" w:rsidRDefault="008B7A70" w:rsidP="000167C3">
            <w:pPr>
              <w:rPr>
                <w:b/>
              </w:rPr>
            </w:pPr>
            <w:r w:rsidRPr="007A51EF">
              <w:rPr>
                <w:b/>
              </w:rPr>
              <w:t>Data Type</w:t>
            </w:r>
          </w:p>
        </w:tc>
        <w:tc>
          <w:tcPr>
            <w:tcW w:w="8017" w:type="dxa"/>
            <w:shd w:val="clear" w:color="auto" w:fill="auto"/>
          </w:tcPr>
          <w:p w:rsidR="008B7A70" w:rsidRPr="007A51EF" w:rsidRDefault="008B7A70" w:rsidP="000167C3">
            <w:pPr>
              <w:rPr>
                <w:lang w:eastAsia="en-US"/>
              </w:rPr>
            </w:pPr>
            <w:r>
              <w:rPr>
                <w:lang w:eastAsia="en-US"/>
              </w:rPr>
              <w:t>CD</w:t>
            </w:r>
          </w:p>
        </w:tc>
      </w:tr>
      <w:tr w:rsidR="008B7A70" w:rsidRPr="007A51EF" w:rsidTr="00E36B3E">
        <w:tc>
          <w:tcPr>
            <w:tcW w:w="1951" w:type="dxa"/>
            <w:shd w:val="clear" w:color="auto" w:fill="auto"/>
          </w:tcPr>
          <w:p w:rsidR="008B7A70" w:rsidRPr="007A51EF" w:rsidRDefault="008B7A70" w:rsidP="000167C3">
            <w:pPr>
              <w:rPr>
                <w:b/>
              </w:rPr>
            </w:pPr>
            <w:r w:rsidRPr="007A51EF">
              <w:rPr>
                <w:b/>
              </w:rPr>
              <w:t>Business Rule(s)</w:t>
            </w:r>
          </w:p>
        </w:tc>
        <w:tc>
          <w:tcPr>
            <w:tcW w:w="8017" w:type="dxa"/>
            <w:shd w:val="clear" w:color="auto" w:fill="auto"/>
          </w:tcPr>
          <w:p w:rsidR="008B7A70" w:rsidRPr="007A51EF" w:rsidRDefault="008B7A70" w:rsidP="000167C3">
            <w:pPr>
              <w:jc w:val="both"/>
              <w:rPr>
                <w:lang w:eastAsia="en-US"/>
              </w:rPr>
            </w:pPr>
            <w:r w:rsidRPr="00221A50">
              <w:rPr>
                <w:lang w:eastAsia="en-US"/>
              </w:rPr>
              <w:t>A structure can only b</w:t>
            </w:r>
            <w:r>
              <w:rPr>
                <w:lang w:eastAsia="en-US"/>
              </w:rPr>
              <w:t xml:space="preserve">e of one type. </w:t>
            </w:r>
            <w:r w:rsidRPr="00221A50">
              <w:rPr>
                <w:lang w:eastAsia="en-US"/>
              </w:rPr>
              <w:t>Field is mandatory when structural elements are present</w:t>
            </w:r>
          </w:p>
        </w:tc>
      </w:tr>
    </w:tbl>
    <w:p w:rsidR="00E36B3E" w:rsidRPr="00AD04D2" w:rsidRDefault="00E36B3E" w:rsidP="00E36B3E">
      <w:pPr>
        <w:pStyle w:val="XML"/>
      </w:pPr>
      <w:r w:rsidRPr="00AD04D2">
        <w:t>&lt;identifiedSubstance&gt;</w:t>
      </w:r>
      <w:r w:rsidRPr="00AD04D2">
        <w:br/>
        <w:t xml:space="preserve">  &lt;identifiedSubstance&gt;</w:t>
      </w:r>
      <w:r w:rsidRPr="00AD04D2">
        <w:br/>
        <w:t xml:space="preserve">    &lt;moiety&gt;</w:t>
      </w:r>
      <w:r w:rsidRPr="00AD04D2">
        <w:br/>
        <w:t xml:space="preserve">      &lt;partMoiety&gt;&lt;!-- Moiety Details --&gt;&lt;/partMoiety&gt;</w:t>
      </w:r>
    </w:p>
    <w:p w:rsidR="00E36B3E" w:rsidRPr="00AD04D2" w:rsidRDefault="00E36B3E" w:rsidP="00E36B3E">
      <w:pPr>
        <w:pStyle w:val="XML"/>
      </w:pPr>
      <w:r w:rsidRPr="00AD04D2">
        <w:t xml:space="preserve">      &lt;subjectOf&gt;</w:t>
      </w:r>
      <w:r w:rsidRPr="00AD04D2">
        <w:br/>
        <w:t xml:space="preserve">        &lt;characteristic&gt;</w:t>
      </w:r>
      <w:r w:rsidRPr="00AD04D2">
        <w:br/>
        <w:t xml:space="preserve">          &lt;code code="</w:t>
      </w:r>
      <w:r w:rsidRPr="00E36B3E">
        <w:rPr>
          <w:i/>
          <w:iCs/>
        </w:rPr>
        <w:t>Structure Type</w:t>
      </w:r>
      <w:r w:rsidRPr="00AD04D2">
        <w:rPr>
          <w:b/>
          <w:bCs/>
          <w:i/>
          <w:iCs/>
        </w:rPr>
        <w:t xml:space="preserve"> </w:t>
      </w:r>
      <w:r w:rsidRPr="00AD04D2">
        <w:rPr>
          <w:i/>
          <w:iCs/>
        </w:rPr>
        <w:t>Code</w:t>
      </w:r>
      <w:r w:rsidRPr="00AD04D2">
        <w:t>" codeSystem="</w:t>
      </w:r>
      <w:r w:rsidRPr="00AD04D2">
        <w:rPr>
          <w:i/>
          <w:iCs/>
        </w:rPr>
        <w:t>Code System (OID)</w:t>
      </w:r>
      <w:r w:rsidRPr="00AD04D2">
        <w:t>"</w:t>
      </w:r>
      <w:r w:rsidRPr="00AD04D2">
        <w:br/>
        <w:t xml:space="preserve">                displayName="</w:t>
      </w:r>
      <w:r w:rsidRPr="00E36B3E">
        <w:rPr>
          <w:i/>
          <w:iCs/>
        </w:rPr>
        <w:t>Structure Type Name</w:t>
      </w:r>
      <w:r w:rsidRPr="00AD04D2">
        <w:t>"/&gt;</w:t>
      </w:r>
      <w:r w:rsidRPr="00AD04D2">
        <w:br/>
        <w:t xml:space="preserve">          &lt;value xsi:type="ED" mediaType="</w:t>
      </w:r>
      <w:r w:rsidRPr="00E36B3E">
        <w:rPr>
          <w:b/>
          <w:bCs/>
          <w:i/>
          <w:iCs/>
        </w:rPr>
        <w:t>Structural Representation Type</w:t>
      </w:r>
      <w:r w:rsidRPr="00AD04D2">
        <w:t>"&gt;</w:t>
      </w:r>
      <w:r w:rsidRPr="00AD04D2">
        <w:br/>
        <w:t xml:space="preserve">            &lt;!-- Structural Representation --&gt;</w:t>
      </w:r>
      <w:r w:rsidRPr="00AD04D2">
        <w:br/>
        <w:t xml:space="preserve">          &lt;/value&gt;</w:t>
      </w:r>
      <w:r w:rsidRPr="00AD04D2">
        <w:br/>
        <w:t xml:space="preserve">        &lt;/characteristic&gt;</w:t>
      </w:r>
      <w:r w:rsidRPr="00AD04D2">
        <w:br/>
        <w:t xml:space="preserve">      &lt;/subjectOf&gt;</w:t>
      </w:r>
    </w:p>
    <w:p w:rsidR="00E36B3E" w:rsidRDefault="00E36B3E" w:rsidP="00E36B3E">
      <w:r>
        <w:t>Structural Representation Type is specified as a MIME Media Type code:</w:t>
      </w:r>
    </w:p>
    <w:p w:rsidR="00E36B3E" w:rsidRDefault="00E36B3E" w:rsidP="00E36B3E"/>
    <w:tbl>
      <w:tblPr>
        <w:tblW w:w="0" w:type="auto"/>
        <w:jc w:val="center"/>
        <w:tblLook w:val="0000" w:firstRow="0" w:lastRow="0" w:firstColumn="0" w:lastColumn="0" w:noHBand="0" w:noVBand="0"/>
      </w:tblPr>
      <w:tblGrid>
        <w:gridCol w:w="2863"/>
        <w:gridCol w:w="2473"/>
      </w:tblGrid>
      <w:tr w:rsidR="00E36B3E" w:rsidRPr="00AD04D2" w:rsidTr="00CE1DBB">
        <w:trPr>
          <w:jc w:val="center"/>
        </w:trPr>
        <w:tc>
          <w:tcPr>
            <w:tcW w:w="2863" w:type="dxa"/>
            <w:tcBorders>
              <w:top w:val="thinThickSmallGap" w:sz="12" w:space="0" w:color="auto"/>
              <w:bottom w:val="single" w:sz="8" w:space="0" w:color="auto"/>
            </w:tcBorders>
            <w:shd w:val="clear" w:color="auto" w:fill="auto"/>
          </w:tcPr>
          <w:p w:rsidR="00E36B3E" w:rsidRPr="00AD04D2" w:rsidRDefault="00E36B3E" w:rsidP="00CE1DBB">
            <w:pPr>
              <w:pStyle w:val="TableHeading"/>
            </w:pPr>
            <w:r w:rsidRPr="00AD04D2">
              <w:t>Type</w:t>
            </w:r>
          </w:p>
        </w:tc>
        <w:tc>
          <w:tcPr>
            <w:tcW w:w="2473" w:type="dxa"/>
            <w:tcBorders>
              <w:top w:val="thinThickSmallGap" w:sz="12" w:space="0" w:color="auto"/>
              <w:bottom w:val="single" w:sz="8" w:space="0" w:color="auto"/>
            </w:tcBorders>
            <w:shd w:val="clear" w:color="auto" w:fill="auto"/>
          </w:tcPr>
          <w:p w:rsidR="00E36B3E" w:rsidRPr="00AD04D2" w:rsidRDefault="00E36B3E" w:rsidP="00CE1DBB">
            <w:pPr>
              <w:pStyle w:val="TableHeading"/>
            </w:pPr>
            <w:r w:rsidRPr="00AD04D2">
              <w:t>MIME Media Type</w:t>
            </w:r>
          </w:p>
        </w:tc>
      </w:tr>
      <w:tr w:rsidR="00E36B3E" w:rsidRPr="00AD04D2" w:rsidTr="00CE1DBB">
        <w:trPr>
          <w:jc w:val="center"/>
        </w:trPr>
        <w:tc>
          <w:tcPr>
            <w:tcW w:w="2863" w:type="dxa"/>
            <w:tcBorders>
              <w:top w:val="single" w:sz="8" w:space="0" w:color="auto"/>
            </w:tcBorders>
            <w:shd w:val="clear" w:color="auto" w:fill="auto"/>
          </w:tcPr>
          <w:p w:rsidR="00E36B3E" w:rsidRPr="00AD04D2" w:rsidRDefault="00E36B3E" w:rsidP="00CE1DBB">
            <w:pPr>
              <w:pStyle w:val="Table"/>
            </w:pPr>
            <w:r w:rsidRPr="00AD04D2">
              <w:t>InCHI</w:t>
            </w:r>
          </w:p>
        </w:tc>
        <w:tc>
          <w:tcPr>
            <w:tcW w:w="2473" w:type="dxa"/>
            <w:tcBorders>
              <w:top w:val="single" w:sz="8" w:space="0" w:color="auto"/>
            </w:tcBorders>
            <w:shd w:val="clear" w:color="auto" w:fill="auto"/>
          </w:tcPr>
          <w:p w:rsidR="00E36B3E" w:rsidRPr="00AD04D2" w:rsidRDefault="00E36B3E" w:rsidP="00CE1DBB">
            <w:pPr>
              <w:pStyle w:val="Table"/>
            </w:pPr>
            <w:r w:rsidRPr="00AD04D2">
              <w:t>application/x-inchi</w:t>
            </w:r>
          </w:p>
        </w:tc>
      </w:tr>
      <w:tr w:rsidR="00E36B3E" w:rsidRPr="00AD04D2" w:rsidTr="00CE1DBB">
        <w:trPr>
          <w:jc w:val="center"/>
        </w:trPr>
        <w:tc>
          <w:tcPr>
            <w:tcW w:w="2863" w:type="dxa"/>
            <w:shd w:val="clear" w:color="auto" w:fill="auto"/>
          </w:tcPr>
          <w:p w:rsidR="00E36B3E" w:rsidRPr="00AD04D2" w:rsidRDefault="00E36B3E" w:rsidP="00CE1DBB">
            <w:pPr>
              <w:pStyle w:val="Table"/>
            </w:pPr>
            <w:r w:rsidRPr="00AD04D2">
              <w:t>MOLFILE</w:t>
            </w:r>
          </w:p>
        </w:tc>
        <w:tc>
          <w:tcPr>
            <w:tcW w:w="2473" w:type="dxa"/>
            <w:shd w:val="clear" w:color="auto" w:fill="auto"/>
          </w:tcPr>
          <w:p w:rsidR="00E36B3E" w:rsidRPr="00AD04D2" w:rsidRDefault="00E36B3E" w:rsidP="00CE1DBB">
            <w:pPr>
              <w:pStyle w:val="Table"/>
            </w:pPr>
            <w:r w:rsidRPr="00AD04D2">
              <w:t>application/x-mdl-molfile</w:t>
            </w:r>
          </w:p>
        </w:tc>
      </w:tr>
      <w:tr w:rsidR="00E36B3E" w:rsidRPr="00AD04D2" w:rsidTr="00CE1DBB">
        <w:trPr>
          <w:jc w:val="center"/>
        </w:trPr>
        <w:tc>
          <w:tcPr>
            <w:tcW w:w="2863" w:type="dxa"/>
            <w:shd w:val="clear" w:color="auto" w:fill="auto"/>
          </w:tcPr>
          <w:p w:rsidR="00E36B3E" w:rsidRPr="00AD04D2" w:rsidRDefault="00E36B3E" w:rsidP="00CE1DBB">
            <w:pPr>
              <w:pStyle w:val="Table"/>
            </w:pPr>
            <w:r w:rsidRPr="00AD04D2">
              <w:t>SMILES</w:t>
            </w:r>
          </w:p>
        </w:tc>
        <w:tc>
          <w:tcPr>
            <w:tcW w:w="2473" w:type="dxa"/>
            <w:shd w:val="clear" w:color="auto" w:fill="auto"/>
          </w:tcPr>
          <w:p w:rsidR="00E36B3E" w:rsidRPr="00AD04D2" w:rsidRDefault="00E36B3E" w:rsidP="00CE1DBB">
            <w:pPr>
              <w:pStyle w:val="Table"/>
            </w:pPr>
            <w:r w:rsidRPr="00AD04D2">
              <w:t>application/x-smiles</w:t>
            </w:r>
          </w:p>
        </w:tc>
      </w:tr>
      <w:tr w:rsidR="00E36B3E" w:rsidRPr="00AD04D2" w:rsidTr="00CE1DBB">
        <w:trPr>
          <w:jc w:val="center"/>
        </w:trPr>
        <w:tc>
          <w:tcPr>
            <w:tcW w:w="2863" w:type="dxa"/>
            <w:shd w:val="clear" w:color="auto" w:fill="auto"/>
          </w:tcPr>
          <w:p w:rsidR="00E36B3E" w:rsidRPr="00AD04D2" w:rsidRDefault="00E36B3E" w:rsidP="00CE1DBB">
            <w:pPr>
              <w:pStyle w:val="Table"/>
            </w:pPr>
            <w:r w:rsidRPr="00AD04D2">
              <w:t>CHIME</w:t>
            </w:r>
          </w:p>
        </w:tc>
        <w:tc>
          <w:tcPr>
            <w:tcW w:w="2473" w:type="dxa"/>
            <w:shd w:val="clear" w:color="auto" w:fill="auto"/>
          </w:tcPr>
          <w:p w:rsidR="00E36B3E" w:rsidRPr="00AD04D2" w:rsidRDefault="00E36B3E" w:rsidP="00CE1DBB">
            <w:pPr>
              <w:pStyle w:val="Table"/>
            </w:pPr>
            <w:r w:rsidRPr="00AD04D2">
              <w:t>application/x-mdl-chime</w:t>
            </w:r>
          </w:p>
        </w:tc>
      </w:tr>
      <w:tr w:rsidR="00E36B3E" w:rsidRPr="00AD04D2" w:rsidTr="00CE1DBB">
        <w:trPr>
          <w:jc w:val="center"/>
        </w:trPr>
        <w:tc>
          <w:tcPr>
            <w:tcW w:w="2863" w:type="dxa"/>
            <w:shd w:val="clear" w:color="auto" w:fill="auto"/>
          </w:tcPr>
          <w:p w:rsidR="00E36B3E" w:rsidRPr="00AD04D2" w:rsidRDefault="00E36B3E" w:rsidP="00CE1DBB">
            <w:pPr>
              <w:pStyle w:val="Table"/>
            </w:pPr>
            <w:r w:rsidRPr="00AD04D2">
              <w:t>Amino Acid Letter Sequence</w:t>
            </w:r>
          </w:p>
        </w:tc>
        <w:tc>
          <w:tcPr>
            <w:tcW w:w="2473" w:type="dxa"/>
            <w:shd w:val="clear" w:color="auto" w:fill="auto"/>
          </w:tcPr>
          <w:p w:rsidR="00E36B3E" w:rsidRPr="00AD04D2" w:rsidRDefault="00E36B3E" w:rsidP="00CE1DBB">
            <w:pPr>
              <w:pStyle w:val="Table"/>
            </w:pPr>
            <w:r w:rsidRPr="00AD04D2">
              <w:t>application/x-aa-seq</w:t>
            </w:r>
          </w:p>
        </w:tc>
      </w:tr>
      <w:tr w:rsidR="00E36B3E" w:rsidRPr="00AD04D2" w:rsidTr="00CE1DBB">
        <w:trPr>
          <w:jc w:val="center"/>
        </w:trPr>
        <w:tc>
          <w:tcPr>
            <w:tcW w:w="2863" w:type="dxa"/>
            <w:shd w:val="clear" w:color="auto" w:fill="auto"/>
          </w:tcPr>
          <w:p w:rsidR="00E36B3E" w:rsidRPr="00AD04D2" w:rsidRDefault="00E36B3E" w:rsidP="00CE1DBB">
            <w:pPr>
              <w:pStyle w:val="Table"/>
            </w:pPr>
            <w:r w:rsidRPr="00AD04D2">
              <w:t>DNA Sequence</w:t>
            </w:r>
          </w:p>
        </w:tc>
        <w:tc>
          <w:tcPr>
            <w:tcW w:w="2473" w:type="dxa"/>
            <w:shd w:val="clear" w:color="auto" w:fill="auto"/>
          </w:tcPr>
          <w:p w:rsidR="00E36B3E" w:rsidRPr="00AD04D2" w:rsidRDefault="00E36B3E" w:rsidP="00CE1DBB">
            <w:pPr>
              <w:pStyle w:val="Table"/>
            </w:pPr>
            <w:r w:rsidRPr="00AD04D2">
              <w:t>application/x-dna-seq</w:t>
            </w:r>
          </w:p>
        </w:tc>
      </w:tr>
      <w:tr w:rsidR="00E36B3E" w:rsidRPr="00AD04D2" w:rsidTr="00CE1DBB">
        <w:trPr>
          <w:jc w:val="center"/>
        </w:trPr>
        <w:tc>
          <w:tcPr>
            <w:tcW w:w="2863" w:type="dxa"/>
            <w:tcBorders>
              <w:bottom w:val="thickThinSmallGap" w:sz="12" w:space="0" w:color="auto"/>
            </w:tcBorders>
            <w:shd w:val="clear" w:color="auto" w:fill="auto"/>
          </w:tcPr>
          <w:p w:rsidR="00E36B3E" w:rsidRPr="00AD04D2" w:rsidRDefault="00E36B3E" w:rsidP="00CE1DBB">
            <w:pPr>
              <w:pStyle w:val="Table"/>
            </w:pPr>
            <w:r w:rsidRPr="00AD04D2">
              <w:t>RNA Sequence</w:t>
            </w:r>
          </w:p>
        </w:tc>
        <w:tc>
          <w:tcPr>
            <w:tcW w:w="2473" w:type="dxa"/>
            <w:tcBorders>
              <w:bottom w:val="thickThinSmallGap" w:sz="12" w:space="0" w:color="auto"/>
            </w:tcBorders>
            <w:shd w:val="clear" w:color="auto" w:fill="auto"/>
          </w:tcPr>
          <w:p w:rsidR="00E36B3E" w:rsidRPr="00AD04D2" w:rsidRDefault="00E36B3E" w:rsidP="00CE1DBB">
            <w:pPr>
              <w:pStyle w:val="Table"/>
            </w:pPr>
            <w:r w:rsidRPr="00AD04D2">
              <w:t>application/x-rna-seq</w:t>
            </w:r>
          </w:p>
        </w:tc>
      </w:tr>
    </w:tbl>
    <w:p w:rsidR="00E36B3E" w:rsidRDefault="00E36B3E" w:rsidP="00685576"/>
    <w:p w:rsidR="00685576" w:rsidRPr="000518DD" w:rsidRDefault="00685576" w:rsidP="003F0451">
      <w:pPr>
        <w:pStyle w:val="Heading3"/>
        <w:rPr>
          <w:color w:val="0070C0"/>
          <w:lang w:eastAsia="en-US"/>
        </w:rPr>
      </w:pPr>
      <w:bookmarkStart w:id="587" w:name="_Toc343650456"/>
      <w:r w:rsidRPr="000518DD">
        <w:rPr>
          <w:color w:val="0070C0"/>
          <w:lang w:eastAsia="en-US"/>
        </w:rPr>
        <w:t>Structural Representation</w:t>
      </w:r>
      <w:bookmarkEnd w:id="58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21A50" w:rsidRPr="007A51EF" w:rsidTr="008B7A70">
        <w:tc>
          <w:tcPr>
            <w:tcW w:w="1951" w:type="dxa"/>
            <w:shd w:val="clear" w:color="auto" w:fill="auto"/>
          </w:tcPr>
          <w:p w:rsidR="00221A50" w:rsidRPr="007A51EF" w:rsidRDefault="00221A50" w:rsidP="000167C3">
            <w:pPr>
              <w:rPr>
                <w:b/>
                <w:lang w:eastAsia="en-US"/>
              </w:rPr>
            </w:pPr>
            <w:r w:rsidRPr="007A51EF">
              <w:rPr>
                <w:b/>
              </w:rPr>
              <w:t>User Guidance</w:t>
            </w:r>
          </w:p>
        </w:tc>
        <w:tc>
          <w:tcPr>
            <w:tcW w:w="8017" w:type="dxa"/>
            <w:shd w:val="clear" w:color="auto" w:fill="auto"/>
          </w:tcPr>
          <w:p w:rsidR="00221A50" w:rsidRPr="007A51EF" w:rsidRDefault="00E72647" w:rsidP="00E72647">
            <w:pPr>
              <w:rPr>
                <w:lang w:eastAsia="en-US"/>
              </w:rPr>
            </w:pPr>
            <w:r w:rsidRPr="00E72647">
              <w:rPr>
                <w:lang w:eastAsia="en-US"/>
              </w:rPr>
              <w:t>The structural representation shall be provided for text strings, the following formats are acceptable InChI, SMILES, MOL FILE, CDX.</w:t>
            </w:r>
          </w:p>
        </w:tc>
      </w:tr>
      <w:tr w:rsidR="00221A50" w:rsidRPr="007A51EF" w:rsidTr="008B7A70">
        <w:tc>
          <w:tcPr>
            <w:tcW w:w="1951" w:type="dxa"/>
            <w:shd w:val="clear" w:color="auto" w:fill="auto"/>
          </w:tcPr>
          <w:p w:rsidR="00221A50" w:rsidRPr="007A51EF" w:rsidRDefault="00221A50" w:rsidP="000167C3">
            <w:pPr>
              <w:rPr>
                <w:b/>
                <w:lang w:eastAsia="en-US"/>
              </w:rPr>
            </w:pPr>
            <w:r w:rsidRPr="007A51EF">
              <w:rPr>
                <w:b/>
              </w:rPr>
              <w:t>Example(s)</w:t>
            </w:r>
          </w:p>
        </w:tc>
        <w:tc>
          <w:tcPr>
            <w:tcW w:w="8017" w:type="dxa"/>
            <w:shd w:val="clear" w:color="auto" w:fill="auto"/>
          </w:tcPr>
          <w:p w:rsidR="00221A50" w:rsidRPr="007A51EF" w:rsidRDefault="00221A50" w:rsidP="000167C3">
            <w:pPr>
              <w:rPr>
                <w:lang w:eastAsia="en-US"/>
              </w:rPr>
            </w:pPr>
          </w:p>
        </w:tc>
      </w:tr>
      <w:tr w:rsidR="00221A50" w:rsidRPr="007A51EF" w:rsidTr="008B7A70">
        <w:tc>
          <w:tcPr>
            <w:tcW w:w="1951" w:type="dxa"/>
            <w:shd w:val="clear" w:color="auto" w:fill="auto"/>
          </w:tcPr>
          <w:p w:rsidR="00221A50" w:rsidRPr="007A51EF" w:rsidRDefault="00221A50" w:rsidP="000167C3">
            <w:pPr>
              <w:rPr>
                <w:b/>
              </w:rPr>
            </w:pPr>
            <w:r w:rsidRPr="007A51EF">
              <w:rPr>
                <w:b/>
              </w:rPr>
              <w:t>Conformance</w:t>
            </w:r>
          </w:p>
        </w:tc>
        <w:tc>
          <w:tcPr>
            <w:tcW w:w="8017" w:type="dxa"/>
            <w:shd w:val="clear" w:color="auto" w:fill="auto"/>
          </w:tcPr>
          <w:p w:rsidR="00221A50" w:rsidRPr="007A51EF" w:rsidRDefault="00E72647" w:rsidP="00DD6D86">
            <w:pPr>
              <w:rPr>
                <w:lang w:eastAsia="en-US"/>
              </w:rPr>
            </w:pPr>
            <w:r w:rsidRPr="00E72647">
              <w:rPr>
                <w:lang w:eastAsia="en-US"/>
              </w:rPr>
              <w:t>REQUIRED</w:t>
            </w:r>
            <w:ins w:id="588" w:author="Borodina, Yulia" w:date="2013-11-13T16:39:00Z">
              <w:r w:rsidR="008E7E27">
                <w:rPr>
                  <w:lang w:eastAsia="en-US"/>
                </w:rPr>
                <w:t xml:space="preserve"> for InChI </w:t>
              </w:r>
            </w:ins>
            <w:ins w:id="589" w:author="Borodina, Yulia" w:date="2013-11-13T16:40:00Z">
              <w:r w:rsidR="008E7E27">
                <w:rPr>
                  <w:lang w:eastAsia="en-US"/>
                </w:rPr>
                <w:t>/OPTIONAL</w:t>
              </w:r>
            </w:ins>
            <w:ins w:id="590" w:author="Borodina, Yulia" w:date="2013-11-13T16:39:00Z">
              <w:r w:rsidR="008E7E27">
                <w:rPr>
                  <w:lang w:eastAsia="en-US"/>
                </w:rPr>
                <w:t xml:space="preserve"> for other formats</w:t>
              </w:r>
            </w:ins>
          </w:p>
        </w:tc>
      </w:tr>
      <w:tr w:rsidR="00221A50" w:rsidRPr="007A51EF" w:rsidTr="008B7A70">
        <w:tc>
          <w:tcPr>
            <w:tcW w:w="1951" w:type="dxa"/>
            <w:shd w:val="clear" w:color="auto" w:fill="auto"/>
          </w:tcPr>
          <w:p w:rsidR="00221A50" w:rsidRPr="007A51EF" w:rsidRDefault="00221A50" w:rsidP="000167C3">
            <w:pPr>
              <w:rPr>
                <w:b/>
              </w:rPr>
            </w:pPr>
            <w:r w:rsidRPr="007A51EF">
              <w:rPr>
                <w:b/>
              </w:rPr>
              <w:lastRenderedPageBreak/>
              <w:t>Data Type</w:t>
            </w:r>
          </w:p>
        </w:tc>
        <w:tc>
          <w:tcPr>
            <w:tcW w:w="8017" w:type="dxa"/>
            <w:shd w:val="clear" w:color="auto" w:fill="auto"/>
          </w:tcPr>
          <w:p w:rsidR="00221A50" w:rsidRPr="007A51EF" w:rsidRDefault="001D1162" w:rsidP="000167C3">
            <w:pPr>
              <w:rPr>
                <w:lang w:eastAsia="en-US"/>
              </w:rPr>
            </w:pPr>
            <w:r>
              <w:rPr>
                <w:lang w:eastAsia="en-US"/>
              </w:rPr>
              <w:t>ST</w:t>
            </w:r>
          </w:p>
        </w:tc>
      </w:tr>
      <w:tr w:rsidR="00221A50" w:rsidRPr="007A51EF" w:rsidTr="008B7A70">
        <w:tc>
          <w:tcPr>
            <w:tcW w:w="1951" w:type="dxa"/>
            <w:shd w:val="clear" w:color="auto" w:fill="auto"/>
          </w:tcPr>
          <w:p w:rsidR="00221A50" w:rsidRPr="007A51EF" w:rsidRDefault="00221A50" w:rsidP="000167C3">
            <w:pPr>
              <w:rPr>
                <w:b/>
              </w:rPr>
            </w:pPr>
            <w:r w:rsidRPr="007A51EF">
              <w:rPr>
                <w:b/>
              </w:rPr>
              <w:t>Value Allowed</w:t>
            </w:r>
          </w:p>
        </w:tc>
        <w:tc>
          <w:tcPr>
            <w:tcW w:w="8017" w:type="dxa"/>
            <w:shd w:val="clear" w:color="auto" w:fill="auto"/>
          </w:tcPr>
          <w:p w:rsidR="00221A50" w:rsidRPr="007A51EF" w:rsidRDefault="00E72647" w:rsidP="00765724">
            <w:pPr>
              <w:rPr>
                <w:lang w:eastAsia="en-US"/>
              </w:rPr>
            </w:pPr>
            <w:r w:rsidRPr="00E72647">
              <w:rPr>
                <w:lang w:eastAsia="en-US"/>
              </w:rPr>
              <w:t xml:space="preserve">INCHI, MOLFILE </w:t>
            </w:r>
            <w:del w:id="591" w:author="Borodina, Yulia" w:date="2013-11-14T09:41:00Z">
              <w:r w:rsidRPr="00E72647" w:rsidDel="00765724">
                <w:rPr>
                  <w:lang w:eastAsia="en-US"/>
                </w:rPr>
                <w:delText xml:space="preserve">(V2000), </w:delText>
              </w:r>
            </w:del>
            <w:del w:id="592" w:author="Borodina, Yulia" w:date="2013-11-13T16:40:00Z">
              <w:r w:rsidRPr="00E72647" w:rsidDel="008E7E27">
                <w:rPr>
                  <w:lang w:eastAsia="en-US"/>
                </w:rPr>
                <w:delText xml:space="preserve">MOLFILE (V3000) </w:delText>
              </w:r>
            </w:del>
            <w:r w:rsidRPr="00E72647">
              <w:rPr>
                <w:lang w:eastAsia="en-US"/>
              </w:rPr>
              <w:t>SMILES, CDX</w:t>
            </w:r>
          </w:p>
        </w:tc>
      </w:tr>
      <w:tr w:rsidR="00221A50" w:rsidRPr="007A51EF" w:rsidTr="008B7A70">
        <w:tc>
          <w:tcPr>
            <w:tcW w:w="1951" w:type="dxa"/>
            <w:shd w:val="clear" w:color="auto" w:fill="auto"/>
          </w:tcPr>
          <w:p w:rsidR="00221A50" w:rsidRPr="007A51EF" w:rsidRDefault="00221A50" w:rsidP="000167C3">
            <w:pPr>
              <w:rPr>
                <w:b/>
              </w:rPr>
            </w:pPr>
            <w:r w:rsidRPr="007A51EF">
              <w:rPr>
                <w:b/>
              </w:rPr>
              <w:t>Business Rule(s)</w:t>
            </w:r>
          </w:p>
        </w:tc>
        <w:tc>
          <w:tcPr>
            <w:tcW w:w="8017" w:type="dxa"/>
            <w:shd w:val="clear" w:color="auto" w:fill="auto"/>
          </w:tcPr>
          <w:p w:rsidR="00221A50" w:rsidRPr="007A51EF" w:rsidRDefault="00E72647" w:rsidP="000167C3">
            <w:pPr>
              <w:jc w:val="both"/>
              <w:rPr>
                <w:lang w:eastAsia="en-US"/>
              </w:rPr>
            </w:pPr>
            <w:r w:rsidRPr="00E72647">
              <w:rPr>
                <w:lang w:eastAsia="en-US"/>
              </w:rPr>
              <w:t>Each structural representation will have one and only one type</w:t>
            </w:r>
            <w:r>
              <w:rPr>
                <w:lang w:eastAsia="en-US"/>
              </w:rPr>
              <w:t>.</w:t>
            </w:r>
          </w:p>
        </w:tc>
      </w:tr>
    </w:tbl>
    <w:p w:rsidR="00AD04D2" w:rsidRPr="00AD04D2" w:rsidRDefault="00AD04D2" w:rsidP="00AD04D2">
      <w:pPr>
        <w:pStyle w:val="XML"/>
      </w:pPr>
      <w:r w:rsidRPr="00AD04D2">
        <w:t>&lt;identifiedSubstance&gt;</w:t>
      </w:r>
      <w:r w:rsidRPr="00AD04D2">
        <w:br/>
        <w:t xml:space="preserve">  &lt;identifiedSubstance&gt;</w:t>
      </w:r>
      <w:r w:rsidRPr="00AD04D2">
        <w:br/>
        <w:t xml:space="preserve">    &lt;moiety&gt;</w:t>
      </w:r>
      <w:r w:rsidRPr="00AD04D2">
        <w:br/>
        <w:t xml:space="preserve">      &lt;partMoiety&gt;&lt;!-- Moiety Details --&gt;&lt;/partMoiety&gt;</w:t>
      </w:r>
      <w:r>
        <w:br/>
      </w:r>
      <w:r w:rsidRPr="00AD04D2">
        <w:t xml:space="preserve">      &lt;subjectOf&gt;</w:t>
      </w:r>
      <w:r w:rsidRPr="00AD04D2">
        <w:br/>
        <w:t xml:space="preserve">        &lt;characteristic&gt;</w:t>
      </w:r>
      <w:r w:rsidRPr="00AD04D2">
        <w:br/>
        <w:t xml:space="preserve">          &lt;code code="</w:t>
      </w:r>
      <w:r w:rsidRPr="00AD04D2">
        <w:rPr>
          <w:i/>
          <w:iCs/>
        </w:rPr>
        <w:t>Structure Type Code</w:t>
      </w:r>
      <w:r w:rsidRPr="00AD04D2">
        <w:t>" codeSystem="</w:t>
      </w:r>
      <w:r w:rsidRPr="00AD04D2">
        <w:rPr>
          <w:i/>
          <w:iCs/>
        </w:rPr>
        <w:t>Code System (OID)</w:t>
      </w:r>
      <w:r w:rsidRPr="00AD04D2">
        <w:t>"</w:t>
      </w:r>
      <w:r w:rsidRPr="00AD04D2">
        <w:br/>
        <w:t xml:space="preserve">                displayName="</w:t>
      </w:r>
      <w:r w:rsidRPr="00E36B3E">
        <w:rPr>
          <w:i/>
          <w:iCs/>
        </w:rPr>
        <w:t>Structure Type Name</w:t>
      </w:r>
      <w:r w:rsidRPr="00AD04D2">
        <w:t>"/&gt;</w:t>
      </w:r>
      <w:r w:rsidRPr="00AD04D2">
        <w:br/>
        <w:t xml:space="preserve">          &lt;value xsi:type="ED" mediaType="</w:t>
      </w:r>
      <w:r w:rsidRPr="00AD04D2">
        <w:rPr>
          <w:i/>
          <w:iCs/>
        </w:rPr>
        <w:t>Structural Representation Type</w:t>
      </w:r>
      <w:r w:rsidRPr="00AD04D2">
        <w:t>"&gt;</w:t>
      </w:r>
      <w:r w:rsidRPr="00AD04D2">
        <w:br/>
        <w:t xml:space="preserve">            &lt;!-- </w:t>
      </w:r>
      <w:r w:rsidRPr="00AD04D2">
        <w:rPr>
          <w:b/>
          <w:bCs/>
        </w:rPr>
        <w:t>Structural Representation</w:t>
      </w:r>
      <w:r>
        <w:t xml:space="preserve"> --&gt;</w:t>
      </w:r>
      <w:r>
        <w:br/>
        <w:t xml:space="preserve">          &lt;/value&gt;</w:t>
      </w:r>
    </w:p>
    <w:p w:rsidR="00685576" w:rsidRPr="000518DD" w:rsidRDefault="00685576" w:rsidP="003F0451">
      <w:pPr>
        <w:pStyle w:val="Heading3"/>
        <w:rPr>
          <w:color w:val="0070C0"/>
          <w:lang w:eastAsia="en-US"/>
        </w:rPr>
      </w:pPr>
      <w:bookmarkStart w:id="593" w:name="_Toc304805763"/>
      <w:bookmarkStart w:id="594" w:name="_Toc304814702"/>
      <w:bookmarkStart w:id="595" w:name="_Toc343650457"/>
      <w:r w:rsidRPr="000518DD">
        <w:rPr>
          <w:color w:val="0070C0"/>
          <w:lang w:eastAsia="en-US"/>
        </w:rPr>
        <w:t>Structural Representation Attachment</w:t>
      </w:r>
      <w:bookmarkEnd w:id="593"/>
      <w:bookmarkEnd w:id="594"/>
      <w:bookmarkEnd w:id="59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21A50" w:rsidRPr="007A51EF" w:rsidTr="00AD04D2">
        <w:tc>
          <w:tcPr>
            <w:tcW w:w="1951" w:type="dxa"/>
            <w:shd w:val="clear" w:color="auto" w:fill="auto"/>
          </w:tcPr>
          <w:p w:rsidR="00221A50" w:rsidRPr="007A51EF" w:rsidRDefault="00221A50" w:rsidP="000167C3">
            <w:pPr>
              <w:rPr>
                <w:b/>
                <w:lang w:eastAsia="en-US"/>
              </w:rPr>
            </w:pPr>
            <w:r w:rsidRPr="007A51EF">
              <w:rPr>
                <w:b/>
              </w:rPr>
              <w:t>User Guidance</w:t>
            </w:r>
          </w:p>
        </w:tc>
        <w:tc>
          <w:tcPr>
            <w:tcW w:w="8017" w:type="dxa"/>
            <w:shd w:val="clear" w:color="auto" w:fill="auto"/>
          </w:tcPr>
          <w:p w:rsidR="00221A50" w:rsidRPr="007A51EF" w:rsidRDefault="000678C0" w:rsidP="000678C0">
            <w:pPr>
              <w:jc w:val="both"/>
              <w:rPr>
                <w:lang w:eastAsia="en-US"/>
              </w:rPr>
            </w:pPr>
            <w:r w:rsidRPr="000678C0">
              <w:rPr>
                <w:lang w:eastAsia="en-US"/>
              </w:rPr>
              <w:t>An attached file that may contain the structural representation shall be provided for complex data formats, e.g. CDX, MOLFILE</w:t>
            </w:r>
            <w:r>
              <w:rPr>
                <w:lang w:eastAsia="en-US"/>
              </w:rPr>
              <w:t>.</w:t>
            </w:r>
          </w:p>
        </w:tc>
      </w:tr>
      <w:tr w:rsidR="00221A50" w:rsidRPr="007A51EF" w:rsidTr="00AD04D2">
        <w:tc>
          <w:tcPr>
            <w:tcW w:w="1951" w:type="dxa"/>
            <w:shd w:val="clear" w:color="auto" w:fill="auto"/>
          </w:tcPr>
          <w:p w:rsidR="00221A50" w:rsidRPr="007A51EF" w:rsidRDefault="00221A50" w:rsidP="000167C3">
            <w:pPr>
              <w:rPr>
                <w:b/>
                <w:lang w:eastAsia="en-US"/>
              </w:rPr>
            </w:pPr>
            <w:r w:rsidRPr="007A51EF">
              <w:rPr>
                <w:b/>
              </w:rPr>
              <w:t>Example(s)</w:t>
            </w:r>
          </w:p>
        </w:tc>
        <w:tc>
          <w:tcPr>
            <w:tcW w:w="8017" w:type="dxa"/>
            <w:shd w:val="clear" w:color="auto" w:fill="auto"/>
          </w:tcPr>
          <w:p w:rsidR="00221A50" w:rsidRPr="007A51EF" w:rsidRDefault="00221A50" w:rsidP="000167C3">
            <w:pPr>
              <w:rPr>
                <w:lang w:eastAsia="en-US"/>
              </w:rPr>
            </w:pPr>
          </w:p>
        </w:tc>
      </w:tr>
      <w:tr w:rsidR="00221A50" w:rsidRPr="007A51EF" w:rsidTr="00AD04D2">
        <w:tc>
          <w:tcPr>
            <w:tcW w:w="1951" w:type="dxa"/>
            <w:shd w:val="clear" w:color="auto" w:fill="auto"/>
          </w:tcPr>
          <w:p w:rsidR="00221A50" w:rsidRPr="007A51EF" w:rsidRDefault="00221A50" w:rsidP="000167C3">
            <w:pPr>
              <w:rPr>
                <w:b/>
              </w:rPr>
            </w:pPr>
            <w:r w:rsidRPr="007A51EF">
              <w:rPr>
                <w:b/>
              </w:rPr>
              <w:t>Conformance</w:t>
            </w:r>
          </w:p>
        </w:tc>
        <w:tc>
          <w:tcPr>
            <w:tcW w:w="8017" w:type="dxa"/>
            <w:shd w:val="clear" w:color="auto" w:fill="auto"/>
          </w:tcPr>
          <w:p w:rsidR="00221A50" w:rsidRPr="007A51EF" w:rsidRDefault="000678C0" w:rsidP="000167C3">
            <w:pPr>
              <w:rPr>
                <w:lang w:eastAsia="en-US"/>
              </w:rPr>
            </w:pPr>
            <w:r w:rsidRPr="000678C0">
              <w:rPr>
                <w:lang w:eastAsia="en-US"/>
              </w:rPr>
              <w:t>OPTIONAL</w:t>
            </w:r>
          </w:p>
        </w:tc>
      </w:tr>
      <w:tr w:rsidR="00221A50" w:rsidRPr="007A51EF" w:rsidTr="00AD04D2">
        <w:tc>
          <w:tcPr>
            <w:tcW w:w="1951" w:type="dxa"/>
            <w:shd w:val="clear" w:color="auto" w:fill="auto"/>
          </w:tcPr>
          <w:p w:rsidR="00221A50" w:rsidRPr="007A51EF" w:rsidRDefault="00221A50" w:rsidP="000167C3">
            <w:pPr>
              <w:rPr>
                <w:b/>
              </w:rPr>
            </w:pPr>
            <w:r w:rsidRPr="007A51EF">
              <w:rPr>
                <w:b/>
              </w:rPr>
              <w:t>Data Type</w:t>
            </w:r>
          </w:p>
        </w:tc>
        <w:tc>
          <w:tcPr>
            <w:tcW w:w="8017" w:type="dxa"/>
            <w:shd w:val="clear" w:color="auto" w:fill="auto"/>
          </w:tcPr>
          <w:p w:rsidR="00221A50" w:rsidRPr="007A51EF" w:rsidRDefault="001D1162" w:rsidP="000167C3">
            <w:pPr>
              <w:rPr>
                <w:lang w:eastAsia="en-US"/>
              </w:rPr>
            </w:pPr>
            <w:r>
              <w:rPr>
                <w:lang w:eastAsia="en-US"/>
              </w:rPr>
              <w:t>ED</w:t>
            </w:r>
          </w:p>
        </w:tc>
      </w:tr>
      <w:tr w:rsidR="00221A50" w:rsidRPr="007A51EF" w:rsidTr="00AD04D2">
        <w:tc>
          <w:tcPr>
            <w:tcW w:w="1951" w:type="dxa"/>
            <w:shd w:val="clear" w:color="auto" w:fill="auto"/>
          </w:tcPr>
          <w:p w:rsidR="00221A50" w:rsidRPr="007A51EF" w:rsidRDefault="00221A50" w:rsidP="000167C3">
            <w:pPr>
              <w:rPr>
                <w:b/>
              </w:rPr>
            </w:pPr>
            <w:r w:rsidRPr="007A51EF">
              <w:rPr>
                <w:b/>
              </w:rPr>
              <w:t>Business Rule(s)</w:t>
            </w:r>
          </w:p>
        </w:tc>
        <w:tc>
          <w:tcPr>
            <w:tcW w:w="8017" w:type="dxa"/>
            <w:shd w:val="clear" w:color="auto" w:fill="auto"/>
          </w:tcPr>
          <w:p w:rsidR="00221A50" w:rsidRPr="007A51EF" w:rsidRDefault="000678C0" w:rsidP="000167C3">
            <w:pPr>
              <w:jc w:val="both"/>
              <w:rPr>
                <w:lang w:eastAsia="en-US"/>
              </w:rPr>
            </w:pPr>
            <w:r w:rsidRPr="000678C0">
              <w:rPr>
                <w:lang w:eastAsia="en-US"/>
              </w:rPr>
              <w:t>A graphical representation of the substance can be provided</w:t>
            </w:r>
            <w:r>
              <w:rPr>
                <w:lang w:eastAsia="en-US"/>
              </w:rPr>
              <w:t>.</w:t>
            </w:r>
          </w:p>
        </w:tc>
      </w:tr>
    </w:tbl>
    <w:p w:rsidR="00AD04D2" w:rsidRPr="00AD04D2" w:rsidRDefault="00AD04D2" w:rsidP="00AD04D2">
      <w:pPr>
        <w:pStyle w:val="XML"/>
      </w:pPr>
      <w:r w:rsidRPr="00AD04D2">
        <w:t>&lt;identifiedSubstance&gt;</w:t>
      </w:r>
      <w:r w:rsidRPr="00AD04D2">
        <w:br/>
        <w:t xml:space="preserve">  &lt;identifiedSubstance&gt;</w:t>
      </w:r>
      <w:r w:rsidRPr="00AD04D2">
        <w:br/>
        <w:t xml:space="preserve">    &lt;moiety&gt;</w:t>
      </w:r>
      <w:r w:rsidRPr="00AD04D2">
        <w:br/>
        <w:t xml:space="preserve">      &lt;partMoiety&gt;&lt;!-- Moiety Details --&gt;&lt;/partMoiety&gt;</w:t>
      </w:r>
      <w:r>
        <w:br/>
      </w:r>
      <w:r w:rsidRPr="00AD04D2">
        <w:t xml:space="preserve">      &lt;subjectOf&gt;</w:t>
      </w:r>
      <w:r w:rsidRPr="00AD04D2">
        <w:br/>
        <w:t xml:space="preserve">        &lt;characteristic&gt;</w:t>
      </w:r>
      <w:r w:rsidRPr="00AD04D2">
        <w:br/>
        <w:t xml:space="preserve">          &lt;code code="</w:t>
      </w:r>
      <w:r w:rsidRPr="00AD04D2">
        <w:rPr>
          <w:i/>
          <w:iCs/>
        </w:rPr>
        <w:t>Structure Type Code</w:t>
      </w:r>
      <w:r w:rsidRPr="00AD04D2">
        <w:t>" codeSystem="</w:t>
      </w:r>
      <w:r w:rsidRPr="00AD04D2">
        <w:rPr>
          <w:i/>
          <w:iCs/>
        </w:rPr>
        <w:t>Code System (OID)</w:t>
      </w:r>
      <w:r w:rsidRPr="00AD04D2">
        <w:t>"</w:t>
      </w:r>
      <w:r w:rsidRPr="00AD04D2">
        <w:br/>
        <w:t xml:space="preserve">                displayName="</w:t>
      </w:r>
      <w:r w:rsidRPr="00E36B3E">
        <w:rPr>
          <w:i/>
          <w:iCs/>
        </w:rPr>
        <w:t>Structure Type Name</w:t>
      </w:r>
      <w:r w:rsidRPr="00AD04D2">
        <w:t>"/&gt;</w:t>
      </w:r>
      <w:r w:rsidRPr="00AD04D2">
        <w:br/>
        <w:t xml:space="preserve">          &lt;value xsi:type="ED" mediaType="</w:t>
      </w:r>
      <w:r w:rsidRPr="00AD04D2">
        <w:rPr>
          <w:i/>
          <w:iCs/>
        </w:rPr>
        <w:t>Structural Representation Type</w:t>
      </w:r>
      <w:r w:rsidRPr="00AD04D2">
        <w:t>"&gt;</w:t>
      </w:r>
      <w:r w:rsidRPr="00AD04D2">
        <w:br/>
        <w:t xml:space="preserve">            </w:t>
      </w:r>
      <w:r>
        <w:t>&lt;reference value=</w:t>
      </w:r>
      <w:r w:rsidRPr="00AD04D2">
        <w:t>"</w:t>
      </w:r>
      <w:r w:rsidRPr="00AD04D2">
        <w:rPr>
          <w:b/>
          <w:bCs/>
          <w:i/>
          <w:iCs/>
        </w:rPr>
        <w:t>Structural Representation Attachment File Name</w:t>
      </w:r>
      <w:r w:rsidRPr="00AD04D2">
        <w:t>"</w:t>
      </w:r>
      <w:r>
        <w:br/>
        <w:t xml:space="preserve">          &lt;/value&gt;</w:t>
      </w:r>
    </w:p>
    <w:p w:rsidR="00685576" w:rsidRPr="000518DD" w:rsidRDefault="00685576" w:rsidP="003F0451">
      <w:pPr>
        <w:pStyle w:val="Heading3"/>
        <w:rPr>
          <w:color w:val="0070C0"/>
          <w:lang w:eastAsia="en-US"/>
        </w:rPr>
      </w:pPr>
      <w:bookmarkStart w:id="596" w:name="_Toc343650458"/>
      <w:r w:rsidRPr="000518DD">
        <w:rPr>
          <w:color w:val="0070C0"/>
          <w:lang w:eastAsia="en-US"/>
        </w:rPr>
        <w:t>Stereochemistry</w:t>
      </w:r>
      <w:bookmarkEnd w:id="59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21A50" w:rsidRPr="007A51EF" w:rsidTr="007D66A5">
        <w:tc>
          <w:tcPr>
            <w:tcW w:w="1951" w:type="dxa"/>
            <w:shd w:val="clear" w:color="auto" w:fill="auto"/>
          </w:tcPr>
          <w:p w:rsidR="00221A50" w:rsidRPr="007A51EF" w:rsidRDefault="00221A50" w:rsidP="000167C3">
            <w:pPr>
              <w:rPr>
                <w:b/>
                <w:lang w:eastAsia="en-US"/>
              </w:rPr>
            </w:pPr>
            <w:r w:rsidRPr="007A51EF">
              <w:rPr>
                <w:b/>
              </w:rPr>
              <w:t>User Guidance</w:t>
            </w:r>
          </w:p>
        </w:tc>
        <w:tc>
          <w:tcPr>
            <w:tcW w:w="8017" w:type="dxa"/>
            <w:shd w:val="clear" w:color="auto" w:fill="auto"/>
          </w:tcPr>
          <w:p w:rsidR="00221A50" w:rsidRPr="007A51EF" w:rsidRDefault="000678C0" w:rsidP="00251D45">
            <w:pPr>
              <w:jc w:val="both"/>
              <w:rPr>
                <w:lang w:eastAsia="en-US"/>
              </w:rPr>
            </w:pPr>
            <w:r w:rsidRPr="000678C0">
              <w:rPr>
                <w:lang w:eastAsia="en-US"/>
              </w:rPr>
              <w:t xml:space="preserve">The stereochemistry of the substance shall be </w:t>
            </w:r>
            <w:ins w:id="597" w:author="Borodina, Yulia" w:date="2013-11-13T17:02:00Z">
              <w:r w:rsidR="003D245C">
                <w:rPr>
                  <w:lang w:eastAsia="en-US"/>
                </w:rPr>
                <w:t xml:space="preserve">indicated </w:t>
              </w:r>
            </w:ins>
            <w:ins w:id="598" w:author="Borodina, Yulia" w:date="2013-11-15T09:23:00Z">
              <w:r w:rsidR="003D245C">
                <w:rPr>
                  <w:lang w:eastAsia="en-US"/>
                </w:rPr>
                <w:t>i</w:t>
              </w:r>
            </w:ins>
            <w:ins w:id="599" w:author="Borodina, Yulia" w:date="2013-11-13T17:02:00Z">
              <w:r w:rsidR="00DD6D86" w:rsidRPr="00DD6D86">
                <w:rPr>
                  <w:lang w:eastAsia="en-US"/>
                </w:rPr>
                <w:t xml:space="preserve">n the structure if it can be. Special cases of stereochemistry that can’t be indicated </w:t>
              </w:r>
            </w:ins>
            <w:ins w:id="600" w:author="Borodina, Yulia" w:date="2013-11-15T09:24:00Z">
              <w:r w:rsidR="003D245C">
                <w:rPr>
                  <w:lang w:eastAsia="en-US"/>
                </w:rPr>
                <w:t>i</w:t>
              </w:r>
            </w:ins>
            <w:ins w:id="601" w:author="Borodina, Yulia" w:date="2013-11-13T17:02:00Z">
              <w:r w:rsidR="00DD6D86" w:rsidRPr="00DD6D86">
                <w:rPr>
                  <w:lang w:eastAsia="en-US"/>
                </w:rPr>
                <w:t xml:space="preserve">n the structure shall be </w:t>
              </w:r>
            </w:ins>
            <w:r w:rsidRPr="000678C0">
              <w:rPr>
                <w:lang w:eastAsia="en-US"/>
              </w:rPr>
              <w:t>described based on a controlled vocabulary</w:t>
            </w:r>
            <w:r>
              <w:rPr>
                <w:lang w:eastAsia="en-US"/>
              </w:rPr>
              <w:t>.</w:t>
            </w:r>
          </w:p>
        </w:tc>
      </w:tr>
      <w:tr w:rsidR="00221A50" w:rsidRPr="007A51EF" w:rsidTr="007D66A5">
        <w:tc>
          <w:tcPr>
            <w:tcW w:w="1951" w:type="dxa"/>
            <w:shd w:val="clear" w:color="auto" w:fill="auto"/>
          </w:tcPr>
          <w:p w:rsidR="00221A50" w:rsidRPr="007A51EF" w:rsidRDefault="00221A50" w:rsidP="000167C3">
            <w:pPr>
              <w:rPr>
                <w:b/>
                <w:lang w:eastAsia="en-US"/>
              </w:rPr>
            </w:pPr>
            <w:r w:rsidRPr="007A51EF">
              <w:rPr>
                <w:b/>
              </w:rPr>
              <w:t>Example(s)</w:t>
            </w:r>
          </w:p>
        </w:tc>
        <w:tc>
          <w:tcPr>
            <w:tcW w:w="8017" w:type="dxa"/>
            <w:shd w:val="clear" w:color="auto" w:fill="auto"/>
          </w:tcPr>
          <w:p w:rsidR="00221A50" w:rsidRPr="007A51EF" w:rsidRDefault="002C0AE3" w:rsidP="00DD6D86">
            <w:pPr>
              <w:rPr>
                <w:lang w:eastAsia="en-US"/>
              </w:rPr>
            </w:pPr>
            <w:del w:id="602" w:author="Borodina, Yulia" w:date="2013-11-13T17:03:00Z">
              <w:r w:rsidRPr="00192FB3" w:rsidDel="00DD6D86">
                <w:rPr>
                  <w:lang w:eastAsia="en-US"/>
                </w:rPr>
                <w:delText xml:space="preserve">ABSOLUTE, ACHIRAL, </w:delText>
              </w:r>
            </w:del>
            <w:r w:rsidRPr="00192FB3">
              <w:rPr>
                <w:lang w:eastAsia="en-US"/>
              </w:rPr>
              <w:t>AXIAL</w:t>
            </w:r>
            <w:ins w:id="603" w:author="Borodina, Yulia" w:date="2013-11-13T17:03:00Z">
              <w:r w:rsidR="00DD6D86">
                <w:rPr>
                  <w:lang w:eastAsia="en-US"/>
                </w:rPr>
                <w:t xml:space="preserve"> R</w:t>
              </w:r>
            </w:ins>
            <w:del w:id="604" w:author="Borodina, Yulia" w:date="2013-11-13T17:03:00Z">
              <w:r w:rsidRPr="00192FB3" w:rsidDel="00DD6D86">
                <w:rPr>
                  <w:lang w:eastAsia="en-US"/>
                </w:rPr>
                <w:delText>, EPIMERIC, MESO, MIXED, RACEMIC, UNKNOWN, CIS, TRANS</w:delText>
              </w:r>
            </w:del>
            <w:ins w:id="605" w:author="Borodina, Yulia" w:date="2013-11-13T17:03:00Z">
              <w:r w:rsidR="00DD6D86">
                <w:rPr>
                  <w:lang w:eastAsia="en-US"/>
                </w:rPr>
                <w:t xml:space="preserve"> </w:t>
              </w:r>
              <w:r w:rsidR="00DD6D86" w:rsidRPr="008A169A">
                <w:rPr>
                  <w:lang w:eastAsia="en-US"/>
                </w:rPr>
                <w:t>SQUARE PLANAR 1</w:t>
              </w:r>
              <w:r w:rsidR="00DD6D86">
                <w:rPr>
                  <w:lang w:eastAsia="en-US"/>
                </w:rPr>
                <w:t>,</w:t>
              </w:r>
              <w:r w:rsidR="00DD6D86">
                <w:t xml:space="preserve"> </w:t>
              </w:r>
              <w:r w:rsidR="00DD6D86" w:rsidRPr="008A169A">
                <w:rPr>
                  <w:lang w:eastAsia="en-US"/>
                </w:rPr>
                <w:t>TETRAHEDRAL</w:t>
              </w:r>
              <w:r w:rsidR="00DD6D86">
                <w:rPr>
                  <w:lang w:eastAsia="en-US"/>
                </w:rPr>
                <w:t xml:space="preserve">, </w:t>
              </w:r>
              <w:r w:rsidR="00DD6D86" w:rsidRPr="008A169A">
                <w:rPr>
                  <w:lang w:eastAsia="en-US"/>
                </w:rPr>
                <w:t>OCTAHEDRAL 12</w:t>
              </w:r>
            </w:ins>
          </w:p>
        </w:tc>
      </w:tr>
      <w:tr w:rsidR="00221A50" w:rsidRPr="007A51EF" w:rsidTr="007D66A5">
        <w:tc>
          <w:tcPr>
            <w:tcW w:w="1951" w:type="dxa"/>
            <w:shd w:val="clear" w:color="auto" w:fill="auto"/>
          </w:tcPr>
          <w:p w:rsidR="00221A50" w:rsidRPr="007A51EF" w:rsidRDefault="00221A50" w:rsidP="000167C3">
            <w:pPr>
              <w:rPr>
                <w:b/>
              </w:rPr>
            </w:pPr>
            <w:r w:rsidRPr="007A51EF">
              <w:rPr>
                <w:b/>
              </w:rPr>
              <w:t>Conformance</w:t>
            </w:r>
          </w:p>
        </w:tc>
        <w:tc>
          <w:tcPr>
            <w:tcW w:w="8017" w:type="dxa"/>
            <w:shd w:val="clear" w:color="auto" w:fill="auto"/>
          </w:tcPr>
          <w:p w:rsidR="00221A50" w:rsidRPr="007A51EF" w:rsidRDefault="002C0AE3" w:rsidP="000167C3">
            <w:pPr>
              <w:rPr>
                <w:lang w:eastAsia="en-US"/>
              </w:rPr>
            </w:pPr>
            <w:r>
              <w:rPr>
                <w:lang w:eastAsia="en-US"/>
              </w:rPr>
              <w:t>CONDITIONAL</w:t>
            </w:r>
          </w:p>
        </w:tc>
      </w:tr>
      <w:tr w:rsidR="00221A50" w:rsidRPr="007A51EF" w:rsidTr="007D66A5">
        <w:tc>
          <w:tcPr>
            <w:tcW w:w="1951" w:type="dxa"/>
            <w:shd w:val="clear" w:color="auto" w:fill="auto"/>
          </w:tcPr>
          <w:p w:rsidR="00221A50" w:rsidRPr="007A51EF" w:rsidRDefault="00221A50" w:rsidP="000167C3">
            <w:pPr>
              <w:rPr>
                <w:b/>
              </w:rPr>
            </w:pPr>
            <w:r w:rsidRPr="007A51EF">
              <w:rPr>
                <w:b/>
              </w:rPr>
              <w:t>Data Type</w:t>
            </w:r>
          </w:p>
        </w:tc>
        <w:tc>
          <w:tcPr>
            <w:tcW w:w="8017" w:type="dxa"/>
            <w:shd w:val="clear" w:color="auto" w:fill="auto"/>
          </w:tcPr>
          <w:p w:rsidR="00221A50" w:rsidRPr="007A51EF" w:rsidRDefault="001D1162" w:rsidP="000167C3">
            <w:pPr>
              <w:rPr>
                <w:lang w:eastAsia="en-US"/>
              </w:rPr>
            </w:pPr>
            <w:r>
              <w:rPr>
                <w:lang w:eastAsia="en-US"/>
              </w:rPr>
              <w:t>CD</w:t>
            </w:r>
          </w:p>
        </w:tc>
      </w:tr>
      <w:tr w:rsidR="007D66A5" w:rsidRPr="007A51EF" w:rsidTr="007D66A5">
        <w:tc>
          <w:tcPr>
            <w:tcW w:w="1951" w:type="dxa"/>
            <w:shd w:val="clear" w:color="auto" w:fill="auto"/>
          </w:tcPr>
          <w:p w:rsidR="007D66A5" w:rsidRPr="007A51EF" w:rsidRDefault="007D66A5" w:rsidP="007D66A5">
            <w:pPr>
              <w:rPr>
                <w:b/>
              </w:rPr>
            </w:pPr>
            <w:r w:rsidRPr="007A51EF">
              <w:rPr>
                <w:b/>
              </w:rPr>
              <w:t>Value Allowed</w:t>
            </w:r>
          </w:p>
        </w:tc>
        <w:tc>
          <w:tcPr>
            <w:tcW w:w="8017" w:type="dxa"/>
            <w:shd w:val="clear" w:color="auto" w:fill="auto"/>
          </w:tcPr>
          <w:p w:rsidR="007D66A5" w:rsidRPr="007A51EF" w:rsidRDefault="00DD6D86" w:rsidP="00DD6D86">
            <w:pPr>
              <w:rPr>
                <w:lang w:eastAsia="en-US"/>
              </w:rPr>
            </w:pPr>
            <w:ins w:id="606" w:author="Borodina, Yulia" w:date="2013-11-13T17:04:00Z">
              <w:r w:rsidRPr="00192FB3">
                <w:rPr>
                  <w:lang w:eastAsia="en-US"/>
                </w:rPr>
                <w:t>AXIAL</w:t>
              </w:r>
              <w:r>
                <w:rPr>
                  <w:lang w:eastAsia="en-US"/>
                </w:rPr>
                <w:t xml:space="preserve"> R</w:t>
              </w:r>
              <w:r w:rsidRPr="00192FB3">
                <w:rPr>
                  <w:lang w:eastAsia="en-US"/>
                </w:rPr>
                <w:t>, AXIAL</w:t>
              </w:r>
              <w:r>
                <w:rPr>
                  <w:lang w:eastAsia="en-US"/>
                </w:rPr>
                <w:t xml:space="preserve"> S,</w:t>
              </w:r>
              <w:r>
                <w:t xml:space="preserve"> </w:t>
              </w:r>
              <w:r w:rsidRPr="008A169A">
                <w:rPr>
                  <w:lang w:eastAsia="en-US"/>
                </w:rPr>
                <w:t>SQUARE PLANAR 1</w:t>
              </w:r>
              <w:r>
                <w:rPr>
                  <w:lang w:eastAsia="en-US"/>
                </w:rPr>
                <w:t>,</w:t>
              </w:r>
              <w:r>
                <w:t xml:space="preserve"> </w:t>
              </w:r>
              <w:r>
                <w:rPr>
                  <w:lang w:eastAsia="en-US"/>
                </w:rPr>
                <w:t>SQUARE PLANAR 2,</w:t>
              </w:r>
              <w:r w:rsidRPr="008A169A">
                <w:rPr>
                  <w:lang w:eastAsia="en-US"/>
                </w:rPr>
                <w:t xml:space="preserve"> </w:t>
              </w:r>
              <w:r>
                <w:rPr>
                  <w:lang w:eastAsia="en-US"/>
                </w:rPr>
                <w:t>SQUARE PLANAR 3,</w:t>
              </w:r>
              <w:r w:rsidRPr="008A169A">
                <w:rPr>
                  <w:lang w:eastAsia="en-US"/>
                </w:rPr>
                <w:t xml:space="preserve"> </w:t>
              </w:r>
              <w:r>
                <w:rPr>
                  <w:lang w:eastAsia="en-US"/>
                </w:rPr>
                <w:t xml:space="preserve">SQUARE PLANAR 4, </w:t>
              </w:r>
              <w:r w:rsidRPr="008A169A">
                <w:rPr>
                  <w:lang w:eastAsia="en-US"/>
                </w:rPr>
                <w:t>TETRAHEDRAL</w:t>
              </w:r>
              <w:r>
                <w:rPr>
                  <w:lang w:eastAsia="en-US"/>
                </w:rPr>
                <w:t xml:space="preserve">, </w:t>
              </w:r>
              <w:r w:rsidRPr="008A169A">
                <w:rPr>
                  <w:lang w:eastAsia="en-US"/>
                </w:rPr>
                <w:t>OCTAHEDRAL 12</w:t>
              </w:r>
              <w:r>
                <w:rPr>
                  <w:lang w:eastAsia="en-US"/>
                </w:rPr>
                <w:t xml:space="preserve">,  </w:t>
              </w:r>
              <w:r w:rsidRPr="008A169A">
                <w:rPr>
                  <w:lang w:eastAsia="en-US"/>
                </w:rPr>
                <w:t xml:space="preserve">OCTAHEDRAL </w:t>
              </w:r>
              <w:r>
                <w:rPr>
                  <w:lang w:eastAsia="en-US"/>
                </w:rPr>
                <w:t>2</w:t>
              </w:r>
              <w:r w:rsidRPr="008A169A">
                <w:rPr>
                  <w:lang w:eastAsia="en-US"/>
                </w:rPr>
                <w:t>2</w:t>
              </w:r>
              <w:r>
                <w:rPr>
                  <w:lang w:eastAsia="en-US"/>
                </w:rPr>
                <w:t xml:space="preserve">, </w:t>
              </w:r>
              <w:r w:rsidR="003D245C">
                <w:rPr>
                  <w:lang w:eastAsia="en-US"/>
                </w:rPr>
                <w:t xml:space="preserve">OCTAHEDRAL </w:t>
              </w:r>
              <w:r w:rsidRPr="008A169A">
                <w:rPr>
                  <w:lang w:eastAsia="en-US"/>
                </w:rPr>
                <w:t>2</w:t>
              </w:r>
            </w:ins>
            <w:ins w:id="607" w:author="Borodina, Yulia" w:date="2013-11-15T09:25:00Z">
              <w:r w:rsidR="003D245C">
                <w:rPr>
                  <w:lang w:eastAsia="en-US"/>
                </w:rPr>
                <w:t>1</w:t>
              </w:r>
            </w:ins>
            <w:ins w:id="608" w:author="Borodina, Yulia" w:date="2013-11-13T17:04:00Z">
              <w:r>
                <w:rPr>
                  <w:lang w:eastAsia="en-US"/>
                </w:rPr>
                <w:t xml:space="preserve"> </w:t>
              </w:r>
            </w:ins>
            <w:del w:id="609" w:author="Borodina, Yulia" w:date="2013-11-13T17:04:00Z">
              <w:r w:rsidR="007D66A5" w:rsidRPr="00192FB3" w:rsidDel="00DD6D86">
                <w:rPr>
                  <w:lang w:eastAsia="en-US"/>
                </w:rPr>
                <w:delText>ABSOLUTE, ACHIRAL, AXIAL, EPIMERIC, MESO, MIXED, RACEMIC, UNKNOWN, CIS, TRANS</w:delText>
              </w:r>
              <w:r w:rsidR="007D66A5" w:rsidDel="00DD6D86">
                <w:rPr>
                  <w:lang w:eastAsia="en-US"/>
                </w:rPr>
                <w:delText>, E, Z</w:delText>
              </w:r>
            </w:del>
          </w:p>
        </w:tc>
      </w:tr>
      <w:tr w:rsidR="00221A50" w:rsidRPr="007A51EF" w:rsidTr="007D66A5">
        <w:tc>
          <w:tcPr>
            <w:tcW w:w="1951" w:type="dxa"/>
            <w:shd w:val="clear" w:color="auto" w:fill="auto"/>
          </w:tcPr>
          <w:p w:rsidR="00221A50" w:rsidRPr="007A51EF" w:rsidRDefault="00221A50" w:rsidP="000167C3">
            <w:pPr>
              <w:rPr>
                <w:b/>
              </w:rPr>
            </w:pPr>
            <w:r w:rsidRPr="007A51EF">
              <w:rPr>
                <w:b/>
              </w:rPr>
              <w:t>Business Rule(s)</w:t>
            </w:r>
          </w:p>
        </w:tc>
        <w:tc>
          <w:tcPr>
            <w:tcW w:w="8017" w:type="dxa"/>
            <w:shd w:val="clear" w:color="auto" w:fill="auto"/>
          </w:tcPr>
          <w:p w:rsidR="00221A50" w:rsidDel="00DD6D86" w:rsidRDefault="00192FB3" w:rsidP="000167C3">
            <w:pPr>
              <w:jc w:val="both"/>
              <w:rPr>
                <w:del w:id="610" w:author="Borodina, Yulia" w:date="2013-11-13T17:05:00Z"/>
                <w:lang w:eastAsia="en-US"/>
              </w:rPr>
            </w:pPr>
            <w:del w:id="611" w:author="Borodina, Yulia" w:date="2013-11-13T17:05:00Z">
              <w:r w:rsidRPr="00192FB3" w:rsidDel="00DD6D86">
                <w:rPr>
                  <w:lang w:eastAsia="en-US"/>
                </w:rPr>
                <w:delText xml:space="preserve">Each structural representation shall be associated with </w:delText>
              </w:r>
              <w:r w:rsidR="000C4ACE" w:rsidDel="00DD6D86">
                <w:rPr>
                  <w:lang w:eastAsia="en-US"/>
                </w:rPr>
                <w:delText>at l</w:delText>
              </w:r>
              <w:r w:rsidRPr="00192FB3" w:rsidDel="00DD6D86">
                <w:rPr>
                  <w:lang w:eastAsia="en-US"/>
                </w:rPr>
                <w:delText>east one stereochemistry descriptor</w:delText>
              </w:r>
              <w:r w:rsidDel="00DD6D86">
                <w:rPr>
                  <w:lang w:eastAsia="en-US"/>
                </w:rPr>
                <w:delText>.</w:delText>
              </w:r>
            </w:del>
          </w:p>
          <w:p w:rsidR="00DD6D86" w:rsidRDefault="00297877" w:rsidP="000167C3">
            <w:pPr>
              <w:jc w:val="both"/>
              <w:rPr>
                <w:ins w:id="612" w:author="Borodina, Yulia" w:date="2013-11-13T17:05:00Z"/>
                <w:lang w:eastAsia="en-US"/>
              </w:rPr>
            </w:pPr>
            <w:del w:id="613" w:author="Borodina, Yulia" w:date="2013-11-13T17:05:00Z">
              <w:r w:rsidDel="00DD6D86">
                <w:rPr>
                  <w:lang w:eastAsia="en-US"/>
                </w:rPr>
                <w:delText xml:space="preserve">Since the chirality is associated with </w:delText>
              </w:r>
              <w:r w:rsidRPr="00297877" w:rsidDel="00DD6D86">
                <w:rPr>
                  <w:i/>
                  <w:iCs/>
                  <w:lang w:eastAsia="en-US"/>
                </w:rPr>
                <w:delText>one</w:delText>
              </w:r>
              <w:r w:rsidDel="00DD6D86">
                <w:rPr>
                  <w:lang w:eastAsia="en-US"/>
                </w:rPr>
                <w:delText xml:space="preserve"> structural unit, “mixed” and “racemic” do not apply for they imply a mixtures of more than one moiety (structural unit) each having its own stereochemistry.</w:delText>
              </w:r>
            </w:del>
          </w:p>
          <w:p w:rsidR="00DD6D86" w:rsidRPr="007A51EF" w:rsidRDefault="00DD6D86" w:rsidP="00251D45">
            <w:pPr>
              <w:jc w:val="both"/>
              <w:rPr>
                <w:lang w:eastAsia="en-US"/>
              </w:rPr>
            </w:pPr>
            <w:ins w:id="614" w:author="Borodina, Yulia" w:date="2013-11-13T17:04:00Z">
              <w:r>
                <w:rPr>
                  <w:lang w:eastAsia="en-US"/>
                </w:rPr>
                <w:t xml:space="preserve">Mixtures of stereoisomers shall be represented explicitly </w:t>
              </w:r>
              <w:del w:id="615" w:author="Gunther Schadow" w:date="2013-11-16T18:03:00Z">
                <w:r w:rsidDel="00E360EE">
                  <w:rPr>
                    <w:lang w:eastAsia="en-US"/>
                  </w:rPr>
                  <w:delText>by a set</w:delText>
                </w:r>
              </w:del>
            </w:ins>
            <w:ins w:id="616" w:author="Gunther Schadow" w:date="2013-11-16T18:03:00Z">
              <w:r w:rsidR="00E360EE">
                <w:rPr>
                  <w:lang w:eastAsia="en-US"/>
                </w:rPr>
                <w:t>as a mixture</w:t>
              </w:r>
            </w:ins>
            <w:ins w:id="617" w:author="Borodina, Yulia" w:date="2013-11-13T17:04:00Z">
              <w:r>
                <w:rPr>
                  <w:lang w:eastAsia="en-US"/>
                </w:rPr>
                <w:t xml:space="preserve"> of </w:t>
              </w:r>
              <w:del w:id="618" w:author="Gunther Schadow" w:date="2013-11-16T18:03:00Z">
                <w:r w:rsidR="002A2973" w:rsidDel="00E360EE">
                  <w:rPr>
                    <w:lang w:eastAsia="en-US"/>
                  </w:rPr>
                  <w:delText>structures</w:delText>
                </w:r>
              </w:del>
            </w:ins>
            <w:ins w:id="619" w:author="Gunther Schadow" w:date="2013-11-16T18:03:00Z">
              <w:r w:rsidR="00E360EE">
                <w:rPr>
                  <w:lang w:eastAsia="en-US"/>
                </w:rPr>
                <w:t>substances</w:t>
              </w:r>
            </w:ins>
            <w:ins w:id="620" w:author="Borodina, Yulia" w:date="2013-11-14T10:00:00Z">
              <w:r w:rsidR="002A2973">
                <w:rPr>
                  <w:lang w:eastAsia="en-US"/>
                </w:rPr>
                <w:t xml:space="preserve"> with absolute stereochemistry</w:t>
              </w:r>
            </w:ins>
            <w:ins w:id="621" w:author="Borodina, Yulia" w:date="2013-11-13T17:04:00Z">
              <w:r>
                <w:rPr>
                  <w:lang w:eastAsia="en-US"/>
                </w:rPr>
                <w:t>.</w:t>
              </w:r>
            </w:ins>
            <w:ins w:id="622" w:author="Borodina, Yulia" w:date="2013-11-14T10:01:00Z">
              <w:r w:rsidR="00AE794A">
                <w:rPr>
                  <w:lang w:eastAsia="en-US"/>
                </w:rPr>
                <w:t xml:space="preserve"> In case </w:t>
              </w:r>
            </w:ins>
            <w:ins w:id="623" w:author="Borodina, Yulia" w:date="2013-11-14T10:02:00Z">
              <w:r w:rsidR="00AE794A">
                <w:rPr>
                  <w:lang w:eastAsia="en-US"/>
                </w:rPr>
                <w:t xml:space="preserve">the absolute </w:t>
              </w:r>
            </w:ins>
            <w:ins w:id="624" w:author="Borodina, Yulia" w:date="2013-11-14T10:01:00Z">
              <w:r w:rsidR="00AE794A">
                <w:rPr>
                  <w:lang w:eastAsia="en-US"/>
                </w:rPr>
                <w:t xml:space="preserve">stereochemistry is unknown the </w:t>
              </w:r>
            </w:ins>
            <w:ins w:id="625" w:author="Borodina, Yulia" w:date="2013-11-14T10:03:00Z">
              <w:r w:rsidR="00AE794A">
                <w:rPr>
                  <w:lang w:eastAsia="en-US"/>
                </w:rPr>
                <w:t xml:space="preserve">substance </w:t>
              </w:r>
            </w:ins>
            <w:ins w:id="626" w:author="Borodina, Yulia" w:date="2013-11-15T09:27:00Z">
              <w:r w:rsidR="003D245C">
                <w:rPr>
                  <w:lang w:eastAsia="en-US"/>
                </w:rPr>
                <w:t>definition should be marked as “Incomplete”</w:t>
              </w:r>
            </w:ins>
            <w:ins w:id="627" w:author="Borodina, Yulia" w:date="2013-11-15T09:29:00Z">
              <w:r w:rsidR="003D245C">
                <w:rPr>
                  <w:lang w:eastAsia="en-US"/>
                </w:rPr>
                <w:t>.</w:t>
              </w:r>
            </w:ins>
          </w:p>
        </w:tc>
      </w:tr>
    </w:tbl>
    <w:p w:rsidR="00685576" w:rsidRDefault="00685576" w:rsidP="00685576"/>
    <w:p w:rsidR="00685576" w:rsidRDefault="009B2D5D" w:rsidP="000C4ACE">
      <w:pPr>
        <w:pStyle w:val="XML"/>
      </w:pPr>
      <w:r w:rsidRPr="00AD04D2">
        <w:t>&lt;identifiedSubstance&gt;</w:t>
      </w:r>
      <w:r w:rsidRPr="00AD04D2">
        <w:br/>
        <w:t xml:space="preserve">  &lt;identifiedSubstance&gt;</w:t>
      </w:r>
      <w:r w:rsidRPr="00AD04D2">
        <w:br/>
        <w:t xml:space="preserve">    &lt;moiety&gt;</w:t>
      </w:r>
      <w:r w:rsidRPr="00AD04D2">
        <w:br/>
        <w:t xml:space="preserve">      &lt;partMoiety&gt;&lt;!-- Moiety Details --&gt;&lt;/partMoiety&gt;</w:t>
      </w:r>
      <w:r>
        <w:br/>
        <w:t xml:space="preserve">    </w:t>
      </w:r>
      <w:r w:rsidR="00685576">
        <w:t xml:space="preserve">  &lt;subjectOf&gt;</w:t>
      </w:r>
      <w:r w:rsidR="00685576">
        <w:br/>
        <w:t xml:space="preserve"> </w:t>
      </w:r>
      <w:r>
        <w:t xml:space="preserve">    </w:t>
      </w:r>
      <w:r w:rsidR="00685576">
        <w:t xml:space="preserve">   &lt;characteristic&gt;</w:t>
      </w:r>
      <w:r w:rsidR="00685576">
        <w:br/>
        <w:t xml:space="preserve"> </w:t>
      </w:r>
      <w:r>
        <w:t xml:space="preserve">    </w:t>
      </w:r>
      <w:r w:rsidR="00685576">
        <w:t xml:space="preserve">     &lt;code code=</w:t>
      </w:r>
      <w:r w:rsidR="00685576" w:rsidRPr="00F1588B">
        <w:t>"</w:t>
      </w:r>
      <w:r w:rsidR="00685576" w:rsidRPr="000C4ACE">
        <w:rPr>
          <w:i/>
          <w:iCs/>
        </w:rPr>
        <w:t>Code meaning ‘Strereochemistry’</w:t>
      </w:r>
      <w:r w:rsidR="00685576" w:rsidRPr="00F1588B">
        <w:t>"</w:t>
      </w:r>
      <w:r w:rsidR="00685576">
        <w:t xml:space="preserve"> </w:t>
      </w:r>
      <w:r w:rsidR="00685576">
        <w:br/>
        <w:t xml:space="preserve">  </w:t>
      </w:r>
      <w:r>
        <w:t xml:space="preserve">    </w:t>
      </w:r>
      <w:r w:rsidR="00685576">
        <w:t xml:space="preserve">          codeSystem="</w:t>
      </w:r>
      <w:r w:rsidR="00685576" w:rsidRPr="000C4ACE">
        <w:rPr>
          <w:i/>
          <w:iCs/>
        </w:rPr>
        <w:t>Code System (OID)</w:t>
      </w:r>
      <w:r w:rsidR="00685576">
        <w:t>"</w:t>
      </w:r>
      <w:r w:rsidR="00685576">
        <w:br/>
        <w:t xml:space="preserve">  </w:t>
      </w:r>
      <w:r>
        <w:t xml:space="preserve">    </w:t>
      </w:r>
      <w:r w:rsidR="00685576">
        <w:t xml:space="preserve">          displayName="stereochemistry"/&gt;</w:t>
      </w:r>
      <w:r w:rsidR="00685576">
        <w:br/>
        <w:t xml:space="preserve">  </w:t>
      </w:r>
      <w:r>
        <w:t xml:space="preserve">    </w:t>
      </w:r>
      <w:r w:rsidR="00685576">
        <w:t xml:space="preserve">    &lt;value code=</w:t>
      </w:r>
      <w:r w:rsidR="00685576" w:rsidRPr="00F1588B">
        <w:t>"</w:t>
      </w:r>
      <w:r w:rsidR="00685576" w:rsidRPr="000C4ACE">
        <w:rPr>
          <w:b/>
          <w:bCs/>
          <w:i/>
          <w:iCs/>
        </w:rPr>
        <w:t>Stereo Chemistry</w:t>
      </w:r>
      <w:r w:rsidR="00685576" w:rsidRPr="000C4ACE">
        <w:rPr>
          <w:i/>
          <w:iCs/>
        </w:rPr>
        <w:t xml:space="preserve"> Code</w:t>
      </w:r>
      <w:r w:rsidR="00685576" w:rsidRPr="00F1588B">
        <w:t>"</w:t>
      </w:r>
      <w:r w:rsidR="00685576">
        <w:t xml:space="preserve"> xsi:type=</w:t>
      </w:r>
      <w:r w:rsidR="00685576" w:rsidRPr="00F1588B">
        <w:t>"</w:t>
      </w:r>
      <w:r w:rsidR="00685576">
        <w:t>CV</w:t>
      </w:r>
      <w:r w:rsidR="00685576" w:rsidRPr="00F1588B">
        <w:t>"</w:t>
      </w:r>
      <w:r w:rsidR="00685576">
        <w:br/>
        <w:t xml:space="preserve">   </w:t>
      </w:r>
      <w:r>
        <w:t xml:space="preserve">    </w:t>
      </w:r>
      <w:r w:rsidR="00685576">
        <w:t xml:space="preserve">          </w:t>
      </w:r>
      <w:r w:rsidR="00685576" w:rsidRPr="00F1588B">
        <w:t>codeSystem="</w:t>
      </w:r>
      <w:r w:rsidR="00685576" w:rsidRPr="000C4ACE">
        <w:rPr>
          <w:i/>
          <w:iCs/>
        </w:rPr>
        <w:t>Stereo Chemistry Code System (OID)</w:t>
      </w:r>
      <w:r w:rsidR="00685576" w:rsidRPr="00F1588B">
        <w:t>"</w:t>
      </w:r>
      <w:r w:rsidR="00685576">
        <w:br/>
        <w:t xml:space="preserve">   </w:t>
      </w:r>
      <w:r>
        <w:t xml:space="preserve">    </w:t>
      </w:r>
      <w:r w:rsidR="00685576">
        <w:t xml:space="preserve">          displayName=</w:t>
      </w:r>
      <w:r w:rsidR="00685576" w:rsidRPr="00F1588B">
        <w:t>"</w:t>
      </w:r>
      <w:r w:rsidR="00685576" w:rsidRPr="000C4ACE">
        <w:rPr>
          <w:i/>
          <w:iCs/>
        </w:rPr>
        <w:t>Stereo Chemistry Name</w:t>
      </w:r>
      <w:r w:rsidR="00685576" w:rsidRPr="00F1588B">
        <w:t>"</w:t>
      </w:r>
      <w:r w:rsidR="00685576">
        <w:t>/&gt;</w:t>
      </w:r>
    </w:p>
    <w:p w:rsidR="00685576" w:rsidRPr="000518DD" w:rsidRDefault="00685576" w:rsidP="003F0451">
      <w:pPr>
        <w:pStyle w:val="Heading3"/>
        <w:rPr>
          <w:color w:val="0070C0"/>
          <w:lang w:eastAsia="en-US"/>
        </w:rPr>
      </w:pPr>
      <w:bookmarkStart w:id="628" w:name="_Toc263320850"/>
      <w:bookmarkStart w:id="629" w:name="_Toc304805765"/>
      <w:bookmarkStart w:id="630" w:name="_Toc304814704"/>
      <w:bookmarkStart w:id="631" w:name="_Toc343650459"/>
      <w:r w:rsidRPr="000518DD">
        <w:rPr>
          <w:color w:val="0070C0"/>
          <w:lang w:eastAsia="en-US"/>
        </w:rPr>
        <w:t>Optical Activity</w:t>
      </w:r>
      <w:bookmarkEnd w:id="628"/>
      <w:bookmarkEnd w:id="629"/>
      <w:bookmarkEnd w:id="630"/>
      <w:bookmarkEnd w:id="631"/>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21A50" w:rsidRPr="007A51EF" w:rsidTr="000C4ACE">
        <w:tc>
          <w:tcPr>
            <w:tcW w:w="1951" w:type="dxa"/>
            <w:shd w:val="clear" w:color="auto" w:fill="auto"/>
          </w:tcPr>
          <w:p w:rsidR="00221A50" w:rsidRPr="007A51EF" w:rsidRDefault="00221A50" w:rsidP="000167C3">
            <w:pPr>
              <w:rPr>
                <w:b/>
                <w:lang w:eastAsia="en-US"/>
              </w:rPr>
            </w:pPr>
            <w:r w:rsidRPr="007A51EF">
              <w:rPr>
                <w:b/>
              </w:rPr>
              <w:t>User Guidance</w:t>
            </w:r>
          </w:p>
        </w:tc>
        <w:tc>
          <w:tcPr>
            <w:tcW w:w="8017" w:type="dxa"/>
            <w:shd w:val="clear" w:color="auto" w:fill="auto"/>
          </w:tcPr>
          <w:p w:rsidR="00221A50" w:rsidRPr="007A51EF" w:rsidRDefault="00192FB3" w:rsidP="000167C3">
            <w:pPr>
              <w:rPr>
                <w:lang w:eastAsia="en-US"/>
              </w:rPr>
            </w:pPr>
            <w:r w:rsidRPr="00192FB3">
              <w:rPr>
                <w:lang w:eastAsia="en-US"/>
              </w:rPr>
              <w:t>The optical activity shall be described based on a controlled vocabulary</w:t>
            </w:r>
            <w:r>
              <w:rPr>
                <w:lang w:eastAsia="en-US"/>
              </w:rPr>
              <w:t>.</w:t>
            </w:r>
          </w:p>
        </w:tc>
      </w:tr>
      <w:tr w:rsidR="00221A50" w:rsidRPr="007A51EF" w:rsidTr="000C4ACE">
        <w:tc>
          <w:tcPr>
            <w:tcW w:w="1951" w:type="dxa"/>
            <w:shd w:val="clear" w:color="auto" w:fill="auto"/>
          </w:tcPr>
          <w:p w:rsidR="00221A50" w:rsidRPr="007A51EF" w:rsidRDefault="00221A50" w:rsidP="000167C3">
            <w:pPr>
              <w:rPr>
                <w:b/>
                <w:lang w:eastAsia="en-US"/>
              </w:rPr>
            </w:pPr>
            <w:r w:rsidRPr="007A51EF">
              <w:rPr>
                <w:b/>
              </w:rPr>
              <w:t>Example(s)</w:t>
            </w:r>
          </w:p>
        </w:tc>
        <w:tc>
          <w:tcPr>
            <w:tcW w:w="8017" w:type="dxa"/>
            <w:shd w:val="clear" w:color="auto" w:fill="auto"/>
          </w:tcPr>
          <w:p w:rsidR="00221A50" w:rsidRPr="007A51EF" w:rsidRDefault="002C0AE3" w:rsidP="000167C3">
            <w:pPr>
              <w:rPr>
                <w:lang w:eastAsia="en-US"/>
              </w:rPr>
            </w:pPr>
            <w:r w:rsidRPr="00192FB3">
              <w:rPr>
                <w:lang w:eastAsia="en-US"/>
              </w:rPr>
              <w:t>(+/-), (+), (-)</w:t>
            </w:r>
          </w:p>
        </w:tc>
      </w:tr>
      <w:tr w:rsidR="00221A50" w:rsidRPr="007A51EF" w:rsidTr="000C4ACE">
        <w:tc>
          <w:tcPr>
            <w:tcW w:w="1951" w:type="dxa"/>
            <w:shd w:val="clear" w:color="auto" w:fill="auto"/>
          </w:tcPr>
          <w:p w:rsidR="00221A50" w:rsidRPr="007A51EF" w:rsidRDefault="00221A50" w:rsidP="000167C3">
            <w:pPr>
              <w:rPr>
                <w:b/>
              </w:rPr>
            </w:pPr>
            <w:r w:rsidRPr="007A51EF">
              <w:rPr>
                <w:b/>
              </w:rPr>
              <w:t>Conformance</w:t>
            </w:r>
          </w:p>
        </w:tc>
        <w:tc>
          <w:tcPr>
            <w:tcW w:w="8017" w:type="dxa"/>
            <w:shd w:val="clear" w:color="auto" w:fill="auto"/>
          </w:tcPr>
          <w:p w:rsidR="00221A50" w:rsidRPr="007A51EF" w:rsidRDefault="002C0AE3" w:rsidP="000167C3">
            <w:pPr>
              <w:rPr>
                <w:lang w:eastAsia="en-US"/>
              </w:rPr>
            </w:pPr>
            <w:r>
              <w:rPr>
                <w:lang w:eastAsia="en-US"/>
              </w:rPr>
              <w:t>CONDITIONAL</w:t>
            </w:r>
          </w:p>
        </w:tc>
      </w:tr>
      <w:tr w:rsidR="00221A50" w:rsidRPr="007A51EF" w:rsidTr="000C4ACE">
        <w:tc>
          <w:tcPr>
            <w:tcW w:w="1951" w:type="dxa"/>
            <w:shd w:val="clear" w:color="auto" w:fill="auto"/>
          </w:tcPr>
          <w:p w:rsidR="00221A50" w:rsidRPr="007A51EF" w:rsidRDefault="00221A50" w:rsidP="000167C3">
            <w:pPr>
              <w:rPr>
                <w:b/>
              </w:rPr>
            </w:pPr>
            <w:r w:rsidRPr="007A51EF">
              <w:rPr>
                <w:b/>
              </w:rPr>
              <w:t>Data Type</w:t>
            </w:r>
          </w:p>
        </w:tc>
        <w:tc>
          <w:tcPr>
            <w:tcW w:w="8017" w:type="dxa"/>
            <w:shd w:val="clear" w:color="auto" w:fill="auto"/>
          </w:tcPr>
          <w:p w:rsidR="00221A50" w:rsidRPr="007A51EF" w:rsidRDefault="001D1162" w:rsidP="000167C3">
            <w:pPr>
              <w:rPr>
                <w:lang w:eastAsia="en-US"/>
              </w:rPr>
            </w:pPr>
            <w:r>
              <w:rPr>
                <w:lang w:eastAsia="en-US"/>
              </w:rPr>
              <w:t>CD</w:t>
            </w:r>
          </w:p>
        </w:tc>
      </w:tr>
      <w:tr w:rsidR="00221A50" w:rsidRPr="007A51EF" w:rsidTr="000C4ACE">
        <w:tc>
          <w:tcPr>
            <w:tcW w:w="1951" w:type="dxa"/>
            <w:shd w:val="clear" w:color="auto" w:fill="auto"/>
          </w:tcPr>
          <w:p w:rsidR="00221A50" w:rsidRPr="007A51EF" w:rsidRDefault="00221A50" w:rsidP="000167C3">
            <w:pPr>
              <w:rPr>
                <w:b/>
              </w:rPr>
            </w:pPr>
            <w:r w:rsidRPr="007A51EF">
              <w:rPr>
                <w:b/>
              </w:rPr>
              <w:t>Business Rule(s)</w:t>
            </w:r>
          </w:p>
        </w:tc>
        <w:tc>
          <w:tcPr>
            <w:tcW w:w="8017" w:type="dxa"/>
            <w:shd w:val="clear" w:color="auto" w:fill="auto"/>
          </w:tcPr>
          <w:p w:rsidR="00221A50" w:rsidRPr="007A51EF" w:rsidRDefault="00192FB3" w:rsidP="001A6DC0">
            <w:pPr>
              <w:jc w:val="both"/>
              <w:rPr>
                <w:lang w:eastAsia="en-US"/>
              </w:rPr>
            </w:pPr>
            <w:r w:rsidRPr="00192FB3">
              <w:rPr>
                <w:lang w:eastAsia="en-US"/>
              </w:rPr>
              <w:t xml:space="preserve">Will only be captured for substances that have </w:t>
            </w:r>
            <w:r w:rsidR="00297877">
              <w:rPr>
                <w:lang w:eastAsia="en-US"/>
              </w:rPr>
              <w:t xml:space="preserve">at least one moiety with </w:t>
            </w:r>
            <w:r w:rsidRPr="00192FB3">
              <w:rPr>
                <w:lang w:eastAsia="en-US"/>
              </w:rPr>
              <w:t>stereochemistry defined a</w:t>
            </w:r>
            <w:r>
              <w:rPr>
                <w:lang w:eastAsia="en-US"/>
              </w:rPr>
              <w:t xml:space="preserve">s chiral. Can be a </w:t>
            </w:r>
            <w:r w:rsidRPr="00192FB3">
              <w:rPr>
                <w:lang w:eastAsia="en-US"/>
              </w:rPr>
              <w:t xml:space="preserve">defining element when </w:t>
            </w:r>
            <w:ins w:id="632" w:author="Borodina, Yulia" w:date="2013-11-14T10:24:00Z">
              <w:r w:rsidR="001A6DC0">
                <w:rPr>
                  <w:lang w:eastAsia="en-US"/>
                </w:rPr>
                <w:t>the absolute stereo configuration</w:t>
              </w:r>
            </w:ins>
            <w:ins w:id="633" w:author="Borodina, Yulia" w:date="2013-11-14T10:25:00Z">
              <w:r w:rsidR="001A6DC0">
                <w:rPr>
                  <w:lang w:eastAsia="en-US"/>
                </w:rPr>
                <w:t xml:space="preserve"> is</w:t>
              </w:r>
            </w:ins>
            <w:ins w:id="634" w:author="Borodina, Yulia" w:date="2013-11-13T17:06:00Z">
              <w:r w:rsidR="000F4F34">
                <w:rPr>
                  <w:lang w:eastAsia="en-US"/>
                </w:rPr>
                <w:t xml:space="preserve"> </w:t>
              </w:r>
            </w:ins>
            <w:ins w:id="635" w:author="Borodina, Yulia" w:date="2013-11-14T10:25:00Z">
              <w:r w:rsidR="001A6DC0">
                <w:rPr>
                  <w:lang w:eastAsia="en-US"/>
                </w:rPr>
                <w:t xml:space="preserve">not fully </w:t>
              </w:r>
            </w:ins>
            <w:ins w:id="636" w:author="Borodina, Yulia" w:date="2013-11-13T17:06:00Z">
              <w:r w:rsidR="000F4F34">
                <w:rPr>
                  <w:lang w:eastAsia="en-US"/>
                </w:rPr>
                <w:t>defined.</w:t>
              </w:r>
            </w:ins>
            <w:del w:id="637" w:author="Borodina, Yulia" w:date="2013-11-13T17:06:00Z">
              <w:r w:rsidRPr="00192FB3" w:rsidDel="000F4F34">
                <w:rPr>
                  <w:lang w:eastAsia="en-US"/>
                </w:rPr>
                <w:delText>a substance is known to be chiral</w:delText>
              </w:r>
            </w:del>
            <w:del w:id="638" w:author="Borodina, Yulia" w:date="2013-11-13T17:07:00Z">
              <w:r w:rsidRPr="00192FB3" w:rsidDel="000F4F34">
                <w:rPr>
                  <w:lang w:eastAsia="en-US"/>
                </w:rPr>
                <w:delText>, i.e. values (+) or (-) and the absolute configuration(R or S) of the stereocenters is unknown</w:delText>
              </w:r>
              <w:r w:rsidDel="000F4F34">
                <w:rPr>
                  <w:lang w:eastAsia="en-US"/>
                </w:rPr>
                <w:delText>.</w:delText>
              </w:r>
            </w:del>
          </w:p>
        </w:tc>
      </w:tr>
    </w:tbl>
    <w:p w:rsidR="00685576" w:rsidRDefault="00685576" w:rsidP="000C4ACE">
      <w:pPr>
        <w:pStyle w:val="XML"/>
      </w:pPr>
      <w:r>
        <w:t>&lt;identifiedSubstance&gt;</w:t>
      </w:r>
      <w:r>
        <w:br/>
        <w:t xml:space="preserve">  &lt;identifiedSubstance&gt;&lt;!-- Substance Parts --&gt;&lt;/identifiedSubstance&gt;</w:t>
      </w:r>
      <w:r w:rsidR="000C4ACE">
        <w:br/>
      </w:r>
      <w:r>
        <w:t xml:space="preserve">  &lt;subjectOf&gt;</w:t>
      </w:r>
      <w:r>
        <w:br/>
        <w:t xml:space="preserve">    &lt;characteristic&gt;</w:t>
      </w:r>
      <w:r>
        <w:br/>
        <w:t xml:space="preserve">      &lt;code code=</w:t>
      </w:r>
      <w:r w:rsidRPr="00F1588B">
        <w:t>"</w:t>
      </w:r>
      <w:r w:rsidRPr="000C4ACE">
        <w:rPr>
          <w:i/>
          <w:iCs/>
        </w:rPr>
        <w:t>Code meaning ‘Optical Activity</w:t>
      </w:r>
      <w:r w:rsidRPr="00F1588B">
        <w:t>"</w:t>
      </w:r>
      <w:r>
        <w:t xml:space="preserve"> </w:t>
      </w:r>
      <w:r>
        <w:br/>
        <w:t xml:space="preserve">            codeSystem="</w:t>
      </w:r>
      <w:r w:rsidRPr="000C4ACE">
        <w:rPr>
          <w:i/>
          <w:iCs/>
        </w:rPr>
        <w:t>Code System (OID)</w:t>
      </w:r>
      <w:r>
        <w:t>"</w:t>
      </w:r>
      <w:r>
        <w:br/>
        <w:t xml:space="preserve">            displayName="optical activity"/&gt;</w:t>
      </w:r>
      <w:r>
        <w:br/>
        <w:t xml:space="preserve">      &lt;value code=</w:t>
      </w:r>
      <w:r w:rsidRPr="00F1588B">
        <w:t>"</w:t>
      </w:r>
      <w:r w:rsidRPr="000C4ACE">
        <w:rPr>
          <w:b/>
          <w:bCs/>
          <w:i/>
          <w:iCs/>
        </w:rPr>
        <w:t>Optical Activity</w:t>
      </w:r>
      <w:r w:rsidRPr="000C4ACE">
        <w:rPr>
          <w:i/>
          <w:iCs/>
        </w:rPr>
        <w:t xml:space="preserve"> Code</w:t>
      </w:r>
      <w:r w:rsidRPr="00F1588B">
        <w:t>"</w:t>
      </w:r>
      <w:r>
        <w:t xml:space="preserve"> xsi:type=</w:t>
      </w:r>
      <w:r w:rsidRPr="00F1588B">
        <w:t>"</w:t>
      </w:r>
      <w:r>
        <w:t>CV</w:t>
      </w:r>
      <w:r w:rsidRPr="00F1588B">
        <w:t>"</w:t>
      </w:r>
      <w:r>
        <w:br/>
        <w:t xml:space="preserve">             </w:t>
      </w:r>
      <w:r w:rsidRPr="00F1588B">
        <w:t>codeSystem="</w:t>
      </w:r>
      <w:r w:rsidRPr="000C4ACE">
        <w:rPr>
          <w:i/>
          <w:iCs/>
        </w:rPr>
        <w:t>Optical Activity Code System (OID)</w:t>
      </w:r>
      <w:r w:rsidRPr="00F1588B">
        <w:t>"</w:t>
      </w:r>
      <w:r>
        <w:br/>
        <w:t xml:space="preserve">             displayName=</w:t>
      </w:r>
      <w:r w:rsidRPr="00F1588B">
        <w:t>"</w:t>
      </w:r>
      <w:r w:rsidRPr="000C4ACE">
        <w:rPr>
          <w:i/>
          <w:iCs/>
        </w:rPr>
        <w:t>Optical Activity Name</w:t>
      </w:r>
      <w:r w:rsidRPr="00F1588B">
        <w:t>"</w:t>
      </w:r>
      <w:r>
        <w:t>/&gt;</w:t>
      </w:r>
    </w:p>
    <w:p w:rsidR="00685576" w:rsidRPr="000518DD" w:rsidRDefault="00685576" w:rsidP="003F0451">
      <w:pPr>
        <w:pStyle w:val="Heading3"/>
        <w:rPr>
          <w:color w:val="0070C0"/>
          <w:lang w:eastAsia="en-US"/>
        </w:rPr>
      </w:pPr>
      <w:bookmarkStart w:id="639" w:name="_Toc263320851"/>
      <w:bookmarkStart w:id="640" w:name="_Toc304805766"/>
      <w:bookmarkStart w:id="641" w:name="_Toc304814705"/>
      <w:bookmarkStart w:id="642" w:name="_Toc343650460"/>
      <w:r w:rsidRPr="000518DD">
        <w:rPr>
          <w:color w:val="0070C0"/>
          <w:lang w:eastAsia="en-US"/>
        </w:rPr>
        <w:t>Molecular Formula</w:t>
      </w:r>
      <w:bookmarkEnd w:id="639"/>
      <w:bookmarkEnd w:id="640"/>
      <w:bookmarkEnd w:id="641"/>
      <w:bookmarkEnd w:id="642"/>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21A50" w:rsidRPr="007A51EF" w:rsidTr="000C4ACE">
        <w:tc>
          <w:tcPr>
            <w:tcW w:w="1951" w:type="dxa"/>
            <w:shd w:val="clear" w:color="auto" w:fill="auto"/>
          </w:tcPr>
          <w:p w:rsidR="00221A50" w:rsidRPr="007A51EF" w:rsidRDefault="00221A50" w:rsidP="000167C3">
            <w:pPr>
              <w:rPr>
                <w:b/>
                <w:lang w:eastAsia="en-US"/>
              </w:rPr>
            </w:pPr>
            <w:r w:rsidRPr="007A51EF">
              <w:rPr>
                <w:b/>
              </w:rPr>
              <w:t>User Guidance</w:t>
            </w:r>
          </w:p>
        </w:tc>
        <w:tc>
          <w:tcPr>
            <w:tcW w:w="8017" w:type="dxa"/>
            <w:shd w:val="clear" w:color="auto" w:fill="auto"/>
          </w:tcPr>
          <w:p w:rsidR="00221A50" w:rsidRDefault="00666D41" w:rsidP="00666D41">
            <w:pPr>
              <w:jc w:val="both"/>
              <w:rPr>
                <w:lang w:eastAsia="en-US"/>
              </w:rPr>
            </w:pPr>
            <w:r w:rsidRPr="00666D41">
              <w:rPr>
                <w:lang w:eastAsia="en-US"/>
              </w:rPr>
              <w:t xml:space="preserve">Derived from structural representation for </w:t>
            </w:r>
            <w:r>
              <w:rPr>
                <w:lang w:eastAsia="en-US"/>
              </w:rPr>
              <w:t xml:space="preserve">defined stoichiometry molecule. </w:t>
            </w:r>
            <w:r w:rsidRPr="00666D41">
              <w:rPr>
                <w:lang w:eastAsia="en-US"/>
              </w:rPr>
              <w:t>Specified according to the Hill system, i.e., first C, then H, then alphabetical</w:t>
            </w:r>
            <w:r>
              <w:rPr>
                <w:lang w:eastAsia="en-US"/>
              </w:rPr>
              <w:t>.</w:t>
            </w:r>
          </w:p>
          <w:p w:rsidR="002C0AE3" w:rsidRDefault="002C0AE3" w:rsidP="00666D41">
            <w:pPr>
              <w:jc w:val="both"/>
              <w:rPr>
                <w:lang w:eastAsia="en-US"/>
              </w:rPr>
            </w:pPr>
          </w:p>
          <w:p w:rsidR="002C0AE3" w:rsidRPr="007A51EF" w:rsidRDefault="002C0AE3" w:rsidP="00666D41">
            <w:pPr>
              <w:jc w:val="both"/>
              <w:rPr>
                <w:lang w:eastAsia="en-US"/>
              </w:rPr>
            </w:pPr>
            <w:r>
              <w:rPr>
                <w:lang w:eastAsia="en-US"/>
              </w:rPr>
              <w:t xml:space="preserve">NOTE: </w:t>
            </w:r>
            <w:r w:rsidRPr="002C0AE3">
              <w:rPr>
                <w:lang w:eastAsia="en-US"/>
              </w:rPr>
              <w:t>The molecular formula shall be specified with all the characters in capital letters</w:t>
            </w:r>
            <w:r>
              <w:rPr>
                <w:lang w:eastAsia="en-US"/>
              </w:rPr>
              <w:t>.</w:t>
            </w:r>
          </w:p>
        </w:tc>
      </w:tr>
      <w:tr w:rsidR="00221A50" w:rsidRPr="007A51EF" w:rsidTr="000C4ACE">
        <w:tc>
          <w:tcPr>
            <w:tcW w:w="1951" w:type="dxa"/>
            <w:shd w:val="clear" w:color="auto" w:fill="auto"/>
          </w:tcPr>
          <w:p w:rsidR="00221A50" w:rsidRPr="007A51EF" w:rsidRDefault="00221A50" w:rsidP="000167C3">
            <w:pPr>
              <w:rPr>
                <w:b/>
                <w:lang w:eastAsia="en-US"/>
              </w:rPr>
            </w:pPr>
            <w:r w:rsidRPr="007A51EF">
              <w:rPr>
                <w:b/>
              </w:rPr>
              <w:t>Example(s)</w:t>
            </w:r>
          </w:p>
        </w:tc>
        <w:tc>
          <w:tcPr>
            <w:tcW w:w="8017" w:type="dxa"/>
            <w:shd w:val="clear" w:color="auto" w:fill="auto"/>
          </w:tcPr>
          <w:p w:rsidR="00221A50" w:rsidRPr="007A51EF" w:rsidRDefault="000C4ACE" w:rsidP="000167C3">
            <w:pPr>
              <w:rPr>
                <w:lang w:eastAsia="en-US"/>
              </w:rPr>
            </w:pPr>
            <w:r>
              <w:rPr>
                <w:lang w:eastAsia="en-US"/>
              </w:rPr>
              <w:t>C2H6O</w:t>
            </w:r>
          </w:p>
        </w:tc>
      </w:tr>
      <w:tr w:rsidR="00221A50" w:rsidRPr="007A51EF" w:rsidTr="000C4ACE">
        <w:tc>
          <w:tcPr>
            <w:tcW w:w="1951" w:type="dxa"/>
            <w:shd w:val="clear" w:color="auto" w:fill="auto"/>
          </w:tcPr>
          <w:p w:rsidR="00221A50" w:rsidRPr="007A51EF" w:rsidRDefault="00221A50" w:rsidP="000167C3">
            <w:pPr>
              <w:rPr>
                <w:b/>
              </w:rPr>
            </w:pPr>
            <w:r w:rsidRPr="007A51EF">
              <w:rPr>
                <w:b/>
              </w:rPr>
              <w:t>Conformance</w:t>
            </w:r>
          </w:p>
        </w:tc>
        <w:tc>
          <w:tcPr>
            <w:tcW w:w="8017" w:type="dxa"/>
            <w:shd w:val="clear" w:color="auto" w:fill="auto"/>
          </w:tcPr>
          <w:p w:rsidR="00221A50" w:rsidRPr="007A51EF" w:rsidRDefault="002C0AE3" w:rsidP="000167C3">
            <w:pPr>
              <w:rPr>
                <w:lang w:eastAsia="en-US"/>
              </w:rPr>
            </w:pPr>
            <w:r>
              <w:rPr>
                <w:lang w:eastAsia="en-US"/>
              </w:rPr>
              <w:t>CONDITIONAL</w:t>
            </w:r>
          </w:p>
        </w:tc>
      </w:tr>
      <w:tr w:rsidR="00221A50" w:rsidRPr="007A51EF" w:rsidTr="000C4ACE">
        <w:tc>
          <w:tcPr>
            <w:tcW w:w="1951" w:type="dxa"/>
            <w:shd w:val="clear" w:color="auto" w:fill="auto"/>
          </w:tcPr>
          <w:p w:rsidR="00221A50" w:rsidRPr="007A51EF" w:rsidRDefault="00221A50" w:rsidP="000167C3">
            <w:pPr>
              <w:rPr>
                <w:b/>
              </w:rPr>
            </w:pPr>
            <w:r w:rsidRPr="007A51EF">
              <w:rPr>
                <w:b/>
              </w:rPr>
              <w:t>Data Type</w:t>
            </w:r>
          </w:p>
        </w:tc>
        <w:tc>
          <w:tcPr>
            <w:tcW w:w="8017" w:type="dxa"/>
            <w:shd w:val="clear" w:color="auto" w:fill="auto"/>
          </w:tcPr>
          <w:p w:rsidR="00221A50" w:rsidRPr="007A51EF" w:rsidRDefault="001D1162" w:rsidP="000167C3">
            <w:pPr>
              <w:rPr>
                <w:lang w:eastAsia="en-US"/>
              </w:rPr>
            </w:pPr>
            <w:r>
              <w:rPr>
                <w:lang w:eastAsia="en-US"/>
              </w:rPr>
              <w:t>ST</w:t>
            </w:r>
          </w:p>
        </w:tc>
      </w:tr>
      <w:tr w:rsidR="00221A50" w:rsidRPr="007A51EF" w:rsidTr="000C4ACE">
        <w:tc>
          <w:tcPr>
            <w:tcW w:w="1951" w:type="dxa"/>
            <w:shd w:val="clear" w:color="auto" w:fill="auto"/>
          </w:tcPr>
          <w:p w:rsidR="00221A50" w:rsidRPr="007A51EF" w:rsidRDefault="00221A50" w:rsidP="000167C3">
            <w:pPr>
              <w:rPr>
                <w:b/>
              </w:rPr>
            </w:pPr>
            <w:r w:rsidRPr="007A51EF">
              <w:rPr>
                <w:b/>
              </w:rPr>
              <w:t>Business Rule(s)</w:t>
            </w:r>
          </w:p>
        </w:tc>
        <w:tc>
          <w:tcPr>
            <w:tcW w:w="8017" w:type="dxa"/>
            <w:shd w:val="clear" w:color="auto" w:fill="auto"/>
          </w:tcPr>
          <w:p w:rsidR="00666D41" w:rsidRDefault="00666D41" w:rsidP="00666D41">
            <w:pPr>
              <w:numPr>
                <w:ilvl w:val="0"/>
                <w:numId w:val="34"/>
              </w:numPr>
              <w:jc w:val="both"/>
              <w:rPr>
                <w:lang w:eastAsia="en-US"/>
              </w:rPr>
            </w:pPr>
            <w:r>
              <w:rPr>
                <w:lang w:eastAsia="en-US"/>
              </w:rPr>
              <w:t>Calculated from structure</w:t>
            </w:r>
          </w:p>
          <w:p w:rsidR="00221A50" w:rsidRPr="007A51EF" w:rsidRDefault="00666D41" w:rsidP="00666D41">
            <w:pPr>
              <w:numPr>
                <w:ilvl w:val="0"/>
                <w:numId w:val="34"/>
              </w:numPr>
              <w:jc w:val="both"/>
              <w:rPr>
                <w:lang w:eastAsia="en-US"/>
              </w:rPr>
            </w:pPr>
            <w:r>
              <w:rPr>
                <w:lang w:eastAsia="en-US"/>
              </w:rPr>
              <w:t>Validity check for identity and structural representation</w:t>
            </w:r>
          </w:p>
        </w:tc>
      </w:tr>
    </w:tbl>
    <w:p w:rsidR="00685576" w:rsidRDefault="00685576" w:rsidP="000C4ACE">
      <w:pPr>
        <w:pStyle w:val="XML"/>
      </w:pPr>
      <w:r>
        <w:t>&lt;identifiedSubstance&gt;</w:t>
      </w:r>
      <w:r>
        <w:br/>
        <w:t xml:space="preserve">  &lt;identifiedSubstance&gt;&lt;!-- Substance Parts --&gt;&lt;/identifiedSubstance&gt;</w:t>
      </w:r>
      <w:r w:rsidR="000C4ACE">
        <w:br/>
      </w:r>
      <w:r>
        <w:t xml:space="preserve">  &lt;subjectOf&gt;</w:t>
      </w:r>
      <w:r>
        <w:br/>
        <w:t xml:space="preserve">    &lt;characteristic&gt;</w:t>
      </w:r>
      <w:r>
        <w:br/>
        <w:t xml:space="preserve">      &lt;code code=</w:t>
      </w:r>
      <w:r w:rsidRPr="00F1588B">
        <w:t>"</w:t>
      </w:r>
      <w:r w:rsidRPr="000C4ACE">
        <w:rPr>
          <w:i/>
          <w:iCs/>
        </w:rPr>
        <w:t>Code meaning ‘Molecular Formula’</w:t>
      </w:r>
      <w:r w:rsidRPr="00F1588B">
        <w:t>"</w:t>
      </w:r>
      <w:r>
        <w:t xml:space="preserve"> </w:t>
      </w:r>
      <w:r>
        <w:br/>
        <w:t xml:space="preserve">            codeSystem="</w:t>
      </w:r>
      <w:r w:rsidRPr="000C4ACE">
        <w:rPr>
          <w:i/>
          <w:iCs/>
        </w:rPr>
        <w:t>Code System (OID)</w:t>
      </w:r>
      <w:r>
        <w:t>"</w:t>
      </w:r>
      <w:r>
        <w:br/>
        <w:t xml:space="preserve">            displayName="stereochemistry"/&gt;</w:t>
      </w:r>
      <w:r>
        <w:br/>
        <w:t xml:space="preserve">      &lt;value code=</w:t>
      </w:r>
      <w:r w:rsidRPr="00F1588B">
        <w:t>"</w:t>
      </w:r>
      <w:r w:rsidRPr="000C4ACE">
        <w:rPr>
          <w:b/>
          <w:bCs/>
          <w:i/>
          <w:iCs/>
        </w:rPr>
        <w:t>Molecular Formula</w:t>
      </w:r>
      <w:r w:rsidRPr="00F1588B">
        <w:t>"</w:t>
      </w:r>
      <w:r>
        <w:t xml:space="preserve"> xsi:type=</w:t>
      </w:r>
      <w:r w:rsidRPr="00F1588B">
        <w:t>"</w:t>
      </w:r>
      <w:r>
        <w:t>CV</w:t>
      </w:r>
      <w:r w:rsidRPr="00F1588B">
        <w:t>"</w:t>
      </w:r>
      <w:r>
        <w:br/>
        <w:t xml:space="preserve">             </w:t>
      </w:r>
      <w:r w:rsidRPr="00F1588B">
        <w:t>codeSystem="</w:t>
      </w:r>
      <w:r w:rsidRPr="000C4ACE">
        <w:rPr>
          <w:i/>
          <w:iCs/>
        </w:rPr>
        <w:t>Molecular Formula Code System (OID)</w:t>
      </w:r>
      <w:r w:rsidRPr="00F1588B">
        <w:t>"</w:t>
      </w:r>
      <w:r>
        <w:t>/&gt;</w:t>
      </w:r>
    </w:p>
    <w:p w:rsidR="00685576" w:rsidRDefault="00685576" w:rsidP="00685576">
      <w:pPr>
        <w:rPr>
          <w:lang w:val="en-US"/>
        </w:rPr>
      </w:pPr>
    </w:p>
    <w:p w:rsidR="00685576" w:rsidRDefault="00685576" w:rsidP="005C3A0D">
      <w:pPr>
        <w:jc w:val="both"/>
        <w:rPr>
          <w:lang w:val="en-US"/>
        </w:rPr>
      </w:pPr>
      <w:r w:rsidRPr="00685576">
        <w:rPr>
          <w:lang w:val="en-US"/>
        </w:rPr>
        <w:lastRenderedPageBreak/>
        <w:t>Note: molecular formula is written as a sequence of pairs of atom symbol and stoichiometric number without any text formatting or special characters. This formal notation is essentially a code system</w:t>
      </w:r>
      <w:r>
        <w:rPr>
          <w:lang w:val="en-US"/>
        </w:rPr>
        <w:t>.</w:t>
      </w:r>
    </w:p>
    <w:p w:rsidR="00685576" w:rsidRPr="000518DD" w:rsidRDefault="00685576" w:rsidP="003F0451">
      <w:pPr>
        <w:pStyle w:val="Heading3"/>
        <w:rPr>
          <w:color w:val="FF0000"/>
          <w:lang w:eastAsia="en-US"/>
        </w:rPr>
      </w:pPr>
      <w:bookmarkStart w:id="643" w:name="_Toc343650461"/>
      <w:r w:rsidRPr="000518DD">
        <w:rPr>
          <w:color w:val="FF0000"/>
          <w:lang w:eastAsia="en-US"/>
        </w:rPr>
        <w:t>Isotope</w:t>
      </w:r>
      <w:bookmarkEnd w:id="643"/>
      <w:ins w:id="644" w:author="HYST (Hiroyuki Sato)" w:date="2013-01-08T17:12:00Z">
        <w:r w:rsidR="00D15CCB" w:rsidRPr="00D15CCB">
          <w:rPr>
            <w:rFonts w:eastAsia="MS Mincho" w:hint="eastAsia"/>
            <w:color w:val="FF0000"/>
            <w:lang w:eastAsia="ja-JP"/>
          </w:rPr>
          <w:t xml:space="preserve">  (repeat as necessary)</w:t>
        </w:r>
      </w:ins>
    </w:p>
    <w:p w:rsidR="00685576" w:rsidRDefault="00685576" w:rsidP="00685576">
      <w:pPr>
        <w:rPr>
          <w:lang w:val="en-US"/>
        </w:rPr>
      </w:pPr>
    </w:p>
    <w:p w:rsidR="00685576" w:rsidRDefault="00685576" w:rsidP="00C444F0">
      <w:pPr>
        <w:jc w:val="both"/>
        <w:rPr>
          <w:lang w:val="en-US"/>
        </w:rPr>
      </w:pPr>
      <w:commentRangeStart w:id="645"/>
      <w:commentRangeStart w:id="646"/>
      <w:r w:rsidRPr="00685576">
        <w:rPr>
          <w:lang w:val="en-US"/>
        </w:rPr>
        <w:t>Applicable for single substances that contain a radionuclide or a non-natural isotopic ratio,</w:t>
      </w:r>
      <w:r w:rsidR="00C444F0">
        <w:rPr>
          <w:lang w:val="en-US"/>
        </w:rPr>
        <w:t xml:space="preserve"> e.g. C-13 enriched material). </w:t>
      </w:r>
      <w:r w:rsidRPr="00685576">
        <w:rPr>
          <w:lang w:val="en-US"/>
        </w:rPr>
        <w:t>All radionuclide and non-natural isotopes will also be represented in the structure representation.</w:t>
      </w:r>
    </w:p>
    <w:p w:rsidR="00685576" w:rsidRDefault="00685576" w:rsidP="000C4ACE">
      <w:pPr>
        <w:pStyle w:val="XML"/>
      </w:pPr>
      <w:r>
        <w:t>&lt;identifiedSubstance&gt;</w:t>
      </w:r>
      <w:r>
        <w:br/>
        <w:t xml:space="preserve">  &lt;identifiedSubstance&gt;</w:t>
      </w:r>
      <w:r>
        <w:br/>
        <w:t xml:space="preserve">    &lt;moiety&gt;</w:t>
      </w:r>
      <w:r>
        <w:br/>
        <w:t xml:space="preserve">      &lt;partMoiety&gt;</w:t>
      </w:r>
      <w:r>
        <w:br/>
        <w:t xml:space="preserve">        &lt;bond&gt;</w:t>
      </w:r>
      <w:r>
        <w:br/>
        <w:t xml:space="preserve">          &lt;code code=</w:t>
      </w:r>
      <w:r w:rsidRPr="00F1588B">
        <w:t>"</w:t>
      </w:r>
      <w:r w:rsidRPr="000C4ACE">
        <w:rPr>
          <w:i/>
          <w:iCs/>
        </w:rPr>
        <w:t>Substitution Type ‘Isotope Substitution’ or specialized</w:t>
      </w:r>
      <w:r w:rsidRPr="00F1588B">
        <w:t>"</w:t>
      </w:r>
      <w:r>
        <w:br/>
        <w:t xml:space="preserve">                codeSystem=</w:t>
      </w:r>
      <w:r w:rsidRPr="00F1588B">
        <w:t>"</w:t>
      </w:r>
      <w:r w:rsidRPr="000C4ACE">
        <w:rPr>
          <w:i/>
          <w:iCs/>
        </w:rPr>
        <w:t>Code System (OID)</w:t>
      </w:r>
      <w:r w:rsidRPr="00F1588B">
        <w:t>"</w:t>
      </w:r>
      <w:r>
        <w:t>/&gt;</w:t>
      </w:r>
      <w:r>
        <w:br/>
        <w:t xml:space="preserve">          &lt;position value=</w:t>
      </w:r>
      <w:r w:rsidRPr="00F1588B">
        <w:t>"</w:t>
      </w:r>
      <w:r w:rsidRPr="000C4ACE">
        <w:rPr>
          <w:i/>
          <w:iCs/>
        </w:rPr>
        <w:t>Substitution Type if specified atom position)</w:t>
      </w:r>
      <w:r w:rsidRPr="00F1588B">
        <w:t>"</w:t>
      </w:r>
      <w:r>
        <w:t>/&gt;</w:t>
      </w:r>
      <w:r>
        <w:br/>
        <w:t xml:space="preserve">          &lt;distalMoiety&gt;</w:t>
      </w:r>
      <w:r>
        <w:br/>
        <w:t xml:space="preserve">            &lt;code code=</w:t>
      </w:r>
      <w:r w:rsidRPr="00F1588B">
        <w:t>"</w:t>
      </w:r>
      <w:r w:rsidRPr="000C4ACE">
        <w:rPr>
          <w:b/>
          <w:bCs/>
          <w:i/>
          <w:iCs/>
        </w:rPr>
        <w:t>Nuclide Id</w:t>
      </w:r>
      <w:r w:rsidRPr="00F1588B">
        <w:t>"</w:t>
      </w:r>
      <w:r>
        <w:t xml:space="preserve"> codeSystem=</w:t>
      </w:r>
      <w:r w:rsidRPr="00F1588B">
        <w:t>"</w:t>
      </w:r>
      <w:r w:rsidRPr="000C4ACE">
        <w:rPr>
          <w:i/>
          <w:iCs/>
        </w:rPr>
        <w:t>Nuclide Id System (OID)</w:t>
      </w:r>
      <w:r w:rsidRPr="00F1588B">
        <w:t>"</w:t>
      </w:r>
      <w:r>
        <w:t>/&gt;</w:t>
      </w:r>
    </w:p>
    <w:p w:rsidR="00685576" w:rsidRPr="000518DD" w:rsidRDefault="00685576" w:rsidP="003F0451">
      <w:pPr>
        <w:pStyle w:val="Heading4"/>
        <w:rPr>
          <w:color w:val="0070C0"/>
          <w:lang w:eastAsia="en-US"/>
        </w:rPr>
      </w:pPr>
      <w:r w:rsidRPr="000518DD">
        <w:rPr>
          <w:color w:val="0070C0"/>
          <w:lang w:eastAsia="en-US"/>
        </w:rPr>
        <w:t>Nuclide ID</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21A50" w:rsidRPr="007A51EF" w:rsidTr="000C4ACE">
        <w:tc>
          <w:tcPr>
            <w:tcW w:w="1951" w:type="dxa"/>
            <w:shd w:val="clear" w:color="auto" w:fill="auto"/>
          </w:tcPr>
          <w:p w:rsidR="00221A50" w:rsidRPr="007A51EF" w:rsidRDefault="00221A50" w:rsidP="000167C3">
            <w:pPr>
              <w:rPr>
                <w:b/>
                <w:lang w:eastAsia="en-US"/>
              </w:rPr>
            </w:pPr>
            <w:r w:rsidRPr="007A51EF">
              <w:rPr>
                <w:b/>
              </w:rPr>
              <w:t>User Guidance</w:t>
            </w:r>
          </w:p>
        </w:tc>
        <w:tc>
          <w:tcPr>
            <w:tcW w:w="8017" w:type="dxa"/>
            <w:shd w:val="clear" w:color="auto" w:fill="auto"/>
          </w:tcPr>
          <w:p w:rsidR="00221A50" w:rsidRPr="007A51EF" w:rsidRDefault="00765070" w:rsidP="00765070">
            <w:pPr>
              <w:jc w:val="both"/>
              <w:rPr>
                <w:lang w:eastAsia="en-US"/>
              </w:rPr>
            </w:pPr>
            <w:r w:rsidRPr="00765070">
              <w:rPr>
                <w:lang w:eastAsia="en-US"/>
              </w:rPr>
              <w:t>A substance ID for each non-natural or</w:t>
            </w:r>
            <w:r>
              <w:rPr>
                <w:lang w:eastAsia="en-US"/>
              </w:rPr>
              <w:t xml:space="preserve"> radioisotope will be created. </w:t>
            </w:r>
            <w:r w:rsidRPr="00765070">
              <w:rPr>
                <w:lang w:eastAsia="en-US"/>
              </w:rPr>
              <w:t>The ID will be linked to a single atom zero valence element</w:t>
            </w:r>
            <w:r>
              <w:rPr>
                <w:lang w:eastAsia="en-US"/>
              </w:rPr>
              <w:t>.</w:t>
            </w:r>
          </w:p>
        </w:tc>
      </w:tr>
      <w:tr w:rsidR="00221A50" w:rsidRPr="007A51EF" w:rsidTr="000C4ACE">
        <w:tc>
          <w:tcPr>
            <w:tcW w:w="1951" w:type="dxa"/>
            <w:shd w:val="clear" w:color="auto" w:fill="auto"/>
          </w:tcPr>
          <w:p w:rsidR="00221A50" w:rsidRPr="007A51EF" w:rsidRDefault="00221A50" w:rsidP="000167C3">
            <w:pPr>
              <w:rPr>
                <w:b/>
                <w:lang w:eastAsia="en-US"/>
              </w:rPr>
            </w:pPr>
            <w:r w:rsidRPr="007A51EF">
              <w:rPr>
                <w:b/>
              </w:rPr>
              <w:t>Example(s)</w:t>
            </w:r>
          </w:p>
        </w:tc>
        <w:tc>
          <w:tcPr>
            <w:tcW w:w="8017" w:type="dxa"/>
            <w:shd w:val="clear" w:color="auto" w:fill="auto"/>
          </w:tcPr>
          <w:p w:rsidR="00221A50" w:rsidRPr="007A51EF" w:rsidRDefault="00221A50" w:rsidP="000167C3">
            <w:pPr>
              <w:rPr>
                <w:lang w:eastAsia="en-US"/>
              </w:rPr>
            </w:pPr>
          </w:p>
        </w:tc>
      </w:tr>
      <w:tr w:rsidR="00221A50" w:rsidRPr="007A51EF" w:rsidTr="000C4ACE">
        <w:tc>
          <w:tcPr>
            <w:tcW w:w="1951" w:type="dxa"/>
            <w:shd w:val="clear" w:color="auto" w:fill="auto"/>
          </w:tcPr>
          <w:p w:rsidR="00221A50" w:rsidRPr="007A51EF" w:rsidRDefault="00221A50" w:rsidP="000167C3">
            <w:pPr>
              <w:rPr>
                <w:b/>
              </w:rPr>
            </w:pPr>
            <w:r w:rsidRPr="007A51EF">
              <w:rPr>
                <w:b/>
              </w:rPr>
              <w:t>Conformance</w:t>
            </w:r>
          </w:p>
        </w:tc>
        <w:tc>
          <w:tcPr>
            <w:tcW w:w="8017" w:type="dxa"/>
            <w:shd w:val="clear" w:color="auto" w:fill="auto"/>
          </w:tcPr>
          <w:p w:rsidR="00221A50" w:rsidRPr="007A51EF" w:rsidRDefault="002C0AE3" w:rsidP="000167C3">
            <w:pPr>
              <w:rPr>
                <w:lang w:eastAsia="en-US"/>
              </w:rPr>
            </w:pPr>
            <w:r>
              <w:rPr>
                <w:lang w:eastAsia="en-US"/>
              </w:rPr>
              <w:t>CONDITIONAL</w:t>
            </w:r>
          </w:p>
        </w:tc>
      </w:tr>
      <w:tr w:rsidR="00221A50" w:rsidRPr="007A51EF" w:rsidTr="000C4ACE">
        <w:tc>
          <w:tcPr>
            <w:tcW w:w="1951" w:type="dxa"/>
            <w:shd w:val="clear" w:color="auto" w:fill="auto"/>
          </w:tcPr>
          <w:p w:rsidR="00221A50" w:rsidRPr="007A51EF" w:rsidRDefault="00221A50" w:rsidP="000167C3">
            <w:pPr>
              <w:rPr>
                <w:b/>
              </w:rPr>
            </w:pPr>
            <w:r w:rsidRPr="007A51EF">
              <w:rPr>
                <w:b/>
              </w:rPr>
              <w:t>Data Type</w:t>
            </w:r>
          </w:p>
        </w:tc>
        <w:tc>
          <w:tcPr>
            <w:tcW w:w="8017" w:type="dxa"/>
            <w:shd w:val="clear" w:color="auto" w:fill="auto"/>
          </w:tcPr>
          <w:p w:rsidR="00221A50" w:rsidRPr="007A51EF" w:rsidRDefault="00765070" w:rsidP="000167C3">
            <w:pPr>
              <w:rPr>
                <w:lang w:eastAsia="en-US"/>
              </w:rPr>
            </w:pPr>
            <w:r>
              <w:rPr>
                <w:lang w:eastAsia="en-US"/>
              </w:rPr>
              <w:t>II</w:t>
            </w:r>
          </w:p>
        </w:tc>
      </w:tr>
      <w:tr w:rsidR="00221A50" w:rsidRPr="007A51EF" w:rsidTr="000C4ACE">
        <w:tc>
          <w:tcPr>
            <w:tcW w:w="1951" w:type="dxa"/>
            <w:shd w:val="clear" w:color="auto" w:fill="auto"/>
          </w:tcPr>
          <w:p w:rsidR="00221A50" w:rsidRPr="007A51EF" w:rsidRDefault="00221A50" w:rsidP="000167C3">
            <w:pPr>
              <w:rPr>
                <w:b/>
              </w:rPr>
            </w:pPr>
            <w:r w:rsidRPr="007A51EF">
              <w:rPr>
                <w:b/>
              </w:rPr>
              <w:t>Business Rule(s)</w:t>
            </w:r>
          </w:p>
        </w:tc>
        <w:tc>
          <w:tcPr>
            <w:tcW w:w="8017" w:type="dxa"/>
            <w:shd w:val="clear" w:color="auto" w:fill="auto"/>
          </w:tcPr>
          <w:p w:rsidR="00221A50" w:rsidRPr="007A51EF" w:rsidRDefault="002B74C9" w:rsidP="000167C3">
            <w:pPr>
              <w:jc w:val="both"/>
              <w:rPr>
                <w:lang w:eastAsia="en-US"/>
              </w:rPr>
            </w:pPr>
            <w:r w:rsidRPr="002B74C9">
              <w:rPr>
                <w:lang w:eastAsia="en-US"/>
              </w:rPr>
              <w:t>Mandatory when substance contains non-natural or radioisotope</w:t>
            </w:r>
            <w:r>
              <w:rPr>
                <w:lang w:eastAsia="en-US"/>
              </w:rPr>
              <w:t>.</w:t>
            </w:r>
          </w:p>
        </w:tc>
      </w:tr>
    </w:tbl>
    <w:p w:rsidR="000C4ACE" w:rsidRDefault="000C4ACE" w:rsidP="000C4ACE">
      <w:pPr>
        <w:pStyle w:val="XML"/>
      </w:pPr>
      <w:r>
        <w:t>&lt;identifiedSubstance&gt;</w:t>
      </w:r>
      <w:r>
        <w:br/>
        <w:t xml:space="preserve">  &lt;identifiedSubstance&gt;</w:t>
      </w:r>
      <w:r>
        <w:br/>
        <w:t xml:space="preserve">    &lt;moiety&gt;</w:t>
      </w:r>
      <w:r>
        <w:br/>
        <w:t xml:space="preserve">      &lt;partMoiety&gt;</w:t>
      </w:r>
      <w:r>
        <w:br/>
        <w:t xml:space="preserve">        &lt;bond&gt;</w:t>
      </w:r>
      <w:r>
        <w:br/>
        <w:t xml:space="preserve">          &lt;code code=</w:t>
      </w:r>
      <w:r w:rsidRPr="00F1588B">
        <w:t>"</w:t>
      </w:r>
      <w:r w:rsidRPr="000C4ACE">
        <w:rPr>
          <w:i/>
          <w:iCs/>
        </w:rPr>
        <w:t>Substitution Type ‘Isotope Substitution’ or specialized</w:t>
      </w:r>
      <w:r w:rsidRPr="00F1588B">
        <w:t>"</w:t>
      </w:r>
      <w:r>
        <w:br/>
        <w:t xml:space="preserve">                codeSystem=</w:t>
      </w:r>
      <w:r w:rsidRPr="00F1588B">
        <w:t>"</w:t>
      </w:r>
      <w:r w:rsidRPr="000C4ACE">
        <w:rPr>
          <w:i/>
          <w:iCs/>
        </w:rPr>
        <w:t>Code System (OID)</w:t>
      </w:r>
      <w:r w:rsidRPr="00F1588B">
        <w:t>"</w:t>
      </w:r>
      <w:r>
        <w:t>/&gt;</w:t>
      </w:r>
      <w:r>
        <w:br/>
        <w:t xml:space="preserve">          &lt;distalMoiety&gt;</w:t>
      </w:r>
      <w:r>
        <w:br/>
        <w:t xml:space="preserve">            &lt;code code=</w:t>
      </w:r>
      <w:r w:rsidRPr="00F1588B">
        <w:t>"</w:t>
      </w:r>
      <w:r w:rsidRPr="000C4ACE">
        <w:rPr>
          <w:b/>
          <w:bCs/>
          <w:i/>
          <w:iCs/>
        </w:rPr>
        <w:t>Nuclide Id</w:t>
      </w:r>
      <w:r w:rsidRPr="00F1588B">
        <w:t>"</w:t>
      </w:r>
      <w:r>
        <w:t xml:space="preserve"> codeSystem=</w:t>
      </w:r>
      <w:r w:rsidRPr="00F1588B">
        <w:t>"</w:t>
      </w:r>
      <w:r w:rsidRPr="000C4ACE">
        <w:rPr>
          <w:i/>
          <w:iCs/>
        </w:rPr>
        <w:t>Nuclide Id System (OID)</w:t>
      </w:r>
      <w:r w:rsidRPr="00F1588B">
        <w:t>"</w:t>
      </w:r>
      <w:r>
        <w:t>/&gt;</w:t>
      </w:r>
    </w:p>
    <w:p w:rsidR="00685576" w:rsidRPr="000518DD" w:rsidRDefault="00685576" w:rsidP="003F0451">
      <w:pPr>
        <w:pStyle w:val="Heading4"/>
        <w:rPr>
          <w:color w:val="0070C0"/>
          <w:lang w:eastAsia="en-US"/>
        </w:rPr>
      </w:pPr>
      <w:r w:rsidRPr="000518DD">
        <w:rPr>
          <w:color w:val="0070C0"/>
          <w:lang w:eastAsia="en-US"/>
        </w:rPr>
        <w:t>Nuclide Name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21A50" w:rsidRPr="007A51EF" w:rsidTr="000C4ACE">
        <w:tc>
          <w:tcPr>
            <w:tcW w:w="1951" w:type="dxa"/>
            <w:shd w:val="clear" w:color="auto" w:fill="auto"/>
          </w:tcPr>
          <w:p w:rsidR="00221A50" w:rsidRPr="007A51EF" w:rsidRDefault="00221A50" w:rsidP="000167C3">
            <w:pPr>
              <w:rPr>
                <w:b/>
                <w:lang w:eastAsia="en-US"/>
              </w:rPr>
            </w:pPr>
            <w:r w:rsidRPr="007A51EF">
              <w:rPr>
                <w:b/>
              </w:rPr>
              <w:t>User Guidance</w:t>
            </w:r>
          </w:p>
        </w:tc>
        <w:tc>
          <w:tcPr>
            <w:tcW w:w="8017" w:type="dxa"/>
            <w:shd w:val="clear" w:color="auto" w:fill="auto"/>
          </w:tcPr>
          <w:p w:rsidR="00221A50" w:rsidRPr="007A51EF" w:rsidRDefault="001B2F19" w:rsidP="001B2F19">
            <w:pPr>
              <w:rPr>
                <w:lang w:eastAsia="en-US"/>
              </w:rPr>
            </w:pPr>
            <w:r w:rsidRPr="001B2F19">
              <w:rPr>
                <w:lang w:eastAsia="en-US"/>
              </w:rPr>
              <w:t>The name for each isotope shall be provided, e.g. CARBON C-13</w:t>
            </w:r>
          </w:p>
        </w:tc>
      </w:tr>
      <w:tr w:rsidR="00221A50" w:rsidRPr="007A51EF" w:rsidTr="000C4ACE">
        <w:tc>
          <w:tcPr>
            <w:tcW w:w="1951" w:type="dxa"/>
            <w:shd w:val="clear" w:color="auto" w:fill="auto"/>
          </w:tcPr>
          <w:p w:rsidR="00221A50" w:rsidRPr="007A51EF" w:rsidRDefault="00221A50" w:rsidP="000167C3">
            <w:pPr>
              <w:rPr>
                <w:b/>
                <w:lang w:eastAsia="en-US"/>
              </w:rPr>
            </w:pPr>
            <w:r w:rsidRPr="007A51EF">
              <w:rPr>
                <w:b/>
              </w:rPr>
              <w:t>Example(s)</w:t>
            </w:r>
          </w:p>
        </w:tc>
        <w:tc>
          <w:tcPr>
            <w:tcW w:w="8017" w:type="dxa"/>
            <w:shd w:val="clear" w:color="auto" w:fill="auto"/>
          </w:tcPr>
          <w:p w:rsidR="00221A50" w:rsidRPr="007A51EF" w:rsidRDefault="00221A50" w:rsidP="000167C3">
            <w:pPr>
              <w:rPr>
                <w:lang w:eastAsia="en-US"/>
              </w:rPr>
            </w:pPr>
          </w:p>
        </w:tc>
      </w:tr>
      <w:tr w:rsidR="00221A50" w:rsidRPr="007A51EF" w:rsidTr="000C4ACE">
        <w:tc>
          <w:tcPr>
            <w:tcW w:w="1951" w:type="dxa"/>
            <w:shd w:val="clear" w:color="auto" w:fill="auto"/>
          </w:tcPr>
          <w:p w:rsidR="00221A50" w:rsidRPr="007A51EF" w:rsidRDefault="00221A50" w:rsidP="000167C3">
            <w:pPr>
              <w:rPr>
                <w:b/>
              </w:rPr>
            </w:pPr>
            <w:r w:rsidRPr="007A51EF">
              <w:rPr>
                <w:b/>
              </w:rPr>
              <w:t>Conformance</w:t>
            </w:r>
          </w:p>
        </w:tc>
        <w:tc>
          <w:tcPr>
            <w:tcW w:w="8017" w:type="dxa"/>
            <w:shd w:val="clear" w:color="auto" w:fill="auto"/>
          </w:tcPr>
          <w:p w:rsidR="00221A50" w:rsidRPr="007A51EF" w:rsidRDefault="00C71A27" w:rsidP="000167C3">
            <w:pPr>
              <w:rPr>
                <w:lang w:eastAsia="en-US"/>
              </w:rPr>
            </w:pPr>
            <w:r>
              <w:rPr>
                <w:lang w:eastAsia="en-US"/>
              </w:rPr>
              <w:t>CONDITIONAL</w:t>
            </w:r>
          </w:p>
        </w:tc>
      </w:tr>
      <w:tr w:rsidR="00221A50" w:rsidRPr="007A51EF" w:rsidTr="000C4ACE">
        <w:tc>
          <w:tcPr>
            <w:tcW w:w="1951" w:type="dxa"/>
            <w:shd w:val="clear" w:color="auto" w:fill="auto"/>
          </w:tcPr>
          <w:p w:rsidR="00221A50" w:rsidRPr="007A51EF" w:rsidRDefault="00221A50" w:rsidP="000167C3">
            <w:pPr>
              <w:rPr>
                <w:b/>
              </w:rPr>
            </w:pPr>
            <w:r w:rsidRPr="007A51EF">
              <w:rPr>
                <w:b/>
              </w:rPr>
              <w:t>Data Type</w:t>
            </w:r>
          </w:p>
        </w:tc>
        <w:tc>
          <w:tcPr>
            <w:tcW w:w="8017" w:type="dxa"/>
            <w:shd w:val="clear" w:color="auto" w:fill="auto"/>
          </w:tcPr>
          <w:p w:rsidR="00221A50" w:rsidRPr="007A51EF" w:rsidRDefault="00765070" w:rsidP="000167C3">
            <w:pPr>
              <w:rPr>
                <w:lang w:eastAsia="en-US"/>
              </w:rPr>
            </w:pPr>
            <w:r>
              <w:rPr>
                <w:lang w:eastAsia="en-US"/>
              </w:rPr>
              <w:t>ST</w:t>
            </w:r>
          </w:p>
        </w:tc>
      </w:tr>
      <w:tr w:rsidR="00221A50" w:rsidRPr="007A51EF" w:rsidTr="000C4ACE">
        <w:tc>
          <w:tcPr>
            <w:tcW w:w="1951" w:type="dxa"/>
            <w:shd w:val="clear" w:color="auto" w:fill="auto"/>
          </w:tcPr>
          <w:p w:rsidR="00221A50" w:rsidRPr="007A51EF" w:rsidRDefault="00221A50" w:rsidP="000167C3">
            <w:pPr>
              <w:rPr>
                <w:b/>
              </w:rPr>
            </w:pPr>
            <w:r w:rsidRPr="007A51EF">
              <w:rPr>
                <w:b/>
              </w:rPr>
              <w:t>Business Rule(s)</w:t>
            </w:r>
          </w:p>
        </w:tc>
        <w:tc>
          <w:tcPr>
            <w:tcW w:w="8017" w:type="dxa"/>
            <w:shd w:val="clear" w:color="auto" w:fill="auto"/>
          </w:tcPr>
          <w:p w:rsidR="00221A50" w:rsidRPr="007A51EF" w:rsidRDefault="001B2F19" w:rsidP="000167C3">
            <w:pPr>
              <w:jc w:val="both"/>
              <w:rPr>
                <w:lang w:eastAsia="en-US"/>
              </w:rPr>
            </w:pPr>
            <w:r w:rsidRPr="001B2F19">
              <w:rPr>
                <w:lang w:eastAsia="en-US"/>
              </w:rPr>
              <w:t>Mandatory when substance contains non-natural or radioisotope</w:t>
            </w:r>
            <w:r>
              <w:rPr>
                <w:lang w:eastAsia="en-US"/>
              </w:rPr>
              <w:t>.</w:t>
            </w:r>
          </w:p>
        </w:tc>
      </w:tr>
    </w:tbl>
    <w:p w:rsidR="000C4ACE" w:rsidRDefault="000C4ACE" w:rsidP="000C4ACE">
      <w:pPr>
        <w:pStyle w:val="XML"/>
      </w:pPr>
      <w:r>
        <w:t>&lt;identifiedSubstance&gt;</w:t>
      </w:r>
      <w:r>
        <w:br/>
        <w:t xml:space="preserve">  &lt;identifiedSubstance&gt;</w:t>
      </w:r>
      <w:r>
        <w:br/>
        <w:t xml:space="preserve">    &lt;moiety&gt;</w:t>
      </w:r>
      <w:r>
        <w:br/>
        <w:t xml:space="preserve">      &lt;partMoiety&gt;</w:t>
      </w:r>
      <w:r>
        <w:br/>
        <w:t xml:space="preserve">        &lt;bond&gt;</w:t>
      </w:r>
      <w:r>
        <w:br/>
        <w:t xml:space="preserve">          &lt;code code=</w:t>
      </w:r>
      <w:r w:rsidRPr="00F1588B">
        <w:t>"</w:t>
      </w:r>
      <w:r w:rsidRPr="000C4ACE">
        <w:rPr>
          <w:i/>
          <w:iCs/>
        </w:rPr>
        <w:t>Substitution Type ‘Isotope Substitution’ or specialized</w:t>
      </w:r>
      <w:r w:rsidRPr="00F1588B">
        <w:t>"</w:t>
      </w:r>
      <w:r>
        <w:br/>
        <w:t xml:space="preserve">                codeSystem=</w:t>
      </w:r>
      <w:r w:rsidRPr="00F1588B">
        <w:t>"</w:t>
      </w:r>
      <w:r w:rsidRPr="000C4ACE">
        <w:rPr>
          <w:i/>
          <w:iCs/>
        </w:rPr>
        <w:t>Code System (OID)</w:t>
      </w:r>
      <w:r w:rsidRPr="00F1588B">
        <w:t>"</w:t>
      </w:r>
      <w:r>
        <w:t>/&gt;</w:t>
      </w:r>
      <w:r>
        <w:br/>
        <w:t xml:space="preserve">          &lt;position value=</w:t>
      </w:r>
      <w:r w:rsidRPr="00F1588B">
        <w:t>"</w:t>
      </w:r>
      <w:r w:rsidRPr="000C4ACE">
        <w:rPr>
          <w:i/>
          <w:iCs/>
        </w:rPr>
        <w:t>Substitution Type if specified atom position)</w:t>
      </w:r>
      <w:r w:rsidRPr="00F1588B">
        <w:t>"</w:t>
      </w:r>
      <w:r>
        <w:t>/&gt;</w:t>
      </w:r>
      <w:r>
        <w:br/>
        <w:t xml:space="preserve">          &lt;distalMoiety&gt;</w:t>
      </w:r>
      <w:r>
        <w:br/>
        <w:t xml:space="preserve">            &lt;name&gt;</w:t>
      </w:r>
      <w:r w:rsidRPr="000C4ACE">
        <w:rPr>
          <w:b/>
          <w:bCs/>
          <w:i/>
          <w:iCs/>
        </w:rPr>
        <w:t xml:space="preserve">Nuclide </w:t>
      </w:r>
      <w:r>
        <w:rPr>
          <w:b/>
          <w:bCs/>
          <w:i/>
          <w:iCs/>
        </w:rPr>
        <w:t>Name</w:t>
      </w:r>
      <w:r>
        <w:t>&lt;/name&gt;</w:t>
      </w:r>
    </w:p>
    <w:p w:rsidR="00685576" w:rsidRPr="000518DD" w:rsidRDefault="00685576" w:rsidP="003F0451">
      <w:pPr>
        <w:pStyle w:val="Heading4"/>
        <w:rPr>
          <w:color w:val="0070C0"/>
          <w:lang w:eastAsia="en-US"/>
        </w:rPr>
      </w:pPr>
      <w:r w:rsidRPr="000518DD">
        <w:rPr>
          <w:color w:val="0070C0"/>
          <w:lang w:eastAsia="en-US"/>
        </w:rPr>
        <w:lastRenderedPageBreak/>
        <w:t>Substitution Type</w:t>
      </w:r>
    </w:p>
    <w:p w:rsidR="00685576" w:rsidRDefault="00685576" w:rsidP="005C3A0D">
      <w:pPr>
        <w:jc w:val="both"/>
        <w:rPr>
          <w:lang w:val="en-US"/>
        </w:rPr>
      </w:pPr>
      <w:r w:rsidRPr="00685576">
        <w:rPr>
          <w:lang w:val="en-US"/>
        </w:rPr>
        <w:t>Applicable for single substances that contain a radionuclide or a non-natural isotopic ratio, e.g. C-13 enriched material).  All radionuclide and non-natural isotopes will also be represented in the structure representation.</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21A50" w:rsidRPr="007A51EF" w:rsidTr="000C4ACE">
        <w:tc>
          <w:tcPr>
            <w:tcW w:w="1951" w:type="dxa"/>
            <w:shd w:val="clear" w:color="auto" w:fill="auto"/>
          </w:tcPr>
          <w:p w:rsidR="00221A50" w:rsidRPr="007A51EF" w:rsidRDefault="00221A50" w:rsidP="000167C3">
            <w:pPr>
              <w:rPr>
                <w:b/>
                <w:lang w:eastAsia="en-US"/>
              </w:rPr>
            </w:pPr>
            <w:r w:rsidRPr="007A51EF">
              <w:rPr>
                <w:b/>
              </w:rPr>
              <w:t>User Guidance</w:t>
            </w:r>
          </w:p>
        </w:tc>
        <w:tc>
          <w:tcPr>
            <w:tcW w:w="8017" w:type="dxa"/>
            <w:shd w:val="clear" w:color="auto" w:fill="auto"/>
          </w:tcPr>
          <w:p w:rsidR="00FD7CA0" w:rsidRDefault="00FD7CA0" w:rsidP="00FD7CA0">
            <w:pPr>
              <w:rPr>
                <w:lang w:eastAsia="en-US"/>
              </w:rPr>
            </w:pPr>
            <w:r>
              <w:rPr>
                <w:lang w:eastAsia="en-US"/>
              </w:rPr>
              <w:t>The type of isotopic substitution present in a single substance:</w:t>
            </w:r>
          </w:p>
          <w:p w:rsidR="00FD7CA0" w:rsidRDefault="00FD7CA0" w:rsidP="00FD7CA0">
            <w:pPr>
              <w:jc w:val="both"/>
              <w:rPr>
                <w:lang w:eastAsia="en-US"/>
              </w:rPr>
            </w:pPr>
            <w:r>
              <w:rPr>
                <w:lang w:eastAsia="en-US"/>
              </w:rPr>
              <w:t>- specific if the site of attachment/substitution indicated in structure);</w:t>
            </w:r>
          </w:p>
          <w:p w:rsidR="0065631F" w:rsidRDefault="00FD7CA0" w:rsidP="00FD7CA0">
            <w:pPr>
              <w:jc w:val="both"/>
              <w:rPr>
                <w:lang w:eastAsia="en-US"/>
              </w:rPr>
            </w:pPr>
            <w:r>
              <w:rPr>
                <w:lang w:eastAsia="en-US"/>
              </w:rPr>
              <w:t>- non-specific if nuclide distributed th</w:t>
            </w:r>
            <w:r w:rsidR="0065631F">
              <w:rPr>
                <w:lang w:eastAsia="en-US"/>
              </w:rPr>
              <w:t>roughout molecule or substance;</w:t>
            </w:r>
          </w:p>
          <w:p w:rsidR="00221A50" w:rsidRDefault="0065631F" w:rsidP="00FD7CA0">
            <w:pPr>
              <w:jc w:val="both"/>
              <w:rPr>
                <w:lang w:eastAsia="en-US"/>
              </w:rPr>
            </w:pPr>
            <w:r>
              <w:rPr>
                <w:lang w:eastAsia="en-US"/>
              </w:rPr>
              <w:t xml:space="preserve">- </w:t>
            </w:r>
            <w:r w:rsidR="00FD7CA0">
              <w:rPr>
                <w:lang w:eastAsia="en-US"/>
              </w:rPr>
              <w:t>unknown if site unknown.</w:t>
            </w:r>
          </w:p>
          <w:p w:rsidR="00B93DE7" w:rsidRPr="007A51EF" w:rsidRDefault="00B93DE7" w:rsidP="00FD7CA0">
            <w:pPr>
              <w:jc w:val="both"/>
              <w:rPr>
                <w:lang w:eastAsia="en-US"/>
              </w:rPr>
            </w:pPr>
            <w:r w:rsidRPr="00B93DE7">
              <w:rPr>
                <w:lang w:eastAsia="en-US"/>
              </w:rPr>
              <w:t>Substitution refers to the relationship between the nuclide and the rest of the substance</w:t>
            </w:r>
            <w:r>
              <w:rPr>
                <w:lang w:eastAsia="en-US"/>
              </w:rPr>
              <w:t>.</w:t>
            </w:r>
          </w:p>
        </w:tc>
      </w:tr>
      <w:tr w:rsidR="00221A50" w:rsidRPr="007A51EF" w:rsidTr="000C4ACE">
        <w:tc>
          <w:tcPr>
            <w:tcW w:w="1951" w:type="dxa"/>
            <w:shd w:val="clear" w:color="auto" w:fill="auto"/>
          </w:tcPr>
          <w:p w:rsidR="00221A50" w:rsidRPr="007A51EF" w:rsidRDefault="00221A50" w:rsidP="000167C3">
            <w:pPr>
              <w:rPr>
                <w:b/>
                <w:lang w:eastAsia="en-US"/>
              </w:rPr>
            </w:pPr>
            <w:r w:rsidRPr="007A51EF">
              <w:rPr>
                <w:b/>
              </w:rPr>
              <w:t>Example(s)</w:t>
            </w:r>
          </w:p>
        </w:tc>
        <w:tc>
          <w:tcPr>
            <w:tcW w:w="8017" w:type="dxa"/>
            <w:shd w:val="clear" w:color="auto" w:fill="auto"/>
          </w:tcPr>
          <w:p w:rsidR="00221A50" w:rsidRPr="007A51EF" w:rsidRDefault="001247E5" w:rsidP="000167C3">
            <w:pPr>
              <w:rPr>
                <w:lang w:eastAsia="en-US"/>
              </w:rPr>
            </w:pPr>
            <w:r w:rsidRPr="001247E5">
              <w:rPr>
                <w:lang w:eastAsia="en-US"/>
              </w:rPr>
              <w:t>specific; non-specific; unknown</w:t>
            </w:r>
          </w:p>
        </w:tc>
      </w:tr>
      <w:tr w:rsidR="00221A50" w:rsidRPr="007A51EF" w:rsidTr="000C4ACE">
        <w:tc>
          <w:tcPr>
            <w:tcW w:w="1951" w:type="dxa"/>
            <w:shd w:val="clear" w:color="auto" w:fill="auto"/>
          </w:tcPr>
          <w:p w:rsidR="00221A50" w:rsidRPr="007A51EF" w:rsidRDefault="00221A50" w:rsidP="000167C3">
            <w:pPr>
              <w:rPr>
                <w:b/>
              </w:rPr>
            </w:pPr>
            <w:r w:rsidRPr="007A51EF">
              <w:rPr>
                <w:b/>
              </w:rPr>
              <w:t>Conformance</w:t>
            </w:r>
          </w:p>
        </w:tc>
        <w:tc>
          <w:tcPr>
            <w:tcW w:w="8017" w:type="dxa"/>
            <w:shd w:val="clear" w:color="auto" w:fill="auto"/>
          </w:tcPr>
          <w:p w:rsidR="00221A50" w:rsidRPr="007A51EF" w:rsidRDefault="00DD3A89" w:rsidP="000167C3">
            <w:pPr>
              <w:rPr>
                <w:lang w:eastAsia="en-US"/>
              </w:rPr>
            </w:pPr>
            <w:r>
              <w:rPr>
                <w:lang w:eastAsia="en-US"/>
              </w:rPr>
              <w:t>CONDITIONAL</w:t>
            </w:r>
          </w:p>
        </w:tc>
      </w:tr>
      <w:tr w:rsidR="00221A50" w:rsidRPr="007A51EF" w:rsidTr="000C4ACE">
        <w:tc>
          <w:tcPr>
            <w:tcW w:w="1951" w:type="dxa"/>
            <w:shd w:val="clear" w:color="auto" w:fill="auto"/>
          </w:tcPr>
          <w:p w:rsidR="00221A50" w:rsidRPr="007A51EF" w:rsidRDefault="00221A50" w:rsidP="000167C3">
            <w:pPr>
              <w:rPr>
                <w:b/>
              </w:rPr>
            </w:pPr>
            <w:r w:rsidRPr="007A51EF">
              <w:rPr>
                <w:b/>
              </w:rPr>
              <w:t>Data Type</w:t>
            </w:r>
          </w:p>
        </w:tc>
        <w:tc>
          <w:tcPr>
            <w:tcW w:w="8017" w:type="dxa"/>
            <w:shd w:val="clear" w:color="auto" w:fill="auto"/>
          </w:tcPr>
          <w:p w:rsidR="00221A50" w:rsidRPr="007A51EF" w:rsidRDefault="00765070" w:rsidP="000167C3">
            <w:pPr>
              <w:rPr>
                <w:lang w:eastAsia="en-US"/>
              </w:rPr>
            </w:pPr>
            <w:r>
              <w:rPr>
                <w:lang w:eastAsia="en-US"/>
              </w:rPr>
              <w:t>CD</w:t>
            </w:r>
          </w:p>
        </w:tc>
      </w:tr>
      <w:tr w:rsidR="00221A50" w:rsidRPr="007A51EF" w:rsidTr="000C4ACE">
        <w:tc>
          <w:tcPr>
            <w:tcW w:w="1951" w:type="dxa"/>
            <w:shd w:val="clear" w:color="auto" w:fill="auto"/>
          </w:tcPr>
          <w:p w:rsidR="00221A50" w:rsidRPr="007A51EF" w:rsidRDefault="00221A50" w:rsidP="000167C3">
            <w:pPr>
              <w:rPr>
                <w:b/>
              </w:rPr>
            </w:pPr>
            <w:r w:rsidRPr="007A51EF">
              <w:rPr>
                <w:b/>
              </w:rPr>
              <w:t>Business Rule(s)</w:t>
            </w:r>
          </w:p>
        </w:tc>
        <w:tc>
          <w:tcPr>
            <w:tcW w:w="8017" w:type="dxa"/>
            <w:shd w:val="clear" w:color="auto" w:fill="auto"/>
          </w:tcPr>
          <w:p w:rsidR="00221A50" w:rsidRPr="007A51EF" w:rsidRDefault="009E3AB4" w:rsidP="000167C3">
            <w:pPr>
              <w:jc w:val="both"/>
              <w:rPr>
                <w:lang w:eastAsia="en-US"/>
              </w:rPr>
            </w:pPr>
            <w:r w:rsidRPr="009E3AB4">
              <w:rPr>
                <w:lang w:eastAsia="en-US"/>
              </w:rPr>
              <w:t>Mandatory when substance contains non-natural or radioisotope</w:t>
            </w:r>
            <w:r>
              <w:rPr>
                <w:lang w:eastAsia="en-US"/>
              </w:rPr>
              <w:t>.</w:t>
            </w:r>
          </w:p>
        </w:tc>
      </w:tr>
    </w:tbl>
    <w:p w:rsidR="00704FBF" w:rsidRDefault="00704FBF" w:rsidP="00704FBF">
      <w:pPr>
        <w:pStyle w:val="XML"/>
      </w:pPr>
      <w:r>
        <w:t>&lt;identifiedSubstance&gt;</w:t>
      </w:r>
      <w:r>
        <w:br/>
        <w:t xml:space="preserve">  &lt;identifiedSubstance&gt;</w:t>
      </w:r>
      <w:r>
        <w:br/>
        <w:t xml:space="preserve">    &lt;moiety&gt;</w:t>
      </w:r>
      <w:r>
        <w:br/>
        <w:t xml:space="preserve">      &lt;partMoiety&gt;</w:t>
      </w:r>
      <w:r>
        <w:br/>
        <w:t xml:space="preserve">        &lt;bond&gt;</w:t>
      </w:r>
      <w:r>
        <w:br/>
        <w:t xml:space="preserve">          &lt;code code=</w:t>
      </w:r>
      <w:r w:rsidRPr="00F1588B">
        <w:t>"</w:t>
      </w:r>
      <w:r w:rsidRPr="00704FBF">
        <w:rPr>
          <w:b/>
          <w:bCs/>
          <w:i/>
          <w:iCs/>
        </w:rPr>
        <w:t xml:space="preserve">Substitution Type </w:t>
      </w:r>
      <w:r w:rsidRPr="00704FBF">
        <w:rPr>
          <w:i/>
          <w:iCs/>
        </w:rPr>
        <w:t>‘Isotope Substitution’ or specialized</w:t>
      </w:r>
      <w:r w:rsidRPr="00F1588B">
        <w:t>"</w:t>
      </w:r>
      <w:r>
        <w:br/>
        <w:t xml:space="preserve">                codeSystem=</w:t>
      </w:r>
      <w:r w:rsidRPr="00F1588B">
        <w:t>"</w:t>
      </w:r>
      <w:r w:rsidRPr="000C4ACE">
        <w:rPr>
          <w:i/>
          <w:iCs/>
        </w:rPr>
        <w:t>Code System (OID)</w:t>
      </w:r>
      <w:r w:rsidRPr="00F1588B">
        <w:t>"</w:t>
      </w:r>
      <w:r>
        <w:t>/&gt;</w:t>
      </w:r>
      <w:commentRangeEnd w:id="645"/>
      <w:r w:rsidR="00D807A3">
        <w:rPr>
          <w:rStyle w:val="CommentReference"/>
          <w:rFonts w:ascii="Calibri" w:eastAsia="SimSun" w:hAnsi="Calibri" w:cs="Times New Roman"/>
          <w:szCs w:val="24"/>
          <w:lang w:eastAsia="zh-CN"/>
        </w:rPr>
        <w:commentReference w:id="645"/>
      </w:r>
      <w:commentRangeEnd w:id="646"/>
      <w:r w:rsidR="00E360EE">
        <w:rPr>
          <w:rStyle w:val="CommentReference"/>
          <w:rFonts w:ascii="Calibri" w:eastAsia="SimSun" w:hAnsi="Calibri" w:cs="Times New Roman"/>
          <w:szCs w:val="24"/>
          <w:lang w:eastAsia="zh-CN"/>
        </w:rPr>
        <w:commentReference w:id="646"/>
      </w:r>
    </w:p>
    <w:p w:rsidR="00685576" w:rsidRPr="000518DD" w:rsidRDefault="00685576" w:rsidP="0031135B">
      <w:pPr>
        <w:pStyle w:val="Heading2"/>
        <w:rPr>
          <w:color w:val="FF0000"/>
          <w:lang w:eastAsia="en-US"/>
        </w:rPr>
      </w:pPr>
      <w:bookmarkStart w:id="647" w:name="_Ref343649942"/>
      <w:bookmarkStart w:id="648" w:name="_Toc343650462"/>
      <w:r w:rsidRPr="000518DD">
        <w:rPr>
          <w:color w:val="FF0000"/>
          <w:lang w:eastAsia="en-US"/>
        </w:rPr>
        <w:t>Amount</w:t>
      </w:r>
      <w:bookmarkEnd w:id="647"/>
      <w:bookmarkEnd w:id="648"/>
    </w:p>
    <w:p w:rsidR="00685576" w:rsidRPr="00685576" w:rsidRDefault="00685576" w:rsidP="005C3A0D">
      <w:pPr>
        <w:jc w:val="both"/>
        <w:rPr>
          <w:lang w:val="en-US"/>
        </w:rPr>
      </w:pPr>
      <w:r w:rsidRPr="00685576">
        <w:rPr>
          <w:lang w:val="en-US"/>
        </w:rPr>
        <w:t>The amount section serves to provide the quantitative or qualitative values that are assoiciated with a variety of elements.  The same format will be used for all quantitative and qualitative values.</w:t>
      </w:r>
    </w:p>
    <w:p w:rsidR="00685576" w:rsidRPr="00685576" w:rsidRDefault="00685576" w:rsidP="005C3A0D">
      <w:pPr>
        <w:jc w:val="both"/>
        <w:rPr>
          <w:lang w:val="en-US"/>
        </w:rPr>
      </w:pPr>
    </w:p>
    <w:p w:rsidR="00685576" w:rsidRPr="00685576" w:rsidRDefault="00685576" w:rsidP="005C3A0D">
      <w:pPr>
        <w:jc w:val="both"/>
        <w:rPr>
          <w:lang w:val="en-US"/>
        </w:rPr>
      </w:pPr>
      <w:r w:rsidRPr="00685576">
        <w:rPr>
          <w:lang w:val="en-US"/>
        </w:rPr>
        <w:t>The information shall be provided by means of the following data elements:</w:t>
      </w:r>
    </w:p>
    <w:p w:rsidR="00685576" w:rsidRPr="00685576" w:rsidRDefault="00685576" w:rsidP="005C3A0D">
      <w:pPr>
        <w:jc w:val="both"/>
        <w:rPr>
          <w:lang w:val="en-US"/>
        </w:rPr>
      </w:pPr>
    </w:p>
    <w:p w:rsidR="00685576" w:rsidRDefault="00685576" w:rsidP="005C3A0D">
      <w:pPr>
        <w:jc w:val="both"/>
        <w:rPr>
          <w:lang w:val="en-US"/>
        </w:rPr>
      </w:pPr>
      <w:r w:rsidRPr="00685576">
        <w:rPr>
          <w:lang w:val="en-US"/>
        </w:rPr>
        <w:t>In HL7 the quantification may be attached to the specific element to which it applies.</w:t>
      </w:r>
    </w:p>
    <w:p w:rsidR="00CE1F4F" w:rsidRPr="00685576" w:rsidRDefault="00CE1F4F" w:rsidP="005C3A0D">
      <w:pPr>
        <w:jc w:val="both"/>
        <w:rPr>
          <w:lang w:val="en-US"/>
        </w:rPr>
      </w:pPr>
    </w:p>
    <w:p w:rsidR="00CE1F4F" w:rsidRDefault="00685576" w:rsidP="005C3A0D">
      <w:pPr>
        <w:numPr>
          <w:ilvl w:val="0"/>
          <w:numId w:val="35"/>
        </w:numPr>
        <w:jc w:val="both"/>
        <w:rPr>
          <w:lang w:val="en-US"/>
        </w:rPr>
      </w:pPr>
      <w:r w:rsidRPr="00685576">
        <w:rPr>
          <w:lang w:val="en-US"/>
        </w:rPr>
        <w:t>Amount of a substitution (bond) or moiety is represented as a ratio of amount of content or substituent or moiety in the numerator over amount of the larger molecular unit in the denominator.</w:t>
      </w:r>
    </w:p>
    <w:p w:rsidR="00CE1F4F" w:rsidRDefault="00685576" w:rsidP="005C3A0D">
      <w:pPr>
        <w:numPr>
          <w:ilvl w:val="0"/>
          <w:numId w:val="35"/>
        </w:numPr>
        <w:jc w:val="both"/>
        <w:rPr>
          <w:lang w:val="en-US"/>
        </w:rPr>
      </w:pPr>
      <w:r w:rsidRPr="00CE1F4F">
        <w:rPr>
          <w:lang w:val="en-US"/>
        </w:rPr>
        <w:t>Amount of reactants in a reaction (interactors in an interaction) is represented as quantities on the Participation element called &lt;interactsIn&gt;, &lt;interactor&gt;, &lt;productOf&gt;. These amounts are simple quantities, not ratios.</w:t>
      </w:r>
    </w:p>
    <w:p w:rsidR="00CE1F4F" w:rsidRDefault="00685576" w:rsidP="005C3A0D">
      <w:pPr>
        <w:numPr>
          <w:ilvl w:val="0"/>
          <w:numId w:val="35"/>
        </w:numPr>
        <w:jc w:val="both"/>
        <w:rPr>
          <w:lang w:val="en-US"/>
        </w:rPr>
      </w:pPr>
      <w:r w:rsidRPr="00CE1F4F">
        <w:rPr>
          <w:lang w:val="en-US"/>
        </w:rPr>
        <w:t>Amounts specified as Characteristic values.</w:t>
      </w:r>
    </w:p>
    <w:p w:rsidR="00685576" w:rsidRPr="00CE1F4F" w:rsidRDefault="00685576" w:rsidP="005C3A0D">
      <w:pPr>
        <w:numPr>
          <w:ilvl w:val="0"/>
          <w:numId w:val="35"/>
        </w:numPr>
        <w:jc w:val="both"/>
        <w:rPr>
          <w:lang w:val="en-US"/>
        </w:rPr>
      </w:pPr>
      <w:r w:rsidRPr="00CE1F4F">
        <w:rPr>
          <w:lang w:val="en-US"/>
        </w:rPr>
        <w:t>Amount of moiety in a substance, e.g., frequently used when specifying mixtures.</w:t>
      </w:r>
    </w:p>
    <w:p w:rsidR="00685576" w:rsidRDefault="00685576" w:rsidP="00685576">
      <w:pPr>
        <w:rPr>
          <w:lang w:val="en-US"/>
        </w:rPr>
      </w:pPr>
    </w:p>
    <w:p w:rsidR="00685576" w:rsidRDefault="00685576" w:rsidP="00775B61">
      <w:pPr>
        <w:pStyle w:val="XML"/>
      </w:pPr>
      <w:r>
        <w:t>&lt;identifiedSubstance&gt;</w:t>
      </w:r>
      <w:r>
        <w:br/>
        <w:t xml:space="preserve">  &lt;moiety&gt;</w:t>
      </w:r>
      <w:r>
        <w:br/>
        <w:t xml:space="preserve">    &lt;quantity&gt;</w:t>
      </w:r>
      <w:r>
        <w:br/>
        <w:t xml:space="preserve">      &lt;numerator </w:t>
      </w:r>
      <w:r w:rsidRPr="000C4ACE">
        <w:rPr>
          <w:i/>
          <w:iCs/>
        </w:rPr>
        <w:t>Amount of Moiety</w:t>
      </w:r>
      <w:r>
        <w:t xml:space="preserve"> /&gt;</w:t>
      </w:r>
      <w:r>
        <w:br/>
        <w:t xml:space="preserve">      &lt;denominator </w:t>
      </w:r>
      <w:r w:rsidRPr="000C4ACE">
        <w:rPr>
          <w:i/>
          <w:iCs/>
        </w:rPr>
        <w:t>Amount of Entire Substance</w:t>
      </w:r>
      <w:r>
        <w:t xml:space="preserve"> /&gt;</w:t>
      </w:r>
      <w:r>
        <w:br/>
        <w:t xml:space="preserve">    &lt;/quantity&gt;</w:t>
      </w:r>
      <w:r>
        <w:br/>
        <w:t xml:space="preserve">    &lt;partMoiety&gt;</w:t>
      </w:r>
    </w:p>
    <w:p w:rsidR="00685576" w:rsidRDefault="00685576" w:rsidP="00685576">
      <w:pPr>
        <w:rPr>
          <w:lang w:val="en-US"/>
        </w:rPr>
      </w:pPr>
      <w:r w:rsidRPr="00685576">
        <w:rPr>
          <w:lang w:val="en-US"/>
        </w:rPr>
        <w:t>Amount o</w:t>
      </w:r>
      <w:r w:rsidR="00E202F1">
        <w:rPr>
          <w:lang w:val="en-US"/>
        </w:rPr>
        <w:t xml:space="preserve">f substituent in a substitution </w:t>
      </w:r>
      <w:r w:rsidRPr="00685576">
        <w:rPr>
          <w:lang w:val="en-US"/>
        </w:rPr>
        <w:t>or amounts of bonding of different structural units.</w:t>
      </w:r>
    </w:p>
    <w:p w:rsidR="00685576" w:rsidRDefault="00685576" w:rsidP="00685576">
      <w:pPr>
        <w:rPr>
          <w:lang w:val="en-US"/>
        </w:rPr>
      </w:pPr>
    </w:p>
    <w:p w:rsidR="00685576" w:rsidRDefault="00685576" w:rsidP="00775B61">
      <w:pPr>
        <w:pStyle w:val="XML"/>
      </w:pPr>
      <w:r>
        <w:lastRenderedPageBreak/>
        <w:t>&lt;partMoiety&gt;</w:t>
      </w:r>
      <w:r>
        <w:br/>
        <w:t xml:space="preserve">  &lt;bond&gt;</w:t>
      </w:r>
      <w:r>
        <w:br/>
        <w:t xml:space="preserve">    &lt;quantity&gt;</w:t>
      </w:r>
      <w:r>
        <w:br/>
        <w:t xml:space="preserve">      &lt;numerator </w:t>
      </w:r>
      <w:r w:rsidRPr="000C4ACE">
        <w:rPr>
          <w:i/>
          <w:iCs/>
        </w:rPr>
        <w:t>Amount of Substituent</w:t>
      </w:r>
      <w:r>
        <w:t xml:space="preserve"> /&gt;</w:t>
      </w:r>
      <w:r>
        <w:br/>
        <w:t xml:space="preserve">      &lt;denominator </w:t>
      </w:r>
      <w:r w:rsidRPr="000C4ACE">
        <w:rPr>
          <w:i/>
          <w:iCs/>
        </w:rPr>
        <w:t>Amount of This Structural Unit</w:t>
      </w:r>
      <w:r>
        <w:t xml:space="preserve"> /&gt;</w:t>
      </w:r>
      <w:r>
        <w:br/>
        <w:t xml:space="preserve">    &lt;/quantity&gt;</w:t>
      </w:r>
      <w:r>
        <w:br/>
        <w:t xml:space="preserve">    &lt;distalMoiety&gt;</w:t>
      </w:r>
    </w:p>
    <w:p w:rsidR="00685576" w:rsidRPr="00685576" w:rsidRDefault="00685576" w:rsidP="00685576">
      <w:pPr>
        <w:rPr>
          <w:lang w:val="en-US"/>
        </w:rPr>
      </w:pPr>
      <w:r w:rsidRPr="00685576">
        <w:rPr>
          <w:lang w:val="en-US"/>
        </w:rPr>
        <w:t>Amount of interactands of an interaction</w:t>
      </w:r>
    </w:p>
    <w:p w:rsidR="00685576" w:rsidRDefault="00685576" w:rsidP="00775B61">
      <w:pPr>
        <w:pStyle w:val="XML"/>
      </w:pPr>
      <w:r>
        <w:t>&lt;identifiedSubstance&gt;</w:t>
      </w:r>
      <w:r>
        <w:br/>
        <w:t xml:space="preserve">  &lt;interactsIn&gt;</w:t>
      </w:r>
      <w:r>
        <w:br/>
        <w:t xml:space="preserve">    &lt;quantity </w:t>
      </w:r>
      <w:r w:rsidRPr="000C4ACE">
        <w:rPr>
          <w:i/>
          <w:iCs/>
        </w:rPr>
        <w:t>Amount of This Substance</w:t>
      </w:r>
      <w:r>
        <w:t xml:space="preserve"> /&gt;</w:t>
      </w:r>
      <w:r>
        <w:br/>
        <w:t xml:space="preserve">    &lt;interaction&gt;</w:t>
      </w:r>
      <w:r>
        <w:br/>
        <w:t xml:space="preserve">      &lt;interactor&gt;</w:t>
      </w:r>
      <w:r>
        <w:br/>
        <w:t xml:space="preserve">        &lt;quantity </w:t>
      </w:r>
      <w:r w:rsidRPr="000C4ACE">
        <w:rPr>
          <w:i/>
          <w:iCs/>
        </w:rPr>
        <w:t>Amount of Other Reactant</w:t>
      </w:r>
      <w:r>
        <w:t xml:space="preserve"> /&gt;</w:t>
      </w:r>
    </w:p>
    <w:p w:rsidR="00685576" w:rsidRPr="00685576" w:rsidRDefault="00685576" w:rsidP="00685576">
      <w:pPr>
        <w:rPr>
          <w:lang w:val="en-US"/>
        </w:rPr>
      </w:pPr>
      <w:r w:rsidRPr="00685576">
        <w:rPr>
          <w:lang w:val="en-US"/>
        </w:rPr>
        <w:t>Amount of reactants of a derivation process</w:t>
      </w:r>
    </w:p>
    <w:p w:rsidR="00685576" w:rsidRDefault="00685576" w:rsidP="00775B61">
      <w:pPr>
        <w:pStyle w:val="XML"/>
      </w:pPr>
      <w:r>
        <w:t>&lt;identifiedSubstance&gt;</w:t>
      </w:r>
      <w:r>
        <w:br/>
        <w:t xml:space="preserve">  &lt;productOf&gt;</w:t>
      </w:r>
      <w:r>
        <w:br/>
        <w:t xml:space="preserve">    &lt;quantity </w:t>
      </w:r>
      <w:r w:rsidRPr="000C4ACE">
        <w:rPr>
          <w:i/>
          <w:iCs/>
        </w:rPr>
        <w:t>Amount of This Substance</w:t>
      </w:r>
      <w:r>
        <w:t xml:space="preserve"> /&gt;</w:t>
      </w:r>
      <w:r>
        <w:br/>
        <w:t xml:space="preserve">    &lt;derivationProcess&gt;</w:t>
      </w:r>
      <w:r>
        <w:br/>
        <w:t xml:space="preserve">      &lt;interactor&gt;</w:t>
      </w:r>
      <w:r>
        <w:br/>
        <w:t xml:space="preserve">        &lt;quantity </w:t>
      </w:r>
      <w:r w:rsidRPr="000C4ACE">
        <w:rPr>
          <w:i/>
          <w:iCs/>
        </w:rPr>
        <w:t>Amount of Other Reactant</w:t>
      </w:r>
      <w:r>
        <w:t xml:space="preserve"> /&gt;</w:t>
      </w:r>
    </w:p>
    <w:p w:rsidR="00685576" w:rsidRPr="00685576" w:rsidRDefault="00685576" w:rsidP="00685576">
      <w:pPr>
        <w:rPr>
          <w:lang w:val="en-US"/>
        </w:rPr>
      </w:pPr>
      <w:r w:rsidRPr="00685576">
        <w:rPr>
          <w:lang w:val="en-US"/>
        </w:rPr>
        <w:t>Characteristic of type physical quantity (PQ):</w:t>
      </w:r>
    </w:p>
    <w:p w:rsidR="00685576" w:rsidRDefault="00685576" w:rsidP="00775B61">
      <w:pPr>
        <w:pStyle w:val="XML"/>
      </w:pPr>
      <w:r>
        <w:t xml:space="preserve">  &lt;subjectOf&gt;</w:t>
      </w:r>
      <w:r>
        <w:br/>
        <w:t xml:space="preserve">     &lt;characteristic&gt;</w:t>
      </w:r>
      <w:r>
        <w:br/>
        <w:t xml:space="preserve">       &lt;code code="</w:t>
      </w:r>
      <w:r w:rsidRPr="000C4ACE">
        <w:rPr>
          <w:i/>
          <w:iCs/>
        </w:rPr>
        <w:t>Characteristic Code</w:t>
      </w:r>
      <w:r>
        <w:t>" codeSystem="</w:t>
      </w:r>
      <w:r w:rsidRPr="000C4ACE">
        <w:rPr>
          <w:i/>
          <w:iCs/>
        </w:rPr>
        <w:t>Code System (OID)</w:t>
      </w:r>
      <w:r>
        <w:t>"/&gt;</w:t>
      </w:r>
      <w:r>
        <w:br/>
        <w:t xml:space="preserve">       &lt;value xsi:type="PQ" value="</w:t>
      </w:r>
      <w:r w:rsidRPr="000C4ACE">
        <w:rPr>
          <w:i/>
          <w:iCs/>
        </w:rPr>
        <w:t>quantity</w:t>
      </w:r>
      <w:r>
        <w:t xml:space="preserve"> </w:t>
      </w:r>
      <w:r w:rsidRPr="000C4ACE">
        <w:rPr>
          <w:i/>
          <w:iCs/>
        </w:rPr>
        <w:t>value</w:t>
      </w:r>
      <w:r>
        <w:t>" unit="</w:t>
      </w:r>
      <w:r w:rsidRPr="000C4ACE">
        <w:rPr>
          <w:i/>
          <w:iCs/>
        </w:rPr>
        <w:t>quantity</w:t>
      </w:r>
      <w:r>
        <w:t xml:space="preserve"> </w:t>
      </w:r>
      <w:r w:rsidRPr="000C4ACE">
        <w:rPr>
          <w:i/>
          <w:iCs/>
        </w:rPr>
        <w:t>unit</w:t>
      </w:r>
      <w:r>
        <w:t>"&gt;</w:t>
      </w:r>
    </w:p>
    <w:p w:rsidR="00685576" w:rsidRPr="00685576" w:rsidRDefault="00685576" w:rsidP="00685576">
      <w:pPr>
        <w:rPr>
          <w:lang w:val="en-US"/>
        </w:rPr>
      </w:pPr>
      <w:r w:rsidRPr="00685576">
        <w:rPr>
          <w:lang w:val="en-US"/>
        </w:rPr>
        <w:t>Characteristic of type number (REAL):</w:t>
      </w:r>
    </w:p>
    <w:p w:rsidR="00685576" w:rsidRDefault="00685576" w:rsidP="00775B61">
      <w:pPr>
        <w:pStyle w:val="XML"/>
      </w:pPr>
      <w:r>
        <w:t xml:space="preserve">  &lt;subjectOf&gt;</w:t>
      </w:r>
      <w:r>
        <w:br/>
        <w:t xml:space="preserve">     &lt;characteristic&gt;</w:t>
      </w:r>
      <w:r>
        <w:br/>
        <w:t xml:space="preserve">       &lt;code code="</w:t>
      </w:r>
      <w:r w:rsidRPr="000C4ACE">
        <w:rPr>
          <w:i/>
          <w:iCs/>
        </w:rPr>
        <w:t>Characteristic Code</w:t>
      </w:r>
      <w:r>
        <w:t>" codeSystem="</w:t>
      </w:r>
      <w:r w:rsidRPr="000C4ACE">
        <w:rPr>
          <w:i/>
          <w:iCs/>
        </w:rPr>
        <w:t>Code System (OID)</w:t>
      </w:r>
      <w:r>
        <w:t>"/&gt;</w:t>
      </w:r>
      <w:r>
        <w:br/>
        <w:t xml:space="preserve">       &lt;value xsi:type="REAL" value="</w:t>
      </w:r>
      <w:r w:rsidRPr="000C4ACE">
        <w:rPr>
          <w:i/>
          <w:iCs/>
        </w:rPr>
        <w:t>quantity</w:t>
      </w:r>
      <w:r>
        <w:t xml:space="preserve"> </w:t>
      </w:r>
      <w:r w:rsidRPr="000C4ACE">
        <w:rPr>
          <w:i/>
          <w:iCs/>
        </w:rPr>
        <w:t>value</w:t>
      </w:r>
      <w:r>
        <w:t>"/&gt;</w:t>
      </w:r>
    </w:p>
    <w:p w:rsidR="00685576" w:rsidRPr="00027541" w:rsidRDefault="00685576" w:rsidP="00685576">
      <w:pPr>
        <w:rPr>
          <w:lang w:val="en-US"/>
        </w:rPr>
      </w:pPr>
      <w:r w:rsidRPr="00027541">
        <w:rPr>
          <w:lang w:val="en-US"/>
        </w:rPr>
        <w:t>Characteristic of type integer number (INT):</w:t>
      </w:r>
    </w:p>
    <w:p w:rsidR="00685576" w:rsidRDefault="00685576" w:rsidP="00775B61">
      <w:pPr>
        <w:pStyle w:val="XML"/>
      </w:pPr>
      <w:r>
        <w:t xml:space="preserve">  &lt;subjectOf&gt;</w:t>
      </w:r>
      <w:r>
        <w:br/>
        <w:t xml:space="preserve">     &lt;characteristic&gt;</w:t>
      </w:r>
      <w:r>
        <w:br/>
        <w:t xml:space="preserve">       &lt;code code="</w:t>
      </w:r>
      <w:r w:rsidRPr="000C4ACE">
        <w:rPr>
          <w:i/>
          <w:iCs/>
        </w:rPr>
        <w:t>Characteristic Code</w:t>
      </w:r>
      <w:r>
        <w:t>" codeSystem="</w:t>
      </w:r>
      <w:r w:rsidRPr="000C4ACE">
        <w:rPr>
          <w:i/>
          <w:iCs/>
        </w:rPr>
        <w:t>Code System (OID)</w:t>
      </w:r>
      <w:r>
        <w:t>"/&gt;</w:t>
      </w:r>
      <w:r>
        <w:br/>
        <w:t xml:space="preserve">       &lt;value xsi:type="INT" value="</w:t>
      </w:r>
      <w:r w:rsidRPr="000C4ACE">
        <w:rPr>
          <w:i/>
          <w:iCs/>
        </w:rPr>
        <w:t>quantity</w:t>
      </w:r>
      <w:r>
        <w:t xml:space="preserve"> </w:t>
      </w:r>
      <w:r w:rsidRPr="000C4ACE">
        <w:rPr>
          <w:i/>
          <w:iCs/>
        </w:rPr>
        <w:t>value</w:t>
      </w:r>
      <w:r>
        <w:t>"/&gt;</w:t>
      </w:r>
    </w:p>
    <w:p w:rsidR="00685576" w:rsidRPr="00027541" w:rsidRDefault="00685576" w:rsidP="00685576">
      <w:pPr>
        <w:rPr>
          <w:lang w:val="en-US"/>
        </w:rPr>
      </w:pPr>
      <w:r w:rsidRPr="00027541">
        <w:rPr>
          <w:lang w:val="en-US"/>
        </w:rPr>
        <w:t>Characteristic of type uncertain range of physical quantity (URG&lt;PQ&gt;):</w:t>
      </w:r>
    </w:p>
    <w:p w:rsidR="00685576" w:rsidRDefault="00685576" w:rsidP="00775B61">
      <w:pPr>
        <w:pStyle w:val="XML"/>
      </w:pPr>
      <w:r>
        <w:t xml:space="preserve">  &lt;subjectOf&gt;</w:t>
      </w:r>
      <w:r>
        <w:br/>
        <w:t xml:space="preserve">    &lt;characteristic&gt;</w:t>
      </w:r>
      <w:r>
        <w:br/>
        <w:t xml:space="preserve">      &lt;code code="</w:t>
      </w:r>
      <w:r w:rsidRPr="000C4ACE">
        <w:rPr>
          <w:i/>
          <w:iCs/>
        </w:rPr>
        <w:t>Characteristic Code</w:t>
      </w:r>
      <w:r>
        <w:t>" codeSystem="</w:t>
      </w:r>
      <w:r w:rsidRPr="000C4ACE">
        <w:rPr>
          <w:i/>
          <w:iCs/>
        </w:rPr>
        <w:t>Code System (OID)</w:t>
      </w:r>
      <w:r>
        <w:t>"/&gt;</w:t>
      </w:r>
      <w:r>
        <w:br/>
        <w:t xml:space="preserve">      &lt;value xsi:type="URG_PQ"&gt;</w:t>
      </w:r>
      <w:r>
        <w:br/>
        <w:t xml:space="preserve">        &lt;low value="</w:t>
      </w:r>
      <w:r w:rsidRPr="000C4ACE">
        <w:rPr>
          <w:i/>
          <w:iCs/>
        </w:rPr>
        <w:t>quantity value low boundary</w:t>
      </w:r>
      <w:r>
        <w:t>" unit="</w:t>
      </w:r>
      <w:r w:rsidRPr="000C4ACE">
        <w:rPr>
          <w:i/>
          <w:iCs/>
        </w:rPr>
        <w:t>quantity unit</w:t>
      </w:r>
      <w:r>
        <w:t>"/&gt;</w:t>
      </w:r>
      <w:r>
        <w:br/>
        <w:t xml:space="preserve">        &lt;high value="</w:t>
      </w:r>
      <w:r w:rsidRPr="000C4ACE">
        <w:rPr>
          <w:i/>
          <w:iCs/>
        </w:rPr>
        <w:t>quantity value high boundary</w:t>
      </w:r>
      <w:r>
        <w:t>" unit="</w:t>
      </w:r>
      <w:r w:rsidRPr="000C4ACE">
        <w:rPr>
          <w:i/>
          <w:iCs/>
        </w:rPr>
        <w:t>quantity unit</w:t>
      </w:r>
      <w:r>
        <w:t>"/&gt;</w:t>
      </w:r>
      <w:r>
        <w:br/>
        <w:t xml:space="preserve">      &lt;/value&gt;</w:t>
      </w:r>
    </w:p>
    <w:p w:rsidR="00685576" w:rsidRPr="00027541" w:rsidRDefault="00685576" w:rsidP="00685576">
      <w:pPr>
        <w:rPr>
          <w:lang w:val="en-US"/>
        </w:rPr>
      </w:pPr>
      <w:r w:rsidRPr="00027541">
        <w:rPr>
          <w:lang w:val="en-US"/>
        </w:rPr>
        <w:t>Characteristic of coded type (CV):</w:t>
      </w:r>
    </w:p>
    <w:p w:rsidR="00685576" w:rsidRDefault="00685576" w:rsidP="00775B61">
      <w:pPr>
        <w:pStyle w:val="XML"/>
      </w:pPr>
      <w:r>
        <w:t xml:space="preserve">  &lt;subjectOf&gt;</w:t>
      </w:r>
      <w:r>
        <w:br/>
        <w:t xml:space="preserve">    &lt;characteristic&gt;</w:t>
      </w:r>
      <w:r>
        <w:br/>
        <w:t xml:space="preserve">      &lt;code code="</w:t>
      </w:r>
      <w:r w:rsidRPr="000C4ACE">
        <w:rPr>
          <w:i/>
          <w:iCs/>
        </w:rPr>
        <w:t>Characteristic Code</w:t>
      </w:r>
      <w:r>
        <w:t>" codeSystem="</w:t>
      </w:r>
      <w:r w:rsidRPr="000C4ACE">
        <w:rPr>
          <w:i/>
          <w:iCs/>
        </w:rPr>
        <w:t>Code System (OID)</w:t>
      </w:r>
      <w:r>
        <w:t>"/&gt;</w:t>
      </w:r>
      <w:r>
        <w:br/>
        <w:t xml:space="preserve">      &lt;value xsi:type="CV" code="</w:t>
      </w:r>
      <w:r w:rsidRPr="000C4ACE">
        <w:rPr>
          <w:i/>
          <w:iCs/>
        </w:rPr>
        <w:t>value</w:t>
      </w:r>
      <w:r>
        <w:t xml:space="preserve"> </w:t>
      </w:r>
      <w:r w:rsidRPr="000C4ACE">
        <w:rPr>
          <w:i/>
          <w:iCs/>
        </w:rPr>
        <w:t>code</w:t>
      </w:r>
      <w:r>
        <w:t>"</w:t>
      </w:r>
      <w:r>
        <w:br/>
        <w:t xml:space="preserve">             codeSystem="</w:t>
      </w:r>
      <w:r w:rsidRPr="000C4ACE">
        <w:rPr>
          <w:i/>
          <w:iCs/>
        </w:rPr>
        <w:t>value code system OID</w:t>
      </w:r>
      <w:r>
        <w:t>"</w:t>
      </w:r>
      <w:r>
        <w:br/>
        <w:t xml:space="preserve">             displayName="</w:t>
      </w:r>
      <w:r w:rsidRPr="000C4ACE">
        <w:rPr>
          <w:i/>
          <w:iCs/>
        </w:rPr>
        <w:t>value code display name</w:t>
      </w:r>
      <w:r>
        <w:t>"&gt;</w:t>
      </w:r>
    </w:p>
    <w:p w:rsidR="00027541" w:rsidRPr="006F34F8" w:rsidRDefault="00027541" w:rsidP="003A389B">
      <w:pPr>
        <w:pStyle w:val="Heading3"/>
        <w:rPr>
          <w:color w:val="0070C0"/>
          <w:lang w:eastAsia="en-US"/>
        </w:rPr>
      </w:pPr>
      <w:bookmarkStart w:id="649" w:name="_Toc343650463"/>
      <w:r w:rsidRPr="006F34F8">
        <w:rPr>
          <w:color w:val="0070C0"/>
          <w:lang w:eastAsia="en-US"/>
        </w:rPr>
        <w:t>Average</w:t>
      </w:r>
      <w:bookmarkEnd w:id="649"/>
    </w:p>
    <w:p w:rsidR="00027541" w:rsidRDefault="00027541" w:rsidP="00685576"/>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A389B" w:rsidRPr="007A51EF" w:rsidTr="00AE2EDB">
        <w:tc>
          <w:tcPr>
            <w:tcW w:w="1951" w:type="dxa"/>
            <w:shd w:val="clear" w:color="auto" w:fill="auto"/>
          </w:tcPr>
          <w:p w:rsidR="003A389B" w:rsidRPr="007A51EF" w:rsidRDefault="003A389B" w:rsidP="000167C3">
            <w:pPr>
              <w:rPr>
                <w:b/>
                <w:lang w:eastAsia="en-US"/>
              </w:rPr>
            </w:pPr>
            <w:r w:rsidRPr="007A51EF">
              <w:rPr>
                <w:b/>
              </w:rPr>
              <w:t>User Guidance</w:t>
            </w:r>
          </w:p>
        </w:tc>
        <w:tc>
          <w:tcPr>
            <w:tcW w:w="8017" w:type="dxa"/>
            <w:shd w:val="clear" w:color="auto" w:fill="auto"/>
          </w:tcPr>
          <w:p w:rsidR="003A389B" w:rsidRPr="007A51EF" w:rsidRDefault="00833C32" w:rsidP="000167C3">
            <w:pPr>
              <w:jc w:val="both"/>
              <w:rPr>
                <w:lang w:eastAsia="en-US"/>
              </w:rPr>
            </w:pPr>
            <w:r w:rsidRPr="00833C32">
              <w:rPr>
                <w:lang w:eastAsia="en-US"/>
              </w:rPr>
              <w:t xml:space="preserve">Used to capture quantitative values for a variety of elements. If only limits are given the arithmetic mean would be the average.  If only a single definite value </w:t>
            </w:r>
            <w:r w:rsidRPr="00833C32">
              <w:rPr>
                <w:lang w:eastAsia="en-US"/>
              </w:rPr>
              <w:lastRenderedPageBreak/>
              <w:t>for a given element is given it would be captured in this field</w:t>
            </w:r>
            <w:r>
              <w:rPr>
                <w:lang w:eastAsia="en-US"/>
              </w:rPr>
              <w:t>.</w:t>
            </w:r>
          </w:p>
        </w:tc>
      </w:tr>
      <w:tr w:rsidR="003A389B" w:rsidRPr="007A51EF" w:rsidTr="00AE2EDB">
        <w:tc>
          <w:tcPr>
            <w:tcW w:w="1951" w:type="dxa"/>
            <w:shd w:val="clear" w:color="auto" w:fill="auto"/>
          </w:tcPr>
          <w:p w:rsidR="003A389B" w:rsidRPr="007A51EF" w:rsidRDefault="003A389B" w:rsidP="000167C3">
            <w:pPr>
              <w:rPr>
                <w:b/>
                <w:lang w:eastAsia="en-US"/>
              </w:rPr>
            </w:pPr>
            <w:r w:rsidRPr="007A51EF">
              <w:rPr>
                <w:b/>
              </w:rPr>
              <w:lastRenderedPageBreak/>
              <w:t>Example(s)</w:t>
            </w:r>
          </w:p>
        </w:tc>
        <w:tc>
          <w:tcPr>
            <w:tcW w:w="8017" w:type="dxa"/>
            <w:shd w:val="clear" w:color="auto" w:fill="auto"/>
          </w:tcPr>
          <w:p w:rsidR="003A389B" w:rsidRPr="007A51EF" w:rsidRDefault="003A389B" w:rsidP="000167C3">
            <w:pPr>
              <w:rPr>
                <w:lang w:eastAsia="en-US"/>
              </w:rPr>
            </w:pPr>
          </w:p>
        </w:tc>
      </w:tr>
      <w:tr w:rsidR="003A389B" w:rsidRPr="007A51EF" w:rsidTr="00AE2EDB">
        <w:tc>
          <w:tcPr>
            <w:tcW w:w="1951" w:type="dxa"/>
            <w:shd w:val="clear" w:color="auto" w:fill="auto"/>
          </w:tcPr>
          <w:p w:rsidR="003A389B" w:rsidRPr="007A51EF" w:rsidRDefault="003A389B" w:rsidP="000167C3">
            <w:pPr>
              <w:rPr>
                <w:b/>
              </w:rPr>
            </w:pPr>
            <w:r w:rsidRPr="007A51EF">
              <w:rPr>
                <w:b/>
              </w:rPr>
              <w:t>Conformance</w:t>
            </w:r>
          </w:p>
        </w:tc>
        <w:tc>
          <w:tcPr>
            <w:tcW w:w="8017" w:type="dxa"/>
            <w:shd w:val="clear" w:color="auto" w:fill="auto"/>
          </w:tcPr>
          <w:p w:rsidR="003A389B" w:rsidRPr="007A51EF" w:rsidRDefault="00BD49A0" w:rsidP="000167C3">
            <w:pPr>
              <w:rPr>
                <w:lang w:eastAsia="en-US"/>
              </w:rPr>
            </w:pPr>
            <w:r>
              <w:rPr>
                <w:lang w:eastAsia="en-US"/>
              </w:rPr>
              <w:t>CONDITIONAL</w:t>
            </w:r>
          </w:p>
        </w:tc>
      </w:tr>
      <w:tr w:rsidR="003A389B" w:rsidRPr="007A51EF" w:rsidTr="00AE2EDB">
        <w:tc>
          <w:tcPr>
            <w:tcW w:w="1951" w:type="dxa"/>
            <w:shd w:val="clear" w:color="auto" w:fill="auto"/>
          </w:tcPr>
          <w:p w:rsidR="003A389B" w:rsidRPr="007A51EF" w:rsidRDefault="003A389B" w:rsidP="000167C3">
            <w:pPr>
              <w:rPr>
                <w:b/>
              </w:rPr>
            </w:pPr>
            <w:r w:rsidRPr="007A51EF">
              <w:rPr>
                <w:b/>
              </w:rPr>
              <w:t>Data Type</w:t>
            </w:r>
          </w:p>
        </w:tc>
        <w:tc>
          <w:tcPr>
            <w:tcW w:w="8017" w:type="dxa"/>
            <w:shd w:val="clear" w:color="auto" w:fill="auto"/>
          </w:tcPr>
          <w:p w:rsidR="003A389B" w:rsidRPr="007A51EF" w:rsidRDefault="00F059F5" w:rsidP="000167C3">
            <w:pPr>
              <w:rPr>
                <w:lang w:eastAsia="en-US"/>
              </w:rPr>
            </w:pPr>
            <w:r>
              <w:rPr>
                <w:lang w:eastAsia="en-US"/>
              </w:rPr>
              <w:t>PQ</w:t>
            </w:r>
          </w:p>
        </w:tc>
      </w:tr>
      <w:tr w:rsidR="003A389B" w:rsidRPr="007A51EF" w:rsidTr="00AE2EDB">
        <w:tc>
          <w:tcPr>
            <w:tcW w:w="1951" w:type="dxa"/>
            <w:shd w:val="clear" w:color="auto" w:fill="auto"/>
          </w:tcPr>
          <w:p w:rsidR="003A389B" w:rsidRPr="007A51EF" w:rsidRDefault="003A389B" w:rsidP="000167C3">
            <w:pPr>
              <w:rPr>
                <w:b/>
              </w:rPr>
            </w:pPr>
            <w:r w:rsidRPr="007A51EF">
              <w:rPr>
                <w:b/>
              </w:rPr>
              <w:t>Business Rule(s)</w:t>
            </w:r>
          </w:p>
        </w:tc>
        <w:tc>
          <w:tcPr>
            <w:tcW w:w="8017" w:type="dxa"/>
            <w:shd w:val="clear" w:color="auto" w:fill="auto"/>
          </w:tcPr>
          <w:p w:rsidR="003A389B" w:rsidRPr="007A51EF" w:rsidRDefault="00833C32" w:rsidP="000167C3">
            <w:pPr>
              <w:jc w:val="both"/>
              <w:rPr>
                <w:lang w:eastAsia="en-US"/>
              </w:rPr>
            </w:pPr>
            <w:r w:rsidRPr="00833C32">
              <w:rPr>
                <w:lang w:eastAsia="en-US"/>
              </w:rPr>
              <w:t>This element captures single quantitative values or an average value for a given element</w:t>
            </w:r>
            <w:r>
              <w:rPr>
                <w:lang w:eastAsia="en-US"/>
              </w:rPr>
              <w:t>.</w:t>
            </w:r>
          </w:p>
        </w:tc>
      </w:tr>
    </w:tbl>
    <w:p w:rsidR="00AE2EDB" w:rsidRDefault="00AE2EDB" w:rsidP="00E06287">
      <w:pPr>
        <w:pStyle w:val="XML"/>
      </w:pPr>
      <w:r>
        <w:t xml:space="preserve">    &lt;quantity&gt;</w:t>
      </w:r>
      <w:r>
        <w:br/>
        <w:t xml:space="preserve">      &lt;numerator value="</w:t>
      </w:r>
      <w:r w:rsidRPr="00E06287">
        <w:rPr>
          <w:b/>
          <w:bCs/>
          <w:i/>
          <w:iCs/>
        </w:rPr>
        <w:t>Average</w:t>
      </w:r>
      <w:r>
        <w:t>" unit="</w:t>
      </w:r>
      <w:r w:rsidRPr="00AE2EDB">
        <w:rPr>
          <w:i/>
          <w:iCs/>
        </w:rPr>
        <w:t>Unit</w:t>
      </w:r>
      <w:r>
        <w:t>"</w:t>
      </w:r>
      <w:r w:rsidR="00E06287">
        <w:t>/&gt;</w:t>
      </w:r>
    </w:p>
    <w:p w:rsidR="00027541" w:rsidRPr="006F34F8" w:rsidRDefault="00027541" w:rsidP="003A389B">
      <w:pPr>
        <w:pStyle w:val="Heading3"/>
        <w:rPr>
          <w:color w:val="0070C0"/>
          <w:lang w:eastAsia="en-US"/>
        </w:rPr>
      </w:pPr>
      <w:bookmarkStart w:id="650" w:name="_Toc343650464"/>
      <w:r w:rsidRPr="006F34F8">
        <w:rPr>
          <w:color w:val="0070C0"/>
          <w:lang w:eastAsia="en-US"/>
        </w:rPr>
        <w:t>Low Limit</w:t>
      </w:r>
      <w:bookmarkEnd w:id="650"/>
    </w:p>
    <w:p w:rsidR="00027541" w:rsidRDefault="00027541" w:rsidP="00685576"/>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A389B" w:rsidRPr="007A51EF" w:rsidTr="00E06287">
        <w:tc>
          <w:tcPr>
            <w:tcW w:w="1951" w:type="dxa"/>
            <w:shd w:val="clear" w:color="auto" w:fill="auto"/>
          </w:tcPr>
          <w:p w:rsidR="003A389B" w:rsidRPr="007A51EF" w:rsidRDefault="003A389B" w:rsidP="000167C3">
            <w:pPr>
              <w:rPr>
                <w:b/>
                <w:lang w:eastAsia="en-US"/>
              </w:rPr>
            </w:pPr>
            <w:r w:rsidRPr="007A51EF">
              <w:rPr>
                <w:b/>
              </w:rPr>
              <w:t>User Guidance</w:t>
            </w:r>
          </w:p>
        </w:tc>
        <w:tc>
          <w:tcPr>
            <w:tcW w:w="8017" w:type="dxa"/>
            <w:shd w:val="clear" w:color="auto" w:fill="auto"/>
          </w:tcPr>
          <w:p w:rsidR="003A389B" w:rsidRPr="007A51EF" w:rsidRDefault="00D8170D" w:rsidP="000167C3">
            <w:pPr>
              <w:jc w:val="both"/>
              <w:rPr>
                <w:lang w:eastAsia="en-US"/>
              </w:rPr>
            </w:pPr>
            <w:r w:rsidRPr="00D8170D">
              <w:rPr>
                <w:lang w:eastAsia="en-US"/>
              </w:rPr>
              <w:t>Lower limit for a given quantitative value</w:t>
            </w:r>
            <w:r>
              <w:rPr>
                <w:lang w:eastAsia="en-US"/>
              </w:rPr>
              <w:t>.</w:t>
            </w:r>
          </w:p>
        </w:tc>
      </w:tr>
      <w:tr w:rsidR="003A389B" w:rsidRPr="007A51EF" w:rsidTr="00E06287">
        <w:tc>
          <w:tcPr>
            <w:tcW w:w="1951" w:type="dxa"/>
            <w:shd w:val="clear" w:color="auto" w:fill="auto"/>
          </w:tcPr>
          <w:p w:rsidR="003A389B" w:rsidRPr="007A51EF" w:rsidRDefault="003A389B" w:rsidP="000167C3">
            <w:pPr>
              <w:rPr>
                <w:b/>
                <w:lang w:eastAsia="en-US"/>
              </w:rPr>
            </w:pPr>
            <w:r w:rsidRPr="007A51EF">
              <w:rPr>
                <w:b/>
              </w:rPr>
              <w:t>Example(s)</w:t>
            </w:r>
          </w:p>
        </w:tc>
        <w:tc>
          <w:tcPr>
            <w:tcW w:w="8017" w:type="dxa"/>
            <w:shd w:val="clear" w:color="auto" w:fill="auto"/>
          </w:tcPr>
          <w:p w:rsidR="003A389B" w:rsidRPr="007A51EF" w:rsidRDefault="003A389B" w:rsidP="000167C3">
            <w:pPr>
              <w:rPr>
                <w:lang w:eastAsia="en-US"/>
              </w:rPr>
            </w:pPr>
          </w:p>
        </w:tc>
      </w:tr>
      <w:tr w:rsidR="003A389B" w:rsidRPr="007A51EF" w:rsidTr="00E06287">
        <w:tc>
          <w:tcPr>
            <w:tcW w:w="1951" w:type="dxa"/>
            <w:shd w:val="clear" w:color="auto" w:fill="auto"/>
          </w:tcPr>
          <w:p w:rsidR="003A389B" w:rsidRPr="007A51EF" w:rsidRDefault="003A389B" w:rsidP="000167C3">
            <w:pPr>
              <w:rPr>
                <w:b/>
              </w:rPr>
            </w:pPr>
            <w:r w:rsidRPr="007A51EF">
              <w:rPr>
                <w:b/>
              </w:rPr>
              <w:t>Conformance</w:t>
            </w:r>
          </w:p>
        </w:tc>
        <w:tc>
          <w:tcPr>
            <w:tcW w:w="8017" w:type="dxa"/>
            <w:shd w:val="clear" w:color="auto" w:fill="auto"/>
          </w:tcPr>
          <w:p w:rsidR="003A389B" w:rsidRPr="007A51EF" w:rsidRDefault="00BD49A0" w:rsidP="000167C3">
            <w:pPr>
              <w:rPr>
                <w:lang w:eastAsia="en-US"/>
              </w:rPr>
            </w:pPr>
            <w:r>
              <w:rPr>
                <w:lang w:eastAsia="en-US"/>
              </w:rPr>
              <w:t>CONDITIONAL</w:t>
            </w:r>
          </w:p>
        </w:tc>
      </w:tr>
      <w:tr w:rsidR="003A389B" w:rsidRPr="007A51EF" w:rsidTr="00E06287">
        <w:tc>
          <w:tcPr>
            <w:tcW w:w="1951" w:type="dxa"/>
            <w:shd w:val="clear" w:color="auto" w:fill="auto"/>
          </w:tcPr>
          <w:p w:rsidR="003A389B" w:rsidRPr="007A51EF" w:rsidRDefault="003A389B" w:rsidP="000167C3">
            <w:pPr>
              <w:rPr>
                <w:b/>
              </w:rPr>
            </w:pPr>
            <w:r w:rsidRPr="007A51EF">
              <w:rPr>
                <w:b/>
              </w:rPr>
              <w:t>Data Type</w:t>
            </w:r>
          </w:p>
        </w:tc>
        <w:tc>
          <w:tcPr>
            <w:tcW w:w="8017" w:type="dxa"/>
            <w:shd w:val="clear" w:color="auto" w:fill="auto"/>
          </w:tcPr>
          <w:p w:rsidR="003A389B" w:rsidRPr="007A51EF" w:rsidRDefault="00F059F5" w:rsidP="000167C3">
            <w:pPr>
              <w:rPr>
                <w:lang w:eastAsia="en-US"/>
              </w:rPr>
            </w:pPr>
            <w:r>
              <w:rPr>
                <w:lang w:eastAsia="en-US"/>
              </w:rPr>
              <w:t>PQ</w:t>
            </w:r>
          </w:p>
        </w:tc>
      </w:tr>
      <w:tr w:rsidR="003A389B" w:rsidRPr="007A51EF" w:rsidTr="00E06287">
        <w:tc>
          <w:tcPr>
            <w:tcW w:w="1951" w:type="dxa"/>
            <w:shd w:val="clear" w:color="auto" w:fill="auto"/>
          </w:tcPr>
          <w:p w:rsidR="003A389B" w:rsidRPr="007A51EF" w:rsidRDefault="003A389B" w:rsidP="000167C3">
            <w:pPr>
              <w:rPr>
                <w:b/>
              </w:rPr>
            </w:pPr>
            <w:r w:rsidRPr="007A51EF">
              <w:rPr>
                <w:b/>
              </w:rPr>
              <w:t>Business Rule(s)</w:t>
            </w:r>
          </w:p>
        </w:tc>
        <w:tc>
          <w:tcPr>
            <w:tcW w:w="8017" w:type="dxa"/>
            <w:shd w:val="clear" w:color="auto" w:fill="auto"/>
          </w:tcPr>
          <w:p w:rsidR="003A389B" w:rsidRPr="007A51EF" w:rsidRDefault="00D8170D" w:rsidP="000167C3">
            <w:pPr>
              <w:jc w:val="both"/>
              <w:rPr>
                <w:lang w:eastAsia="en-US"/>
              </w:rPr>
            </w:pPr>
            <w:r w:rsidRPr="00D8170D">
              <w:rPr>
                <w:lang w:eastAsia="en-US"/>
              </w:rPr>
              <w:t>To be used to express the lower limit of a range of values</w:t>
            </w:r>
            <w:r>
              <w:rPr>
                <w:lang w:eastAsia="en-US"/>
              </w:rPr>
              <w:t>.</w:t>
            </w:r>
          </w:p>
        </w:tc>
      </w:tr>
    </w:tbl>
    <w:p w:rsidR="00E06287" w:rsidRDefault="00E06287" w:rsidP="00E06287">
      <w:pPr>
        <w:pStyle w:val="XML"/>
      </w:pPr>
      <w:r>
        <w:t xml:space="preserve">    &lt;quantity&gt;</w:t>
      </w:r>
      <w:r>
        <w:br/>
        <w:t xml:space="preserve">      &lt;numerator xsi:type="URG_PQ"&gt;</w:t>
      </w:r>
      <w:r>
        <w:br/>
        <w:t xml:space="preserve">        &lt;low value="</w:t>
      </w:r>
      <w:r w:rsidRPr="00E06287">
        <w:rPr>
          <w:b/>
          <w:bCs/>
          <w:i/>
          <w:iCs/>
        </w:rPr>
        <w:t>Low Limit</w:t>
      </w:r>
      <w:r>
        <w:t>" unit="</w:t>
      </w:r>
      <w:r w:rsidRPr="00AE2EDB">
        <w:rPr>
          <w:i/>
          <w:iCs/>
        </w:rPr>
        <w:t>Unit</w:t>
      </w:r>
      <w:r>
        <w:t>"/&gt;</w:t>
      </w:r>
    </w:p>
    <w:p w:rsidR="00E06287" w:rsidRDefault="00E06287" w:rsidP="00E06287">
      <w:pPr>
        <w:pStyle w:val="BodyText"/>
      </w:pPr>
      <w:r>
        <w:t>The low limit can be alone to express one-sided ranges greater or equal than this limit, or together with the low limit to express a range bounded on both sides.</w:t>
      </w:r>
    </w:p>
    <w:p w:rsidR="00E06287" w:rsidRPr="00E06287" w:rsidRDefault="00E06287" w:rsidP="00E06287">
      <w:pPr>
        <w:pStyle w:val="XML"/>
      </w:pPr>
      <w:r>
        <w:t xml:space="preserve">    &lt;quantity&gt;</w:t>
      </w:r>
      <w:r>
        <w:br/>
        <w:t xml:space="preserve">      &lt;numerator xsi:type="URG_PQ"&gt;</w:t>
      </w:r>
      <w:r>
        <w:br/>
      </w:r>
      <w:r w:rsidRPr="00E06287">
        <w:t xml:space="preserve">        &lt;low value="</w:t>
      </w:r>
      <w:r w:rsidRPr="00E06287">
        <w:rPr>
          <w:i/>
          <w:iCs/>
        </w:rPr>
        <w:t>Low Limit</w:t>
      </w:r>
      <w:r w:rsidRPr="00E06287">
        <w:t>" unit="</w:t>
      </w:r>
      <w:r w:rsidRPr="00E06287">
        <w:rPr>
          <w:i/>
          <w:iCs/>
        </w:rPr>
        <w:t>Unit</w:t>
      </w:r>
      <w:r w:rsidRPr="00E06287">
        <w:t>"/&gt;</w:t>
      </w:r>
      <w:r w:rsidRPr="00E06287">
        <w:br/>
        <w:t xml:space="preserve">        &lt;high value="</w:t>
      </w:r>
      <w:r w:rsidRPr="00E06287">
        <w:rPr>
          <w:i/>
          <w:iCs/>
        </w:rPr>
        <w:t>High Limit</w:t>
      </w:r>
      <w:r w:rsidRPr="00E06287">
        <w:t>" unit="</w:t>
      </w:r>
      <w:r w:rsidRPr="00E06287">
        <w:rPr>
          <w:i/>
          <w:iCs/>
        </w:rPr>
        <w:t>Unit</w:t>
      </w:r>
      <w:r w:rsidRPr="00E06287">
        <w:t>"/&gt;</w:t>
      </w:r>
    </w:p>
    <w:p w:rsidR="00027541" w:rsidRPr="006F34F8" w:rsidRDefault="00027541" w:rsidP="003A389B">
      <w:pPr>
        <w:pStyle w:val="Heading3"/>
        <w:rPr>
          <w:color w:val="0070C0"/>
          <w:lang w:eastAsia="en-US"/>
        </w:rPr>
      </w:pPr>
      <w:bookmarkStart w:id="651" w:name="_Toc343650465"/>
      <w:r w:rsidRPr="006F34F8">
        <w:rPr>
          <w:color w:val="0070C0"/>
          <w:lang w:eastAsia="en-US"/>
        </w:rPr>
        <w:t>High Limit</w:t>
      </w:r>
      <w:bookmarkEnd w:id="651"/>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A389B" w:rsidRPr="007A51EF" w:rsidTr="00E06287">
        <w:tc>
          <w:tcPr>
            <w:tcW w:w="1951" w:type="dxa"/>
            <w:shd w:val="clear" w:color="auto" w:fill="auto"/>
          </w:tcPr>
          <w:p w:rsidR="003A389B" w:rsidRPr="007A51EF" w:rsidRDefault="003A389B" w:rsidP="000167C3">
            <w:pPr>
              <w:rPr>
                <w:b/>
                <w:lang w:eastAsia="en-US"/>
              </w:rPr>
            </w:pPr>
            <w:r w:rsidRPr="007A51EF">
              <w:rPr>
                <w:b/>
              </w:rPr>
              <w:t>User Guidance</w:t>
            </w:r>
          </w:p>
        </w:tc>
        <w:tc>
          <w:tcPr>
            <w:tcW w:w="8017" w:type="dxa"/>
            <w:shd w:val="clear" w:color="auto" w:fill="auto"/>
          </w:tcPr>
          <w:p w:rsidR="003A389B" w:rsidRPr="007A51EF" w:rsidRDefault="00D8170D" w:rsidP="000167C3">
            <w:pPr>
              <w:jc w:val="both"/>
              <w:rPr>
                <w:lang w:eastAsia="en-US"/>
              </w:rPr>
            </w:pPr>
            <w:r w:rsidRPr="00D8170D">
              <w:rPr>
                <w:lang w:eastAsia="en-US"/>
              </w:rPr>
              <w:t>Higher limit for a given quantitative value</w:t>
            </w:r>
            <w:r>
              <w:rPr>
                <w:lang w:eastAsia="en-US"/>
              </w:rPr>
              <w:t>.</w:t>
            </w:r>
          </w:p>
        </w:tc>
      </w:tr>
      <w:tr w:rsidR="003A389B" w:rsidRPr="007A51EF" w:rsidTr="00E06287">
        <w:tc>
          <w:tcPr>
            <w:tcW w:w="1951" w:type="dxa"/>
            <w:shd w:val="clear" w:color="auto" w:fill="auto"/>
          </w:tcPr>
          <w:p w:rsidR="003A389B" w:rsidRPr="007A51EF" w:rsidRDefault="003A389B" w:rsidP="000167C3">
            <w:pPr>
              <w:rPr>
                <w:b/>
                <w:lang w:eastAsia="en-US"/>
              </w:rPr>
            </w:pPr>
            <w:r w:rsidRPr="007A51EF">
              <w:rPr>
                <w:b/>
              </w:rPr>
              <w:t>Example(s)</w:t>
            </w:r>
          </w:p>
        </w:tc>
        <w:tc>
          <w:tcPr>
            <w:tcW w:w="8017" w:type="dxa"/>
            <w:shd w:val="clear" w:color="auto" w:fill="auto"/>
          </w:tcPr>
          <w:p w:rsidR="003A389B" w:rsidRPr="007A51EF" w:rsidRDefault="003A389B" w:rsidP="000167C3">
            <w:pPr>
              <w:rPr>
                <w:lang w:eastAsia="en-US"/>
              </w:rPr>
            </w:pPr>
          </w:p>
        </w:tc>
      </w:tr>
      <w:tr w:rsidR="003A389B" w:rsidRPr="007A51EF" w:rsidTr="00E06287">
        <w:tc>
          <w:tcPr>
            <w:tcW w:w="1951" w:type="dxa"/>
            <w:shd w:val="clear" w:color="auto" w:fill="auto"/>
          </w:tcPr>
          <w:p w:rsidR="003A389B" w:rsidRPr="007A51EF" w:rsidRDefault="003A389B" w:rsidP="000167C3">
            <w:pPr>
              <w:rPr>
                <w:b/>
              </w:rPr>
            </w:pPr>
            <w:r w:rsidRPr="007A51EF">
              <w:rPr>
                <w:b/>
              </w:rPr>
              <w:t>Conformance</w:t>
            </w:r>
          </w:p>
        </w:tc>
        <w:tc>
          <w:tcPr>
            <w:tcW w:w="8017" w:type="dxa"/>
            <w:shd w:val="clear" w:color="auto" w:fill="auto"/>
          </w:tcPr>
          <w:p w:rsidR="003A389B" w:rsidRPr="007A51EF" w:rsidRDefault="00BD49A0" w:rsidP="000167C3">
            <w:pPr>
              <w:rPr>
                <w:lang w:eastAsia="en-US"/>
              </w:rPr>
            </w:pPr>
            <w:r>
              <w:rPr>
                <w:lang w:eastAsia="en-US"/>
              </w:rPr>
              <w:t>CONDITIONAL</w:t>
            </w:r>
          </w:p>
        </w:tc>
      </w:tr>
      <w:tr w:rsidR="003A389B" w:rsidRPr="007A51EF" w:rsidTr="00E06287">
        <w:tc>
          <w:tcPr>
            <w:tcW w:w="1951" w:type="dxa"/>
            <w:shd w:val="clear" w:color="auto" w:fill="auto"/>
          </w:tcPr>
          <w:p w:rsidR="003A389B" w:rsidRPr="007A51EF" w:rsidRDefault="003A389B" w:rsidP="000167C3">
            <w:pPr>
              <w:rPr>
                <w:b/>
              </w:rPr>
            </w:pPr>
            <w:r w:rsidRPr="007A51EF">
              <w:rPr>
                <w:b/>
              </w:rPr>
              <w:t>Data Type</w:t>
            </w:r>
          </w:p>
        </w:tc>
        <w:tc>
          <w:tcPr>
            <w:tcW w:w="8017" w:type="dxa"/>
            <w:shd w:val="clear" w:color="auto" w:fill="auto"/>
          </w:tcPr>
          <w:p w:rsidR="003A389B" w:rsidRPr="007A51EF" w:rsidRDefault="00F059F5" w:rsidP="000167C3">
            <w:pPr>
              <w:rPr>
                <w:lang w:eastAsia="en-US"/>
              </w:rPr>
            </w:pPr>
            <w:r>
              <w:rPr>
                <w:lang w:eastAsia="en-US"/>
              </w:rPr>
              <w:t>PQ</w:t>
            </w:r>
          </w:p>
        </w:tc>
      </w:tr>
      <w:tr w:rsidR="003A389B" w:rsidRPr="007A51EF" w:rsidTr="00E06287">
        <w:tc>
          <w:tcPr>
            <w:tcW w:w="1951" w:type="dxa"/>
            <w:shd w:val="clear" w:color="auto" w:fill="auto"/>
          </w:tcPr>
          <w:p w:rsidR="003A389B" w:rsidRPr="007A51EF" w:rsidRDefault="003A389B" w:rsidP="000167C3">
            <w:pPr>
              <w:rPr>
                <w:b/>
              </w:rPr>
            </w:pPr>
            <w:r w:rsidRPr="007A51EF">
              <w:rPr>
                <w:b/>
              </w:rPr>
              <w:t>Business Rule(s)</w:t>
            </w:r>
          </w:p>
        </w:tc>
        <w:tc>
          <w:tcPr>
            <w:tcW w:w="8017" w:type="dxa"/>
            <w:shd w:val="clear" w:color="auto" w:fill="auto"/>
          </w:tcPr>
          <w:p w:rsidR="003A389B" w:rsidRPr="007A51EF" w:rsidRDefault="003C63DE" w:rsidP="000167C3">
            <w:pPr>
              <w:jc w:val="both"/>
              <w:rPr>
                <w:lang w:eastAsia="en-US"/>
              </w:rPr>
            </w:pPr>
            <w:r w:rsidRPr="003C63DE">
              <w:rPr>
                <w:lang w:eastAsia="en-US"/>
              </w:rPr>
              <w:t>To be used to express the higher limit of a range of values</w:t>
            </w:r>
            <w:r>
              <w:rPr>
                <w:lang w:eastAsia="en-US"/>
              </w:rPr>
              <w:t>.</w:t>
            </w:r>
          </w:p>
        </w:tc>
      </w:tr>
    </w:tbl>
    <w:p w:rsidR="00E06287" w:rsidRDefault="00E06287" w:rsidP="00E06287">
      <w:pPr>
        <w:pStyle w:val="XML"/>
      </w:pPr>
      <w:r>
        <w:t xml:space="preserve">    &lt;quantity&gt;</w:t>
      </w:r>
      <w:r>
        <w:br/>
        <w:t xml:space="preserve">      &lt;numerator xsi:type="URG_PQ"&gt;</w:t>
      </w:r>
      <w:r>
        <w:br/>
        <w:t xml:space="preserve">        &lt;high value="</w:t>
      </w:r>
      <w:r>
        <w:rPr>
          <w:b/>
          <w:bCs/>
          <w:i/>
          <w:iCs/>
        </w:rPr>
        <w:t>High</w:t>
      </w:r>
      <w:r w:rsidRPr="00E06287">
        <w:rPr>
          <w:b/>
          <w:bCs/>
          <w:i/>
          <w:iCs/>
        </w:rPr>
        <w:t xml:space="preserve"> Limit</w:t>
      </w:r>
      <w:r>
        <w:t>" unit="</w:t>
      </w:r>
      <w:r w:rsidRPr="00AE2EDB">
        <w:rPr>
          <w:i/>
          <w:iCs/>
        </w:rPr>
        <w:t>Unit</w:t>
      </w:r>
      <w:r>
        <w:t>"/&gt;</w:t>
      </w:r>
    </w:p>
    <w:p w:rsidR="00E06287" w:rsidRDefault="00E06287" w:rsidP="00E06287">
      <w:pPr>
        <w:pStyle w:val="BodyText"/>
      </w:pPr>
      <w:r>
        <w:t>The high limit can be alone to express one-sided ranges less or equal than this limit, or together with the low limit to express a range bounded on both sides.</w:t>
      </w:r>
    </w:p>
    <w:p w:rsidR="00E06287" w:rsidRPr="00E06287" w:rsidRDefault="00E06287" w:rsidP="00E06287">
      <w:pPr>
        <w:pStyle w:val="XML"/>
      </w:pPr>
      <w:r>
        <w:t xml:space="preserve">    &lt;quantity&gt;</w:t>
      </w:r>
      <w:r>
        <w:br/>
        <w:t xml:space="preserve">      &lt;numerator xsi:type="URG_PQ"&gt;</w:t>
      </w:r>
      <w:r>
        <w:br/>
      </w:r>
      <w:r w:rsidRPr="00E06287">
        <w:t xml:space="preserve">        &lt;low value="</w:t>
      </w:r>
      <w:r w:rsidRPr="00E06287">
        <w:rPr>
          <w:i/>
          <w:iCs/>
        </w:rPr>
        <w:t>Low Limit</w:t>
      </w:r>
      <w:r w:rsidRPr="00E06287">
        <w:t>" unit="</w:t>
      </w:r>
      <w:r w:rsidRPr="00E06287">
        <w:rPr>
          <w:i/>
          <w:iCs/>
        </w:rPr>
        <w:t>Unit</w:t>
      </w:r>
      <w:r w:rsidRPr="00E06287">
        <w:t>"/&gt;</w:t>
      </w:r>
      <w:r w:rsidRPr="00E06287">
        <w:br/>
        <w:t xml:space="preserve">        &lt;high value="</w:t>
      </w:r>
      <w:r w:rsidRPr="00E06287">
        <w:rPr>
          <w:i/>
          <w:iCs/>
        </w:rPr>
        <w:t>High Limit</w:t>
      </w:r>
      <w:r w:rsidRPr="00E06287">
        <w:t>" unit="</w:t>
      </w:r>
      <w:r w:rsidRPr="00E06287">
        <w:rPr>
          <w:i/>
          <w:iCs/>
        </w:rPr>
        <w:t>Unit</w:t>
      </w:r>
      <w:r w:rsidRPr="00E06287">
        <w:t>"/&gt;</w:t>
      </w:r>
    </w:p>
    <w:p w:rsidR="00027541" w:rsidRPr="006F34F8" w:rsidRDefault="00027541" w:rsidP="003A389B">
      <w:pPr>
        <w:pStyle w:val="Heading3"/>
        <w:rPr>
          <w:color w:val="0070C0"/>
          <w:lang w:eastAsia="en-US"/>
        </w:rPr>
      </w:pPr>
      <w:bookmarkStart w:id="652" w:name="_Toc343650466"/>
      <w:r w:rsidRPr="006F34F8">
        <w:rPr>
          <w:color w:val="0070C0"/>
          <w:lang w:eastAsia="en-US"/>
        </w:rPr>
        <w:t>Unit</w:t>
      </w:r>
      <w:bookmarkEnd w:id="652"/>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A389B" w:rsidRPr="007A51EF" w:rsidTr="008B2DF1">
        <w:tc>
          <w:tcPr>
            <w:tcW w:w="1951" w:type="dxa"/>
            <w:shd w:val="clear" w:color="auto" w:fill="auto"/>
          </w:tcPr>
          <w:p w:rsidR="003A389B" w:rsidRPr="007A51EF" w:rsidRDefault="003A389B" w:rsidP="000167C3">
            <w:pPr>
              <w:rPr>
                <w:b/>
                <w:lang w:eastAsia="en-US"/>
              </w:rPr>
            </w:pPr>
            <w:r w:rsidRPr="007A51EF">
              <w:rPr>
                <w:b/>
              </w:rPr>
              <w:t>User Guidance</w:t>
            </w:r>
          </w:p>
        </w:tc>
        <w:tc>
          <w:tcPr>
            <w:tcW w:w="8017" w:type="dxa"/>
            <w:shd w:val="clear" w:color="auto" w:fill="auto"/>
          </w:tcPr>
          <w:p w:rsidR="003A389B" w:rsidRPr="007A51EF" w:rsidRDefault="008B2DF1" w:rsidP="000167C3">
            <w:pPr>
              <w:jc w:val="both"/>
              <w:rPr>
                <w:lang w:eastAsia="en-US"/>
              </w:rPr>
            </w:pPr>
            <w:r>
              <w:rPr>
                <w:lang w:eastAsia="en-US"/>
              </w:rPr>
              <w:t xml:space="preserve">The unit of measure </w:t>
            </w:r>
          </w:p>
        </w:tc>
      </w:tr>
      <w:tr w:rsidR="003A389B" w:rsidRPr="007A51EF" w:rsidTr="008B2DF1">
        <w:tc>
          <w:tcPr>
            <w:tcW w:w="1951" w:type="dxa"/>
            <w:shd w:val="clear" w:color="auto" w:fill="auto"/>
          </w:tcPr>
          <w:p w:rsidR="003A389B" w:rsidRPr="007A51EF" w:rsidRDefault="003A389B" w:rsidP="000167C3">
            <w:pPr>
              <w:rPr>
                <w:b/>
                <w:lang w:eastAsia="en-US"/>
              </w:rPr>
            </w:pPr>
            <w:r w:rsidRPr="007A51EF">
              <w:rPr>
                <w:b/>
              </w:rPr>
              <w:t>Example(s)</w:t>
            </w:r>
          </w:p>
        </w:tc>
        <w:tc>
          <w:tcPr>
            <w:tcW w:w="8017" w:type="dxa"/>
            <w:shd w:val="clear" w:color="auto" w:fill="auto"/>
          </w:tcPr>
          <w:p w:rsidR="003A389B" w:rsidRPr="007A51EF" w:rsidRDefault="008B2DF1" w:rsidP="000167C3">
            <w:pPr>
              <w:rPr>
                <w:lang w:eastAsia="en-US"/>
              </w:rPr>
            </w:pPr>
            <w:r>
              <w:rPr>
                <w:lang w:eastAsia="en-US"/>
              </w:rPr>
              <w:t>1, g, mg, mol, mmol, L, [IU], mg/L, mol/L, g/mol, [IU]/g</w:t>
            </w:r>
          </w:p>
        </w:tc>
      </w:tr>
      <w:tr w:rsidR="003A389B" w:rsidRPr="007A51EF" w:rsidTr="008B2DF1">
        <w:tc>
          <w:tcPr>
            <w:tcW w:w="1951" w:type="dxa"/>
            <w:shd w:val="clear" w:color="auto" w:fill="auto"/>
          </w:tcPr>
          <w:p w:rsidR="003A389B" w:rsidRPr="007A51EF" w:rsidRDefault="003A389B" w:rsidP="000167C3">
            <w:pPr>
              <w:rPr>
                <w:b/>
              </w:rPr>
            </w:pPr>
            <w:r w:rsidRPr="007A51EF">
              <w:rPr>
                <w:b/>
              </w:rPr>
              <w:t>Conformance</w:t>
            </w:r>
          </w:p>
        </w:tc>
        <w:tc>
          <w:tcPr>
            <w:tcW w:w="8017" w:type="dxa"/>
            <w:shd w:val="clear" w:color="auto" w:fill="auto"/>
          </w:tcPr>
          <w:p w:rsidR="003A389B" w:rsidRPr="007A51EF" w:rsidRDefault="008B2DF1" w:rsidP="000167C3">
            <w:pPr>
              <w:rPr>
                <w:lang w:eastAsia="en-US"/>
              </w:rPr>
            </w:pPr>
            <w:r>
              <w:rPr>
                <w:lang w:eastAsia="en-US"/>
              </w:rPr>
              <w:t>REQUIRED – default is 1 (i.e., the dimensionless unity)</w:t>
            </w:r>
          </w:p>
        </w:tc>
      </w:tr>
      <w:tr w:rsidR="003A389B" w:rsidRPr="007A51EF" w:rsidTr="008B2DF1">
        <w:tc>
          <w:tcPr>
            <w:tcW w:w="1951" w:type="dxa"/>
            <w:shd w:val="clear" w:color="auto" w:fill="auto"/>
          </w:tcPr>
          <w:p w:rsidR="003A389B" w:rsidRPr="007A51EF" w:rsidRDefault="003A389B" w:rsidP="000167C3">
            <w:pPr>
              <w:rPr>
                <w:b/>
              </w:rPr>
            </w:pPr>
            <w:r w:rsidRPr="007A51EF">
              <w:rPr>
                <w:b/>
              </w:rPr>
              <w:t>Data Type</w:t>
            </w:r>
          </w:p>
        </w:tc>
        <w:tc>
          <w:tcPr>
            <w:tcW w:w="8017" w:type="dxa"/>
            <w:shd w:val="clear" w:color="auto" w:fill="auto"/>
          </w:tcPr>
          <w:p w:rsidR="003A389B" w:rsidRPr="007A51EF" w:rsidRDefault="00F059F5" w:rsidP="000167C3">
            <w:pPr>
              <w:rPr>
                <w:lang w:eastAsia="en-US"/>
              </w:rPr>
            </w:pPr>
            <w:r>
              <w:rPr>
                <w:lang w:eastAsia="en-US"/>
              </w:rPr>
              <w:t>CD</w:t>
            </w:r>
          </w:p>
        </w:tc>
      </w:tr>
      <w:tr w:rsidR="003A389B" w:rsidRPr="007A51EF" w:rsidTr="008B2DF1">
        <w:tc>
          <w:tcPr>
            <w:tcW w:w="1951" w:type="dxa"/>
            <w:shd w:val="clear" w:color="auto" w:fill="auto"/>
          </w:tcPr>
          <w:p w:rsidR="003A389B" w:rsidRPr="007A51EF" w:rsidRDefault="003A389B" w:rsidP="000167C3">
            <w:pPr>
              <w:rPr>
                <w:b/>
              </w:rPr>
            </w:pPr>
            <w:r w:rsidRPr="007A51EF">
              <w:rPr>
                <w:b/>
              </w:rPr>
              <w:t>Value Allowed</w:t>
            </w:r>
          </w:p>
        </w:tc>
        <w:tc>
          <w:tcPr>
            <w:tcW w:w="8017" w:type="dxa"/>
            <w:shd w:val="clear" w:color="auto" w:fill="auto"/>
          </w:tcPr>
          <w:p w:rsidR="003A389B" w:rsidRPr="007A51EF" w:rsidRDefault="008B2DF1" w:rsidP="00116721">
            <w:pPr>
              <w:jc w:val="both"/>
              <w:rPr>
                <w:lang w:eastAsia="en-US"/>
              </w:rPr>
            </w:pPr>
            <w:r>
              <w:rPr>
                <w:lang w:eastAsia="en-US"/>
              </w:rPr>
              <w:t>UCU</w:t>
            </w:r>
            <w:r w:rsidRPr="003C63DE">
              <w:rPr>
                <w:lang w:eastAsia="en-US"/>
              </w:rPr>
              <w:t>M</w:t>
            </w:r>
            <w:r>
              <w:rPr>
                <w:lang w:eastAsia="en-US"/>
              </w:rPr>
              <w:t xml:space="preserve"> / ISO 11240 </w:t>
            </w:r>
            <w:r w:rsidRPr="003C63DE">
              <w:rPr>
                <w:lang w:eastAsia="en-US"/>
              </w:rPr>
              <w:t>units</w:t>
            </w:r>
          </w:p>
        </w:tc>
      </w:tr>
      <w:tr w:rsidR="003A389B" w:rsidRPr="007A51EF" w:rsidTr="008B2DF1">
        <w:tc>
          <w:tcPr>
            <w:tcW w:w="1951" w:type="dxa"/>
            <w:shd w:val="clear" w:color="auto" w:fill="auto"/>
          </w:tcPr>
          <w:p w:rsidR="003A389B" w:rsidRPr="007A51EF" w:rsidRDefault="003A389B" w:rsidP="000167C3">
            <w:pPr>
              <w:rPr>
                <w:b/>
              </w:rPr>
            </w:pPr>
            <w:r w:rsidRPr="007A51EF">
              <w:rPr>
                <w:b/>
              </w:rPr>
              <w:t>Business Rule(s)</w:t>
            </w:r>
          </w:p>
        </w:tc>
        <w:tc>
          <w:tcPr>
            <w:tcW w:w="8017" w:type="dxa"/>
            <w:shd w:val="clear" w:color="auto" w:fill="auto"/>
          </w:tcPr>
          <w:p w:rsidR="003A389B" w:rsidRPr="007A51EF" w:rsidRDefault="008B2DF1" w:rsidP="000167C3">
            <w:pPr>
              <w:jc w:val="both"/>
              <w:rPr>
                <w:lang w:eastAsia="en-US"/>
              </w:rPr>
            </w:pPr>
            <w:r>
              <w:rPr>
                <w:lang w:eastAsia="en-US"/>
              </w:rPr>
              <w:t>When used with limits, both limits must have the same dimension (and usually will have the same unit.)</w:t>
            </w:r>
          </w:p>
        </w:tc>
      </w:tr>
    </w:tbl>
    <w:p w:rsidR="008B2DF1" w:rsidRDefault="008B2DF1" w:rsidP="008B2DF1">
      <w:pPr>
        <w:pStyle w:val="XML"/>
      </w:pPr>
      <w:r>
        <w:lastRenderedPageBreak/>
        <w:t xml:space="preserve">    &lt;quantity&gt;</w:t>
      </w:r>
      <w:r>
        <w:br/>
        <w:t xml:space="preserve">      &lt;numerator value="</w:t>
      </w:r>
      <w:r w:rsidRPr="008B2DF1">
        <w:rPr>
          <w:i/>
          <w:iCs/>
        </w:rPr>
        <w:t>Average</w:t>
      </w:r>
      <w:r>
        <w:t>" unit="</w:t>
      </w:r>
      <w:r w:rsidRPr="008B2DF1">
        <w:rPr>
          <w:b/>
          <w:bCs/>
          <w:i/>
          <w:iCs/>
        </w:rPr>
        <w:t>Unit</w:t>
      </w:r>
      <w:r>
        <w:t>"/&gt;</w:t>
      </w:r>
    </w:p>
    <w:p w:rsidR="008B2DF1" w:rsidRPr="00E06287" w:rsidRDefault="008B2DF1" w:rsidP="008B2DF1">
      <w:pPr>
        <w:pStyle w:val="XML"/>
      </w:pPr>
      <w:r>
        <w:t xml:space="preserve">    &lt;quantity&gt;</w:t>
      </w:r>
      <w:r>
        <w:br/>
        <w:t xml:space="preserve">      &lt;numerator xsi:type="URG_PQ"&gt;</w:t>
      </w:r>
      <w:r>
        <w:br/>
      </w:r>
      <w:r w:rsidRPr="00E06287">
        <w:t xml:space="preserve">        &lt;low value="</w:t>
      </w:r>
      <w:r w:rsidRPr="00E06287">
        <w:rPr>
          <w:i/>
          <w:iCs/>
        </w:rPr>
        <w:t>Low Limit</w:t>
      </w:r>
      <w:r w:rsidRPr="00E06287">
        <w:t>" unit="</w:t>
      </w:r>
      <w:r w:rsidRPr="008B2DF1">
        <w:rPr>
          <w:b/>
          <w:bCs/>
          <w:i/>
          <w:iCs/>
        </w:rPr>
        <w:t>Unit</w:t>
      </w:r>
      <w:r w:rsidRPr="00E06287">
        <w:t>"/&gt;</w:t>
      </w:r>
      <w:r w:rsidRPr="00E06287">
        <w:br/>
        <w:t xml:space="preserve">        &lt;high value="</w:t>
      </w:r>
      <w:r w:rsidRPr="00E06287">
        <w:rPr>
          <w:i/>
          <w:iCs/>
        </w:rPr>
        <w:t>High Limit</w:t>
      </w:r>
      <w:r w:rsidRPr="00E06287">
        <w:t>" unit="</w:t>
      </w:r>
      <w:r w:rsidRPr="008B2DF1">
        <w:rPr>
          <w:b/>
          <w:bCs/>
          <w:i/>
          <w:iCs/>
        </w:rPr>
        <w:t>Unit</w:t>
      </w:r>
      <w:r w:rsidRPr="00E06287">
        <w:t>"/&gt;</w:t>
      </w:r>
    </w:p>
    <w:p w:rsidR="00027541" w:rsidRPr="006F34F8" w:rsidRDefault="00027541" w:rsidP="003A389B">
      <w:pPr>
        <w:pStyle w:val="Heading3"/>
        <w:rPr>
          <w:color w:val="0070C0"/>
          <w:lang w:eastAsia="en-US"/>
        </w:rPr>
      </w:pPr>
      <w:bookmarkStart w:id="653" w:name="_Toc343650467"/>
      <w:r w:rsidRPr="006F34F8">
        <w:rPr>
          <w:color w:val="0070C0"/>
          <w:lang w:eastAsia="en-US"/>
        </w:rPr>
        <w:t>Non Numeric Value</w:t>
      </w:r>
      <w:bookmarkEnd w:id="653"/>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A389B" w:rsidRPr="007A51EF" w:rsidTr="008B2DF1">
        <w:tc>
          <w:tcPr>
            <w:tcW w:w="1951" w:type="dxa"/>
            <w:shd w:val="clear" w:color="auto" w:fill="auto"/>
          </w:tcPr>
          <w:p w:rsidR="003A389B" w:rsidRPr="007A51EF" w:rsidRDefault="003A389B" w:rsidP="000167C3">
            <w:pPr>
              <w:rPr>
                <w:b/>
                <w:lang w:eastAsia="en-US"/>
              </w:rPr>
            </w:pPr>
            <w:r w:rsidRPr="007A51EF">
              <w:rPr>
                <w:b/>
              </w:rPr>
              <w:t>User Guidance</w:t>
            </w:r>
          </w:p>
        </w:tc>
        <w:tc>
          <w:tcPr>
            <w:tcW w:w="8017" w:type="dxa"/>
            <w:shd w:val="clear" w:color="auto" w:fill="auto"/>
          </w:tcPr>
          <w:p w:rsidR="003A389B" w:rsidRPr="007A51EF" w:rsidRDefault="003C63DE" w:rsidP="000167C3">
            <w:pPr>
              <w:jc w:val="both"/>
              <w:rPr>
                <w:lang w:eastAsia="en-US"/>
              </w:rPr>
            </w:pPr>
            <w:r w:rsidRPr="003C63DE">
              <w:rPr>
                <w:lang w:eastAsia="en-US"/>
              </w:rPr>
              <w:t>Qualitative, coded property value</w:t>
            </w:r>
            <w:r>
              <w:rPr>
                <w:lang w:eastAsia="en-US"/>
              </w:rPr>
              <w:t>.</w:t>
            </w:r>
          </w:p>
        </w:tc>
      </w:tr>
      <w:tr w:rsidR="003A389B" w:rsidRPr="007A51EF" w:rsidTr="008B2DF1">
        <w:tc>
          <w:tcPr>
            <w:tcW w:w="1951" w:type="dxa"/>
            <w:shd w:val="clear" w:color="auto" w:fill="auto"/>
          </w:tcPr>
          <w:p w:rsidR="003A389B" w:rsidRPr="007A51EF" w:rsidRDefault="003A389B" w:rsidP="000167C3">
            <w:pPr>
              <w:rPr>
                <w:b/>
                <w:lang w:eastAsia="en-US"/>
              </w:rPr>
            </w:pPr>
            <w:r w:rsidRPr="007A51EF">
              <w:rPr>
                <w:b/>
              </w:rPr>
              <w:t>Example(s)</w:t>
            </w:r>
          </w:p>
        </w:tc>
        <w:tc>
          <w:tcPr>
            <w:tcW w:w="8017" w:type="dxa"/>
            <w:shd w:val="clear" w:color="auto" w:fill="auto"/>
          </w:tcPr>
          <w:p w:rsidR="003A389B" w:rsidRPr="007A51EF" w:rsidRDefault="00BD49A0" w:rsidP="000167C3">
            <w:pPr>
              <w:rPr>
                <w:lang w:eastAsia="en-US"/>
              </w:rPr>
            </w:pPr>
            <w:commentRangeStart w:id="654"/>
            <w:r>
              <w:rPr>
                <w:lang w:eastAsia="en-US"/>
              </w:rPr>
              <w:t>Positive, negative, Yes, No, complete, partial</w:t>
            </w:r>
            <w:commentRangeEnd w:id="654"/>
            <w:r w:rsidR="002E0DFE">
              <w:rPr>
                <w:rStyle w:val="CommentReference"/>
              </w:rPr>
              <w:commentReference w:id="654"/>
            </w:r>
          </w:p>
        </w:tc>
      </w:tr>
      <w:tr w:rsidR="003A389B" w:rsidRPr="007A51EF" w:rsidTr="008B2DF1">
        <w:tc>
          <w:tcPr>
            <w:tcW w:w="1951" w:type="dxa"/>
            <w:shd w:val="clear" w:color="auto" w:fill="auto"/>
          </w:tcPr>
          <w:p w:rsidR="003A389B" w:rsidRPr="007A51EF" w:rsidRDefault="003A389B" w:rsidP="000167C3">
            <w:pPr>
              <w:rPr>
                <w:b/>
              </w:rPr>
            </w:pPr>
            <w:r w:rsidRPr="007A51EF">
              <w:rPr>
                <w:b/>
              </w:rPr>
              <w:t>Conformance</w:t>
            </w:r>
          </w:p>
        </w:tc>
        <w:tc>
          <w:tcPr>
            <w:tcW w:w="8017" w:type="dxa"/>
            <w:shd w:val="clear" w:color="auto" w:fill="auto"/>
          </w:tcPr>
          <w:p w:rsidR="003A389B" w:rsidRPr="007A51EF" w:rsidRDefault="00BD49A0" w:rsidP="000167C3">
            <w:pPr>
              <w:rPr>
                <w:lang w:eastAsia="en-US"/>
              </w:rPr>
            </w:pPr>
            <w:r>
              <w:rPr>
                <w:lang w:eastAsia="en-US"/>
              </w:rPr>
              <w:t>CONDITIONAL</w:t>
            </w:r>
          </w:p>
        </w:tc>
      </w:tr>
      <w:tr w:rsidR="003A389B" w:rsidRPr="007A51EF" w:rsidTr="008B2DF1">
        <w:tc>
          <w:tcPr>
            <w:tcW w:w="1951" w:type="dxa"/>
            <w:shd w:val="clear" w:color="auto" w:fill="auto"/>
          </w:tcPr>
          <w:p w:rsidR="003A389B" w:rsidRPr="007A51EF" w:rsidRDefault="003A389B" w:rsidP="000167C3">
            <w:pPr>
              <w:rPr>
                <w:b/>
              </w:rPr>
            </w:pPr>
            <w:r w:rsidRPr="007A51EF">
              <w:rPr>
                <w:b/>
              </w:rPr>
              <w:t>Data Type</w:t>
            </w:r>
          </w:p>
        </w:tc>
        <w:tc>
          <w:tcPr>
            <w:tcW w:w="8017" w:type="dxa"/>
            <w:shd w:val="clear" w:color="auto" w:fill="auto"/>
          </w:tcPr>
          <w:p w:rsidR="003A389B" w:rsidRPr="007A51EF" w:rsidRDefault="00F059F5" w:rsidP="000167C3">
            <w:pPr>
              <w:rPr>
                <w:lang w:eastAsia="en-US"/>
              </w:rPr>
            </w:pPr>
            <w:r>
              <w:rPr>
                <w:lang w:eastAsia="en-US"/>
              </w:rPr>
              <w:t>ST</w:t>
            </w:r>
          </w:p>
        </w:tc>
      </w:tr>
      <w:tr w:rsidR="003A389B" w:rsidRPr="007A51EF" w:rsidTr="008B2DF1">
        <w:tc>
          <w:tcPr>
            <w:tcW w:w="1951" w:type="dxa"/>
            <w:shd w:val="clear" w:color="auto" w:fill="auto"/>
          </w:tcPr>
          <w:p w:rsidR="003A389B" w:rsidRPr="007A51EF" w:rsidRDefault="003A389B" w:rsidP="000167C3">
            <w:pPr>
              <w:rPr>
                <w:b/>
              </w:rPr>
            </w:pPr>
            <w:r w:rsidRPr="007A51EF">
              <w:rPr>
                <w:b/>
              </w:rPr>
              <w:t>Business Rule(s)</w:t>
            </w:r>
          </w:p>
        </w:tc>
        <w:tc>
          <w:tcPr>
            <w:tcW w:w="8017" w:type="dxa"/>
            <w:shd w:val="clear" w:color="auto" w:fill="auto"/>
          </w:tcPr>
          <w:p w:rsidR="003A389B" w:rsidRPr="007A51EF" w:rsidRDefault="007838CD" w:rsidP="000167C3">
            <w:pPr>
              <w:jc w:val="both"/>
              <w:rPr>
                <w:lang w:eastAsia="en-US"/>
              </w:rPr>
            </w:pPr>
            <w:r w:rsidRPr="007838CD">
              <w:rPr>
                <w:lang w:eastAsia="en-US"/>
              </w:rPr>
              <w:t>To be used to capture qualitative values</w:t>
            </w:r>
            <w:r>
              <w:rPr>
                <w:lang w:eastAsia="en-US"/>
              </w:rPr>
              <w:t>.</w:t>
            </w:r>
          </w:p>
        </w:tc>
      </w:tr>
    </w:tbl>
    <w:p w:rsidR="00E36B3E" w:rsidRPr="00027541" w:rsidRDefault="002E0DFE" w:rsidP="00E36B3E">
      <w:pPr>
        <w:pStyle w:val="BodyText"/>
        <w:rPr>
          <w:lang w:val="en-US"/>
        </w:rPr>
      </w:pPr>
      <w:r>
        <w:t>In HL7, these are all exceptional cases. Some of them are not quantities. When Property values are expressed that have non-quantitative (qualitative) values one this is done as Property value of data types oth</w:t>
      </w:r>
      <w:r w:rsidR="00E36B3E">
        <w:t xml:space="preserve">er than that for true “amounts”, e.g. </w:t>
      </w:r>
      <w:r w:rsidR="00E36B3E" w:rsidRPr="00027541">
        <w:rPr>
          <w:lang w:val="en-US"/>
        </w:rPr>
        <w:t>of coded type (CV):</w:t>
      </w:r>
    </w:p>
    <w:p w:rsidR="00E36B3E" w:rsidRDefault="00E36B3E" w:rsidP="00E36B3E">
      <w:pPr>
        <w:pStyle w:val="XML"/>
      </w:pPr>
      <w:r>
        <w:t xml:space="preserve">  &lt;subjectOf&gt;</w:t>
      </w:r>
      <w:r>
        <w:br/>
        <w:t xml:space="preserve">    &lt;characteristic&gt;</w:t>
      </w:r>
      <w:r>
        <w:br/>
        <w:t xml:space="preserve">      &lt;code code="</w:t>
      </w:r>
      <w:r w:rsidRPr="000C4ACE">
        <w:rPr>
          <w:i/>
          <w:iCs/>
        </w:rPr>
        <w:t>Characteristic Code</w:t>
      </w:r>
      <w:r>
        <w:t>" codeSystem="</w:t>
      </w:r>
      <w:r w:rsidRPr="000C4ACE">
        <w:rPr>
          <w:i/>
          <w:iCs/>
        </w:rPr>
        <w:t>Code System (OID)</w:t>
      </w:r>
      <w:r>
        <w:t>"/&gt;</w:t>
      </w:r>
      <w:r>
        <w:br/>
        <w:t xml:space="preserve">      &lt;value xsi:type="</w:t>
      </w:r>
      <w:r w:rsidRPr="00CE1DBB">
        <w:rPr>
          <w:b/>
          <w:bCs/>
        </w:rPr>
        <w:t>CV</w:t>
      </w:r>
      <w:r>
        <w:t>" code="</w:t>
      </w:r>
      <w:r w:rsidRPr="000C4ACE">
        <w:rPr>
          <w:i/>
          <w:iCs/>
        </w:rPr>
        <w:t>value</w:t>
      </w:r>
      <w:r>
        <w:t xml:space="preserve"> </w:t>
      </w:r>
      <w:r w:rsidRPr="000C4ACE">
        <w:rPr>
          <w:i/>
          <w:iCs/>
        </w:rPr>
        <w:t>code</w:t>
      </w:r>
      <w:r>
        <w:t>"</w:t>
      </w:r>
      <w:r>
        <w:br/>
        <w:t xml:space="preserve">             codeSystem="</w:t>
      </w:r>
      <w:r w:rsidRPr="000C4ACE">
        <w:rPr>
          <w:i/>
          <w:iCs/>
        </w:rPr>
        <w:t>value code system OID</w:t>
      </w:r>
      <w:r>
        <w:t>"</w:t>
      </w:r>
      <w:r>
        <w:br/>
        <w:t xml:space="preserve">             displayName="</w:t>
      </w:r>
      <w:r w:rsidRPr="000C4ACE">
        <w:rPr>
          <w:i/>
          <w:iCs/>
        </w:rPr>
        <w:t>value code display name</w:t>
      </w:r>
      <w:r>
        <w:t>"</w:t>
      </w:r>
      <w:r w:rsidR="00CE1DBB">
        <w:t>/</w:t>
      </w:r>
      <w:r>
        <w:t>&gt;</w:t>
      </w:r>
    </w:p>
    <w:p w:rsidR="00E36B3E" w:rsidRPr="00027541" w:rsidRDefault="00E36B3E" w:rsidP="00E36B3E">
      <w:pPr>
        <w:pStyle w:val="BodyText"/>
        <w:rPr>
          <w:lang w:val="en-US"/>
        </w:rPr>
      </w:pPr>
      <w:r>
        <w:rPr>
          <w:lang w:val="en-US"/>
        </w:rPr>
        <w:t xml:space="preserve">or Boolean </w:t>
      </w:r>
      <w:r w:rsidRPr="00027541">
        <w:rPr>
          <w:lang w:val="en-US"/>
        </w:rPr>
        <w:t>type (</w:t>
      </w:r>
      <w:r>
        <w:rPr>
          <w:lang w:val="en-US"/>
        </w:rPr>
        <w:t>BL</w:t>
      </w:r>
      <w:r w:rsidRPr="00027541">
        <w:rPr>
          <w:lang w:val="en-US"/>
        </w:rPr>
        <w:t>):</w:t>
      </w:r>
    </w:p>
    <w:p w:rsidR="00CE1DBB" w:rsidRDefault="00CE1DBB" w:rsidP="00CE1DBB">
      <w:pPr>
        <w:pStyle w:val="XML"/>
      </w:pPr>
      <w:r>
        <w:t xml:space="preserve">  &lt;subjectOf&gt;</w:t>
      </w:r>
      <w:r>
        <w:br/>
        <w:t xml:space="preserve">    &lt;characteristic&gt;</w:t>
      </w:r>
      <w:r>
        <w:br/>
        <w:t xml:space="preserve">      &lt;code code="</w:t>
      </w:r>
      <w:r w:rsidRPr="000C4ACE">
        <w:rPr>
          <w:i/>
          <w:iCs/>
        </w:rPr>
        <w:t>Characteristic Code</w:t>
      </w:r>
      <w:r>
        <w:t>" codeSystem="</w:t>
      </w:r>
      <w:r w:rsidRPr="000C4ACE">
        <w:rPr>
          <w:i/>
          <w:iCs/>
        </w:rPr>
        <w:t>Code System (OID)</w:t>
      </w:r>
      <w:r>
        <w:t>"/&gt;</w:t>
      </w:r>
      <w:r>
        <w:br/>
        <w:t xml:space="preserve">      &lt;value xsi:type="</w:t>
      </w:r>
      <w:r w:rsidRPr="00CE1DBB">
        <w:rPr>
          <w:b/>
          <w:bCs/>
        </w:rPr>
        <w:t>BL</w:t>
      </w:r>
      <w:r>
        <w:t>" value="</w:t>
      </w:r>
      <w:r>
        <w:rPr>
          <w:i/>
          <w:iCs/>
        </w:rPr>
        <w:t>true/false</w:t>
      </w:r>
      <w:r>
        <w:t>"/&gt;</w:t>
      </w:r>
    </w:p>
    <w:p w:rsidR="00027541" w:rsidRPr="006F34F8" w:rsidRDefault="00027541" w:rsidP="0031135B">
      <w:pPr>
        <w:pStyle w:val="Heading2"/>
        <w:rPr>
          <w:color w:val="FF0000"/>
          <w:lang w:eastAsia="en-US"/>
        </w:rPr>
      </w:pPr>
      <w:bookmarkStart w:id="655" w:name="_Ref343498410"/>
      <w:bookmarkStart w:id="656" w:name="_Toc343650468"/>
      <w:r w:rsidRPr="006F34F8">
        <w:rPr>
          <w:color w:val="FF0000"/>
          <w:lang w:eastAsia="en-US"/>
        </w:rPr>
        <w:t>Property</w:t>
      </w:r>
      <w:bookmarkEnd w:id="655"/>
      <w:bookmarkEnd w:id="656"/>
    </w:p>
    <w:p w:rsidR="007D66A5" w:rsidRDefault="00027541" w:rsidP="005C3A0D">
      <w:pPr>
        <w:jc w:val="both"/>
        <w:rPr>
          <w:lang w:val="en-US"/>
        </w:rPr>
      </w:pPr>
      <w:r w:rsidRPr="00027541">
        <w:rPr>
          <w:lang w:val="en-US"/>
        </w:rPr>
        <w:t>The section serves to provide information related to biological, physical or chemical characteristics associated with a substance. This information can be essential for the definition of each type of substance when structural elements are not sufficient to distinguish similar substances.</w:t>
      </w:r>
    </w:p>
    <w:p w:rsidR="007D66A5" w:rsidRDefault="007D66A5" w:rsidP="007D66A5">
      <w:pPr>
        <w:jc w:val="both"/>
        <w:rPr>
          <w:lang w:val="en-US"/>
        </w:rPr>
      </w:pPr>
    </w:p>
    <w:p w:rsidR="007D66A5" w:rsidRDefault="007D66A5" w:rsidP="007D66A5">
      <w:pPr>
        <w:jc w:val="both"/>
        <w:rPr>
          <w:lang w:val="en-US"/>
        </w:rPr>
      </w:pPr>
      <w:r w:rsidRPr="00497388">
        <w:rPr>
          <w:i/>
          <w:lang w:val="en-US"/>
        </w:rPr>
        <w:t>Example: the pH of magnesium aluminometasilicate is necessary to distinguish low and high pH substances; viscosity is used to distinguish many polymers</w:t>
      </w:r>
      <w:r w:rsidRPr="00027541">
        <w:rPr>
          <w:lang w:val="en-US"/>
        </w:rPr>
        <w:t>)</w:t>
      </w:r>
      <w:r>
        <w:rPr>
          <w:lang w:val="en-US"/>
        </w:rPr>
        <w:t xml:space="preserve">. </w:t>
      </w:r>
    </w:p>
    <w:p w:rsidR="007D66A5" w:rsidRDefault="007D66A5" w:rsidP="007D66A5">
      <w:pPr>
        <w:jc w:val="both"/>
        <w:rPr>
          <w:lang w:val="en-US"/>
        </w:rPr>
      </w:pPr>
    </w:p>
    <w:p w:rsidR="00027541" w:rsidRPr="00027541" w:rsidRDefault="00027541" w:rsidP="005C3A0D">
      <w:pPr>
        <w:jc w:val="both"/>
        <w:rPr>
          <w:lang w:val="en-US"/>
        </w:rPr>
      </w:pPr>
      <w:r w:rsidRPr="00027541">
        <w:rPr>
          <w:lang w:val="en-US"/>
        </w:rPr>
        <w:t>The section is intended to only capture properties that may be essential to distinguish similar substances and not general properties that may be associated with a substance.</w:t>
      </w:r>
      <w:r w:rsidR="00553C29">
        <w:rPr>
          <w:lang w:val="en-US"/>
        </w:rPr>
        <w:t xml:space="preserve"> </w:t>
      </w:r>
      <w:r w:rsidRPr="00027541">
        <w:rPr>
          <w:lang w:val="en-US"/>
        </w:rPr>
        <w:t>The property information shall be provided by means of the following data elements:</w:t>
      </w:r>
    </w:p>
    <w:p w:rsidR="002E0DFE" w:rsidRDefault="002E0DFE" w:rsidP="00650F83">
      <w:pPr>
        <w:pStyle w:val="XML"/>
        <w:keepLines w:val="0"/>
      </w:pPr>
      <w:r>
        <w:t>&lt;identifiedSubstance&gt;</w:t>
      </w:r>
      <w:r>
        <w:br/>
        <w:t xml:space="preserve">  &lt;identifiedSubstance&gt;...&lt;/identifiedSubstance&gt;</w:t>
      </w:r>
      <w:r>
        <w:br/>
        <w:t xml:space="preserve">  &lt;subjectOf&gt;</w:t>
      </w:r>
      <w:r>
        <w:br/>
        <w:t xml:space="preserve">    &lt;characteristic&gt;</w:t>
      </w:r>
      <w:r>
        <w:br/>
        <w:t xml:space="preserve">      &lt;code code="</w:t>
      </w:r>
      <w:r>
        <w:rPr>
          <w:i/>
          <w:iCs/>
        </w:rPr>
        <w:t>Property (Type/Name) Code</w:t>
      </w:r>
      <w:r>
        <w:t>" codeSystem="</w:t>
      </w:r>
      <w:r w:rsidRPr="000C4ACE">
        <w:rPr>
          <w:i/>
          <w:iCs/>
        </w:rPr>
        <w:t>Code System (OID)</w:t>
      </w:r>
      <w:r>
        <w:t>"</w:t>
      </w:r>
      <w:r>
        <w:br/>
        <w:t xml:space="preserve">            displayName="</w:t>
      </w:r>
      <w:r>
        <w:rPr>
          <w:i/>
          <w:iCs/>
        </w:rPr>
        <w:t>Property Name</w:t>
      </w:r>
      <w:r>
        <w:t>"&gt;</w:t>
      </w:r>
      <w:r>
        <w:br/>
        <w:t xml:space="preserve">      &lt;value </w:t>
      </w:r>
      <w:r w:rsidR="00650F83">
        <w:rPr>
          <w:i/>
          <w:iCs/>
        </w:rPr>
        <w:t>According to Appropriate</w:t>
      </w:r>
      <w:r w:rsidR="00650F83" w:rsidRPr="00650F83">
        <w:rPr>
          <w:i/>
          <w:iCs/>
        </w:rPr>
        <w:t xml:space="preserve"> Data Type</w:t>
      </w:r>
      <w:r w:rsidR="00650F83">
        <w:t xml:space="preserve"> </w:t>
      </w:r>
      <w:r>
        <w:t>/&gt;</w:t>
      </w:r>
      <w:r w:rsidR="008F3D45">
        <w:br/>
        <w:t xml:space="preserve">      &lt;analyte&gt;</w:t>
      </w:r>
      <w:r w:rsidR="008F3D45">
        <w:br/>
        <w:t xml:space="preserve">        &lt;identifiedSubstance&gt;</w:t>
      </w:r>
      <w:r w:rsidR="008F3D45">
        <w:br/>
        <w:t xml:space="preserve">          &lt;identifiedSubstance&gt;</w:t>
      </w:r>
      <w:r w:rsidR="008F3D45">
        <w:br/>
        <w:t xml:space="preserve">            &lt;code code="</w:t>
      </w:r>
      <w:r w:rsidR="008F3D45" w:rsidRPr="008F3D45">
        <w:rPr>
          <w:i/>
          <w:iCs/>
        </w:rPr>
        <w:t>Substance Id</w:t>
      </w:r>
      <w:r w:rsidR="008F3D45">
        <w:t>" codeSystem="</w:t>
      </w:r>
      <w:r w:rsidR="008F3D45" w:rsidRPr="008F3D45">
        <w:rPr>
          <w:i/>
          <w:iCs/>
        </w:rPr>
        <w:t>Substance Id Syste</w:t>
      </w:r>
      <w:r w:rsidR="008F3D45">
        <w:rPr>
          <w:i/>
          <w:iCs/>
        </w:rPr>
        <w:t>m (OID)</w:t>
      </w:r>
      <w:r w:rsidR="008F3D45">
        <w:t>"/&gt;</w:t>
      </w:r>
      <w:r w:rsidR="008F3D45">
        <w:br/>
        <w:t xml:space="preserve">            &lt;name&gt;</w:t>
      </w:r>
      <w:r w:rsidR="008F3D45" w:rsidRPr="008F3D45">
        <w:rPr>
          <w:i/>
          <w:iCs/>
        </w:rPr>
        <w:t>Substance Name</w:t>
      </w:r>
      <w:r w:rsidR="008F3D45">
        <w:t>&lt;/name&gt;</w:t>
      </w:r>
      <w:r w:rsidR="008F3D45">
        <w:br/>
        <w:t xml:space="preserve">          &lt;/identifiedSubstance&gt;</w:t>
      </w:r>
      <w:r w:rsidR="008F3D45">
        <w:br/>
        <w:t xml:space="preserve">        &lt;/identifiedSubstance&gt;</w:t>
      </w:r>
      <w:r w:rsidR="008F3D45">
        <w:br/>
        <w:t xml:space="preserve">      &lt;/analyte&gt;</w:t>
      </w:r>
      <w:r>
        <w:br/>
        <w:t xml:space="preserve">    &lt;/characteristic&gt;</w:t>
      </w:r>
      <w:r>
        <w:br/>
        <w:t xml:space="preserve">  &lt;/subjectOf&gt;</w:t>
      </w:r>
    </w:p>
    <w:p w:rsidR="008F3D45" w:rsidRDefault="008F3D45" w:rsidP="008F3D45">
      <w:pPr>
        <w:pStyle w:val="BodyText"/>
      </w:pPr>
      <w:r>
        <w:lastRenderedPageBreak/>
        <w:t>In HL7 every property must be specified with a fully defined concept from an adequate terminology. Constructing meanings on the fly with undefined strings and names is not permitted.</w:t>
      </w:r>
    </w:p>
    <w:p w:rsidR="00027541" w:rsidRPr="006F34F8" w:rsidRDefault="00027541" w:rsidP="007838CD">
      <w:pPr>
        <w:pStyle w:val="Heading3"/>
        <w:rPr>
          <w:color w:val="0070C0"/>
          <w:lang w:eastAsia="en-US"/>
        </w:rPr>
      </w:pPr>
      <w:bookmarkStart w:id="657" w:name="_Toc343650469"/>
      <w:r w:rsidRPr="006F34F8">
        <w:rPr>
          <w:color w:val="0070C0"/>
          <w:lang w:eastAsia="en-US"/>
        </w:rPr>
        <w:t>Property Type</w:t>
      </w:r>
      <w:bookmarkEnd w:id="65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E00B2" w:rsidRPr="007A51EF" w:rsidTr="002E0DFE">
        <w:tc>
          <w:tcPr>
            <w:tcW w:w="1951" w:type="dxa"/>
            <w:shd w:val="clear" w:color="auto" w:fill="auto"/>
          </w:tcPr>
          <w:p w:rsidR="002E00B2" w:rsidRPr="007A51EF" w:rsidRDefault="002E00B2" w:rsidP="000167C3">
            <w:pPr>
              <w:rPr>
                <w:b/>
                <w:lang w:eastAsia="en-US"/>
              </w:rPr>
            </w:pPr>
            <w:r w:rsidRPr="007A51EF">
              <w:rPr>
                <w:b/>
              </w:rPr>
              <w:t>User Guidance</w:t>
            </w:r>
          </w:p>
        </w:tc>
        <w:tc>
          <w:tcPr>
            <w:tcW w:w="8017" w:type="dxa"/>
            <w:shd w:val="clear" w:color="auto" w:fill="auto"/>
          </w:tcPr>
          <w:p w:rsidR="002E00B2" w:rsidRPr="007A51EF" w:rsidRDefault="00553C29" w:rsidP="00553C29">
            <w:pPr>
              <w:jc w:val="both"/>
              <w:rPr>
                <w:lang w:eastAsia="en-US"/>
              </w:rPr>
            </w:pPr>
            <w:r w:rsidRPr="00553C29">
              <w:rPr>
                <w:lang w:eastAsia="en-US"/>
              </w:rPr>
              <w:t>Type of the property for which the information is provided</w:t>
            </w:r>
            <w:r>
              <w:rPr>
                <w:lang w:eastAsia="en-US"/>
              </w:rPr>
              <w:t>.</w:t>
            </w:r>
          </w:p>
        </w:tc>
      </w:tr>
      <w:tr w:rsidR="002E00B2" w:rsidRPr="007A51EF" w:rsidTr="002E0DFE">
        <w:tc>
          <w:tcPr>
            <w:tcW w:w="1951" w:type="dxa"/>
            <w:shd w:val="clear" w:color="auto" w:fill="auto"/>
          </w:tcPr>
          <w:p w:rsidR="002E00B2" w:rsidRPr="007A51EF" w:rsidRDefault="002E00B2" w:rsidP="000167C3">
            <w:pPr>
              <w:rPr>
                <w:b/>
                <w:lang w:eastAsia="en-US"/>
              </w:rPr>
            </w:pPr>
            <w:r w:rsidRPr="007A51EF">
              <w:rPr>
                <w:b/>
              </w:rPr>
              <w:t>Example(s)</w:t>
            </w:r>
          </w:p>
        </w:tc>
        <w:tc>
          <w:tcPr>
            <w:tcW w:w="8017" w:type="dxa"/>
            <w:shd w:val="clear" w:color="auto" w:fill="auto"/>
          </w:tcPr>
          <w:p w:rsidR="002E00B2" w:rsidRPr="007A51EF" w:rsidRDefault="00116721" w:rsidP="000167C3">
            <w:pPr>
              <w:rPr>
                <w:lang w:eastAsia="en-US"/>
              </w:rPr>
            </w:pPr>
            <w:r w:rsidRPr="00116721">
              <w:rPr>
                <w:lang w:eastAsia="en-US"/>
              </w:rPr>
              <w:t>physical, chemical, enzymatic, immunological</w:t>
            </w:r>
          </w:p>
        </w:tc>
      </w:tr>
      <w:tr w:rsidR="002E00B2" w:rsidRPr="007A51EF" w:rsidTr="002E0DFE">
        <w:tc>
          <w:tcPr>
            <w:tcW w:w="1951" w:type="dxa"/>
            <w:shd w:val="clear" w:color="auto" w:fill="auto"/>
          </w:tcPr>
          <w:p w:rsidR="002E00B2" w:rsidRPr="007A51EF" w:rsidRDefault="002E00B2" w:rsidP="000167C3">
            <w:pPr>
              <w:rPr>
                <w:b/>
              </w:rPr>
            </w:pPr>
            <w:r w:rsidRPr="007A51EF">
              <w:rPr>
                <w:b/>
              </w:rPr>
              <w:t>Conformance</w:t>
            </w:r>
          </w:p>
        </w:tc>
        <w:tc>
          <w:tcPr>
            <w:tcW w:w="8017" w:type="dxa"/>
            <w:shd w:val="clear" w:color="auto" w:fill="auto"/>
          </w:tcPr>
          <w:p w:rsidR="002E00B2" w:rsidRPr="007A51EF" w:rsidRDefault="00116721" w:rsidP="000167C3">
            <w:pPr>
              <w:rPr>
                <w:lang w:eastAsia="en-US"/>
              </w:rPr>
            </w:pPr>
            <w:r>
              <w:rPr>
                <w:lang w:eastAsia="en-US"/>
              </w:rPr>
              <w:t>CONDITIONAL</w:t>
            </w:r>
          </w:p>
        </w:tc>
      </w:tr>
      <w:tr w:rsidR="002E00B2" w:rsidRPr="007A51EF" w:rsidTr="002E0DFE">
        <w:tc>
          <w:tcPr>
            <w:tcW w:w="1951" w:type="dxa"/>
            <w:shd w:val="clear" w:color="auto" w:fill="auto"/>
          </w:tcPr>
          <w:p w:rsidR="002E00B2" w:rsidRPr="007A51EF" w:rsidRDefault="002E00B2" w:rsidP="000167C3">
            <w:pPr>
              <w:rPr>
                <w:b/>
              </w:rPr>
            </w:pPr>
            <w:r w:rsidRPr="007A51EF">
              <w:rPr>
                <w:b/>
              </w:rPr>
              <w:t>Data Type</w:t>
            </w:r>
          </w:p>
        </w:tc>
        <w:tc>
          <w:tcPr>
            <w:tcW w:w="8017" w:type="dxa"/>
            <w:shd w:val="clear" w:color="auto" w:fill="auto"/>
          </w:tcPr>
          <w:p w:rsidR="002E00B2" w:rsidRPr="007A51EF" w:rsidRDefault="00553C29" w:rsidP="000167C3">
            <w:pPr>
              <w:rPr>
                <w:lang w:eastAsia="en-US"/>
              </w:rPr>
            </w:pPr>
            <w:r>
              <w:rPr>
                <w:lang w:eastAsia="en-US"/>
              </w:rPr>
              <w:t>CD</w:t>
            </w:r>
          </w:p>
        </w:tc>
      </w:tr>
      <w:tr w:rsidR="002E00B2" w:rsidRPr="007A51EF" w:rsidTr="002E0DFE">
        <w:tc>
          <w:tcPr>
            <w:tcW w:w="1951" w:type="dxa"/>
            <w:shd w:val="clear" w:color="auto" w:fill="auto"/>
          </w:tcPr>
          <w:p w:rsidR="002E00B2" w:rsidRPr="007A51EF" w:rsidRDefault="002E00B2" w:rsidP="000167C3">
            <w:pPr>
              <w:rPr>
                <w:b/>
              </w:rPr>
            </w:pPr>
            <w:r w:rsidRPr="007A51EF">
              <w:rPr>
                <w:b/>
              </w:rPr>
              <w:t>Business Rule(s)</w:t>
            </w:r>
          </w:p>
        </w:tc>
        <w:tc>
          <w:tcPr>
            <w:tcW w:w="8017" w:type="dxa"/>
            <w:shd w:val="clear" w:color="auto" w:fill="auto"/>
          </w:tcPr>
          <w:p w:rsidR="002E00B2" w:rsidRPr="007A51EF" w:rsidRDefault="004002A8" w:rsidP="000167C3">
            <w:pPr>
              <w:jc w:val="both"/>
              <w:rPr>
                <w:lang w:eastAsia="en-US"/>
              </w:rPr>
            </w:pPr>
            <w:r w:rsidRPr="004002A8">
              <w:rPr>
                <w:lang w:eastAsia="en-US"/>
              </w:rPr>
              <w:t xml:space="preserve">Each property </w:t>
            </w:r>
            <w:r w:rsidR="00C22E3D">
              <w:rPr>
                <w:lang w:eastAsia="en-US"/>
              </w:rPr>
              <w:t>must be provided with a fully terminologically defined concept for measurements. Such definition would include any necessary of “types” such as this.</w:t>
            </w:r>
            <w:r>
              <w:rPr>
                <w:lang w:eastAsia="en-US"/>
              </w:rPr>
              <w:t>.</w:t>
            </w:r>
          </w:p>
        </w:tc>
      </w:tr>
    </w:tbl>
    <w:p w:rsidR="00C22E3D" w:rsidRDefault="00C22E3D" w:rsidP="00C22E3D">
      <w:pPr>
        <w:pStyle w:val="XML"/>
        <w:keepLines w:val="0"/>
      </w:pPr>
      <w:r>
        <w:t>&lt;identifiedSubstance&gt;</w:t>
      </w:r>
      <w:r>
        <w:br/>
        <w:t xml:space="preserve">  &lt;identifiedSubstance&gt;...&lt;/identifiedSubstance&gt;</w:t>
      </w:r>
      <w:r>
        <w:br/>
        <w:t xml:space="preserve">  &lt;subjectOf&gt;</w:t>
      </w:r>
      <w:r>
        <w:br/>
        <w:t xml:space="preserve">    &lt;characteristic&gt;</w:t>
      </w:r>
      <w:r>
        <w:br/>
        <w:t xml:space="preserve">      &lt;code code="</w:t>
      </w:r>
      <w:r w:rsidRPr="00C22E3D">
        <w:rPr>
          <w:b/>
          <w:bCs/>
          <w:i/>
          <w:iCs/>
        </w:rPr>
        <w:t xml:space="preserve">Property </w:t>
      </w:r>
      <w:r w:rsidRPr="00C22E3D">
        <w:rPr>
          <w:i/>
          <w:iCs/>
        </w:rPr>
        <w:t>(</w:t>
      </w:r>
      <w:r w:rsidRPr="00C22E3D">
        <w:rPr>
          <w:b/>
          <w:bCs/>
          <w:i/>
          <w:iCs/>
        </w:rPr>
        <w:t>Type</w:t>
      </w:r>
      <w:r>
        <w:rPr>
          <w:i/>
          <w:iCs/>
        </w:rPr>
        <w:t>/Name) Code</w:t>
      </w:r>
      <w:r>
        <w:t>" codeSystem="</w:t>
      </w:r>
      <w:r w:rsidRPr="000C4ACE">
        <w:rPr>
          <w:i/>
          <w:iCs/>
        </w:rPr>
        <w:t>Code System (OID)</w:t>
      </w:r>
      <w:r>
        <w:t>"</w:t>
      </w:r>
      <w:r>
        <w:br/>
        <w:t xml:space="preserve">            displayName="</w:t>
      </w:r>
      <w:r>
        <w:rPr>
          <w:i/>
          <w:iCs/>
        </w:rPr>
        <w:t>Property Name</w:t>
      </w:r>
      <w:r>
        <w:t>"&gt;</w:t>
      </w:r>
    </w:p>
    <w:p w:rsidR="00027541" w:rsidRPr="006F34F8" w:rsidRDefault="007838CD" w:rsidP="007838CD">
      <w:pPr>
        <w:pStyle w:val="Heading3"/>
        <w:rPr>
          <w:color w:val="0070C0"/>
          <w:lang w:eastAsia="en-US"/>
        </w:rPr>
      </w:pPr>
      <w:bookmarkStart w:id="658" w:name="_Toc343650470"/>
      <w:r w:rsidRPr="006F34F8">
        <w:rPr>
          <w:color w:val="0070C0"/>
          <w:lang w:eastAsia="en-US"/>
        </w:rPr>
        <w:t>Property Name</w:t>
      </w:r>
      <w:bookmarkEnd w:id="658"/>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E00B2" w:rsidRPr="007A51EF" w:rsidTr="002E0DFE">
        <w:tc>
          <w:tcPr>
            <w:tcW w:w="1951" w:type="dxa"/>
            <w:shd w:val="clear" w:color="auto" w:fill="auto"/>
          </w:tcPr>
          <w:p w:rsidR="002E00B2" w:rsidRPr="007A51EF" w:rsidRDefault="002E00B2" w:rsidP="000167C3">
            <w:pPr>
              <w:rPr>
                <w:b/>
                <w:lang w:eastAsia="en-US"/>
              </w:rPr>
            </w:pPr>
            <w:r w:rsidRPr="007A51EF">
              <w:rPr>
                <w:b/>
              </w:rPr>
              <w:t>User Guidance</w:t>
            </w:r>
          </w:p>
        </w:tc>
        <w:tc>
          <w:tcPr>
            <w:tcW w:w="8017" w:type="dxa"/>
            <w:shd w:val="clear" w:color="auto" w:fill="auto"/>
          </w:tcPr>
          <w:p w:rsidR="002E00B2" w:rsidRPr="007A51EF" w:rsidRDefault="00116721" w:rsidP="00116721">
            <w:pPr>
              <w:jc w:val="both"/>
              <w:rPr>
                <w:lang w:eastAsia="en-US"/>
              </w:rPr>
            </w:pPr>
            <w:r>
              <w:rPr>
                <w:lang w:eastAsia="en-US"/>
              </w:rPr>
              <w:t>The n</w:t>
            </w:r>
            <w:r w:rsidR="004002A8" w:rsidRPr="004002A8">
              <w:rPr>
                <w:lang w:eastAsia="en-US"/>
              </w:rPr>
              <w:t>ame of the property</w:t>
            </w:r>
            <w:r>
              <w:rPr>
                <w:lang w:eastAsia="en-US"/>
              </w:rPr>
              <w:t xml:space="preserve"> shall be specified basedon a controlled vocabulary.</w:t>
            </w:r>
          </w:p>
        </w:tc>
      </w:tr>
      <w:tr w:rsidR="002E00B2" w:rsidRPr="007A51EF" w:rsidTr="002E0DFE">
        <w:tc>
          <w:tcPr>
            <w:tcW w:w="1951" w:type="dxa"/>
            <w:shd w:val="clear" w:color="auto" w:fill="auto"/>
          </w:tcPr>
          <w:p w:rsidR="002E00B2" w:rsidRPr="007A51EF" w:rsidRDefault="002E00B2" w:rsidP="000167C3">
            <w:pPr>
              <w:rPr>
                <w:b/>
                <w:lang w:eastAsia="en-US"/>
              </w:rPr>
            </w:pPr>
            <w:r w:rsidRPr="007A51EF">
              <w:rPr>
                <w:b/>
              </w:rPr>
              <w:t>Example(s)</w:t>
            </w:r>
          </w:p>
        </w:tc>
        <w:tc>
          <w:tcPr>
            <w:tcW w:w="8017" w:type="dxa"/>
            <w:shd w:val="clear" w:color="auto" w:fill="auto"/>
          </w:tcPr>
          <w:p w:rsidR="002E00B2" w:rsidRPr="007A51EF" w:rsidRDefault="00BC6260" w:rsidP="000167C3">
            <w:pPr>
              <w:rPr>
                <w:lang w:eastAsia="en-US"/>
              </w:rPr>
            </w:pPr>
            <w:r w:rsidRPr="004002A8">
              <w:rPr>
                <w:lang w:eastAsia="en-US"/>
              </w:rPr>
              <w:t>VISCOSITY, PH, CELL SURFACE ANTIGEN</w:t>
            </w:r>
          </w:p>
        </w:tc>
      </w:tr>
      <w:tr w:rsidR="002E00B2" w:rsidRPr="007A51EF" w:rsidTr="002E0DFE">
        <w:tc>
          <w:tcPr>
            <w:tcW w:w="1951" w:type="dxa"/>
            <w:shd w:val="clear" w:color="auto" w:fill="auto"/>
          </w:tcPr>
          <w:p w:rsidR="002E00B2" w:rsidRPr="007A51EF" w:rsidRDefault="002E00B2" w:rsidP="000167C3">
            <w:pPr>
              <w:rPr>
                <w:b/>
              </w:rPr>
            </w:pPr>
            <w:r w:rsidRPr="007A51EF">
              <w:rPr>
                <w:b/>
              </w:rPr>
              <w:t>Conformance</w:t>
            </w:r>
          </w:p>
        </w:tc>
        <w:tc>
          <w:tcPr>
            <w:tcW w:w="8017" w:type="dxa"/>
            <w:shd w:val="clear" w:color="auto" w:fill="auto"/>
          </w:tcPr>
          <w:p w:rsidR="002E00B2" w:rsidRPr="007A51EF" w:rsidRDefault="00116721" w:rsidP="000167C3">
            <w:pPr>
              <w:rPr>
                <w:lang w:eastAsia="en-US"/>
              </w:rPr>
            </w:pPr>
            <w:r>
              <w:rPr>
                <w:lang w:eastAsia="en-US"/>
              </w:rPr>
              <w:t>CONDITIONAL</w:t>
            </w:r>
          </w:p>
        </w:tc>
      </w:tr>
      <w:tr w:rsidR="002E00B2" w:rsidRPr="007A51EF" w:rsidTr="002E0DFE">
        <w:tc>
          <w:tcPr>
            <w:tcW w:w="1951" w:type="dxa"/>
            <w:shd w:val="clear" w:color="auto" w:fill="auto"/>
          </w:tcPr>
          <w:p w:rsidR="002E00B2" w:rsidRPr="007A51EF" w:rsidRDefault="002E00B2" w:rsidP="000167C3">
            <w:pPr>
              <w:rPr>
                <w:b/>
              </w:rPr>
            </w:pPr>
            <w:r w:rsidRPr="007A51EF">
              <w:rPr>
                <w:b/>
              </w:rPr>
              <w:t>Data Type</w:t>
            </w:r>
          </w:p>
        </w:tc>
        <w:tc>
          <w:tcPr>
            <w:tcW w:w="8017" w:type="dxa"/>
            <w:shd w:val="clear" w:color="auto" w:fill="auto"/>
          </w:tcPr>
          <w:p w:rsidR="002E00B2" w:rsidRPr="007A51EF" w:rsidRDefault="00553C29" w:rsidP="000167C3">
            <w:pPr>
              <w:rPr>
                <w:lang w:eastAsia="en-US"/>
              </w:rPr>
            </w:pPr>
            <w:r>
              <w:rPr>
                <w:lang w:eastAsia="en-US"/>
              </w:rPr>
              <w:t>CD</w:t>
            </w:r>
          </w:p>
        </w:tc>
      </w:tr>
      <w:tr w:rsidR="002E00B2" w:rsidRPr="007A51EF" w:rsidTr="002E0DFE">
        <w:tc>
          <w:tcPr>
            <w:tcW w:w="1951" w:type="dxa"/>
            <w:shd w:val="clear" w:color="auto" w:fill="auto"/>
          </w:tcPr>
          <w:p w:rsidR="002E00B2" w:rsidRPr="007A51EF" w:rsidRDefault="002E00B2" w:rsidP="000167C3">
            <w:pPr>
              <w:rPr>
                <w:b/>
              </w:rPr>
            </w:pPr>
            <w:r w:rsidRPr="007A51EF">
              <w:rPr>
                <w:b/>
              </w:rPr>
              <w:t>Business Rule(s)</w:t>
            </w:r>
          </w:p>
        </w:tc>
        <w:tc>
          <w:tcPr>
            <w:tcW w:w="8017" w:type="dxa"/>
            <w:shd w:val="clear" w:color="auto" w:fill="auto"/>
          </w:tcPr>
          <w:p w:rsidR="002E00B2" w:rsidRPr="007A51EF" w:rsidRDefault="004002A8" w:rsidP="000167C3">
            <w:pPr>
              <w:jc w:val="both"/>
              <w:rPr>
                <w:lang w:eastAsia="en-US"/>
              </w:rPr>
            </w:pPr>
            <w:r w:rsidRPr="004002A8">
              <w:rPr>
                <w:lang w:eastAsia="en-US"/>
              </w:rPr>
              <w:t>A word or short term that describes a property</w:t>
            </w:r>
            <w:r>
              <w:rPr>
                <w:lang w:eastAsia="en-US"/>
              </w:rPr>
              <w:t>.</w:t>
            </w:r>
            <w:r w:rsidR="00C22E3D">
              <w:rPr>
                <w:lang w:eastAsia="en-US"/>
              </w:rPr>
              <w:t xml:space="preserve"> A fully defined coded concept must always be provided.</w:t>
            </w:r>
          </w:p>
        </w:tc>
      </w:tr>
    </w:tbl>
    <w:p w:rsidR="00C22E3D" w:rsidRDefault="00C22E3D" w:rsidP="00C22E3D">
      <w:pPr>
        <w:pStyle w:val="XML"/>
        <w:keepLines w:val="0"/>
      </w:pPr>
      <w:r>
        <w:t>&lt;identifiedSubstance&gt;</w:t>
      </w:r>
      <w:r>
        <w:br/>
        <w:t xml:space="preserve">  &lt;identifiedSubstance&gt;...&lt;/identifiedSubstance&gt;</w:t>
      </w:r>
      <w:r>
        <w:br/>
        <w:t xml:space="preserve">  &lt;subjectOf&gt;</w:t>
      </w:r>
      <w:r>
        <w:br/>
        <w:t xml:space="preserve">    &lt;characteristic&gt;</w:t>
      </w:r>
      <w:r>
        <w:br/>
        <w:t xml:space="preserve">      &lt;code code="</w:t>
      </w:r>
      <w:r w:rsidRPr="00C22E3D">
        <w:rPr>
          <w:b/>
          <w:bCs/>
          <w:i/>
          <w:iCs/>
        </w:rPr>
        <w:t xml:space="preserve">Property </w:t>
      </w:r>
      <w:r w:rsidRPr="00C22E3D">
        <w:rPr>
          <w:i/>
          <w:iCs/>
        </w:rPr>
        <w:t>(Type</w:t>
      </w:r>
      <w:r>
        <w:rPr>
          <w:i/>
          <w:iCs/>
        </w:rPr>
        <w:t>/</w:t>
      </w:r>
      <w:r w:rsidRPr="00C22E3D">
        <w:rPr>
          <w:b/>
          <w:bCs/>
          <w:i/>
          <w:iCs/>
        </w:rPr>
        <w:t>Name</w:t>
      </w:r>
      <w:r>
        <w:rPr>
          <w:i/>
          <w:iCs/>
        </w:rPr>
        <w:t>) Code</w:t>
      </w:r>
      <w:r>
        <w:t>" codeSystem="</w:t>
      </w:r>
      <w:r w:rsidRPr="000C4ACE">
        <w:rPr>
          <w:i/>
          <w:iCs/>
        </w:rPr>
        <w:t>Code System (OID)</w:t>
      </w:r>
      <w:r>
        <w:t>"</w:t>
      </w:r>
      <w:r>
        <w:br/>
        <w:t xml:space="preserve">            displayName="</w:t>
      </w:r>
      <w:r w:rsidRPr="00C22E3D">
        <w:rPr>
          <w:b/>
          <w:bCs/>
          <w:i/>
          <w:iCs/>
        </w:rPr>
        <w:t>Property Name</w:t>
      </w:r>
      <w:r>
        <w:t>"&gt;</w:t>
      </w:r>
    </w:p>
    <w:p w:rsidR="00027541" w:rsidRPr="006F34F8" w:rsidRDefault="00027541" w:rsidP="007838CD">
      <w:pPr>
        <w:pStyle w:val="Heading3"/>
        <w:rPr>
          <w:color w:val="0070C0"/>
          <w:lang w:eastAsia="en-US"/>
        </w:rPr>
      </w:pPr>
      <w:bookmarkStart w:id="659" w:name="_Toc343650471"/>
      <w:r w:rsidRPr="006F34F8">
        <w:rPr>
          <w:color w:val="0070C0"/>
          <w:lang w:eastAsia="en-US"/>
        </w:rPr>
        <w:t>Substance ID</w:t>
      </w:r>
      <w:bookmarkEnd w:id="659"/>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E00B2" w:rsidRPr="007A51EF" w:rsidTr="002E0DFE">
        <w:tc>
          <w:tcPr>
            <w:tcW w:w="1951" w:type="dxa"/>
            <w:shd w:val="clear" w:color="auto" w:fill="auto"/>
          </w:tcPr>
          <w:p w:rsidR="002E00B2" w:rsidRPr="007A51EF" w:rsidRDefault="002E00B2" w:rsidP="000167C3">
            <w:pPr>
              <w:rPr>
                <w:b/>
                <w:lang w:eastAsia="en-US"/>
              </w:rPr>
            </w:pPr>
            <w:r w:rsidRPr="007A51EF">
              <w:rPr>
                <w:b/>
              </w:rPr>
              <w:t>User Guidance</w:t>
            </w:r>
          </w:p>
        </w:tc>
        <w:tc>
          <w:tcPr>
            <w:tcW w:w="8017" w:type="dxa"/>
            <w:shd w:val="clear" w:color="auto" w:fill="auto"/>
          </w:tcPr>
          <w:p w:rsidR="002E00B2" w:rsidRPr="007A51EF" w:rsidRDefault="004002A8" w:rsidP="000167C3">
            <w:pPr>
              <w:jc w:val="both"/>
              <w:rPr>
                <w:lang w:eastAsia="en-US"/>
              </w:rPr>
            </w:pPr>
            <w:r w:rsidRPr="004002A8">
              <w:rPr>
                <w:lang w:eastAsia="en-US"/>
              </w:rPr>
              <w:t>Substance ID of a substance upon which a defining property depends</w:t>
            </w:r>
            <w:r w:rsidR="00F960C1">
              <w:rPr>
                <w:lang w:eastAsia="en-US"/>
              </w:rPr>
              <w:t>; t</w:t>
            </w:r>
            <w:r w:rsidR="00F960C1" w:rsidRPr="00F960C1">
              <w:rPr>
                <w:lang w:eastAsia="en-US"/>
              </w:rPr>
              <w:t>he identifier of the substance related to a defining property shall be described where applicable and based on controlled vocabulary</w:t>
            </w:r>
            <w:r w:rsidR="00F960C1">
              <w:rPr>
                <w:lang w:eastAsia="en-US"/>
              </w:rPr>
              <w:t>.</w:t>
            </w:r>
          </w:p>
        </w:tc>
      </w:tr>
      <w:tr w:rsidR="002E00B2" w:rsidRPr="007A51EF" w:rsidTr="002E0DFE">
        <w:tc>
          <w:tcPr>
            <w:tcW w:w="1951" w:type="dxa"/>
            <w:shd w:val="clear" w:color="auto" w:fill="auto"/>
          </w:tcPr>
          <w:p w:rsidR="002E00B2" w:rsidRPr="007A51EF" w:rsidRDefault="002E00B2" w:rsidP="000167C3">
            <w:pPr>
              <w:rPr>
                <w:b/>
                <w:lang w:eastAsia="en-US"/>
              </w:rPr>
            </w:pPr>
            <w:r w:rsidRPr="007A51EF">
              <w:rPr>
                <w:b/>
              </w:rPr>
              <w:t>Example(s)</w:t>
            </w:r>
          </w:p>
        </w:tc>
        <w:tc>
          <w:tcPr>
            <w:tcW w:w="8017" w:type="dxa"/>
            <w:shd w:val="clear" w:color="auto" w:fill="auto"/>
          </w:tcPr>
          <w:p w:rsidR="002E00B2" w:rsidRPr="007A51EF" w:rsidRDefault="00617D95" w:rsidP="000167C3">
            <w:pPr>
              <w:rPr>
                <w:lang w:eastAsia="en-US"/>
              </w:rPr>
            </w:pPr>
            <w:r w:rsidRPr="00BC6260">
              <w:rPr>
                <w:lang w:eastAsia="en-US"/>
              </w:rPr>
              <w:t>Solubility</w:t>
            </w:r>
            <w:r w:rsidR="00BC6260" w:rsidRPr="00BC6260">
              <w:rPr>
                <w:lang w:eastAsia="en-US"/>
              </w:rPr>
              <w:t xml:space="preserve"> in Water, Water ID shall be specified</w:t>
            </w:r>
            <w:r w:rsidR="00BC6260">
              <w:rPr>
                <w:lang w:eastAsia="en-US"/>
              </w:rPr>
              <w:t>.</w:t>
            </w:r>
          </w:p>
        </w:tc>
      </w:tr>
      <w:tr w:rsidR="002E00B2" w:rsidRPr="007A51EF" w:rsidTr="002E0DFE">
        <w:tc>
          <w:tcPr>
            <w:tcW w:w="1951" w:type="dxa"/>
            <w:shd w:val="clear" w:color="auto" w:fill="auto"/>
          </w:tcPr>
          <w:p w:rsidR="002E00B2" w:rsidRPr="007A51EF" w:rsidRDefault="002E00B2" w:rsidP="000167C3">
            <w:pPr>
              <w:rPr>
                <w:b/>
              </w:rPr>
            </w:pPr>
            <w:r w:rsidRPr="007A51EF">
              <w:rPr>
                <w:b/>
              </w:rPr>
              <w:t>Conformance</w:t>
            </w:r>
          </w:p>
        </w:tc>
        <w:tc>
          <w:tcPr>
            <w:tcW w:w="8017" w:type="dxa"/>
            <w:shd w:val="clear" w:color="auto" w:fill="auto"/>
          </w:tcPr>
          <w:p w:rsidR="002E00B2" w:rsidRPr="007A51EF" w:rsidRDefault="00617D95" w:rsidP="000167C3">
            <w:pPr>
              <w:rPr>
                <w:lang w:eastAsia="en-US"/>
              </w:rPr>
            </w:pPr>
            <w:r>
              <w:rPr>
                <w:lang w:eastAsia="en-US"/>
              </w:rPr>
              <w:t>CONDITIONAL</w:t>
            </w:r>
          </w:p>
        </w:tc>
      </w:tr>
      <w:tr w:rsidR="002E00B2" w:rsidRPr="007A51EF" w:rsidTr="002E0DFE">
        <w:tc>
          <w:tcPr>
            <w:tcW w:w="1951" w:type="dxa"/>
            <w:shd w:val="clear" w:color="auto" w:fill="auto"/>
          </w:tcPr>
          <w:p w:rsidR="002E00B2" w:rsidRPr="007A51EF" w:rsidRDefault="002E00B2" w:rsidP="000167C3">
            <w:pPr>
              <w:rPr>
                <w:b/>
              </w:rPr>
            </w:pPr>
            <w:r w:rsidRPr="007A51EF">
              <w:rPr>
                <w:b/>
              </w:rPr>
              <w:t>Data Type</w:t>
            </w:r>
          </w:p>
        </w:tc>
        <w:tc>
          <w:tcPr>
            <w:tcW w:w="8017" w:type="dxa"/>
            <w:shd w:val="clear" w:color="auto" w:fill="auto"/>
          </w:tcPr>
          <w:p w:rsidR="002E00B2" w:rsidRPr="007A51EF" w:rsidRDefault="00F960C1" w:rsidP="000167C3">
            <w:pPr>
              <w:rPr>
                <w:lang w:eastAsia="en-US"/>
              </w:rPr>
            </w:pPr>
            <w:r>
              <w:rPr>
                <w:lang w:eastAsia="en-US"/>
              </w:rPr>
              <w:t>CD</w:t>
            </w:r>
          </w:p>
        </w:tc>
      </w:tr>
      <w:tr w:rsidR="002E00B2" w:rsidRPr="007A51EF" w:rsidTr="002E0DFE">
        <w:tc>
          <w:tcPr>
            <w:tcW w:w="1951" w:type="dxa"/>
            <w:shd w:val="clear" w:color="auto" w:fill="auto"/>
          </w:tcPr>
          <w:p w:rsidR="002E00B2" w:rsidRPr="007A51EF" w:rsidRDefault="002E00B2" w:rsidP="000167C3">
            <w:pPr>
              <w:rPr>
                <w:b/>
              </w:rPr>
            </w:pPr>
            <w:r w:rsidRPr="007A51EF">
              <w:rPr>
                <w:b/>
              </w:rPr>
              <w:t>Business Rule(s)</w:t>
            </w:r>
          </w:p>
        </w:tc>
        <w:tc>
          <w:tcPr>
            <w:tcW w:w="8017" w:type="dxa"/>
            <w:shd w:val="clear" w:color="auto" w:fill="auto"/>
          </w:tcPr>
          <w:p w:rsidR="002E00B2" w:rsidRPr="007A51EF" w:rsidRDefault="004002A8" w:rsidP="000167C3">
            <w:pPr>
              <w:jc w:val="both"/>
              <w:rPr>
                <w:lang w:eastAsia="en-US"/>
              </w:rPr>
            </w:pPr>
            <w:r w:rsidRPr="004002A8">
              <w:rPr>
                <w:lang w:eastAsia="en-US"/>
              </w:rPr>
              <w:t>A substance ID should be created for every substance upon which a property is dependent</w:t>
            </w:r>
            <w:r>
              <w:rPr>
                <w:lang w:eastAsia="en-US"/>
              </w:rPr>
              <w:t>.</w:t>
            </w:r>
          </w:p>
        </w:tc>
      </w:tr>
    </w:tbl>
    <w:p w:rsidR="00C22E3D" w:rsidRDefault="00C22E3D" w:rsidP="00C22E3D">
      <w:pPr>
        <w:pStyle w:val="XML"/>
        <w:keepLines w:val="0"/>
      </w:pPr>
      <w:r>
        <w:t>&lt;identifiedSubstance&gt;</w:t>
      </w:r>
      <w:r>
        <w:br/>
        <w:t xml:space="preserve">  &lt;identifiedSubstance&gt;...&lt;/identifiedSubstance&gt;</w:t>
      </w:r>
      <w:r>
        <w:br/>
        <w:t xml:space="preserve">  &lt;subjectOf&gt;</w:t>
      </w:r>
      <w:r>
        <w:br/>
        <w:t xml:space="preserve">    &lt;characteristic&gt;</w:t>
      </w:r>
      <w:r>
        <w:br/>
        <w:t xml:space="preserve">      &lt;analyte&gt;</w:t>
      </w:r>
      <w:r>
        <w:br/>
        <w:t xml:space="preserve">        &lt;identifiedSubstance&gt;</w:t>
      </w:r>
      <w:r>
        <w:br/>
        <w:t xml:space="preserve">          &lt;identifiedSubstance&gt;</w:t>
      </w:r>
      <w:r>
        <w:br/>
        <w:t xml:space="preserve">            &lt;code code="</w:t>
      </w:r>
      <w:r w:rsidRPr="00C22E3D">
        <w:rPr>
          <w:b/>
          <w:bCs/>
          <w:i/>
          <w:iCs/>
        </w:rPr>
        <w:t>Substance Id</w:t>
      </w:r>
      <w:r>
        <w:t>" codeSystem="</w:t>
      </w:r>
      <w:r w:rsidRPr="008F3D45">
        <w:rPr>
          <w:i/>
          <w:iCs/>
        </w:rPr>
        <w:t>Substance Id Syste</w:t>
      </w:r>
      <w:r>
        <w:rPr>
          <w:i/>
          <w:iCs/>
        </w:rPr>
        <w:t>m (OID)</w:t>
      </w:r>
      <w:r>
        <w:t>"/&gt;</w:t>
      </w:r>
    </w:p>
    <w:p w:rsidR="00027541" w:rsidRPr="006F34F8" w:rsidRDefault="00027541" w:rsidP="007838CD">
      <w:pPr>
        <w:pStyle w:val="Heading3"/>
        <w:rPr>
          <w:color w:val="0070C0"/>
          <w:lang w:eastAsia="en-US"/>
        </w:rPr>
      </w:pPr>
      <w:bookmarkStart w:id="660" w:name="_Toc343650472"/>
      <w:r w:rsidRPr="006F34F8">
        <w:rPr>
          <w:color w:val="0070C0"/>
          <w:lang w:eastAsia="en-US"/>
        </w:rPr>
        <w:t>Substance Name</w:t>
      </w:r>
      <w:bookmarkEnd w:id="660"/>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E00B2" w:rsidRPr="007A51EF" w:rsidTr="002E0DFE">
        <w:tc>
          <w:tcPr>
            <w:tcW w:w="1951" w:type="dxa"/>
            <w:shd w:val="clear" w:color="auto" w:fill="auto"/>
          </w:tcPr>
          <w:p w:rsidR="002E00B2" w:rsidRPr="007A51EF" w:rsidRDefault="002E00B2" w:rsidP="000167C3">
            <w:pPr>
              <w:rPr>
                <w:b/>
                <w:lang w:eastAsia="en-US"/>
              </w:rPr>
            </w:pPr>
            <w:r w:rsidRPr="007A51EF">
              <w:rPr>
                <w:b/>
              </w:rPr>
              <w:t>User Guidance</w:t>
            </w:r>
          </w:p>
        </w:tc>
        <w:tc>
          <w:tcPr>
            <w:tcW w:w="8017" w:type="dxa"/>
            <w:shd w:val="clear" w:color="auto" w:fill="auto"/>
          </w:tcPr>
          <w:p w:rsidR="002E00B2" w:rsidRPr="007A51EF" w:rsidRDefault="004002A8" w:rsidP="000167C3">
            <w:pPr>
              <w:jc w:val="both"/>
              <w:rPr>
                <w:lang w:eastAsia="en-US"/>
              </w:rPr>
            </w:pPr>
            <w:r w:rsidRPr="004002A8">
              <w:rPr>
                <w:lang w:eastAsia="en-US"/>
              </w:rPr>
              <w:t>To be used to identify a substance related to a defining prope</w:t>
            </w:r>
            <w:r>
              <w:rPr>
                <w:lang w:eastAsia="en-US"/>
              </w:rPr>
              <w:t>rty,</w:t>
            </w:r>
            <w:r w:rsidRPr="004002A8">
              <w:rPr>
                <w:lang w:eastAsia="en-US"/>
              </w:rPr>
              <w:t xml:space="preserve"> for example: cell surface antigens (the substance id for cd4</w:t>
            </w:r>
            <w:r w:rsidR="007D66A5">
              <w:rPr>
                <w:lang w:eastAsia="en-US"/>
              </w:rPr>
              <w:t xml:space="preserve"> would be captured to defined CD</w:t>
            </w:r>
            <w:r w:rsidRPr="004002A8">
              <w:rPr>
                <w:lang w:eastAsia="en-US"/>
              </w:rPr>
              <w:t>4 pos</w:t>
            </w:r>
            <w:r w:rsidR="007D66A5">
              <w:rPr>
                <w:lang w:eastAsia="en-US"/>
              </w:rPr>
              <w:t>i</w:t>
            </w:r>
            <w:r w:rsidRPr="004002A8">
              <w:rPr>
                <w:lang w:eastAsia="en-US"/>
              </w:rPr>
              <w:t>tive cells).</w:t>
            </w:r>
          </w:p>
        </w:tc>
      </w:tr>
      <w:tr w:rsidR="002E00B2" w:rsidRPr="007A51EF" w:rsidTr="002E0DFE">
        <w:tc>
          <w:tcPr>
            <w:tcW w:w="1951" w:type="dxa"/>
            <w:shd w:val="clear" w:color="auto" w:fill="auto"/>
          </w:tcPr>
          <w:p w:rsidR="002E00B2" w:rsidRPr="007A51EF" w:rsidRDefault="002E00B2" w:rsidP="000167C3">
            <w:pPr>
              <w:rPr>
                <w:b/>
                <w:lang w:eastAsia="en-US"/>
              </w:rPr>
            </w:pPr>
            <w:r w:rsidRPr="007A51EF">
              <w:rPr>
                <w:b/>
              </w:rPr>
              <w:lastRenderedPageBreak/>
              <w:t>Example(s)</w:t>
            </w:r>
          </w:p>
        </w:tc>
        <w:tc>
          <w:tcPr>
            <w:tcW w:w="8017" w:type="dxa"/>
            <w:shd w:val="clear" w:color="auto" w:fill="auto"/>
          </w:tcPr>
          <w:p w:rsidR="002E00B2" w:rsidRPr="007A51EF" w:rsidRDefault="002E00B2" w:rsidP="000167C3">
            <w:pPr>
              <w:rPr>
                <w:lang w:eastAsia="en-US"/>
              </w:rPr>
            </w:pPr>
          </w:p>
        </w:tc>
      </w:tr>
      <w:tr w:rsidR="002E00B2" w:rsidRPr="007A51EF" w:rsidTr="002E0DFE">
        <w:tc>
          <w:tcPr>
            <w:tcW w:w="1951" w:type="dxa"/>
            <w:shd w:val="clear" w:color="auto" w:fill="auto"/>
          </w:tcPr>
          <w:p w:rsidR="002E00B2" w:rsidRPr="007A51EF" w:rsidRDefault="002E00B2" w:rsidP="000167C3">
            <w:pPr>
              <w:rPr>
                <w:b/>
              </w:rPr>
            </w:pPr>
            <w:r w:rsidRPr="007A51EF">
              <w:rPr>
                <w:b/>
              </w:rPr>
              <w:t>Conformance</w:t>
            </w:r>
          </w:p>
        </w:tc>
        <w:tc>
          <w:tcPr>
            <w:tcW w:w="8017" w:type="dxa"/>
            <w:shd w:val="clear" w:color="auto" w:fill="auto"/>
          </w:tcPr>
          <w:p w:rsidR="002E00B2" w:rsidRPr="007A51EF" w:rsidRDefault="00B552F9" w:rsidP="000167C3">
            <w:pPr>
              <w:rPr>
                <w:lang w:eastAsia="en-US"/>
              </w:rPr>
            </w:pPr>
            <w:r>
              <w:rPr>
                <w:lang w:eastAsia="en-US"/>
              </w:rPr>
              <w:t>OPTIONAL</w:t>
            </w:r>
          </w:p>
        </w:tc>
      </w:tr>
      <w:tr w:rsidR="002E00B2" w:rsidRPr="007A51EF" w:rsidTr="002E0DFE">
        <w:tc>
          <w:tcPr>
            <w:tcW w:w="1951" w:type="dxa"/>
            <w:shd w:val="clear" w:color="auto" w:fill="auto"/>
          </w:tcPr>
          <w:p w:rsidR="002E00B2" w:rsidRPr="007A51EF" w:rsidRDefault="002E00B2" w:rsidP="000167C3">
            <w:pPr>
              <w:rPr>
                <w:b/>
              </w:rPr>
            </w:pPr>
            <w:r w:rsidRPr="007A51EF">
              <w:rPr>
                <w:b/>
              </w:rPr>
              <w:t>Data Type</w:t>
            </w:r>
          </w:p>
        </w:tc>
        <w:tc>
          <w:tcPr>
            <w:tcW w:w="8017" w:type="dxa"/>
            <w:shd w:val="clear" w:color="auto" w:fill="auto"/>
          </w:tcPr>
          <w:p w:rsidR="002E00B2" w:rsidRPr="007A51EF" w:rsidRDefault="00553C29" w:rsidP="000167C3">
            <w:pPr>
              <w:rPr>
                <w:lang w:eastAsia="en-US"/>
              </w:rPr>
            </w:pPr>
            <w:r>
              <w:rPr>
                <w:lang w:eastAsia="en-US"/>
              </w:rPr>
              <w:t>CD</w:t>
            </w:r>
          </w:p>
        </w:tc>
      </w:tr>
      <w:tr w:rsidR="002E00B2" w:rsidRPr="007A51EF" w:rsidTr="002E0DFE">
        <w:tc>
          <w:tcPr>
            <w:tcW w:w="1951" w:type="dxa"/>
            <w:shd w:val="clear" w:color="auto" w:fill="auto"/>
          </w:tcPr>
          <w:p w:rsidR="002E00B2" w:rsidRPr="007A51EF" w:rsidRDefault="002E00B2" w:rsidP="000167C3">
            <w:pPr>
              <w:rPr>
                <w:b/>
              </w:rPr>
            </w:pPr>
            <w:r w:rsidRPr="007A51EF">
              <w:rPr>
                <w:b/>
              </w:rPr>
              <w:t>Business Rule(s)</w:t>
            </w:r>
          </w:p>
        </w:tc>
        <w:tc>
          <w:tcPr>
            <w:tcW w:w="8017" w:type="dxa"/>
            <w:shd w:val="clear" w:color="auto" w:fill="auto"/>
          </w:tcPr>
          <w:p w:rsidR="002E00B2" w:rsidRPr="007A51EF" w:rsidRDefault="004002A8" w:rsidP="000167C3">
            <w:pPr>
              <w:jc w:val="both"/>
              <w:rPr>
                <w:lang w:eastAsia="en-US"/>
              </w:rPr>
            </w:pPr>
            <w:r w:rsidRPr="004002A8">
              <w:rPr>
                <w:lang w:eastAsia="en-US"/>
              </w:rPr>
              <w:t>The preferred term</w:t>
            </w:r>
            <w:r>
              <w:rPr>
                <w:lang w:eastAsia="en-US"/>
              </w:rPr>
              <w:t>.</w:t>
            </w:r>
          </w:p>
        </w:tc>
      </w:tr>
    </w:tbl>
    <w:p w:rsidR="00C22E3D" w:rsidRDefault="00C22E3D" w:rsidP="00C22E3D">
      <w:pPr>
        <w:pStyle w:val="XML"/>
        <w:keepLines w:val="0"/>
      </w:pPr>
      <w:r>
        <w:t>&lt;identifiedSubstance&gt;</w:t>
      </w:r>
      <w:r>
        <w:br/>
        <w:t xml:space="preserve">  &lt;identifiedSubstance&gt;...&lt;/identifiedSubstance&gt;</w:t>
      </w:r>
      <w:r>
        <w:br/>
        <w:t xml:space="preserve">  &lt;subjectOf&gt;</w:t>
      </w:r>
      <w:r>
        <w:br/>
        <w:t xml:space="preserve">    &lt;characteristic&gt;</w:t>
      </w:r>
      <w:r>
        <w:br/>
        <w:t xml:space="preserve">      &lt;analyte&gt;</w:t>
      </w:r>
      <w:r>
        <w:br/>
        <w:t xml:space="preserve">        &lt;identifiedSubstance&gt;</w:t>
      </w:r>
      <w:r>
        <w:br/>
        <w:t xml:space="preserve">          &lt;identifiedSubstance&gt;</w:t>
      </w:r>
      <w:r>
        <w:br/>
        <w:t xml:space="preserve">            &lt;code code="</w:t>
      </w:r>
      <w:r w:rsidRPr="008F3D45">
        <w:rPr>
          <w:i/>
          <w:iCs/>
        </w:rPr>
        <w:t>Substance Id</w:t>
      </w:r>
      <w:r>
        <w:t>" codeSystem="</w:t>
      </w:r>
      <w:r w:rsidRPr="008F3D45">
        <w:rPr>
          <w:i/>
          <w:iCs/>
        </w:rPr>
        <w:t>Substance Id Syste</w:t>
      </w:r>
      <w:r>
        <w:rPr>
          <w:i/>
          <w:iCs/>
        </w:rPr>
        <w:t>m (OID)</w:t>
      </w:r>
      <w:r>
        <w:t>"/&gt;</w:t>
      </w:r>
      <w:r>
        <w:br/>
        <w:t xml:space="preserve">            &lt;name&gt;</w:t>
      </w:r>
      <w:r w:rsidRPr="00C22E3D">
        <w:rPr>
          <w:b/>
          <w:bCs/>
          <w:i/>
          <w:iCs/>
        </w:rPr>
        <w:t>Substance Name</w:t>
      </w:r>
      <w:r>
        <w:t>&lt;/name&gt;</w:t>
      </w:r>
    </w:p>
    <w:p w:rsidR="00027541" w:rsidRPr="006F34F8" w:rsidRDefault="00027541" w:rsidP="007838CD">
      <w:pPr>
        <w:pStyle w:val="Heading3"/>
        <w:rPr>
          <w:color w:val="FF0000"/>
          <w:lang w:eastAsia="en-US"/>
        </w:rPr>
      </w:pPr>
      <w:bookmarkStart w:id="661" w:name="_Toc343650473"/>
      <w:r w:rsidRPr="006F34F8">
        <w:rPr>
          <w:color w:val="FF0000"/>
          <w:lang w:eastAsia="en-US"/>
        </w:rPr>
        <w:t>Amount</w:t>
      </w:r>
      <w:bookmarkEnd w:id="661"/>
    </w:p>
    <w:p w:rsidR="00027541" w:rsidRDefault="00027541" w:rsidP="00685576">
      <w:pPr>
        <w:rPr>
          <w:lang w:val="en-US"/>
        </w:rPr>
      </w:pPr>
      <w:r w:rsidRPr="00027541">
        <w:rPr>
          <w:lang w:val="en-US"/>
        </w:rPr>
        <w:t>The amount should be captured as described in section</w:t>
      </w:r>
      <w:r w:rsidR="00C55F98">
        <w:rPr>
          <w:lang w:val="en-US"/>
        </w:rPr>
        <w:t xml:space="preserve"> 8.8</w:t>
      </w:r>
      <w:r w:rsidRPr="00027541">
        <w:rPr>
          <w:lang w:val="en-US"/>
        </w:rPr>
        <w:t>.</w:t>
      </w:r>
    </w:p>
    <w:p w:rsidR="004D0403" w:rsidRDefault="004D0403" w:rsidP="004D0403">
      <w:pPr>
        <w:pStyle w:val="XML"/>
        <w:keepLines w:val="0"/>
      </w:pPr>
      <w:r>
        <w:t>&lt;identifiedSubstance&gt;</w:t>
      </w:r>
      <w:r>
        <w:br/>
        <w:t xml:space="preserve">  &lt;identifiedSubstance&gt;...&lt;/identifiedSubstance&gt;</w:t>
      </w:r>
      <w:r>
        <w:br/>
        <w:t xml:space="preserve">  &lt;subjectOf&gt;</w:t>
      </w:r>
      <w:r>
        <w:br/>
        <w:t xml:space="preserve">    &lt;characteristic&gt;</w:t>
      </w:r>
      <w:r>
        <w:br/>
        <w:t xml:space="preserve">      &lt;value </w:t>
      </w:r>
      <w:r w:rsidRPr="00650F83">
        <w:rPr>
          <w:i/>
          <w:iCs/>
        </w:rPr>
        <w:t>According to Appropriate Data Type</w:t>
      </w:r>
      <w:r>
        <w:t xml:space="preserve"> /&gt;</w:t>
      </w:r>
    </w:p>
    <w:p w:rsidR="00027541" w:rsidRPr="00C64A48" w:rsidRDefault="00027541" w:rsidP="0031135B">
      <w:pPr>
        <w:pStyle w:val="Heading2"/>
        <w:rPr>
          <w:color w:val="FF0000"/>
          <w:lang w:eastAsia="en-US"/>
        </w:rPr>
      </w:pPr>
      <w:bookmarkStart w:id="662" w:name="_Toc343650474"/>
      <w:r w:rsidRPr="00C64A48">
        <w:rPr>
          <w:color w:val="FF0000"/>
          <w:lang w:eastAsia="en-US"/>
        </w:rPr>
        <w:t>Chemical Su</w:t>
      </w:r>
      <w:r w:rsidR="0031135B" w:rsidRPr="00C64A48">
        <w:rPr>
          <w:color w:val="FF0000"/>
          <w:lang w:eastAsia="en-US"/>
        </w:rPr>
        <w:t>bstance</w:t>
      </w:r>
      <w:bookmarkEnd w:id="662"/>
    </w:p>
    <w:p w:rsidR="00E202F1" w:rsidRPr="00E202F1" w:rsidRDefault="00E202F1" w:rsidP="00E202F1"/>
    <w:p w:rsidR="00027541" w:rsidRDefault="00027541" w:rsidP="00881CAD">
      <w:pPr>
        <w:jc w:val="both"/>
        <w:rPr>
          <w:lang w:val="en-US"/>
        </w:rPr>
      </w:pPr>
      <w:r w:rsidRPr="00027541">
        <w:rPr>
          <w:lang w:val="en-US"/>
        </w:rPr>
        <w:t xml:space="preserve">Chemical substances are a single substance type where a limited and complete molecular structure is the primary defining element.  Chemical substances are defined on the basis of their covalent molecular structure, the presence of a salt (counter-ion) and/or solvates (water, alcohols). Purity, grade, physical form or particle size are not taken into account in the definition of a chemical substance or in the assignment of a Substance ID. </w:t>
      </w:r>
    </w:p>
    <w:p w:rsidR="00881CAD" w:rsidRPr="00027541" w:rsidRDefault="00881CAD" w:rsidP="00881CAD">
      <w:pPr>
        <w:jc w:val="both"/>
        <w:rPr>
          <w:lang w:val="en-US"/>
        </w:rPr>
      </w:pPr>
    </w:p>
    <w:p w:rsidR="00027541" w:rsidRPr="00881CAD" w:rsidRDefault="00027541" w:rsidP="00881CAD">
      <w:pPr>
        <w:jc w:val="both"/>
        <w:rPr>
          <w:i/>
          <w:lang w:val="en-US"/>
        </w:rPr>
      </w:pPr>
      <w:r w:rsidRPr="00881CAD">
        <w:rPr>
          <w:i/>
          <w:lang w:val="en-US"/>
        </w:rPr>
        <w:t>Example: Purified Water, Water for Injection, Sterile Water for Injection USP, ice and steam all map to the substance Wa</w:t>
      </w:r>
      <w:r w:rsidR="00881CAD">
        <w:rPr>
          <w:i/>
          <w:lang w:val="en-US"/>
        </w:rPr>
        <w:t>ter.</w:t>
      </w:r>
    </w:p>
    <w:p w:rsidR="00027541" w:rsidRPr="00027541" w:rsidRDefault="00027541" w:rsidP="00881CAD">
      <w:pPr>
        <w:jc w:val="both"/>
        <w:rPr>
          <w:lang w:val="en-US"/>
        </w:rPr>
      </w:pPr>
    </w:p>
    <w:p w:rsidR="00027541" w:rsidRPr="00027541" w:rsidRDefault="00027541" w:rsidP="00881CAD">
      <w:pPr>
        <w:jc w:val="both"/>
        <w:rPr>
          <w:lang w:val="en-US"/>
        </w:rPr>
      </w:pPr>
      <w:r w:rsidRPr="00027541">
        <w:rPr>
          <w:lang w:val="en-US"/>
        </w:rPr>
        <w:t xml:space="preserve">In order to assign a Substance ID for a chemical substance, a complete covalent structure with all stereochemistry (R or S and E or Z) defined is needed. The stoichiometry (mole ratio) of counterions or solvates present in the material should also be provided. </w:t>
      </w:r>
    </w:p>
    <w:p w:rsidR="00027541" w:rsidRPr="00027541" w:rsidRDefault="00027541" w:rsidP="00881CAD">
      <w:pPr>
        <w:jc w:val="both"/>
        <w:rPr>
          <w:lang w:val="en-US"/>
        </w:rPr>
      </w:pPr>
    </w:p>
    <w:p w:rsidR="00027541" w:rsidRDefault="00027541" w:rsidP="00881CAD">
      <w:pPr>
        <w:jc w:val="both"/>
        <w:rPr>
          <w:lang w:val="en-US"/>
        </w:rPr>
      </w:pPr>
      <w:r w:rsidRPr="00027541">
        <w:rPr>
          <w:lang w:val="en-US"/>
        </w:rPr>
        <w:t xml:space="preserve">For all chemical substances a molecular representation (mol file, smiles, InChI, ChemDraw) of the substance should be provided with all stereochemistry assigned or sites of unknown stereochemistry identified.  </w:t>
      </w:r>
    </w:p>
    <w:p w:rsidR="00881CAD" w:rsidRPr="00027541" w:rsidRDefault="00881CAD" w:rsidP="00881CAD">
      <w:pPr>
        <w:jc w:val="both"/>
        <w:rPr>
          <w:lang w:val="en-US"/>
        </w:rPr>
      </w:pPr>
    </w:p>
    <w:p w:rsidR="00027541" w:rsidRPr="00027541" w:rsidRDefault="00027541" w:rsidP="00881CAD">
      <w:pPr>
        <w:jc w:val="both"/>
        <w:rPr>
          <w:lang w:val="en-US"/>
        </w:rPr>
      </w:pPr>
      <w:r w:rsidRPr="00027541">
        <w:rPr>
          <w:lang w:val="en-US"/>
        </w:rPr>
        <w:t xml:space="preserve">The structural information typically provided to </w:t>
      </w:r>
      <w:smartTag w:uri="urn:schemas-microsoft-com:office:smarttags" w:element="place">
        <w:r w:rsidRPr="00027541">
          <w:rPr>
            <w:lang w:val="en-US"/>
          </w:rPr>
          <w:t>INN</w:t>
        </w:r>
      </w:smartTag>
      <w:r w:rsidRPr="00027541">
        <w:rPr>
          <w:lang w:val="en-US"/>
        </w:rPr>
        <w:t xml:space="preserve">, USAN, BAN or JAN to generate assign a non-proprietary name is typically sufficient </w:t>
      </w:r>
      <w:r w:rsidR="00881CAD">
        <w:rPr>
          <w:lang w:val="en-US"/>
        </w:rPr>
        <w:t xml:space="preserve">to define chemical substances. </w:t>
      </w:r>
      <w:r w:rsidRPr="00027541">
        <w:rPr>
          <w:lang w:val="en-US"/>
        </w:rPr>
        <w:t xml:space="preserve">Active substances and excipients are typically defined in accordance with </w:t>
      </w:r>
      <w:smartTag w:uri="urn:schemas-microsoft-com:office:smarttags" w:element="place">
        <w:r w:rsidRPr="00027541">
          <w:rPr>
            <w:lang w:val="en-US"/>
          </w:rPr>
          <w:t>INN</w:t>
        </w:r>
      </w:smartTag>
      <w:r w:rsidRPr="00027541">
        <w:rPr>
          <w:lang w:val="en-US"/>
        </w:rPr>
        <w:t>, JAN, or USAN definitions or USP/NF and European</w:t>
      </w:r>
      <w:r w:rsidR="00881CAD">
        <w:rPr>
          <w:lang w:val="en-US"/>
        </w:rPr>
        <w:t xml:space="preserve"> Pharmacopiea (EP) monographs. </w:t>
      </w:r>
      <w:r w:rsidR="007D66A5">
        <w:rPr>
          <w:lang w:val="en-US"/>
        </w:rPr>
        <w:t>The label</w:t>
      </w:r>
      <w:r w:rsidRPr="00027541">
        <w:rPr>
          <w:lang w:val="en-US"/>
        </w:rPr>
        <w:t xml:space="preserve">ing requirements provided by monographs should be taken into account when defining and distinguishing substances. Information </w:t>
      </w:r>
      <w:r w:rsidR="00881CAD" w:rsidRPr="00027541">
        <w:rPr>
          <w:lang w:val="en-US"/>
        </w:rPr>
        <w:t>beyond monograph requirements</w:t>
      </w:r>
      <w:r w:rsidRPr="00027541">
        <w:rPr>
          <w:lang w:val="en-US"/>
        </w:rPr>
        <w:t xml:space="preserve"> may occasionally be necessary to distinguish substances. </w:t>
      </w:r>
    </w:p>
    <w:p w:rsidR="00027541" w:rsidRDefault="00027541" w:rsidP="00027541">
      <w:pPr>
        <w:rPr>
          <w:lang w:val="en-US"/>
        </w:rPr>
      </w:pPr>
    </w:p>
    <w:p w:rsidR="00C2565D" w:rsidRDefault="001B0DC3" w:rsidP="006C6954">
      <w:pPr>
        <w:jc w:val="center"/>
        <w:rPr>
          <w:lang w:val="en-US"/>
        </w:rPr>
      </w:pPr>
      <w:r>
        <w:rPr>
          <w:noProof/>
          <w:lang w:val="en-US" w:eastAsia="en-US"/>
        </w:rPr>
        <w:lastRenderedPageBreak/>
        <w:drawing>
          <wp:inline distT="0" distB="0" distL="0" distR="0">
            <wp:extent cx="5240020" cy="4770755"/>
            <wp:effectExtent l="0" t="0" r="0" b="0"/>
            <wp:docPr id="15" name="Picture 15" descr="fig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0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40020" cy="4770755"/>
                    </a:xfrm>
                    <a:prstGeom prst="rect">
                      <a:avLst/>
                    </a:prstGeom>
                    <a:noFill/>
                    <a:ln>
                      <a:noFill/>
                    </a:ln>
                  </pic:spPr>
                </pic:pic>
              </a:graphicData>
            </a:graphic>
          </wp:inline>
        </w:drawing>
      </w:r>
    </w:p>
    <w:p w:rsidR="00775B61" w:rsidRDefault="00775B61" w:rsidP="00580198">
      <w:pPr>
        <w:pStyle w:val="Caption"/>
      </w:pPr>
      <w:bookmarkStart w:id="663" w:name="_Toc343720772"/>
      <w:r w:rsidRPr="0026504B">
        <w:t xml:space="preserve">Figure </w:t>
      </w:r>
      <w:r w:rsidR="00580198">
        <w:fldChar w:fldCharType="begin"/>
      </w:r>
      <w:r w:rsidR="00580198">
        <w:instrText xml:space="preserve"> SEQ Figure \* ARABIC </w:instrText>
      </w:r>
      <w:r w:rsidR="00580198">
        <w:fldChar w:fldCharType="separate"/>
      </w:r>
      <w:r w:rsidR="00D15CCB">
        <w:rPr>
          <w:noProof/>
        </w:rPr>
        <w:t>9</w:t>
      </w:r>
      <w:r w:rsidR="00580198">
        <w:fldChar w:fldCharType="end"/>
      </w:r>
      <w:r w:rsidRPr="0026504B">
        <w:t xml:space="preserve"> –</w:t>
      </w:r>
      <w:r>
        <w:t xml:space="preserve"> </w:t>
      </w:r>
      <w:r w:rsidRPr="00C2565D">
        <w:t xml:space="preserve">Information model for </w:t>
      </w:r>
      <w:r>
        <w:t>the Chemical Substance</w:t>
      </w:r>
      <w:bookmarkEnd w:id="663"/>
    </w:p>
    <w:p w:rsidR="00393CE7" w:rsidRDefault="00393CE7" w:rsidP="00393CE7">
      <w:pPr>
        <w:jc w:val="both"/>
        <w:rPr>
          <w:lang w:val="en-US"/>
        </w:rPr>
      </w:pPr>
    </w:p>
    <w:p w:rsidR="00393CE7" w:rsidRDefault="00393CE7" w:rsidP="00393CE7">
      <w:pPr>
        <w:jc w:val="both"/>
        <w:rPr>
          <w:lang w:val="en-US"/>
        </w:rPr>
      </w:pPr>
      <w:r w:rsidRPr="00027541">
        <w:rPr>
          <w:lang w:val="en-US"/>
        </w:rPr>
        <w:t xml:space="preserve">In order to assign Substance IDs for </w:t>
      </w:r>
      <w:r>
        <w:rPr>
          <w:lang w:val="en-US"/>
        </w:rPr>
        <w:t>chemical substance</w:t>
      </w:r>
      <w:r w:rsidRPr="00027541">
        <w:rPr>
          <w:lang w:val="en-US"/>
        </w:rPr>
        <w:t>, the following information should be provided:</w:t>
      </w:r>
    </w:p>
    <w:p w:rsidR="006C6954" w:rsidRPr="006C6954" w:rsidRDefault="006C6954" w:rsidP="006C6954">
      <w:pPr>
        <w:pStyle w:val="Heading3"/>
        <w:rPr>
          <w:color w:val="FF0000"/>
          <w:lang w:eastAsia="en-US"/>
        </w:rPr>
      </w:pPr>
      <w:bookmarkStart w:id="664" w:name="_Toc343650475"/>
      <w:r w:rsidRPr="006C6954">
        <w:rPr>
          <w:color w:val="FF0000"/>
          <w:lang w:eastAsia="en-US"/>
        </w:rPr>
        <w:t>Substance Name</w:t>
      </w:r>
      <w:bookmarkEnd w:id="664"/>
    </w:p>
    <w:p w:rsidR="006C6954" w:rsidRPr="000C08F1" w:rsidRDefault="006C6954" w:rsidP="006C6954">
      <w:pPr>
        <w:jc w:val="both"/>
        <w:rPr>
          <w:lang w:val="en-US"/>
        </w:rPr>
      </w:pPr>
      <w:r w:rsidRPr="000C08F1">
        <w:rPr>
          <w:lang w:val="en-US"/>
        </w:rPr>
        <w:t xml:space="preserve">The information related to the name of the substance shall be provided as per specification described in </w:t>
      </w:r>
      <w:r w:rsidR="001F35D4">
        <w:rPr>
          <w:lang w:val="en-US"/>
        </w:rPr>
        <w:t>S</w:t>
      </w:r>
      <w:r w:rsidRPr="000C08F1">
        <w:rPr>
          <w:lang w:val="en-US"/>
        </w:rPr>
        <w:t>ection</w:t>
      </w:r>
      <w:r w:rsidR="00C55F98">
        <w:rPr>
          <w:lang w:val="en-US"/>
        </w:rPr>
        <w:t xml:space="preserve"> 8.2</w:t>
      </w:r>
      <w:r w:rsidRPr="000C08F1">
        <w:rPr>
          <w:lang w:val="en-US"/>
        </w:rPr>
        <w:t>.</w:t>
      </w:r>
    </w:p>
    <w:p w:rsidR="006C6954" w:rsidRPr="006C6954" w:rsidRDefault="006C6954" w:rsidP="006C6954">
      <w:pPr>
        <w:pStyle w:val="Heading3"/>
        <w:rPr>
          <w:color w:val="FF0000"/>
          <w:lang w:eastAsia="en-US"/>
        </w:rPr>
      </w:pPr>
      <w:bookmarkStart w:id="665" w:name="_Toc343650476"/>
      <w:r w:rsidRPr="006C6954">
        <w:rPr>
          <w:color w:val="FF0000"/>
          <w:lang w:eastAsia="en-US"/>
        </w:rPr>
        <w:t>Substance Code</w:t>
      </w:r>
      <w:bookmarkEnd w:id="665"/>
    </w:p>
    <w:p w:rsidR="006C6954" w:rsidRDefault="006C6954" w:rsidP="006C6954">
      <w:pPr>
        <w:jc w:val="both"/>
        <w:rPr>
          <w:lang w:val="en-US"/>
        </w:rPr>
      </w:pPr>
      <w:r w:rsidRPr="000C08F1">
        <w:rPr>
          <w:lang w:val="en-US"/>
        </w:rPr>
        <w:t xml:space="preserve">The information related to the code of the substance shall be provided as </w:t>
      </w:r>
      <w:r w:rsidR="001F35D4">
        <w:rPr>
          <w:lang w:val="en-US"/>
        </w:rPr>
        <w:t>per specification described in S</w:t>
      </w:r>
      <w:r w:rsidRPr="000C08F1">
        <w:rPr>
          <w:lang w:val="en-US"/>
        </w:rPr>
        <w:t xml:space="preserve">ection </w:t>
      </w:r>
      <w:r w:rsidR="001F35D4">
        <w:rPr>
          <w:lang w:val="en-US"/>
        </w:rPr>
        <w:t>8.3.</w:t>
      </w:r>
    </w:p>
    <w:p w:rsidR="006C6954" w:rsidRPr="006C6954" w:rsidRDefault="006C6954" w:rsidP="006C6954">
      <w:pPr>
        <w:pStyle w:val="Heading3"/>
        <w:rPr>
          <w:color w:val="FF0000"/>
          <w:lang w:eastAsia="en-US"/>
        </w:rPr>
      </w:pPr>
      <w:bookmarkStart w:id="666" w:name="_Toc343650477"/>
      <w:r w:rsidRPr="006C6954">
        <w:rPr>
          <w:color w:val="FF0000"/>
          <w:lang w:eastAsia="en-US"/>
        </w:rPr>
        <w:t>Reference Information</w:t>
      </w:r>
      <w:bookmarkEnd w:id="666"/>
    </w:p>
    <w:p w:rsidR="006C6954" w:rsidRDefault="006C6954" w:rsidP="006C6954">
      <w:pPr>
        <w:jc w:val="both"/>
        <w:rPr>
          <w:lang w:val="en-US"/>
        </w:rPr>
      </w:pPr>
      <w:r w:rsidRPr="000C08F1">
        <w:rPr>
          <w:lang w:val="en-US"/>
        </w:rPr>
        <w:t xml:space="preserve">The information related to the </w:t>
      </w:r>
      <w:r>
        <w:rPr>
          <w:lang w:val="en-US"/>
        </w:rPr>
        <w:t>reference information</w:t>
      </w:r>
      <w:r w:rsidRPr="000C08F1">
        <w:rPr>
          <w:lang w:val="en-US"/>
        </w:rPr>
        <w:t xml:space="preserve"> of the substance shall be provided as per specification described in </w:t>
      </w:r>
      <w:r w:rsidR="001F35D4">
        <w:rPr>
          <w:lang w:val="en-US"/>
        </w:rPr>
        <w:t>S</w:t>
      </w:r>
      <w:r w:rsidRPr="000C08F1">
        <w:rPr>
          <w:lang w:val="en-US"/>
        </w:rPr>
        <w:t xml:space="preserve">ection </w:t>
      </w:r>
      <w:r w:rsidR="001F35D4">
        <w:rPr>
          <w:lang w:val="en-US"/>
        </w:rPr>
        <w:t>8.5.</w:t>
      </w:r>
    </w:p>
    <w:p w:rsidR="006C6954" w:rsidRPr="009B4D85" w:rsidRDefault="006C6954" w:rsidP="006C6954">
      <w:pPr>
        <w:pStyle w:val="Heading3"/>
        <w:rPr>
          <w:color w:val="FF0000"/>
          <w:lang w:eastAsia="en-US"/>
        </w:rPr>
      </w:pPr>
      <w:bookmarkStart w:id="667" w:name="_Toc343650478"/>
      <w:r w:rsidRPr="009B4D85">
        <w:rPr>
          <w:color w:val="FF0000"/>
          <w:lang w:eastAsia="en-US"/>
        </w:rPr>
        <w:t>Version</w:t>
      </w:r>
      <w:bookmarkEnd w:id="667"/>
    </w:p>
    <w:p w:rsidR="006C6954" w:rsidRPr="000C08F1" w:rsidRDefault="006C6954" w:rsidP="006C6954">
      <w:pPr>
        <w:jc w:val="both"/>
        <w:rPr>
          <w:lang w:val="en-US"/>
        </w:rPr>
      </w:pPr>
      <w:r w:rsidRPr="000C08F1">
        <w:rPr>
          <w:lang w:val="en-US"/>
        </w:rPr>
        <w:t xml:space="preserve">The information related to the </w:t>
      </w:r>
      <w:r>
        <w:rPr>
          <w:lang w:val="en-US"/>
        </w:rPr>
        <w:t>version</w:t>
      </w:r>
      <w:r w:rsidRPr="000C08F1">
        <w:rPr>
          <w:lang w:val="en-US"/>
        </w:rPr>
        <w:t xml:space="preserve"> shall be provided as per spe</w:t>
      </w:r>
      <w:r w:rsidR="001F35D4">
        <w:rPr>
          <w:lang w:val="en-US"/>
        </w:rPr>
        <w:t xml:space="preserve">cification described in Section </w:t>
      </w:r>
    </w:p>
    <w:p w:rsidR="006C6954" w:rsidRPr="009B4D85" w:rsidRDefault="006C6954" w:rsidP="006C6954">
      <w:pPr>
        <w:pStyle w:val="Heading3"/>
        <w:rPr>
          <w:color w:val="FF0000"/>
          <w:lang w:eastAsia="en-US"/>
        </w:rPr>
      </w:pPr>
      <w:bookmarkStart w:id="668" w:name="_Toc343650479"/>
      <w:r w:rsidRPr="009B4D85">
        <w:rPr>
          <w:color w:val="FF0000"/>
          <w:lang w:eastAsia="en-US"/>
        </w:rPr>
        <w:t>Structure</w:t>
      </w:r>
      <w:bookmarkEnd w:id="668"/>
    </w:p>
    <w:p w:rsidR="006C6954" w:rsidRPr="000C08F1" w:rsidRDefault="006C6954" w:rsidP="006C6954">
      <w:pPr>
        <w:jc w:val="both"/>
        <w:rPr>
          <w:lang w:val="en-US"/>
        </w:rPr>
      </w:pPr>
      <w:r w:rsidRPr="000C08F1">
        <w:rPr>
          <w:lang w:val="en-US"/>
        </w:rPr>
        <w:t xml:space="preserve">The information related to the </w:t>
      </w:r>
      <w:r>
        <w:rPr>
          <w:lang w:val="en-US"/>
        </w:rPr>
        <w:t>structure</w:t>
      </w:r>
      <w:r w:rsidRPr="000C08F1">
        <w:rPr>
          <w:lang w:val="en-US"/>
        </w:rPr>
        <w:t xml:space="preserve"> shall be provided as per spe</w:t>
      </w:r>
      <w:r w:rsidR="002251DD">
        <w:rPr>
          <w:lang w:val="en-US"/>
        </w:rPr>
        <w:t>cification described in Section 8.7.</w:t>
      </w:r>
    </w:p>
    <w:p w:rsidR="006C6954" w:rsidRDefault="006C6954" w:rsidP="006C6954">
      <w:pPr>
        <w:jc w:val="both"/>
        <w:rPr>
          <w:lang w:val="en-US"/>
        </w:rPr>
      </w:pPr>
    </w:p>
    <w:p w:rsidR="006C6954" w:rsidRDefault="006C6954" w:rsidP="006C6954">
      <w:pPr>
        <w:jc w:val="both"/>
        <w:rPr>
          <w:lang w:val="en-US"/>
        </w:rPr>
      </w:pPr>
      <w:r w:rsidRPr="00027541">
        <w:rPr>
          <w:lang w:val="en-US"/>
        </w:rPr>
        <w:lastRenderedPageBreak/>
        <w:t>Chemical substances can either be stoichiometric</w:t>
      </w:r>
      <w:r>
        <w:rPr>
          <w:lang w:val="en-US"/>
        </w:rPr>
        <w:t>.</w:t>
      </w:r>
    </w:p>
    <w:p w:rsidR="00027541" w:rsidRPr="006F34F8" w:rsidRDefault="00027541" w:rsidP="00826BFD">
      <w:pPr>
        <w:pStyle w:val="Heading3"/>
        <w:rPr>
          <w:color w:val="0070C0"/>
          <w:lang w:eastAsia="en-US"/>
        </w:rPr>
      </w:pPr>
      <w:bookmarkStart w:id="669" w:name="_Toc343650480"/>
      <w:r w:rsidRPr="006F34F8">
        <w:rPr>
          <w:color w:val="0070C0"/>
          <w:lang w:eastAsia="en-US"/>
        </w:rPr>
        <w:t>Stoichiometr</w:t>
      </w:r>
      <w:r w:rsidR="000363A6" w:rsidRPr="006F34F8">
        <w:rPr>
          <w:color w:val="0070C0"/>
          <w:lang w:eastAsia="en-US"/>
        </w:rPr>
        <w:t>ic</w:t>
      </w:r>
      <w:bookmarkEnd w:id="669"/>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B0456C" w:rsidRPr="007A51EF" w:rsidTr="00002779">
        <w:tc>
          <w:tcPr>
            <w:tcW w:w="1951" w:type="dxa"/>
            <w:shd w:val="clear" w:color="auto" w:fill="auto"/>
          </w:tcPr>
          <w:p w:rsidR="00B0456C" w:rsidRPr="007A51EF" w:rsidRDefault="00B0456C" w:rsidP="009E270F">
            <w:pPr>
              <w:rPr>
                <w:b/>
                <w:lang w:eastAsia="en-US"/>
              </w:rPr>
            </w:pPr>
            <w:r w:rsidRPr="007A51EF">
              <w:rPr>
                <w:b/>
              </w:rPr>
              <w:t>User Guidance</w:t>
            </w:r>
          </w:p>
        </w:tc>
        <w:tc>
          <w:tcPr>
            <w:tcW w:w="8017" w:type="dxa"/>
            <w:shd w:val="clear" w:color="auto" w:fill="auto"/>
          </w:tcPr>
          <w:p w:rsidR="00B0456C" w:rsidRPr="007A51EF" w:rsidRDefault="00B0456C" w:rsidP="009E270F">
            <w:pPr>
              <w:jc w:val="both"/>
              <w:rPr>
                <w:lang w:eastAsia="en-US"/>
              </w:rPr>
            </w:pPr>
            <w:r w:rsidRPr="00B0456C">
              <w:rPr>
                <w:lang w:eastAsia="en-US"/>
              </w:rPr>
              <w:t>If a substance can be represented as single covalent structural moiety or a salt or solvate with a defined and constant ratio ions or molecules and solvents</w:t>
            </w:r>
            <w:r>
              <w:rPr>
                <w:lang w:eastAsia="en-US"/>
              </w:rPr>
              <w:t>.</w:t>
            </w:r>
          </w:p>
        </w:tc>
      </w:tr>
      <w:tr w:rsidR="00B0456C" w:rsidRPr="007A51EF" w:rsidTr="00002779">
        <w:tc>
          <w:tcPr>
            <w:tcW w:w="1951" w:type="dxa"/>
            <w:shd w:val="clear" w:color="auto" w:fill="auto"/>
          </w:tcPr>
          <w:p w:rsidR="00B0456C" w:rsidRPr="007A51EF" w:rsidRDefault="00B0456C" w:rsidP="009E270F">
            <w:pPr>
              <w:rPr>
                <w:b/>
                <w:lang w:eastAsia="en-US"/>
              </w:rPr>
            </w:pPr>
            <w:r w:rsidRPr="007A51EF">
              <w:rPr>
                <w:b/>
              </w:rPr>
              <w:t>Example(s)</w:t>
            </w:r>
          </w:p>
        </w:tc>
        <w:tc>
          <w:tcPr>
            <w:tcW w:w="8017" w:type="dxa"/>
            <w:shd w:val="clear" w:color="auto" w:fill="auto"/>
          </w:tcPr>
          <w:p w:rsidR="00B0456C" w:rsidRPr="007A51EF" w:rsidRDefault="00B0456C" w:rsidP="009E270F">
            <w:pPr>
              <w:rPr>
                <w:lang w:eastAsia="en-US"/>
              </w:rPr>
            </w:pPr>
          </w:p>
        </w:tc>
      </w:tr>
      <w:tr w:rsidR="00B0456C" w:rsidRPr="007A51EF" w:rsidTr="00002779">
        <w:tc>
          <w:tcPr>
            <w:tcW w:w="1951" w:type="dxa"/>
            <w:shd w:val="clear" w:color="auto" w:fill="auto"/>
          </w:tcPr>
          <w:p w:rsidR="00B0456C" w:rsidRPr="007A51EF" w:rsidRDefault="00B0456C" w:rsidP="009E270F">
            <w:pPr>
              <w:rPr>
                <w:b/>
              </w:rPr>
            </w:pPr>
            <w:r w:rsidRPr="007A51EF">
              <w:rPr>
                <w:b/>
              </w:rPr>
              <w:t>Conformance</w:t>
            </w:r>
          </w:p>
        </w:tc>
        <w:tc>
          <w:tcPr>
            <w:tcW w:w="8017" w:type="dxa"/>
            <w:shd w:val="clear" w:color="auto" w:fill="auto"/>
          </w:tcPr>
          <w:p w:rsidR="00B0456C" w:rsidRPr="007A51EF" w:rsidRDefault="00B0456C" w:rsidP="009E270F">
            <w:pPr>
              <w:rPr>
                <w:lang w:eastAsia="en-US"/>
              </w:rPr>
            </w:pPr>
            <w:r>
              <w:rPr>
                <w:lang w:eastAsia="en-US"/>
              </w:rPr>
              <w:t>REQUIRED</w:t>
            </w:r>
          </w:p>
        </w:tc>
      </w:tr>
      <w:tr w:rsidR="00B0456C" w:rsidRPr="007A51EF" w:rsidTr="00002779">
        <w:tc>
          <w:tcPr>
            <w:tcW w:w="1951" w:type="dxa"/>
            <w:shd w:val="clear" w:color="auto" w:fill="auto"/>
          </w:tcPr>
          <w:p w:rsidR="00B0456C" w:rsidRPr="007A51EF" w:rsidRDefault="00B0456C" w:rsidP="009E270F">
            <w:pPr>
              <w:rPr>
                <w:b/>
              </w:rPr>
            </w:pPr>
            <w:r w:rsidRPr="007A51EF">
              <w:rPr>
                <w:b/>
              </w:rPr>
              <w:t>Data Type</w:t>
            </w:r>
          </w:p>
        </w:tc>
        <w:tc>
          <w:tcPr>
            <w:tcW w:w="8017" w:type="dxa"/>
            <w:shd w:val="clear" w:color="auto" w:fill="auto"/>
          </w:tcPr>
          <w:p w:rsidR="00B0456C" w:rsidRPr="007A51EF" w:rsidRDefault="00B0456C" w:rsidP="009E270F">
            <w:pPr>
              <w:rPr>
                <w:lang w:eastAsia="en-US"/>
              </w:rPr>
            </w:pPr>
            <w:r>
              <w:rPr>
                <w:lang w:eastAsia="en-US"/>
              </w:rPr>
              <w:t>BL</w:t>
            </w:r>
          </w:p>
        </w:tc>
      </w:tr>
      <w:tr w:rsidR="00B0456C" w:rsidRPr="007A51EF" w:rsidTr="00002779">
        <w:tc>
          <w:tcPr>
            <w:tcW w:w="1951" w:type="dxa"/>
            <w:shd w:val="clear" w:color="auto" w:fill="auto"/>
          </w:tcPr>
          <w:p w:rsidR="00B0456C" w:rsidRPr="007A51EF" w:rsidRDefault="00B0456C" w:rsidP="009E270F">
            <w:pPr>
              <w:rPr>
                <w:b/>
              </w:rPr>
            </w:pPr>
            <w:r w:rsidRPr="007A51EF">
              <w:rPr>
                <w:b/>
              </w:rPr>
              <w:t>Business Rule(s)</w:t>
            </w:r>
          </w:p>
        </w:tc>
        <w:tc>
          <w:tcPr>
            <w:tcW w:w="8017" w:type="dxa"/>
            <w:shd w:val="clear" w:color="auto" w:fill="auto"/>
          </w:tcPr>
          <w:p w:rsidR="00B0456C" w:rsidRPr="007A51EF" w:rsidRDefault="00B0456C" w:rsidP="009E270F">
            <w:pPr>
              <w:jc w:val="both"/>
              <w:rPr>
                <w:lang w:eastAsia="en-US"/>
              </w:rPr>
            </w:pPr>
            <w:r w:rsidRPr="00B0456C">
              <w:rPr>
                <w:lang w:eastAsia="en-US"/>
              </w:rPr>
              <w:t>The Stoichiometric element is a boolean field (Y/N value applies</w:t>
            </w:r>
            <w:r>
              <w:rPr>
                <w:lang w:eastAsia="en-US"/>
              </w:rPr>
              <w:t>).</w:t>
            </w:r>
          </w:p>
        </w:tc>
      </w:tr>
    </w:tbl>
    <w:p w:rsidR="00002779" w:rsidRDefault="00002779" w:rsidP="00002779">
      <w:pPr>
        <w:pStyle w:val="XML"/>
        <w:keepLines w:val="0"/>
      </w:pPr>
      <w:commentRangeStart w:id="670"/>
      <w:commentRangeStart w:id="671"/>
      <w:r>
        <w:t>&lt;identifiedSubstance&gt;</w:t>
      </w:r>
      <w:r>
        <w:br/>
        <w:t xml:space="preserve">  &lt;identifiedSubstance&gt;...&lt;/identifiedSubstance&gt;</w:t>
      </w:r>
      <w:r>
        <w:br/>
        <w:t xml:space="preserve">  &lt;subjectOf&gt;</w:t>
      </w:r>
      <w:r>
        <w:br/>
        <w:t xml:space="preserve">    &lt;characteristic&gt;</w:t>
      </w:r>
      <w:r>
        <w:br/>
        <w:t xml:space="preserve">      &lt;code code="</w:t>
      </w:r>
      <w:r>
        <w:rPr>
          <w:i/>
          <w:iCs/>
        </w:rPr>
        <w:t>Code meaning ‘Substance is Stoichiometric’</w:t>
      </w:r>
      <w:r>
        <w:t xml:space="preserve">" </w:t>
      </w:r>
      <w:r>
        <w:br/>
        <w:t xml:space="preserve">            codeSystem="</w:t>
      </w:r>
      <w:r w:rsidRPr="000C4ACE">
        <w:rPr>
          <w:i/>
          <w:iCs/>
        </w:rPr>
        <w:t>Code System (OID)</w:t>
      </w:r>
      <w:r>
        <w:t>"&gt;</w:t>
      </w:r>
      <w:r>
        <w:br/>
        <w:t xml:space="preserve">      &lt;value </w:t>
      </w:r>
      <w:r w:rsidRPr="00002779">
        <w:t>xsi:type=</w:t>
      </w:r>
      <w:r>
        <w:t>"BL" value="</w:t>
      </w:r>
      <w:r w:rsidRPr="00002779">
        <w:rPr>
          <w:b/>
          <w:bCs/>
          <w:i/>
          <w:iCs/>
        </w:rPr>
        <w:t>Stoichiometric</w:t>
      </w:r>
      <w:r w:rsidRPr="00002779">
        <w:rPr>
          <w:i/>
          <w:iCs/>
        </w:rPr>
        <w:t xml:space="preserve"> (true/false)</w:t>
      </w:r>
      <w:r w:rsidRPr="00002779">
        <w:t>"/&gt;</w:t>
      </w:r>
      <w:r>
        <w:br/>
        <w:t xml:space="preserve">    &lt;/characteristic&gt;</w:t>
      </w:r>
      <w:r>
        <w:br/>
        <w:t xml:space="preserve">  &lt;/subjectOf&gt;</w:t>
      </w:r>
      <w:commentRangeEnd w:id="670"/>
      <w:r w:rsidR="00EF778F">
        <w:rPr>
          <w:rStyle w:val="CommentReference"/>
          <w:rFonts w:ascii="Calibri" w:eastAsia="SimSun" w:hAnsi="Calibri" w:cs="Times New Roman"/>
          <w:szCs w:val="24"/>
          <w:lang w:eastAsia="zh-CN"/>
        </w:rPr>
        <w:commentReference w:id="670"/>
      </w:r>
      <w:commentRangeEnd w:id="671"/>
      <w:r w:rsidR="00E360EE">
        <w:rPr>
          <w:rStyle w:val="CommentReference"/>
          <w:rFonts w:ascii="Calibri" w:eastAsia="SimSun" w:hAnsi="Calibri" w:cs="Times New Roman"/>
          <w:szCs w:val="24"/>
          <w:lang w:eastAsia="zh-CN"/>
        </w:rPr>
        <w:commentReference w:id="671"/>
      </w:r>
    </w:p>
    <w:p w:rsidR="00027541" w:rsidRDefault="00027541" w:rsidP="00027541">
      <w:pPr>
        <w:rPr>
          <w:lang w:val="en-US"/>
        </w:rPr>
      </w:pPr>
    </w:p>
    <w:p w:rsidR="00027541" w:rsidRPr="0065080A" w:rsidRDefault="00027541" w:rsidP="00027541">
      <w:pPr>
        <w:rPr>
          <w:rStyle w:val="BookTitle"/>
        </w:rPr>
      </w:pPr>
      <w:r w:rsidRPr="0065080A">
        <w:rPr>
          <w:rStyle w:val="BookTitle"/>
        </w:rPr>
        <w:t>Stoichiometric Chemicals</w:t>
      </w:r>
    </w:p>
    <w:p w:rsidR="00027541" w:rsidRDefault="00027541" w:rsidP="00027541">
      <w:pPr>
        <w:rPr>
          <w:lang w:val="en-US"/>
        </w:rPr>
      </w:pPr>
    </w:p>
    <w:p w:rsidR="00027541" w:rsidRPr="00027541" w:rsidRDefault="00027541" w:rsidP="00027541">
      <w:pPr>
        <w:rPr>
          <w:lang w:val="en-US"/>
        </w:rPr>
      </w:pPr>
      <w:r w:rsidRPr="00027541">
        <w:rPr>
          <w:lang w:val="en-US"/>
        </w:rPr>
        <w:t xml:space="preserve">Stoichiometric chemical substances are substances that contain complete chemical structures and definite stoichiometric ratios among moities.  They can be defined by a single representation of the complete molecular structure and a stereochemistry descriptor.  The representation can be of one of the four types listed above.  </w:t>
      </w:r>
    </w:p>
    <w:p w:rsidR="00027541" w:rsidRPr="00027541" w:rsidRDefault="00027541" w:rsidP="00027541">
      <w:pPr>
        <w:rPr>
          <w:lang w:val="en-US"/>
        </w:rPr>
      </w:pPr>
    </w:p>
    <w:p w:rsidR="00027541" w:rsidRDefault="00027541" w:rsidP="00027541">
      <w:pPr>
        <w:rPr>
          <w:lang w:val="en-US"/>
        </w:rPr>
      </w:pPr>
      <w:r w:rsidRPr="00027541">
        <w:rPr>
          <w:lang w:val="en-US"/>
        </w:rPr>
        <w:t>The following examples of defining elements for various types of chemical substances help illustrate the information needed to define substances.  There are a variety of drawing tools that can generate any of the formats described.</w:t>
      </w:r>
    </w:p>
    <w:p w:rsidR="00027541" w:rsidRDefault="00027541" w:rsidP="00027541">
      <w:pPr>
        <w:rPr>
          <w:lang w:val="en-US"/>
        </w:rPr>
      </w:pPr>
    </w:p>
    <w:p w:rsidR="00027541" w:rsidRPr="0065080A" w:rsidRDefault="00027541" w:rsidP="00027541">
      <w:pPr>
        <w:rPr>
          <w:rStyle w:val="BookTitle"/>
        </w:rPr>
      </w:pPr>
      <w:r w:rsidRPr="0065080A">
        <w:rPr>
          <w:rStyle w:val="BookTitle"/>
        </w:rPr>
        <w:t>Ethanol Example</w:t>
      </w:r>
    </w:p>
    <w:p w:rsidR="00027541" w:rsidRDefault="00027541" w:rsidP="00027541">
      <w:pPr>
        <w:rPr>
          <w:lang w:val="en-US"/>
        </w:rPr>
      </w:pPr>
    </w:p>
    <w:p w:rsidR="00027541" w:rsidRDefault="00027541" w:rsidP="009E7B1F">
      <w:r>
        <w:t xml:space="preserve">Ethanol is an example of an achiral substance and can </w:t>
      </w:r>
      <w:r w:rsidR="009E7B1F">
        <w:t xml:space="preserve">be </w:t>
      </w:r>
      <w:r>
        <w:t xml:space="preserve">completely defined by either of the three following representations: </w:t>
      </w:r>
    </w:p>
    <w:p w:rsidR="00027541" w:rsidRDefault="00027541" w:rsidP="00027541"/>
    <w:p w:rsidR="00027541" w:rsidRPr="0066671F" w:rsidRDefault="00027541" w:rsidP="00027541">
      <w:pPr>
        <w:rPr>
          <w:rStyle w:val="BookTitle"/>
        </w:rPr>
      </w:pPr>
      <w:r w:rsidRPr="0066671F">
        <w:rPr>
          <w:rStyle w:val="BookTitle"/>
        </w:rPr>
        <w:t>Inchi Representation</w:t>
      </w:r>
    </w:p>
    <w:p w:rsidR="009E7B1F" w:rsidRDefault="009E7B1F" w:rsidP="00027541">
      <w:pPr>
        <w:autoSpaceDE w:val="0"/>
        <w:autoSpaceDN w:val="0"/>
        <w:adjustRightInd w:val="0"/>
      </w:pPr>
    </w:p>
    <w:p w:rsidR="009E7B1F" w:rsidRDefault="00027541" w:rsidP="009E7B1F">
      <w:pPr>
        <w:autoSpaceDE w:val="0"/>
        <w:autoSpaceDN w:val="0"/>
        <w:adjustRightInd w:val="0"/>
      </w:pPr>
      <w:r w:rsidRPr="0082365D">
        <w:t>STRUCTURAL_REPRESENTATION_TYPE</w:t>
      </w:r>
      <w:r w:rsidR="009E7B1F">
        <w:t>: “</w:t>
      </w:r>
      <w:r w:rsidRPr="0082365D">
        <w:t>INCHI</w:t>
      </w:r>
      <w:r w:rsidR="009E7B1F">
        <w:t>”</w:t>
      </w:r>
    </w:p>
    <w:p w:rsidR="009E7B1F" w:rsidRDefault="00027541" w:rsidP="009E7B1F">
      <w:pPr>
        <w:autoSpaceDE w:val="0"/>
        <w:autoSpaceDN w:val="0"/>
        <w:adjustRightInd w:val="0"/>
      </w:pPr>
      <w:r w:rsidRPr="0082365D">
        <w:t>STRUCTURAL_REPRESENTATION</w:t>
      </w:r>
      <w:r w:rsidR="009E7B1F">
        <w:t>: “</w:t>
      </w:r>
      <w:r w:rsidRPr="0082365D">
        <w:t>1/C2H6O/c1-2-3/h3H,2H2,1H3</w:t>
      </w:r>
      <w:r w:rsidR="009E7B1F">
        <w:t>”</w:t>
      </w:r>
    </w:p>
    <w:p w:rsidR="00027541" w:rsidRDefault="009E7B1F" w:rsidP="009E7B1F">
      <w:pPr>
        <w:autoSpaceDE w:val="0"/>
        <w:autoSpaceDN w:val="0"/>
        <w:adjustRightInd w:val="0"/>
      </w:pPr>
      <w:r>
        <w:t>STEREOCHEMISTRY: “</w:t>
      </w:r>
      <w:r w:rsidR="00027541">
        <w:t>ACHIRAL</w:t>
      </w:r>
      <w:r>
        <w:t>”</w:t>
      </w:r>
    </w:p>
    <w:p w:rsidR="009E7B1F" w:rsidRPr="00EA4B8F" w:rsidRDefault="009E7B1F" w:rsidP="00C57A27">
      <w:pPr>
        <w:pStyle w:val="XML"/>
      </w:pPr>
      <w:r w:rsidRPr="00E360EE">
        <w:lastRenderedPageBreak/>
        <w:t>&lt;identifiedSubstance&gt;</w:t>
      </w:r>
      <w:r w:rsidRPr="00E360EE">
        <w:br/>
        <w:t xml:space="preserve">  &lt;identifiedSubstance&gt;</w:t>
      </w:r>
      <w:r w:rsidRPr="00E360EE">
        <w:br/>
        <w:t xml:space="preserve">    &lt;moiety&gt;</w:t>
      </w:r>
      <w:r w:rsidRPr="00E360EE">
        <w:br/>
        <w:t xml:space="preserve">      &lt;partMoiety&gt;&lt;!-- Other Details of Structural Unit --&gt;&lt;/partMoiety&gt;</w:t>
      </w:r>
      <w:r w:rsidRPr="00E360EE">
        <w:br/>
        <w:t xml:space="preserve">      &lt;subjectOf&gt;</w:t>
      </w:r>
      <w:r w:rsidRPr="00E360EE">
        <w:br/>
        <w:t xml:space="preserve">        &lt;characteristic&gt;</w:t>
      </w:r>
      <w:r w:rsidRPr="00E360EE">
        <w:br/>
        <w:t xml:space="preserve">          &lt;code code="</w:t>
      </w:r>
      <w:r w:rsidRPr="00E360EE">
        <w:rPr>
          <w:i/>
          <w:iCs/>
        </w:rPr>
        <w:t>Code for ‘Complete Structural Representation’</w:t>
      </w:r>
      <w:r w:rsidRPr="00E360EE">
        <w:t xml:space="preserve">" </w:t>
      </w:r>
      <w:r w:rsidRPr="00E360EE">
        <w:br/>
        <w:t xml:space="preserve">                codeSystem="</w:t>
      </w:r>
      <w:r w:rsidRPr="00E360EE">
        <w:rPr>
          <w:i/>
          <w:iCs/>
        </w:rPr>
        <w:t>Code System (OID)</w:t>
      </w:r>
      <w:r w:rsidRPr="00E360EE">
        <w:t>"&gt;</w:t>
      </w:r>
      <w:r w:rsidRPr="00E360EE">
        <w:br/>
        <w:t xml:space="preserve">          &lt;value xsi:type="ED" mediaType="application/x-</w:t>
      </w:r>
      <w:r w:rsidRPr="00E360EE">
        <w:rPr>
          <w:b/>
          <w:bCs/>
        </w:rPr>
        <w:t>inchi</w:t>
      </w:r>
      <w:r w:rsidRPr="00E360EE">
        <w:t>"&gt;</w:t>
      </w:r>
      <w:ins w:id="672" w:author="Borodina, Yulia" w:date="2013-11-14T11:19:00Z">
        <w:r w:rsidR="00EF778F" w:rsidRPr="00E360EE">
          <w:t>InChI=1S/C2H6O/c1-2-3/h3H,2H2,</w:t>
        </w:r>
        <w:commentRangeStart w:id="673"/>
        <w:r w:rsidR="00EF778F" w:rsidRPr="00E360EE">
          <w:t>1H3</w:t>
        </w:r>
      </w:ins>
      <w:commentRangeEnd w:id="673"/>
      <w:r w:rsidR="00C57A27">
        <w:rPr>
          <w:rStyle w:val="CommentReference"/>
          <w:rFonts w:ascii="Calibri" w:eastAsia="SimSun" w:hAnsi="Calibri" w:cs="Times New Roman"/>
          <w:szCs w:val="24"/>
          <w:lang w:eastAsia="zh-CN"/>
        </w:rPr>
        <w:commentReference w:id="673"/>
      </w:r>
      <w:del w:id="674" w:author="Borodina, Yulia" w:date="2013-11-14T11:19:00Z">
        <w:r w:rsidRPr="00E360EE" w:rsidDel="00EF778F">
          <w:delText>1/C2H6O/c1-2-3/h3H,2H2,1H3</w:delText>
        </w:r>
      </w:del>
      <w:r w:rsidRPr="00E360EE">
        <w:t>&lt;/value&gt;</w:t>
      </w:r>
      <w:r w:rsidRPr="00E360EE">
        <w:br/>
      </w:r>
      <w:r w:rsidRPr="00251D45">
        <w:t xml:space="preserve">        &lt;/characteristic&gt;</w:t>
      </w:r>
      <w:r w:rsidRPr="00251D45">
        <w:br/>
        <w:t xml:space="preserve">      &lt;/subjectOf&gt;</w:t>
      </w:r>
      <w:r w:rsidRPr="00251D45">
        <w:br/>
        <w:t xml:space="preserve">      &lt;subjectOf&gt;</w:t>
      </w:r>
      <w:r w:rsidRPr="00251D45">
        <w:br/>
        <w:t xml:space="preserve">        &lt;characteristic&gt;</w:t>
      </w:r>
      <w:r w:rsidRPr="00251D45">
        <w:br/>
        <w:t xml:space="preserve">          &lt;code code="</w:t>
      </w:r>
      <w:r w:rsidRPr="004A33AD">
        <w:rPr>
          <w:i/>
          <w:iCs/>
        </w:rPr>
        <w:t>Code for ‘</w:t>
      </w:r>
      <w:r w:rsidRPr="004A33AD">
        <w:rPr>
          <w:b/>
          <w:bCs/>
          <w:i/>
          <w:iCs/>
        </w:rPr>
        <w:t>Stereochemistry</w:t>
      </w:r>
      <w:r w:rsidRPr="004A33AD">
        <w:rPr>
          <w:i/>
          <w:iCs/>
        </w:rPr>
        <w:t>’</w:t>
      </w:r>
      <w:r w:rsidRPr="00265678">
        <w:t xml:space="preserve">" </w:t>
      </w:r>
      <w:r w:rsidRPr="00265678">
        <w:br/>
        <w:t xml:space="preserve">                codeSystem="</w:t>
      </w:r>
      <w:r w:rsidRPr="00265678">
        <w:rPr>
          <w:i/>
          <w:iCs/>
        </w:rPr>
        <w:t>Code System (OID)</w:t>
      </w:r>
      <w:r w:rsidRPr="00265678">
        <w:t>"&gt;</w:t>
      </w:r>
      <w:r w:rsidRPr="00265678">
        <w:br/>
        <w:t xml:space="preserve">          &lt;value xsi:type="CV" code="</w:t>
      </w:r>
      <w:r w:rsidRPr="00EA4B8F">
        <w:rPr>
          <w:i/>
          <w:iCs/>
        </w:rPr>
        <w:t>Code for ‘</w:t>
      </w:r>
      <w:r w:rsidRPr="00EA4B8F">
        <w:rPr>
          <w:b/>
          <w:bCs/>
          <w:i/>
          <w:iCs/>
        </w:rPr>
        <w:t>achiral</w:t>
      </w:r>
      <w:r w:rsidRPr="00EA4B8F">
        <w:rPr>
          <w:i/>
          <w:iCs/>
        </w:rPr>
        <w:t>’</w:t>
      </w:r>
      <w:r w:rsidRPr="00EA4B8F">
        <w:t xml:space="preserve">" </w:t>
      </w:r>
      <w:r w:rsidRPr="00EA4B8F">
        <w:br/>
        <w:t xml:space="preserve">                 codeSystem="</w:t>
      </w:r>
      <w:r w:rsidRPr="00EA4B8F">
        <w:rPr>
          <w:i/>
          <w:iCs/>
        </w:rPr>
        <w:t>Code System (OID)</w:t>
      </w:r>
      <w:r w:rsidRPr="00EA4B8F">
        <w:t>"</w:t>
      </w:r>
      <w:r w:rsidRPr="00EA4B8F">
        <w:br/>
        <w:t xml:space="preserve">                 displayName="achiral"/&gt;</w:t>
      </w:r>
      <w:r w:rsidRPr="00EA4B8F">
        <w:br/>
        <w:t xml:space="preserve">        &lt;/characteristic&gt;</w:t>
      </w:r>
      <w:r w:rsidRPr="00EA4B8F">
        <w:br/>
        <w:t xml:space="preserve">      &lt;/subjectOf&gt;</w:t>
      </w:r>
    </w:p>
    <w:p w:rsidR="00027541" w:rsidRDefault="00027541" w:rsidP="009E7B1F">
      <w:pPr>
        <w:autoSpaceDE w:val="0"/>
        <w:autoSpaceDN w:val="0"/>
        <w:adjustRightInd w:val="0"/>
      </w:pPr>
    </w:p>
    <w:p w:rsidR="00027541" w:rsidRPr="0066671F" w:rsidRDefault="00027541" w:rsidP="0066671F">
      <w:pPr>
        <w:rPr>
          <w:rStyle w:val="BookTitle"/>
        </w:rPr>
      </w:pPr>
      <w:r w:rsidRPr="0066671F">
        <w:rPr>
          <w:rStyle w:val="BookTitle"/>
        </w:rPr>
        <w:t>Smiles Representation</w:t>
      </w:r>
    </w:p>
    <w:p w:rsidR="00027541" w:rsidRDefault="00027541" w:rsidP="009E7B1F">
      <w:pPr>
        <w:autoSpaceDE w:val="0"/>
        <w:autoSpaceDN w:val="0"/>
        <w:adjustRightInd w:val="0"/>
      </w:pPr>
      <w:r w:rsidRPr="0082365D">
        <w:t>STRUCTURAL_REPRESENTATION_T</w:t>
      </w:r>
      <w:r>
        <w:t>YPE</w:t>
      </w:r>
      <w:r w:rsidR="009E7B1F">
        <w:t>: “</w:t>
      </w:r>
      <w:r>
        <w:t>SMILES</w:t>
      </w:r>
      <w:r w:rsidR="009E7B1F">
        <w:t>”</w:t>
      </w:r>
    </w:p>
    <w:p w:rsidR="00027541" w:rsidRPr="0082365D" w:rsidRDefault="00027541" w:rsidP="009E7B1F">
      <w:pPr>
        <w:autoSpaceDE w:val="0"/>
        <w:autoSpaceDN w:val="0"/>
        <w:adjustRightInd w:val="0"/>
      </w:pPr>
      <w:r w:rsidRPr="0082365D">
        <w:t>STRUCTURAL_REPRESENTATION</w:t>
      </w:r>
      <w:r w:rsidR="009E7B1F">
        <w:t>: “</w:t>
      </w:r>
      <w:r>
        <w:t>CCO</w:t>
      </w:r>
      <w:r w:rsidR="009E7B1F">
        <w:t>”</w:t>
      </w:r>
    </w:p>
    <w:p w:rsidR="00027541" w:rsidRDefault="00027541" w:rsidP="009E7B1F">
      <w:pPr>
        <w:autoSpaceDE w:val="0"/>
        <w:autoSpaceDN w:val="0"/>
        <w:adjustRightInd w:val="0"/>
      </w:pPr>
      <w:r>
        <w:t>STEREOCHEMISTRY</w:t>
      </w:r>
      <w:r w:rsidR="009E7B1F">
        <w:t>: “</w:t>
      </w:r>
      <w:r>
        <w:t>ACHIRAL</w:t>
      </w:r>
      <w:r w:rsidR="009E7B1F">
        <w:t>” (same as above)</w:t>
      </w:r>
    </w:p>
    <w:p w:rsidR="009E7B1F" w:rsidRDefault="009E7B1F" w:rsidP="009E7B1F">
      <w:pPr>
        <w:pStyle w:val="XML"/>
        <w:keepLines w:val="0"/>
      </w:pPr>
      <w:r>
        <w:t xml:space="preserve">      &lt;subjectOf&gt;</w:t>
      </w:r>
      <w:r>
        <w:br/>
        <w:t xml:space="preserve">        &lt;characteristic&gt;</w:t>
      </w:r>
      <w:r>
        <w:br/>
        <w:t xml:space="preserve">          &lt;code code="</w:t>
      </w:r>
      <w:r w:rsidRPr="000C4ACE">
        <w:rPr>
          <w:i/>
          <w:iCs/>
        </w:rPr>
        <w:t>Code for ‘Complete Structural Representation’</w:t>
      </w:r>
      <w:r>
        <w:t xml:space="preserve">" </w:t>
      </w:r>
      <w:r>
        <w:br/>
        <w:t xml:space="preserve">                codeSystem="</w:t>
      </w:r>
      <w:r w:rsidRPr="000C4ACE">
        <w:rPr>
          <w:i/>
          <w:iCs/>
        </w:rPr>
        <w:t>Code System (OID)</w:t>
      </w:r>
      <w:r>
        <w:t>"&gt;</w:t>
      </w:r>
      <w:r>
        <w:br/>
        <w:t xml:space="preserve">          &lt;value xsi:type="ED" mediaType="application/x-</w:t>
      </w:r>
      <w:r w:rsidRPr="009E7B1F">
        <w:rPr>
          <w:b/>
          <w:bCs/>
        </w:rPr>
        <w:t>smiles</w:t>
      </w:r>
      <w:r>
        <w:t>"&gt;</w:t>
      </w:r>
      <w:r w:rsidRPr="009E7B1F">
        <w:rPr>
          <w:b/>
          <w:bCs/>
        </w:rPr>
        <w:t>CCO</w:t>
      </w:r>
      <w:r>
        <w:t>&lt;/value&gt;</w:t>
      </w:r>
      <w:r>
        <w:br/>
        <w:t xml:space="preserve">        &lt;/characteristic&gt;</w:t>
      </w:r>
      <w:r>
        <w:br/>
        <w:t xml:space="preserve">      &lt;/subjectOf&gt;</w:t>
      </w:r>
    </w:p>
    <w:p w:rsidR="00027541" w:rsidRDefault="00027541" w:rsidP="00027541"/>
    <w:p w:rsidR="00027541" w:rsidRPr="0066671F" w:rsidRDefault="00027541" w:rsidP="00027541">
      <w:pPr>
        <w:rPr>
          <w:rStyle w:val="BookTitle"/>
        </w:rPr>
      </w:pPr>
      <w:r w:rsidRPr="0066671F">
        <w:rPr>
          <w:rStyle w:val="BookTitle"/>
        </w:rPr>
        <w:t>Mol representation</w:t>
      </w:r>
    </w:p>
    <w:p w:rsidR="00027541" w:rsidRDefault="00027541" w:rsidP="009E7B1F">
      <w:pPr>
        <w:autoSpaceDE w:val="0"/>
        <w:autoSpaceDN w:val="0"/>
        <w:adjustRightInd w:val="0"/>
      </w:pPr>
      <w:r w:rsidRPr="0082365D">
        <w:t>STRUCTURAL_REPRESENTATION_T</w:t>
      </w:r>
      <w:r>
        <w:t>YPE</w:t>
      </w:r>
      <w:r w:rsidR="009E7B1F">
        <w:t>: “</w:t>
      </w:r>
      <w:r>
        <w:t>MOL</w:t>
      </w:r>
      <w:r w:rsidR="009E7B1F">
        <w:t>”</w:t>
      </w:r>
    </w:p>
    <w:p w:rsidR="009E7B1F" w:rsidRDefault="00027541" w:rsidP="00027541">
      <w:pPr>
        <w:autoSpaceDE w:val="0"/>
        <w:autoSpaceDN w:val="0"/>
        <w:adjustRightInd w:val="0"/>
      </w:pPr>
      <w:r>
        <w:t>STRUCTURAL_REPRESENTATION</w:t>
      </w:r>
      <w:r w:rsidR="009E7B1F">
        <w:t>:</w:t>
      </w:r>
    </w:p>
    <w:p w:rsidR="00027541" w:rsidRDefault="009E7B1F" w:rsidP="009E7B1F">
      <w:pPr>
        <w:pStyle w:val="XML"/>
      </w:pPr>
      <w:r>
        <w:t xml:space="preserve"> </w:t>
      </w:r>
      <w:r w:rsidR="00027541">
        <w:t xml:space="preserve"> 3  2  0  0  0  0  0  0  0  0999 V2000</w:t>
      </w:r>
      <w:r>
        <w:br/>
      </w:r>
      <w:r w:rsidR="00027541">
        <w:t xml:space="preserve">    3.9063   -7.3125    0.0000 C   0  0  0  0  0  0  0  0  0  0  0  0</w:t>
      </w:r>
      <w:r>
        <w:br/>
      </w:r>
      <w:r w:rsidR="00027541">
        <w:t xml:space="preserve">    4.6223   -6.8991    0.0000 C   0  0  0  0  0  0  0  0  0  0  0  0</w:t>
      </w:r>
      <w:r>
        <w:br/>
      </w:r>
      <w:r w:rsidR="00027541">
        <w:t xml:space="preserve">    5.3383   -7.3125    0.0000 O   0  0  0  0  0  0  0  0  0  0  0  0</w:t>
      </w:r>
      <w:r>
        <w:br/>
      </w:r>
      <w:r w:rsidR="00027541">
        <w:t xml:space="preserve">  1  2  1  0  0  0  0</w:t>
      </w:r>
      <w:r>
        <w:br/>
      </w:r>
      <w:r w:rsidR="00027541">
        <w:t xml:space="preserve">  2  3  1  0  0  0  0</w:t>
      </w:r>
      <w:r>
        <w:br/>
      </w:r>
      <w:r w:rsidR="00027541" w:rsidRPr="00392C27">
        <w:t>M  END</w:t>
      </w:r>
    </w:p>
    <w:p w:rsidR="009E7B1F" w:rsidRDefault="009E7B1F" w:rsidP="009E7B1F">
      <w:pPr>
        <w:autoSpaceDE w:val="0"/>
        <w:autoSpaceDN w:val="0"/>
        <w:adjustRightInd w:val="0"/>
      </w:pPr>
      <w:r>
        <w:t>STEREOCHEMISTRY: “ACHIRAL” (same as above)</w:t>
      </w:r>
    </w:p>
    <w:p w:rsidR="009E7B1F" w:rsidRDefault="009E7B1F" w:rsidP="00C57A27">
      <w:pPr>
        <w:pStyle w:val="XML"/>
      </w:pPr>
      <w:r>
        <w:t xml:space="preserve">      &lt;subjectOf&gt;</w:t>
      </w:r>
      <w:r>
        <w:br/>
        <w:t xml:space="preserve">        &lt;characteristic&gt;</w:t>
      </w:r>
      <w:r>
        <w:br/>
        <w:t xml:space="preserve">          &lt;code code="</w:t>
      </w:r>
      <w:r w:rsidRPr="000C4ACE">
        <w:rPr>
          <w:i/>
          <w:iCs/>
        </w:rPr>
        <w:t>Code for ‘Complete Structural Representation’</w:t>
      </w:r>
      <w:r>
        <w:t xml:space="preserve">" </w:t>
      </w:r>
      <w:r>
        <w:br/>
        <w:t xml:space="preserve">                codeSystem="</w:t>
      </w:r>
      <w:r w:rsidRPr="000C4ACE">
        <w:rPr>
          <w:i/>
          <w:iCs/>
        </w:rPr>
        <w:t>Code System (OID)</w:t>
      </w:r>
      <w:r>
        <w:t>"&gt;</w:t>
      </w:r>
      <w:r>
        <w:br/>
        <w:t xml:space="preserve">          &lt;value xsi:type="ED" mediaType="application/x-mdl-</w:t>
      </w:r>
      <w:r w:rsidRPr="009E7B1F">
        <w:rPr>
          <w:b/>
          <w:bCs/>
        </w:rPr>
        <w:t>molfile</w:t>
      </w:r>
      <w:r>
        <w:t>"&gt;</w:t>
      </w:r>
      <w:ins w:id="675" w:author="Borodina, Yulia" w:date="2013-11-15T01:09:00Z">
        <w:r w:rsidR="00516F9F">
          <w:t>&lt;![CDATA[</w:t>
        </w:r>
      </w:ins>
      <w:r w:rsidR="00C57A27">
        <w:br/>
      </w:r>
      <w:r w:rsidR="00516F9F">
        <w:t xml:space="preserve">  -FDASRS-07251317382D</w:t>
      </w:r>
      <w:ins w:id="676" w:author="Gunther Schadow" w:date="2013-11-16T18:15:00Z">
        <w:r w:rsidR="00C57A27">
          <w:br/>
        </w:r>
      </w:ins>
      <w:r w:rsidRPr="009E7B1F">
        <w:rPr>
          <w:b/>
          <w:bCs/>
        </w:rPr>
        <w:t xml:space="preserve">  3  2  0  0  0  0  0  0  0  0999 V2000</w:t>
      </w:r>
      <w:r w:rsidRPr="009E7B1F">
        <w:rPr>
          <w:b/>
          <w:bCs/>
        </w:rPr>
        <w:br/>
        <w:t xml:space="preserve">    3.9063   -7.3125    0.0000 C   0  0  0  0  0  0  0  0  0  0  0  0</w:t>
      </w:r>
      <w:r w:rsidRPr="009E7B1F">
        <w:rPr>
          <w:b/>
          <w:bCs/>
        </w:rPr>
        <w:br/>
        <w:t xml:space="preserve">    4.6223   -6.8991    0.0000 C   0  0  0  0  0  0  0  0  0  0  0  0</w:t>
      </w:r>
      <w:r w:rsidRPr="009E7B1F">
        <w:rPr>
          <w:b/>
          <w:bCs/>
        </w:rPr>
        <w:br/>
        <w:t xml:space="preserve">    5.3383   -7.3125    0.0000 O   0  0  0  0  0  0  0  0  0  0  0  0</w:t>
      </w:r>
      <w:r w:rsidRPr="009E7B1F">
        <w:rPr>
          <w:b/>
          <w:bCs/>
        </w:rPr>
        <w:br/>
        <w:t xml:space="preserve">  1  2  1  0  0  0  0</w:t>
      </w:r>
      <w:r w:rsidRPr="009E7B1F">
        <w:rPr>
          <w:b/>
          <w:bCs/>
        </w:rPr>
        <w:br/>
        <w:t xml:space="preserve">  2  3  1  0  0  0  0</w:t>
      </w:r>
      <w:r w:rsidRPr="009E7B1F">
        <w:rPr>
          <w:b/>
          <w:bCs/>
        </w:rPr>
        <w:br/>
        <w:t>M  END</w:t>
      </w:r>
      <w:r w:rsidRPr="009E7B1F">
        <w:rPr>
          <w:b/>
          <w:bCs/>
        </w:rPr>
        <w:br/>
      </w:r>
      <w:r>
        <w:t xml:space="preserve">          </w:t>
      </w:r>
      <w:ins w:id="677" w:author="Borodina, Yulia" w:date="2013-11-15T01:05:00Z">
        <w:r w:rsidR="00C57DC5">
          <w:t>]]</w:t>
        </w:r>
      </w:ins>
      <w:ins w:id="678" w:author="Borodina, Yulia" w:date="2013-11-15T01:09:00Z">
        <w:r w:rsidR="00516F9F">
          <w:t>&gt;</w:t>
        </w:r>
      </w:ins>
      <w:r>
        <w:t>&lt;/value&gt;</w:t>
      </w:r>
      <w:r>
        <w:br/>
        <w:t xml:space="preserve">        &lt;/characteristic&gt;</w:t>
      </w:r>
      <w:r>
        <w:br/>
        <w:t xml:space="preserve">      &lt;/subjectOf&gt;</w:t>
      </w:r>
    </w:p>
    <w:p w:rsidR="00027541" w:rsidRDefault="00027541" w:rsidP="00027541">
      <w:pPr>
        <w:rPr>
          <w:lang w:val="en-US"/>
        </w:rPr>
      </w:pPr>
    </w:p>
    <w:p w:rsidR="00027541" w:rsidRPr="0065080A" w:rsidRDefault="00027541" w:rsidP="0066671F">
      <w:pPr>
        <w:autoSpaceDE w:val="0"/>
        <w:autoSpaceDN w:val="0"/>
        <w:adjustRightInd w:val="0"/>
        <w:rPr>
          <w:rStyle w:val="BookTitle"/>
        </w:rPr>
      </w:pPr>
      <w:r w:rsidRPr="0065080A">
        <w:rPr>
          <w:rStyle w:val="BookTitle"/>
        </w:rPr>
        <w:lastRenderedPageBreak/>
        <w:t>Levofloxacin Sodium</w:t>
      </w:r>
    </w:p>
    <w:p w:rsidR="00027541" w:rsidRPr="00200E13" w:rsidRDefault="00027541" w:rsidP="007D66A5">
      <w:r>
        <w:t>This is an example o</w:t>
      </w:r>
      <w:r w:rsidR="0066671F">
        <w:t xml:space="preserve">f a chiral substance and salt. </w:t>
      </w:r>
      <w:r w:rsidR="007D66A5">
        <w:t>A</w:t>
      </w:r>
      <w:r>
        <w:t>n INCHI, SMILES or MOL file is sufficient to define this substance.</w:t>
      </w:r>
    </w:p>
    <w:p w:rsidR="00027541" w:rsidRDefault="00027541" w:rsidP="00027541">
      <w:pPr>
        <w:ind w:left="630" w:firstLine="1304"/>
        <w:rPr>
          <w:b/>
        </w:rPr>
      </w:pPr>
      <w:r>
        <w:object w:dxaOrig="4717" w:dyaOrig="2251">
          <v:shape id="_x0000_i1031" type="#_x0000_t75" style="width:236.05pt;height:112.7pt" o:ole="">
            <v:imagedata r:id="rId30" o:title=""/>
          </v:shape>
          <o:OLEObject Type="Embed" ProgID="MDLDrawOLE.MDLDrawObject.1" ShapeID="_x0000_i1031" DrawAspect="Content" ObjectID="_1446235830" r:id="rId31">
            <o:FieldCodes>\s</o:FieldCodes>
          </o:OLEObject>
        </w:object>
      </w:r>
    </w:p>
    <w:p w:rsidR="00027541" w:rsidRPr="0066671F" w:rsidRDefault="00027541" w:rsidP="0066671F">
      <w:pPr>
        <w:autoSpaceDE w:val="0"/>
        <w:autoSpaceDN w:val="0"/>
        <w:adjustRightInd w:val="0"/>
        <w:rPr>
          <w:rStyle w:val="BookTitle"/>
        </w:rPr>
      </w:pPr>
      <w:r w:rsidRPr="0066671F">
        <w:rPr>
          <w:rStyle w:val="BookTitle"/>
        </w:rPr>
        <w:t>Inchi Representation</w:t>
      </w:r>
    </w:p>
    <w:p w:rsidR="003B645D" w:rsidRDefault="00027541" w:rsidP="00027541">
      <w:pPr>
        <w:autoSpaceDE w:val="0"/>
        <w:autoSpaceDN w:val="0"/>
        <w:adjustRightInd w:val="0"/>
      </w:pPr>
      <w:r w:rsidRPr="0082365D">
        <w:t>STRUCTURAL_REPRESENTATION_TYPE</w:t>
      </w:r>
      <w:r w:rsidR="003B645D">
        <w:t>: “</w:t>
      </w:r>
      <w:r w:rsidRPr="0082365D">
        <w:t>INCHI</w:t>
      </w:r>
      <w:r w:rsidR="003B645D">
        <w:t>”</w:t>
      </w:r>
    </w:p>
    <w:p w:rsidR="00EF778F" w:rsidRDefault="00027541" w:rsidP="00EF778F">
      <w:pPr>
        <w:tabs>
          <w:tab w:val="left" w:pos="720"/>
        </w:tabs>
        <w:autoSpaceDE w:val="0"/>
        <w:autoSpaceDN w:val="0"/>
        <w:adjustRightInd w:val="0"/>
        <w:rPr>
          <w:ins w:id="679" w:author="Borodina, Yulia" w:date="2013-11-14T11:23:00Z"/>
          <w:rFonts w:ascii="Arial" w:hAnsi="Arial" w:cs="Arial"/>
          <w:lang w:val="en-US" w:eastAsia="en-US"/>
        </w:rPr>
      </w:pPr>
      <w:r w:rsidRPr="00590E1C">
        <w:rPr>
          <w:lang w:val="pt-BR"/>
        </w:rPr>
        <w:t>STRUCTURAL_REPRESENTATION</w:t>
      </w:r>
      <w:r w:rsidR="003B645D">
        <w:rPr>
          <w:lang w:val="pt-BR"/>
        </w:rPr>
        <w:t>: “</w:t>
      </w:r>
    </w:p>
    <w:p w:rsidR="00EF778F" w:rsidRPr="00C57A27" w:rsidRDefault="00EF778F" w:rsidP="00C57A27">
      <w:pPr>
        <w:rPr>
          <w:ins w:id="680" w:author="Borodina, Yulia" w:date="2013-11-14T11:23:00Z"/>
        </w:rPr>
      </w:pPr>
      <w:ins w:id="681" w:author="Borodina, Yulia" w:date="2013-11-14T11:23:00Z">
        <w:r w:rsidRPr="00C57A27">
          <w:t>InChI=1S/C18H20FN3O4.Na/c1-10-9-26-17-14-11(16(23)12(18(24)25)8-22(10)14)7-13(19)15(17)21-5-3-20(2)4-6-21;/h7-8,10H,3-6,9H2,1-2H3,(H,24,25);/q;+1/p-1/t10-;/m0./s1</w:t>
        </w:r>
      </w:ins>
    </w:p>
    <w:p w:rsidR="003B645D" w:rsidRPr="00C57A27" w:rsidRDefault="00027541" w:rsidP="00C57A27">
      <w:del w:id="682" w:author="Borodina, Yulia" w:date="2013-11-14T11:23:00Z">
        <w:r w:rsidRPr="00C57A27" w:rsidDel="00EF778F">
          <w:delText>1/C18H20FN3O4.Na/c1-10-9-26-17-14-11(16(23)12(18(24)25)8-22(10)14)7-13(19)15(17)21-5-3-20(2)4-6-21;/h7-8,10H,3-6,9H2,1-2H3,(H,24,25);/q;+1/p-1/t10-;/m0./s1/fC18H19FN3O4.Na/q-1;m</w:delText>
        </w:r>
      </w:del>
      <w:r w:rsidR="003B645D" w:rsidRPr="00C57A27">
        <w:t>”</w:t>
      </w:r>
    </w:p>
    <w:p w:rsidR="00027541" w:rsidRPr="00C57A27" w:rsidRDefault="00027541" w:rsidP="00C57A27">
      <w:r w:rsidRPr="00C57A27">
        <w:t>STEREOCHEMISTRY</w:t>
      </w:r>
      <w:r w:rsidR="003B645D" w:rsidRPr="00C57A27">
        <w:t>: “</w:t>
      </w:r>
      <w:r w:rsidRPr="00C57A27">
        <w:t>CHIRAL</w:t>
      </w:r>
      <w:r w:rsidR="003B645D" w:rsidRPr="00C57A27">
        <w:t>”</w:t>
      </w:r>
    </w:p>
    <w:p w:rsidR="00C57A27" w:rsidRPr="00C57A27" w:rsidRDefault="00C57A27" w:rsidP="00C57A27">
      <w:pPr>
        <w:numPr>
          <w:ins w:id="683" w:author="Gunther Schadow" w:date="2013-11-16T18:16:00Z"/>
        </w:numPr>
        <w:rPr>
          <w:ins w:id="684" w:author="Gunther Schadow" w:date="2013-11-16T18:16:00Z"/>
        </w:rPr>
      </w:pPr>
    </w:p>
    <w:p w:rsidR="003B645D" w:rsidRPr="007E6B47" w:rsidRDefault="003B645D" w:rsidP="0084503E">
      <w:pPr>
        <w:pStyle w:val="XML"/>
      </w:pPr>
      <w:r w:rsidRPr="007E6B47">
        <w:t>&lt;identifiedSubstance&gt;</w:t>
      </w:r>
      <w:r w:rsidRPr="007E6B47">
        <w:br/>
        <w:t xml:space="preserve">  &lt;identifiedSubstance&gt;</w:t>
      </w:r>
      <w:r w:rsidRPr="007E6B47">
        <w:br/>
        <w:t xml:space="preserve">    &lt;moiety&gt;</w:t>
      </w:r>
      <w:r w:rsidRPr="007E6B47">
        <w:br/>
        <w:t xml:space="preserve">      &lt;partMoiety&gt;&lt;!-- Other Details of Structural Unit --&gt;&lt;/partMoiety&gt;</w:t>
      </w:r>
      <w:r w:rsidRPr="007E6B47">
        <w:br/>
        <w:t xml:space="preserve">      &lt;subjectOf&gt;</w:t>
      </w:r>
      <w:r w:rsidRPr="007E6B47">
        <w:br/>
        <w:t xml:space="preserve">        &lt;characteristic&gt;</w:t>
      </w:r>
      <w:r w:rsidRPr="007E6B47">
        <w:br/>
        <w:t xml:space="preserve">          &lt;code code="</w:t>
      </w:r>
      <w:r w:rsidRPr="007E6B47">
        <w:rPr>
          <w:i/>
          <w:iCs/>
        </w:rPr>
        <w:t>Code for ‘Complete Structural Representation’</w:t>
      </w:r>
      <w:r w:rsidRPr="007E6B47">
        <w:t xml:space="preserve">" </w:t>
      </w:r>
      <w:r w:rsidRPr="007E6B47">
        <w:br/>
        <w:t xml:space="preserve">                codeSystem="</w:t>
      </w:r>
      <w:r w:rsidRPr="007E6B47">
        <w:rPr>
          <w:i/>
          <w:iCs/>
        </w:rPr>
        <w:t>Code System (OID)</w:t>
      </w:r>
      <w:r w:rsidRPr="007E6B47">
        <w:t>"&gt;</w:t>
      </w:r>
      <w:r w:rsidRPr="007E6B47">
        <w:br/>
        <w:t xml:space="preserve">          &lt;value xsi:type="ED" mediaType="application/x-</w:t>
      </w:r>
      <w:r w:rsidRPr="007E6B47">
        <w:rPr>
          <w:b/>
          <w:bCs/>
        </w:rPr>
        <w:t>inchi</w:t>
      </w:r>
      <w:r w:rsidRPr="007E6B47">
        <w:t>"&gt;</w:t>
      </w:r>
      <w:ins w:id="685" w:author="Borodina, Yulia" w:date="2013-11-14T11:23:00Z">
        <w:r w:rsidR="00EF778F" w:rsidRPr="007E6B47">
          <w:t>InChI=1S/C18H20FN3O4.Na/c1-10-9-26-17-14-11(16(23)12(18(24)25)8-22(10)14)7-13(19)15(17)21-5-3-20(2)4-6-21;/h7-8,10H,3-6,9H2,1-2H3,(H,24,25);/q;+1/p-1/t10-;/m0./s1</w:t>
        </w:r>
        <w:del w:id="686" w:author="Gunther Schadow" w:date="2013-11-16T18:27:00Z">
          <w:r w:rsidR="00EF778F" w:rsidRPr="00251D45" w:rsidDel="0084503E">
            <w:rPr>
              <w:b/>
              <w:bCs/>
            </w:rPr>
            <w:delText xml:space="preserve"> </w:delText>
          </w:r>
        </w:del>
      </w:ins>
      <w:del w:id="687" w:author="Borodina, Yulia" w:date="2013-11-14T11:23:00Z">
        <w:r w:rsidRPr="00251D45" w:rsidDel="00EF778F">
          <w:rPr>
            <w:b/>
            <w:bCs/>
          </w:rPr>
          <w:delText>1/C18H20FN3O4.Na/c1-10-9-26-17-14-11(16(23)12(18(24)25)8-22(10)14)7-13(19)15(17)21-5-3-20(2)4-6-21;/h7-8,10H,3-6,9H2,1-2H3,(H,24,25);/q;+1/p-1/t10-;/m0./s1/fC18H19FN3O4.Na/q-1;m</w:delText>
        </w:r>
      </w:del>
      <w:r w:rsidRPr="004A33AD">
        <w:t>&lt;/value&gt;</w:t>
      </w:r>
      <w:r w:rsidRPr="004A33AD">
        <w:br/>
        <w:t xml:space="preserve">        &lt;/characteristic&gt;</w:t>
      </w:r>
      <w:r w:rsidRPr="004A33AD">
        <w:br/>
        <w:t xml:space="preserve">      &lt;/subjectOf&gt;</w:t>
      </w:r>
      <w:r w:rsidRPr="004A33AD">
        <w:br/>
        <w:t xml:space="preserve">      &lt;subjectOf&gt;</w:t>
      </w:r>
      <w:r w:rsidRPr="004A33AD">
        <w:br/>
        <w:t xml:space="preserve">        &lt;characteristic&gt;</w:t>
      </w:r>
      <w:r w:rsidRPr="004A33AD">
        <w:br/>
        <w:t xml:space="preserve">          &lt;code code="</w:t>
      </w:r>
      <w:r w:rsidRPr="00265678">
        <w:rPr>
          <w:i/>
          <w:iCs/>
        </w:rPr>
        <w:t>Code for ‘Stereochemistry’</w:t>
      </w:r>
      <w:r w:rsidRPr="00265678">
        <w:t xml:space="preserve">" </w:t>
      </w:r>
      <w:r w:rsidRPr="00265678">
        <w:br/>
        <w:t xml:space="preserve">                codeSystem="</w:t>
      </w:r>
      <w:r w:rsidRPr="00265678">
        <w:rPr>
          <w:i/>
          <w:iCs/>
        </w:rPr>
        <w:t>Code System (OID)</w:t>
      </w:r>
      <w:r w:rsidRPr="007E6B47">
        <w:t>"&gt;</w:t>
      </w:r>
      <w:r w:rsidRPr="007E6B47">
        <w:br/>
        <w:t xml:space="preserve">          &lt;value xsi:type="CV" code="</w:t>
      </w:r>
      <w:r w:rsidRPr="007E6B47">
        <w:rPr>
          <w:i/>
          <w:iCs/>
        </w:rPr>
        <w:t>Code for ‘</w:t>
      </w:r>
      <w:r w:rsidRPr="007E6B47">
        <w:rPr>
          <w:b/>
          <w:bCs/>
          <w:i/>
          <w:iCs/>
        </w:rPr>
        <w:t>chiral</w:t>
      </w:r>
      <w:r w:rsidRPr="007E6B47">
        <w:rPr>
          <w:i/>
          <w:iCs/>
        </w:rPr>
        <w:t>’</w:t>
      </w:r>
      <w:r w:rsidRPr="007E6B47">
        <w:t xml:space="preserve">" </w:t>
      </w:r>
      <w:r w:rsidRPr="007E6B47">
        <w:br/>
        <w:t xml:space="preserve">                 codeSystem="</w:t>
      </w:r>
      <w:r w:rsidRPr="007E6B47">
        <w:rPr>
          <w:i/>
          <w:iCs/>
        </w:rPr>
        <w:t>Code System (OID)</w:t>
      </w:r>
      <w:r w:rsidRPr="007E6B47">
        <w:t>"</w:t>
      </w:r>
      <w:r w:rsidRPr="007E6B47">
        <w:br/>
        <w:t xml:space="preserve">                 displayName="chiral"/&gt;</w:t>
      </w:r>
      <w:r w:rsidRPr="007E6B47">
        <w:br/>
        <w:t xml:space="preserve">        &lt;/characteristic&gt;</w:t>
      </w:r>
      <w:r w:rsidRPr="007E6B47">
        <w:br/>
        <w:t xml:space="preserve">      &lt;/subjectOf&gt;</w:t>
      </w:r>
    </w:p>
    <w:p w:rsidR="00E36B3E" w:rsidRPr="00E36B3E" w:rsidRDefault="00E36B3E" w:rsidP="00E36B3E">
      <w:pPr>
        <w:pStyle w:val="BodyText"/>
        <w:rPr>
          <w:rStyle w:val="BookTitle"/>
          <w:b w:val="0"/>
          <w:bCs/>
          <w:i w:val="0"/>
          <w:iCs/>
        </w:rPr>
      </w:pPr>
    </w:p>
    <w:p w:rsidR="00027541" w:rsidRPr="0066671F" w:rsidRDefault="00027541" w:rsidP="00027541">
      <w:pPr>
        <w:autoSpaceDE w:val="0"/>
        <w:autoSpaceDN w:val="0"/>
        <w:adjustRightInd w:val="0"/>
        <w:rPr>
          <w:rStyle w:val="BookTitle"/>
        </w:rPr>
      </w:pPr>
      <w:r w:rsidRPr="0066671F">
        <w:rPr>
          <w:rStyle w:val="BookTitle"/>
        </w:rPr>
        <w:t>Smiles Representation</w:t>
      </w:r>
    </w:p>
    <w:p w:rsidR="00027541" w:rsidRDefault="00027541" w:rsidP="003B645D">
      <w:pPr>
        <w:autoSpaceDE w:val="0"/>
        <w:autoSpaceDN w:val="0"/>
        <w:adjustRightInd w:val="0"/>
      </w:pPr>
      <w:r w:rsidRPr="0082365D">
        <w:t>STRUCTURAL_REPRESENTATION_T</w:t>
      </w:r>
      <w:r>
        <w:t>YPE</w:t>
      </w:r>
      <w:r w:rsidR="003B645D">
        <w:t>: “</w:t>
      </w:r>
      <w:r>
        <w:t>SMILES</w:t>
      </w:r>
      <w:r w:rsidR="003B645D">
        <w:t>”</w:t>
      </w:r>
    </w:p>
    <w:p w:rsidR="00027541" w:rsidRDefault="00027541" w:rsidP="00027541">
      <w:pPr>
        <w:autoSpaceDE w:val="0"/>
        <w:autoSpaceDN w:val="0"/>
        <w:adjustRightInd w:val="0"/>
      </w:pPr>
      <w:r w:rsidRPr="0082365D">
        <w:t>STRUCTURAL_REPRESENTATION</w:t>
      </w:r>
      <w:r w:rsidR="003B645D">
        <w:t>: “</w:t>
      </w:r>
      <w:r w:rsidRPr="00F701EC">
        <w:rPr>
          <w:rFonts w:eastAsia="Times New Roman"/>
          <w:lang w:val="en-US"/>
        </w:rPr>
        <w:t>C[C@H]1COc2c3n1cc(c(=O)c3cc(c2N4CCN(CC4)C)F)C(=O)[O-].[Na+]</w:t>
      </w:r>
      <w:r w:rsidR="003B645D">
        <w:rPr>
          <w:rFonts w:eastAsia="Times New Roman"/>
          <w:lang w:val="en-US"/>
        </w:rPr>
        <w:t>”</w:t>
      </w:r>
    </w:p>
    <w:p w:rsidR="00027541" w:rsidRDefault="00027541" w:rsidP="003B645D">
      <w:pPr>
        <w:autoSpaceDE w:val="0"/>
        <w:autoSpaceDN w:val="0"/>
        <w:adjustRightInd w:val="0"/>
      </w:pPr>
      <w:r>
        <w:t>STEREOCHEMISTRY</w:t>
      </w:r>
      <w:r w:rsidR="003B645D">
        <w:t>: “C</w:t>
      </w:r>
      <w:r>
        <w:t>HIRAL</w:t>
      </w:r>
      <w:r w:rsidR="003B645D">
        <w:t>”</w:t>
      </w:r>
    </w:p>
    <w:p w:rsidR="003B645D" w:rsidRDefault="003B645D" w:rsidP="003B645D">
      <w:pPr>
        <w:pStyle w:val="XML"/>
        <w:keepLines w:val="0"/>
      </w:pPr>
      <w:r>
        <w:t xml:space="preserve">      &lt;subjectOf&gt;</w:t>
      </w:r>
      <w:r>
        <w:br/>
        <w:t xml:space="preserve">        &lt;characteristic&gt;</w:t>
      </w:r>
      <w:r>
        <w:br/>
        <w:t xml:space="preserve">          &lt;code code="</w:t>
      </w:r>
      <w:r w:rsidRPr="000C4ACE">
        <w:rPr>
          <w:i/>
          <w:iCs/>
        </w:rPr>
        <w:t>Code for ‘Complete Structural Representation’</w:t>
      </w:r>
      <w:r>
        <w:t xml:space="preserve">" </w:t>
      </w:r>
      <w:r>
        <w:br/>
        <w:t xml:space="preserve">                codeSystem="</w:t>
      </w:r>
      <w:r w:rsidRPr="000C4ACE">
        <w:rPr>
          <w:i/>
          <w:iCs/>
        </w:rPr>
        <w:t>Code System (OID)</w:t>
      </w:r>
      <w:r>
        <w:t>"&gt;</w:t>
      </w:r>
      <w:r>
        <w:br/>
        <w:t xml:space="preserve">          &lt;value xsi:type="ED" mediaType="application/x-</w:t>
      </w:r>
      <w:r w:rsidRPr="003B645D">
        <w:rPr>
          <w:b/>
          <w:bCs/>
        </w:rPr>
        <w:t>smiles</w:t>
      </w:r>
      <w:r>
        <w:t>"&gt;</w:t>
      </w:r>
      <w:r w:rsidRPr="00BF13CF">
        <w:t xml:space="preserve"> </w:t>
      </w:r>
      <w:r w:rsidRPr="003B645D">
        <w:rPr>
          <w:b/>
          <w:bCs/>
        </w:rPr>
        <w:t>C[C@H]1COc2c3n1cc(c(=O)c3cc(c2N4CCN(CC4)C)F)C(=O)[O-].[Na+]</w:t>
      </w:r>
      <w:r>
        <w:t>&lt;/value&gt;</w:t>
      </w:r>
      <w:r>
        <w:br/>
        <w:t xml:space="preserve">        &lt;/characteristic&gt;</w:t>
      </w:r>
      <w:r>
        <w:br/>
        <w:t xml:space="preserve">      &lt;/subjectOf&gt;</w:t>
      </w:r>
    </w:p>
    <w:p w:rsidR="00027541" w:rsidRDefault="00027541" w:rsidP="00027541">
      <w:pPr>
        <w:rPr>
          <w:b/>
        </w:rPr>
      </w:pPr>
    </w:p>
    <w:p w:rsidR="00027541" w:rsidRPr="0066671F" w:rsidRDefault="00027541" w:rsidP="0066671F">
      <w:pPr>
        <w:autoSpaceDE w:val="0"/>
        <w:autoSpaceDN w:val="0"/>
        <w:adjustRightInd w:val="0"/>
        <w:rPr>
          <w:rStyle w:val="BookTitle"/>
        </w:rPr>
      </w:pPr>
      <w:r w:rsidRPr="0066671F">
        <w:rPr>
          <w:rStyle w:val="BookTitle"/>
        </w:rPr>
        <w:lastRenderedPageBreak/>
        <w:t>Mol Representation</w:t>
      </w:r>
    </w:p>
    <w:p w:rsidR="00027541" w:rsidRDefault="00027541" w:rsidP="003B645D">
      <w:pPr>
        <w:autoSpaceDE w:val="0"/>
        <w:autoSpaceDN w:val="0"/>
        <w:adjustRightInd w:val="0"/>
      </w:pPr>
      <w:r w:rsidRPr="0082365D">
        <w:t>STRUCTURAL_REPRESENTATION_T</w:t>
      </w:r>
      <w:r>
        <w:t>YPE</w:t>
      </w:r>
      <w:r w:rsidR="003B645D">
        <w:t>: “</w:t>
      </w:r>
      <w:r>
        <w:t>MOL</w:t>
      </w:r>
      <w:r w:rsidR="003B645D">
        <w:t>”</w:t>
      </w:r>
    </w:p>
    <w:p w:rsidR="00027541" w:rsidRDefault="00027541" w:rsidP="00027541">
      <w:pPr>
        <w:autoSpaceDE w:val="0"/>
        <w:autoSpaceDN w:val="0"/>
        <w:adjustRightInd w:val="0"/>
      </w:pPr>
      <w:r>
        <w:t>STRU</w:t>
      </w:r>
      <w:r w:rsidR="003B645D">
        <w:t>CTURAL_REPRESENTATION:</w:t>
      </w:r>
    </w:p>
    <w:p w:rsidR="003B645D" w:rsidRPr="003B645D" w:rsidRDefault="00027541" w:rsidP="003B645D">
      <w:pPr>
        <w:pStyle w:val="XML"/>
        <w:keepLines w:val="0"/>
      </w:pPr>
      <w:r w:rsidRPr="003B645D">
        <w:t xml:space="preserve"> 27 29  0  0  1  0  0  0  0  0999 V2000</w:t>
      </w:r>
      <w:r w:rsidR="003B645D" w:rsidRPr="003B645D">
        <w:br/>
      </w:r>
      <w:r w:rsidRPr="003B645D">
        <w:t xml:space="preserve">   14.5167   -9.0507    0.0000 N   0  0  0  0  0  0  0  0  0  0  0  0</w:t>
      </w:r>
      <w:r w:rsidR="003B645D" w:rsidRPr="003B645D">
        <w:br/>
      </w:r>
      <w:r w:rsidRPr="003B645D">
        <w:t xml:space="preserve">   15.1250   -7.9548    0.0000 C   0  0  0  0  0  0  0  0  0  0  0  0</w:t>
      </w:r>
      <w:r w:rsidR="003B645D" w:rsidRPr="003B645D">
        <w:br/>
      </w:r>
      <w:r w:rsidRPr="003B645D">
        <w:t xml:space="preserve">   13.8500   -8.7215    0.0000 C   0  0  0  0  0  0  0  0  0  0  0  0</w:t>
      </w:r>
      <w:r w:rsidR="003B645D" w:rsidRPr="003B645D">
        <w:br/>
      </w:r>
      <w:r w:rsidRPr="003B645D">
        <w:t xml:space="preserve">   13.2625   -9.0840    0.0000 C   0  0  0  0  0  0  0  0  0  0  0  0</w:t>
      </w:r>
      <w:r w:rsidR="003B645D" w:rsidRPr="003B645D">
        <w:br/>
      </w:r>
      <w:r w:rsidRPr="003B645D">
        <w:t xml:space="preserve">   13.8500   -8.0048    0.0000 C   0  0  0  0  0  0  0  0  0  0  0  0</w:t>
      </w:r>
      <w:r w:rsidR="003B645D" w:rsidRPr="003B645D">
        <w:br/>
      </w:r>
      <w:r w:rsidRPr="003B645D">
        <w:t xml:space="preserve">   15.1250   -8.7048    0.0000 C   0  0  0  0  0  0  0  0  0  0  0  0</w:t>
      </w:r>
      <w:r w:rsidR="003B645D" w:rsidRPr="003B645D">
        <w:br/>
      </w:r>
      <w:r w:rsidRPr="003B645D">
        <w:t xml:space="preserve">   14.4667   -7.6340    0.0000 C   0  0  0  0  0  0  0  0  0  0  0  0</w:t>
      </w:r>
      <w:r w:rsidR="003B645D" w:rsidRPr="003B645D">
        <w:br/>
      </w:r>
      <w:r w:rsidRPr="003B645D">
        <w:t xml:space="preserve">   12.6334   -8.7673    0.0000 C   0  0  0  0  0  0  0  0  0  0  0  0</w:t>
      </w:r>
      <w:r w:rsidR="003B645D" w:rsidRPr="003B645D">
        <w:br/>
      </w:r>
      <w:r w:rsidRPr="003B645D">
        <w:t xml:space="preserve">   13.2625   -9.8506    0.0000 O   0  0  0  0  0  0  0  0  0  0  0  0</w:t>
      </w:r>
      <w:r w:rsidR="003B645D" w:rsidRPr="003B645D">
        <w:br/>
      </w:r>
      <w:r w:rsidRPr="003B645D">
        <w:t xml:space="preserve">   12.6334   -8.0048    0.0000 C   0  0  0  0  0  0  0  0  0  0  0  0</w:t>
      </w:r>
      <w:r w:rsidR="003B645D" w:rsidRPr="003B645D">
        <w:br/>
      </w:r>
      <w:r w:rsidRPr="003B645D">
        <w:t xml:space="preserve">   13.2292   -7.6548    0.0000 C   0  0  0  0  0  0  0  0  0  0  0  0</w:t>
      </w:r>
      <w:r w:rsidR="003B645D" w:rsidRPr="003B645D">
        <w:br/>
      </w:r>
      <w:r w:rsidRPr="003B645D">
        <w:t xml:space="preserve">   12.0167   -9.1298    0.0000 N   0  0  0  0  0  0  0  0  0  0  0  0</w:t>
      </w:r>
      <w:r w:rsidR="003B645D" w:rsidRPr="003B645D">
        <w:br/>
      </w:r>
      <w:r w:rsidRPr="003B645D">
        <w:t xml:space="preserve">   15.8250   -7.6007    0.0000 C   0  0  0  0  0  0  0  0  0  0  0  0</w:t>
      </w:r>
      <w:r w:rsidR="003B645D" w:rsidRPr="003B645D">
        <w:br/>
      </w:r>
      <w:r w:rsidRPr="003B645D">
        <w:t xml:space="preserve">   14.5167   -9.7840    0.0000 C   0  0  0  0  0  0  0  0  0  0  0  0</w:t>
      </w:r>
      <w:r w:rsidR="003B645D" w:rsidRPr="003B645D">
        <w:br/>
      </w:r>
      <w:r w:rsidRPr="003B645D">
        <w:t xml:space="preserve">   10.7417   -9.8965    0.0000 N   0  0  0  0  0  0  0  0  0  0  0  0</w:t>
      </w:r>
      <w:r w:rsidR="003B645D" w:rsidRPr="003B645D">
        <w:br/>
      </w:r>
      <w:r w:rsidRPr="003B645D">
        <w:t xml:space="preserve">   14.4667   -6.8965    0.0000 O   0  0  0  0  0  0  0  0  0  0  0  0</w:t>
      </w:r>
      <w:r w:rsidR="003B645D" w:rsidRPr="003B645D">
        <w:br/>
      </w:r>
      <w:r w:rsidRPr="003B645D">
        <w:t xml:space="preserve">   13.9125  -10.1632    0.0000 C   0  0  0  0  0  0  0  0  0  0  0  0</w:t>
      </w:r>
      <w:r w:rsidR="003B645D" w:rsidRPr="003B645D">
        <w:br/>
      </w:r>
      <w:r w:rsidRPr="003B645D">
        <w:t xml:space="preserve">   12.0167   -9.8798    0.0000 C   0  0  0  0  0  0  0  0  0  0  0  0</w:t>
      </w:r>
      <w:r w:rsidR="003B645D" w:rsidRPr="003B645D">
        <w:br/>
      </w:r>
      <w:r w:rsidRPr="003B645D">
        <w:t xml:space="preserve">   11.3584   -8.7757    0.0000 C   0  0  0  0  0  0  0  0  0  0  0  0</w:t>
      </w:r>
      <w:r w:rsidR="003B645D" w:rsidRPr="003B645D">
        <w:br/>
      </w:r>
      <w:r w:rsidRPr="003B645D">
        <w:t xml:space="preserve">   15.8250   -6.9548    0.0000 O   0  0  0  0  0  0  0  0  0  0  0  0</w:t>
      </w:r>
      <w:r w:rsidR="003B645D" w:rsidRPr="003B645D">
        <w:br/>
      </w:r>
      <w:r w:rsidRPr="003B645D">
        <w:t xml:space="preserve">   11.9542   -7.7132    0.0000 F   0  0  0  0  0  0  0  0  0  0  0  0</w:t>
      </w:r>
      <w:r w:rsidR="003B645D" w:rsidRPr="003B645D">
        <w:br/>
      </w:r>
      <w:r w:rsidRPr="003B645D">
        <w:t xml:space="preserve">   10.7417   -9.1340    0.0000 C   0  0  0  0  0  0  0  0  0  0  0  0</w:t>
      </w:r>
      <w:r w:rsidR="003B645D" w:rsidRPr="003B645D">
        <w:br/>
      </w:r>
      <w:r w:rsidRPr="003B645D">
        <w:t xml:space="preserve">   11.4000  -10.2465    0.0000 C   0  0  0  0  0  0  0  0  0  0  0  0</w:t>
      </w:r>
      <w:r w:rsidR="003B645D" w:rsidRPr="003B645D">
        <w:br/>
      </w:r>
      <w:r w:rsidRPr="003B645D">
        <w:t xml:space="preserve">   16.6458   -7.9631    0.0000 O   0  5  0  0  0  0  0  0  0  0  0  0</w:t>
      </w:r>
      <w:r w:rsidR="003B645D" w:rsidRPr="003B645D">
        <w:br/>
      </w:r>
      <w:r w:rsidRPr="003B645D">
        <w:t xml:space="preserve">   10.0792  -10.1715    0.0000 C   0  0  0  0  0  0  0  0  0  0  0  0</w:t>
      </w:r>
      <w:r w:rsidR="003B645D" w:rsidRPr="003B645D">
        <w:br/>
      </w:r>
      <w:r w:rsidRPr="003B645D">
        <w:t xml:space="preserve">   15.3500  -10.3215    0.0000 C   0  0  0  0  0  0  0  0  0  0  0  0</w:t>
      </w:r>
      <w:r w:rsidR="003B645D" w:rsidRPr="003B645D">
        <w:br/>
      </w:r>
      <w:r w:rsidRPr="003B645D">
        <w:t xml:space="preserve">   17.3000   -7.9630    0.0000 Na  0  3  0  0  0  0  0  0  0  0  0  0</w:t>
      </w:r>
      <w:r w:rsidR="003B645D" w:rsidRPr="003B645D">
        <w:br/>
      </w:r>
      <w:r w:rsidRPr="003B645D">
        <w:t xml:space="preserve"> 21 10  1  0  0  0  0</w:t>
      </w:r>
      <w:r w:rsidR="003B645D" w:rsidRPr="003B645D">
        <w:br/>
      </w:r>
      <w:r w:rsidRPr="003B645D">
        <w:t xml:space="preserve"> 22 19  1  0  0  0  0</w:t>
      </w:r>
      <w:r w:rsidR="003B645D" w:rsidRPr="003B645D">
        <w:br/>
      </w:r>
      <w:r w:rsidRPr="003B645D">
        <w:t xml:space="preserve"> 23 18  1  0  0  0  0</w:t>
      </w:r>
      <w:r w:rsidR="003B645D" w:rsidRPr="003B645D">
        <w:br/>
      </w:r>
      <w:r w:rsidRPr="003B645D">
        <w:t xml:space="preserve"> 24 13  1  0  0  0  0</w:t>
      </w:r>
      <w:r w:rsidR="003B645D" w:rsidRPr="003B645D">
        <w:br/>
      </w:r>
      <w:r w:rsidRPr="003B645D">
        <w:t xml:space="preserve"> 25 15  1  0  0  0  0</w:t>
      </w:r>
      <w:r w:rsidR="003B645D" w:rsidRPr="003B645D">
        <w:br/>
      </w:r>
      <w:r w:rsidRPr="003B645D">
        <w:t xml:space="preserve"> 14 26  1  1  0  0  0</w:t>
      </w:r>
      <w:r w:rsidR="003B645D" w:rsidRPr="003B645D">
        <w:br/>
      </w:r>
      <w:r w:rsidRPr="003B645D">
        <w:t xml:space="preserve">  4  9  1  0  0  0  0</w:t>
      </w:r>
      <w:r w:rsidR="003B645D" w:rsidRPr="003B645D">
        <w:br/>
      </w:r>
      <w:r w:rsidRPr="003B645D">
        <w:t xml:space="preserve">  5  7  1  0  0  0  0</w:t>
      </w:r>
      <w:r w:rsidR="003B645D" w:rsidRPr="003B645D">
        <w:br/>
      </w:r>
      <w:r w:rsidRPr="003B645D">
        <w:t xml:space="preserve">  8 10  2  0  0  0  0</w:t>
      </w:r>
      <w:r w:rsidR="003B645D" w:rsidRPr="003B645D">
        <w:br/>
      </w:r>
      <w:r w:rsidRPr="003B645D">
        <w:t xml:space="preserve"> 15 23  1  0  0  0  0</w:t>
      </w:r>
      <w:r w:rsidR="003B645D" w:rsidRPr="003B645D">
        <w:br/>
      </w:r>
      <w:r w:rsidRPr="003B645D">
        <w:t xml:space="preserve">  2  6  2  0  0  0  0</w:t>
      </w:r>
      <w:r w:rsidR="003B645D" w:rsidRPr="003B645D">
        <w:br/>
      </w:r>
      <w:r w:rsidRPr="003B645D">
        <w:t xml:space="preserve">  3  1  1  0  0  0  0</w:t>
      </w:r>
      <w:r w:rsidR="003B645D" w:rsidRPr="003B645D">
        <w:br/>
      </w:r>
      <w:r w:rsidRPr="003B645D">
        <w:t xml:space="preserve">  4  3  2  0  0  0  0</w:t>
      </w:r>
      <w:r w:rsidR="003B645D" w:rsidRPr="003B645D">
        <w:br/>
      </w:r>
      <w:r w:rsidRPr="003B645D">
        <w:t xml:space="preserve">  5  3  1  0  0  0  0</w:t>
      </w:r>
      <w:r w:rsidR="003B645D" w:rsidRPr="003B645D">
        <w:br/>
      </w:r>
      <w:r w:rsidRPr="003B645D">
        <w:t xml:space="preserve">  6  1  1  0  0  0  0</w:t>
      </w:r>
      <w:r w:rsidR="003B645D" w:rsidRPr="003B645D">
        <w:br/>
      </w:r>
      <w:r w:rsidRPr="003B645D">
        <w:t xml:space="preserve">  7  2  1  0  0  0  0</w:t>
      </w:r>
      <w:r w:rsidR="003B645D" w:rsidRPr="003B645D">
        <w:br/>
      </w:r>
      <w:r w:rsidRPr="003B645D">
        <w:t xml:space="preserve">  8  4  1  0  0  0  0</w:t>
      </w:r>
      <w:r w:rsidR="003B645D" w:rsidRPr="003B645D">
        <w:br/>
      </w:r>
      <w:r w:rsidRPr="003B645D">
        <w:t xml:space="preserve">  9 17  1  0  0  0  0</w:t>
      </w:r>
      <w:r w:rsidR="003B645D" w:rsidRPr="003B645D">
        <w:br/>
      </w:r>
      <w:r w:rsidRPr="003B645D">
        <w:t xml:space="preserve"> 10 11  1  0  0  0  0</w:t>
      </w:r>
      <w:r w:rsidR="003B645D" w:rsidRPr="003B645D">
        <w:br/>
      </w:r>
      <w:r w:rsidRPr="003B645D">
        <w:t xml:space="preserve"> 11  5  2  0  0  0  0</w:t>
      </w:r>
      <w:r w:rsidR="003B645D" w:rsidRPr="003B645D">
        <w:br/>
      </w:r>
      <w:r w:rsidRPr="003B645D">
        <w:t xml:space="preserve"> 12  8  1  0  0  0  0</w:t>
      </w:r>
      <w:r w:rsidR="003B645D" w:rsidRPr="003B645D">
        <w:br/>
      </w:r>
      <w:r w:rsidRPr="003B645D">
        <w:t xml:space="preserve"> 13  2  1  0  0  0  0</w:t>
      </w:r>
      <w:r w:rsidR="003B645D" w:rsidRPr="003B645D">
        <w:br/>
      </w:r>
      <w:r w:rsidRPr="003B645D">
        <w:t xml:space="preserve"> 14  1  1  0  0  0  0</w:t>
      </w:r>
      <w:r w:rsidR="003B645D" w:rsidRPr="003B645D">
        <w:br/>
      </w:r>
      <w:r w:rsidRPr="003B645D">
        <w:t xml:space="preserve"> 15 22  1  0  0  0  0</w:t>
      </w:r>
      <w:r w:rsidR="003B645D" w:rsidRPr="003B645D">
        <w:br/>
      </w:r>
      <w:r w:rsidRPr="003B645D">
        <w:t xml:space="preserve"> 16  7  2  0  0  0  0</w:t>
      </w:r>
      <w:r w:rsidR="003B645D" w:rsidRPr="003B645D">
        <w:br/>
      </w:r>
      <w:r w:rsidRPr="003B645D">
        <w:t xml:space="preserve"> 17 14  1  0  0  0  0</w:t>
      </w:r>
      <w:r w:rsidR="003B645D" w:rsidRPr="003B645D">
        <w:br/>
      </w:r>
      <w:r w:rsidRPr="003B645D">
        <w:t xml:space="preserve"> 18 12  1  0  0  0  0</w:t>
      </w:r>
      <w:r w:rsidR="003B645D" w:rsidRPr="003B645D">
        <w:br/>
      </w:r>
      <w:r w:rsidRPr="003B645D">
        <w:t xml:space="preserve"> 19 12  1  0  0  0  0</w:t>
      </w:r>
      <w:r w:rsidR="003B645D" w:rsidRPr="003B645D">
        <w:br/>
      </w:r>
      <w:r w:rsidRPr="003B645D">
        <w:t xml:space="preserve"> 20 13  2  0  0  0  0</w:t>
      </w:r>
      <w:r w:rsidR="003B645D" w:rsidRPr="003B645D">
        <w:br/>
      </w:r>
      <w:r w:rsidRPr="003B645D">
        <w:t>M  CHG  2  24  -1  27   1</w:t>
      </w:r>
      <w:r w:rsidR="003B645D" w:rsidRPr="003B645D">
        <w:br/>
      </w:r>
      <w:r w:rsidRPr="003B645D">
        <w:t>M  END</w:t>
      </w:r>
    </w:p>
    <w:p w:rsidR="00027541" w:rsidRDefault="00027541" w:rsidP="003B645D">
      <w:pPr>
        <w:autoSpaceDE w:val="0"/>
        <w:autoSpaceDN w:val="0"/>
        <w:adjustRightInd w:val="0"/>
      </w:pPr>
      <w:r>
        <w:t>STEREOCHEMISTRY</w:t>
      </w:r>
      <w:r w:rsidR="003B645D">
        <w:t>: “</w:t>
      </w:r>
      <w:r>
        <w:t>CHIRAL</w:t>
      </w:r>
      <w:r w:rsidR="003B645D">
        <w:t>”</w:t>
      </w:r>
    </w:p>
    <w:p w:rsidR="003B645D" w:rsidRDefault="003B645D">
      <w:pPr>
        <w:pStyle w:val="XML"/>
        <w:keepLines w:val="0"/>
        <w:pPrChange w:id="688" w:author="Gunther Schadow" w:date="2013-11-16T18:28:00Z">
          <w:pPr>
            <w:pStyle w:val="XML"/>
          </w:pPr>
        </w:pPrChange>
      </w:pPr>
      <w:r>
        <w:t xml:space="preserve">      &lt;subjectOf&gt;</w:t>
      </w:r>
      <w:r>
        <w:br/>
        <w:t xml:space="preserve">        &lt;characteristic&gt;</w:t>
      </w:r>
      <w:r>
        <w:br/>
        <w:t xml:space="preserve">          &lt;code code="</w:t>
      </w:r>
      <w:r w:rsidRPr="000C4ACE">
        <w:rPr>
          <w:i/>
          <w:iCs/>
        </w:rPr>
        <w:t>Code for ‘</w:t>
      </w:r>
      <w:del w:id="689" w:author="Borodina, Yulia" w:date="2013-11-15T12:34:00Z">
        <w:r w:rsidRPr="000C4ACE" w:rsidDel="00FD27C4">
          <w:rPr>
            <w:i/>
            <w:iCs/>
          </w:rPr>
          <w:delText>Complete Structural Representation’</w:delText>
        </w:r>
      </w:del>
      <w:ins w:id="690" w:author="Borodina, Yulia" w:date="2013-11-15T12:34:00Z">
        <w:r w:rsidR="00FD27C4">
          <w:rPr>
            <w:i/>
            <w:iCs/>
          </w:rPr>
          <w:t>Chemical structure</w:t>
        </w:r>
      </w:ins>
      <w:r>
        <w:t xml:space="preserve">" </w:t>
      </w:r>
      <w:r>
        <w:br/>
        <w:t xml:space="preserve">                codeSystem="</w:t>
      </w:r>
      <w:r w:rsidRPr="000C4ACE">
        <w:rPr>
          <w:i/>
          <w:iCs/>
        </w:rPr>
        <w:t>Code System (OID)</w:t>
      </w:r>
      <w:r>
        <w:t>"&gt;</w:t>
      </w:r>
      <w:r>
        <w:br/>
        <w:t xml:space="preserve">          &lt;value xsi:type="ED" mediaType="application/x-mdl-molfile"&gt;</w:t>
      </w:r>
      <w:ins w:id="691" w:author="Borodina, Yulia" w:date="2013-11-15T01:08:00Z">
        <w:r w:rsidR="00516F9F">
          <w:t>&lt;![CDATA[</w:t>
        </w:r>
      </w:ins>
      <w:ins w:id="692" w:author="Gunther Schadow" w:date="2013-11-16T18:27:00Z">
        <w:r w:rsidR="0084503E">
          <w:br/>
        </w:r>
      </w:ins>
      <w:ins w:id="693" w:author="Borodina, Yulia" w:date="2013-11-15T01:08:00Z">
        <w:r w:rsidR="00516F9F">
          <w:lastRenderedPageBreak/>
          <w:t xml:space="preserve">  -FDASRS-07251317382D</w:t>
        </w:r>
      </w:ins>
      <w:r>
        <w:br/>
        <w:t>27 29  0  0  1  0  0  0  0  0999 V2000</w:t>
      </w:r>
      <w:r>
        <w:br/>
        <w:t xml:space="preserve">   14.5167   -9.0507    0.0000 N   0  0  0  0  0  0  0  0  0  0  0  0</w:t>
      </w:r>
      <w:r>
        <w:br/>
        <w:t xml:space="preserve">   15.1250   -7.9548    0.0000 C   0  0  0  0  0  0  0  0  0  0  0  0</w:t>
      </w:r>
      <w:r>
        <w:br/>
        <w:t xml:space="preserve">   13.8500   -8.7215    0.0000 C   0  0  0  0  0  0  0  0  0  0  0  0</w:t>
      </w:r>
      <w:r>
        <w:br/>
        <w:t xml:space="preserve">   13.2625   -9.0840    0.0000 C   0  0  0  0  0  0  0  0  0  0  0  0</w:t>
      </w:r>
      <w:r>
        <w:br/>
        <w:t xml:space="preserve">   13.8500   -8.0048    0.0000 C   0  0  0  0  0  0  0  0  0  0  0  0</w:t>
      </w:r>
      <w:r>
        <w:br/>
        <w:t xml:space="preserve">   15.1250   -8.7048    0.0000 C   0  0  0  0  0  0  0  0  0  0  0  0</w:t>
      </w:r>
      <w:r>
        <w:br/>
        <w:t xml:space="preserve">   14.4667   -7.6340    0.0000 C   0  0  0  0  0  0  0  0  0  0  0  0</w:t>
      </w:r>
      <w:r>
        <w:br/>
        <w:t xml:space="preserve">   12.6334   -8.7673    0.0000 C   0  0  0  0  0  0  0  0  0  0  0  0</w:t>
      </w:r>
      <w:r>
        <w:br/>
        <w:t xml:space="preserve">   13.2625   -9.8506    0.0000 O   0  0  0  0  0  0  0  0  0  0  0  0</w:t>
      </w:r>
      <w:r>
        <w:br/>
        <w:t xml:space="preserve">   12.6334   -8.0048    0.0000 C   0  0  0  0  0  0  0  0  0  0  0  0</w:t>
      </w:r>
      <w:r>
        <w:br/>
        <w:t xml:space="preserve">   13.2292   -7.6548    0.0000 C   0  0  0  0  0  0  0  0  0  0  0  0</w:t>
      </w:r>
      <w:r>
        <w:br/>
        <w:t xml:space="preserve">   12.0167   -9.1298    0.0000 N   0  0  0  0  0  0  0  0  0  0  0  0</w:t>
      </w:r>
      <w:r>
        <w:br/>
        <w:t xml:space="preserve">   15.8250   -7.6007    0.0000 C   0  0  0  0  0  0  0  0  0  0  0  0</w:t>
      </w:r>
      <w:r>
        <w:br/>
        <w:t xml:space="preserve">   14.5167   -9.7840    0.0000 C   0  0  0  0  0  0  0  0  0  0  0  0</w:t>
      </w:r>
      <w:r>
        <w:br/>
        <w:t xml:space="preserve">   10.7417   -9.8965    0.0000 N   0  0  0  0  0  0  0  0  0  0  0  0</w:t>
      </w:r>
      <w:r>
        <w:br/>
        <w:t xml:space="preserve">   14.4667   -6.8965    0.0000 O   0  0  0  0  0  0  0  0  0  0  0  0</w:t>
      </w:r>
      <w:r>
        <w:br/>
        <w:t xml:space="preserve">   13.9125  -10.1632    0.0000 C   0  0  0  0  0  0  0  0  0  0  0  0</w:t>
      </w:r>
      <w:r>
        <w:br/>
        <w:t xml:space="preserve">   12.0167   -9.8798    0.0000 C   0  0  0  0  0  0  0  0  0  0  0  0</w:t>
      </w:r>
      <w:r>
        <w:br/>
        <w:t xml:space="preserve">   11.3584   -8.7757    0.0000 C   0  0  0  0  0  0  0  0  0  0  0  0</w:t>
      </w:r>
      <w:r>
        <w:br/>
        <w:t xml:space="preserve">   15.8250   -6.9548    0.0000 O   0  0  0  0  0  0  0  0  0  0  0  0</w:t>
      </w:r>
      <w:r>
        <w:br/>
        <w:t xml:space="preserve">   11.9542   -7.7132    0.0000 F   0  0  0  0  0  0  0  0  0  0  0  0</w:t>
      </w:r>
      <w:r>
        <w:br/>
        <w:t xml:space="preserve">   10.7417   -9.1340    0.0000 C   0  0  0  0  0  0  0  0  0  0  0  0</w:t>
      </w:r>
      <w:r>
        <w:br/>
        <w:t xml:space="preserve">   11.4000  -10.2465    0.0000 C   0  0  0  0  0  0  0  0  0  0  0  0</w:t>
      </w:r>
      <w:r>
        <w:br/>
        <w:t xml:space="preserve">   16.6458   -7.9631    0.0000 O   0  5  0  0  0  0  0  0  0  0  0  0</w:t>
      </w:r>
      <w:r>
        <w:br/>
        <w:t xml:space="preserve">   10.0792  -10.1715    0.0000 C   0  0  0  0  0  0  0  0  0  0  0  0</w:t>
      </w:r>
      <w:r>
        <w:br/>
        <w:t xml:space="preserve">   15.3500  -10.3215    0.0000 C   0  0  0  0  0  0  0  0  0  0  0  0</w:t>
      </w:r>
      <w:r>
        <w:br/>
        <w:t xml:space="preserve">   17.3000   -7.9630    0.0000 Na  0  3  0  0  0  0  0  0  0  0  0  0</w:t>
      </w:r>
      <w:r>
        <w:br/>
        <w:t xml:space="preserve"> 21 10  1  0  0  0  0</w:t>
      </w:r>
      <w:r>
        <w:br/>
        <w:t xml:space="preserve"> 22 19  1  0  0  0  0</w:t>
      </w:r>
      <w:r>
        <w:br/>
        <w:t xml:space="preserve"> 23 18  1  0  0  0  0</w:t>
      </w:r>
      <w:r>
        <w:br/>
        <w:t xml:space="preserve"> 24 13  1  0  0  0  0</w:t>
      </w:r>
      <w:r>
        <w:br/>
        <w:t xml:space="preserve"> 25 15  1  0  0  0  0</w:t>
      </w:r>
      <w:r>
        <w:br/>
        <w:t xml:space="preserve"> 14 26  1  1  0  0  0</w:t>
      </w:r>
      <w:r>
        <w:br/>
        <w:t xml:space="preserve">  4  9  1  0  0  0  0</w:t>
      </w:r>
      <w:r>
        <w:br/>
        <w:t xml:space="preserve">  5  7  1  0  0  0  0</w:t>
      </w:r>
      <w:r>
        <w:br/>
        <w:t xml:space="preserve">  8 10  2  0  0  0  0</w:t>
      </w:r>
      <w:r>
        <w:br/>
        <w:t xml:space="preserve"> 15 23  1  0  0  0  0</w:t>
      </w:r>
      <w:r>
        <w:br/>
        <w:t xml:space="preserve">  2  6  2  0  0  0  0</w:t>
      </w:r>
      <w:r>
        <w:br/>
        <w:t xml:space="preserve">  3  1  1  0  0  0  0</w:t>
      </w:r>
      <w:r>
        <w:br/>
        <w:t xml:space="preserve">  4  3  2  0  0  0  0</w:t>
      </w:r>
      <w:r>
        <w:br/>
        <w:t xml:space="preserve">  5  3  1  0  0  0  0</w:t>
      </w:r>
      <w:r>
        <w:br/>
        <w:t xml:space="preserve">  6  1  1  0  0  0  0</w:t>
      </w:r>
      <w:r>
        <w:br/>
        <w:t xml:space="preserve">  7  2  1  0  0  0  0</w:t>
      </w:r>
      <w:r>
        <w:br/>
        <w:t xml:space="preserve">  8  4  1  0  0  0  0</w:t>
      </w:r>
      <w:r>
        <w:br/>
        <w:t xml:space="preserve">  9 17  1  0  0  0  0</w:t>
      </w:r>
      <w:r>
        <w:br/>
        <w:t xml:space="preserve"> 10 11  1  0  0  0  0</w:t>
      </w:r>
      <w:r>
        <w:br/>
        <w:t xml:space="preserve"> 11  5  2  0  0  0  0</w:t>
      </w:r>
      <w:r>
        <w:br/>
        <w:t xml:space="preserve"> 12  8  1  0  0  0  0</w:t>
      </w:r>
      <w:r>
        <w:br/>
        <w:t xml:space="preserve"> 13  2  1  0  0  0  0</w:t>
      </w:r>
      <w:r>
        <w:br/>
        <w:t xml:space="preserve"> 14  1  1  0  0  0  0</w:t>
      </w:r>
      <w:r>
        <w:br/>
        <w:t xml:space="preserve"> 15 22  1  0  0  0  0</w:t>
      </w:r>
      <w:r>
        <w:br/>
        <w:t xml:space="preserve"> 16  7  2  0  0  0  0</w:t>
      </w:r>
      <w:r>
        <w:br/>
        <w:t xml:space="preserve"> 17 14  1  0  0  0  0</w:t>
      </w:r>
      <w:r>
        <w:br/>
        <w:t xml:space="preserve"> 18 12  1  0  0  0  0</w:t>
      </w:r>
      <w:r>
        <w:br/>
        <w:t xml:space="preserve"> 19 12  1  0  0  0  0</w:t>
      </w:r>
      <w:r>
        <w:br/>
        <w:t xml:space="preserve"> 20 13  2  0  0  0  0</w:t>
      </w:r>
      <w:r>
        <w:br/>
        <w:t>M  CHG  2  24  -1  27   1</w:t>
      </w:r>
      <w:r>
        <w:br/>
        <w:t>M  END</w:t>
      </w:r>
      <w:r>
        <w:br/>
        <w:t xml:space="preserve">          </w:t>
      </w:r>
      <w:ins w:id="694" w:author="Borodina, Yulia" w:date="2013-11-15T01:08:00Z">
        <w:r w:rsidR="00516F9F">
          <w:t>]]&gt;</w:t>
        </w:r>
      </w:ins>
      <w:r>
        <w:t>&lt;/value&gt;</w:t>
      </w:r>
      <w:r>
        <w:br/>
        <w:t xml:space="preserve">        &lt;/characteristic&gt;</w:t>
      </w:r>
      <w:r>
        <w:br/>
        <w:t xml:space="preserve">      &lt;/subjectOf&gt;</w:t>
      </w:r>
    </w:p>
    <w:p w:rsidR="00A81176" w:rsidRPr="006F34F8" w:rsidRDefault="00A81176" w:rsidP="00A81176">
      <w:pPr>
        <w:pStyle w:val="Heading3"/>
        <w:rPr>
          <w:color w:val="0070C0"/>
          <w:lang w:eastAsia="en-US"/>
        </w:rPr>
      </w:pPr>
      <w:bookmarkStart w:id="695" w:name="_Toc343650481"/>
      <w:r w:rsidRPr="006F34F8">
        <w:rPr>
          <w:color w:val="0070C0"/>
          <w:lang w:eastAsia="en-US"/>
        </w:rPr>
        <w:t>Comment</w:t>
      </w:r>
      <w:bookmarkEnd w:id="69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914F2E" w:rsidRPr="007A51EF" w:rsidTr="00914F2E">
        <w:tc>
          <w:tcPr>
            <w:tcW w:w="1951" w:type="dxa"/>
            <w:shd w:val="clear" w:color="auto" w:fill="auto"/>
          </w:tcPr>
          <w:p w:rsidR="00914F2E" w:rsidRPr="007A51EF" w:rsidRDefault="00914F2E" w:rsidP="00914F2E">
            <w:pPr>
              <w:rPr>
                <w:b/>
                <w:lang w:eastAsia="en-US"/>
              </w:rPr>
            </w:pPr>
            <w:r w:rsidRPr="007A51EF">
              <w:rPr>
                <w:b/>
              </w:rPr>
              <w:t>User Guidance</w:t>
            </w:r>
          </w:p>
        </w:tc>
        <w:tc>
          <w:tcPr>
            <w:tcW w:w="8017" w:type="dxa"/>
            <w:shd w:val="clear" w:color="auto" w:fill="auto"/>
          </w:tcPr>
          <w:p w:rsidR="00914F2E" w:rsidRPr="007A51EF" w:rsidRDefault="00914F2E" w:rsidP="00914F2E">
            <w:pPr>
              <w:rPr>
                <w:lang w:eastAsia="en-US"/>
              </w:rPr>
            </w:pPr>
            <w:r w:rsidRPr="001829C3">
              <w:rPr>
                <w:lang w:eastAsia="en-US"/>
              </w:rPr>
              <w:t>Any comment can be provided in this field, if necessary</w:t>
            </w:r>
            <w:r>
              <w:rPr>
                <w:lang w:eastAsia="en-US"/>
              </w:rPr>
              <w:t>.</w:t>
            </w:r>
          </w:p>
        </w:tc>
      </w:tr>
      <w:tr w:rsidR="00914F2E" w:rsidRPr="007A51EF" w:rsidTr="00914F2E">
        <w:tc>
          <w:tcPr>
            <w:tcW w:w="1951" w:type="dxa"/>
            <w:shd w:val="clear" w:color="auto" w:fill="auto"/>
          </w:tcPr>
          <w:p w:rsidR="00914F2E" w:rsidRPr="007A51EF" w:rsidRDefault="00914F2E" w:rsidP="00914F2E">
            <w:pPr>
              <w:rPr>
                <w:b/>
              </w:rPr>
            </w:pPr>
            <w:r w:rsidRPr="007A51EF">
              <w:rPr>
                <w:b/>
              </w:rPr>
              <w:t>Conformance</w:t>
            </w:r>
          </w:p>
        </w:tc>
        <w:tc>
          <w:tcPr>
            <w:tcW w:w="8017" w:type="dxa"/>
            <w:shd w:val="clear" w:color="auto" w:fill="auto"/>
          </w:tcPr>
          <w:p w:rsidR="00914F2E" w:rsidRPr="007A51EF" w:rsidRDefault="00914F2E" w:rsidP="00914F2E">
            <w:pPr>
              <w:rPr>
                <w:lang w:eastAsia="en-US"/>
              </w:rPr>
            </w:pPr>
            <w:r>
              <w:rPr>
                <w:lang w:eastAsia="en-US"/>
              </w:rPr>
              <w:t>OPTIONAL – DISCOURAGED</w:t>
            </w:r>
          </w:p>
        </w:tc>
      </w:tr>
      <w:tr w:rsidR="00914F2E" w:rsidRPr="007A51EF" w:rsidTr="00914F2E">
        <w:tc>
          <w:tcPr>
            <w:tcW w:w="1951" w:type="dxa"/>
            <w:shd w:val="clear" w:color="auto" w:fill="auto"/>
          </w:tcPr>
          <w:p w:rsidR="00914F2E" w:rsidRPr="007A51EF" w:rsidRDefault="00914F2E" w:rsidP="00914F2E">
            <w:pPr>
              <w:rPr>
                <w:b/>
              </w:rPr>
            </w:pPr>
            <w:r w:rsidRPr="007A51EF">
              <w:rPr>
                <w:b/>
              </w:rPr>
              <w:t>Data Type</w:t>
            </w:r>
          </w:p>
        </w:tc>
        <w:tc>
          <w:tcPr>
            <w:tcW w:w="8017" w:type="dxa"/>
            <w:shd w:val="clear" w:color="auto" w:fill="auto"/>
          </w:tcPr>
          <w:p w:rsidR="00914F2E" w:rsidRPr="007A51EF" w:rsidRDefault="00914F2E" w:rsidP="00914F2E">
            <w:pPr>
              <w:rPr>
                <w:lang w:eastAsia="en-US"/>
              </w:rPr>
            </w:pPr>
            <w:r>
              <w:rPr>
                <w:lang w:eastAsia="en-US"/>
              </w:rPr>
              <w:t>ST</w:t>
            </w:r>
          </w:p>
        </w:tc>
      </w:tr>
    </w:tbl>
    <w:p w:rsidR="00914F2E" w:rsidRDefault="00914F2E" w:rsidP="00344D55">
      <w:r>
        <w:t xml:space="preserve">Note: </w:t>
      </w:r>
      <w:r w:rsidR="00344D55">
        <w:t>C</w:t>
      </w:r>
      <w:r>
        <w:t>omment can always be packaged into a characteristic:</w:t>
      </w:r>
    </w:p>
    <w:p w:rsidR="00914F2E" w:rsidRDefault="00914F2E" w:rsidP="00914F2E">
      <w:pPr>
        <w:pStyle w:val="XML"/>
        <w:keepLines w:val="0"/>
        <w:spacing w:before="0" w:after="0"/>
      </w:pPr>
      <w:r>
        <w:lastRenderedPageBreak/>
        <w:t>&lt;identifiedSubstance&gt;</w:t>
      </w:r>
      <w:r>
        <w:br/>
        <w:t xml:space="preserve">  &lt;identifiedSubstance&gt;</w:t>
      </w:r>
      <w:r>
        <w:br/>
        <w:t xml:space="preserve">    &lt;moiety&gt;</w:t>
      </w:r>
      <w:r>
        <w:br/>
        <w:t xml:space="preserve">      &lt;partMoiety&gt;&lt;!-- Other Details of Structural Unit --&gt;&lt;/partMoiety&gt;</w:t>
      </w:r>
      <w:r>
        <w:br/>
        <w:t xml:space="preserve">      &lt;subjectOf&gt;</w:t>
      </w:r>
      <w:r>
        <w:br/>
        <w:t xml:space="preserve">        &lt;characteristic&gt;</w:t>
      </w:r>
      <w:r>
        <w:br/>
        <w:t xml:space="preserve">          &lt;text&gt;</w:t>
      </w:r>
      <w:r w:rsidRPr="00A76005">
        <w:rPr>
          <w:b/>
          <w:bCs/>
          <w:i/>
          <w:iCs/>
        </w:rPr>
        <w:t xml:space="preserve">Comment </w:t>
      </w:r>
      <w:r w:rsidRPr="00A76005">
        <w:rPr>
          <w:i/>
          <w:iCs/>
        </w:rPr>
        <w:t>Text</w:t>
      </w:r>
      <w:r>
        <w:t>&lt;/text&gt;</w:t>
      </w:r>
      <w:r>
        <w:br/>
        <w:t xml:space="preserve">        &lt;/characteristic&gt;</w:t>
      </w:r>
      <w:r>
        <w:br/>
        <w:t xml:space="preserve">      &lt;/subjectOf&gt;</w:t>
      </w:r>
    </w:p>
    <w:p w:rsidR="00914F2E" w:rsidRDefault="00914F2E" w:rsidP="00027541">
      <w:pPr>
        <w:rPr>
          <w:lang w:val="en-US"/>
        </w:rPr>
      </w:pPr>
    </w:p>
    <w:p w:rsidR="00E202F1" w:rsidRPr="006F34F8" w:rsidRDefault="00E202F1" w:rsidP="00E202F1">
      <w:pPr>
        <w:pStyle w:val="Heading3"/>
        <w:rPr>
          <w:color w:val="FF0000"/>
          <w:lang w:eastAsia="en-US"/>
        </w:rPr>
      </w:pPr>
      <w:bookmarkStart w:id="696" w:name="_Toc343650482"/>
      <w:r w:rsidRPr="006F34F8">
        <w:rPr>
          <w:color w:val="FF0000"/>
          <w:lang w:eastAsia="en-US"/>
        </w:rPr>
        <w:t>Reference Source</w:t>
      </w:r>
      <w:bookmarkEnd w:id="696"/>
      <w:ins w:id="697" w:author="HYST (Hiroyuki Sato)" w:date="2013-01-08T17:13:00Z">
        <w:r w:rsidR="00D15CCB" w:rsidRPr="00D15CCB">
          <w:rPr>
            <w:rFonts w:eastAsia="MS Mincho" w:hint="eastAsia"/>
            <w:color w:val="FF0000"/>
            <w:lang w:eastAsia="ja-JP"/>
          </w:rPr>
          <w:t xml:space="preserve">  (repeat as necessary)</w:t>
        </w:r>
      </w:ins>
    </w:p>
    <w:p w:rsidR="00E202F1" w:rsidRDefault="002251DD" w:rsidP="00E202F1">
      <w:pPr>
        <w:rPr>
          <w:lang w:val="en-US"/>
        </w:rPr>
      </w:pPr>
      <w:r>
        <w:rPr>
          <w:lang w:val="en-US"/>
        </w:rPr>
        <w:t>See Section 8.2.5.</w:t>
      </w:r>
    </w:p>
    <w:p w:rsidR="00027541" w:rsidRPr="006F34F8" w:rsidRDefault="00027541" w:rsidP="0065080A">
      <w:pPr>
        <w:pStyle w:val="Heading3"/>
        <w:rPr>
          <w:color w:val="FF0000"/>
          <w:lang w:eastAsia="en-US"/>
        </w:rPr>
      </w:pPr>
      <w:bookmarkStart w:id="698" w:name="_Toc343650483"/>
      <w:r w:rsidRPr="006F34F8">
        <w:rPr>
          <w:color w:val="FF0000"/>
          <w:lang w:eastAsia="en-US"/>
        </w:rPr>
        <w:t>Non- Stoichiometric</w:t>
      </w:r>
      <w:bookmarkEnd w:id="698"/>
    </w:p>
    <w:p w:rsidR="00027541" w:rsidRDefault="00027541" w:rsidP="00027541">
      <w:pPr>
        <w:rPr>
          <w:lang w:val="en-US"/>
        </w:rPr>
      </w:pPr>
    </w:p>
    <w:p w:rsidR="00027541" w:rsidRPr="00027541" w:rsidRDefault="00027541" w:rsidP="00167927">
      <w:pPr>
        <w:jc w:val="both"/>
        <w:rPr>
          <w:lang w:val="en-US"/>
        </w:rPr>
      </w:pPr>
      <w:r w:rsidRPr="00027541">
        <w:rPr>
          <w:lang w:val="en-US"/>
        </w:rPr>
        <w:t>The section applies to chemical substances that do not have defined stoichiometry.</w:t>
      </w:r>
      <w:r w:rsidR="00224A5D">
        <w:rPr>
          <w:lang w:val="en-US"/>
        </w:rPr>
        <w:t xml:space="preserve"> </w:t>
      </w:r>
      <w:r w:rsidRPr="00027541">
        <w:rPr>
          <w:lang w:val="en-US"/>
        </w:rPr>
        <w:t>This section is used only when the Stoichiometric</w:t>
      </w:r>
      <w:r w:rsidR="000A43F5">
        <w:rPr>
          <w:lang w:val="en-US"/>
        </w:rPr>
        <w:t xml:space="preserve"> (Section 8.10.6)</w:t>
      </w:r>
      <w:r w:rsidRPr="00027541">
        <w:rPr>
          <w:lang w:val="en-US"/>
        </w:rPr>
        <w:t xml:space="preserve"> is equal to </w:t>
      </w:r>
      <w:r w:rsidR="00167927">
        <w:rPr>
          <w:lang w:val="en-US"/>
        </w:rPr>
        <w:t>NO</w:t>
      </w:r>
      <w:r w:rsidRPr="00027541">
        <w:rPr>
          <w:lang w:val="en-US"/>
        </w:rPr>
        <w:t>.</w:t>
      </w:r>
    </w:p>
    <w:p w:rsidR="00027541" w:rsidRPr="00027541" w:rsidRDefault="00027541" w:rsidP="00167927">
      <w:pPr>
        <w:jc w:val="both"/>
        <w:rPr>
          <w:lang w:val="en-US"/>
        </w:rPr>
      </w:pPr>
    </w:p>
    <w:p w:rsidR="007D66A5" w:rsidRDefault="007D66A5" w:rsidP="007D66A5">
      <w:pPr>
        <w:jc w:val="both"/>
        <w:rPr>
          <w:lang w:val="en-US"/>
        </w:rPr>
      </w:pPr>
      <w:r w:rsidRPr="00027541">
        <w:rPr>
          <w:lang w:val="en-US"/>
        </w:rPr>
        <w:t>Every non-stoichiometric substance w</w:t>
      </w:r>
      <w:r>
        <w:rPr>
          <w:lang w:val="en-US"/>
        </w:rPr>
        <w:t xml:space="preserve">ill have more than one moiety. </w:t>
      </w:r>
      <w:r w:rsidRPr="00027541">
        <w:rPr>
          <w:lang w:val="en-US"/>
        </w:rPr>
        <w:t>Each moiety will be enclosed in brackets</w:t>
      </w:r>
      <w:r>
        <w:rPr>
          <w:lang w:val="en-US"/>
        </w:rPr>
        <w:t xml:space="preserve"> indicating stoichiometry where known and transmitted in a single structural representation</w:t>
      </w:r>
      <w:r w:rsidRPr="00027541">
        <w:rPr>
          <w:lang w:val="en-US"/>
        </w:rPr>
        <w:t>.  In addition each moiety will also have a substance ID in its own right.</w:t>
      </w:r>
      <w:r>
        <w:rPr>
          <w:lang w:val="en-US"/>
        </w:rPr>
        <w:t xml:space="preserve">  Every non-stoichiometric will have a complete structural representation in its own right associated with the substance and each of the moieties will also be described as a substance.  If ranges of amount for the non-stoichiometric moieties are known they will be preferably captured as mole ratios or weight percent if mole ratios cannot be determined.  </w:t>
      </w:r>
    </w:p>
    <w:p w:rsidR="00027541" w:rsidRPr="006F34F8" w:rsidRDefault="00027541" w:rsidP="0065080A">
      <w:pPr>
        <w:pStyle w:val="Heading4"/>
        <w:rPr>
          <w:color w:val="0070C0"/>
          <w:lang w:eastAsia="en-US"/>
        </w:rPr>
      </w:pPr>
      <w:r w:rsidRPr="006F34F8">
        <w:rPr>
          <w:color w:val="0070C0"/>
          <w:lang w:eastAsia="en-US"/>
        </w:rPr>
        <w:t>Number of Moieties</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9026FD" w:rsidRPr="007A51EF" w:rsidTr="00911060">
        <w:tc>
          <w:tcPr>
            <w:tcW w:w="1951" w:type="dxa"/>
            <w:shd w:val="clear" w:color="auto" w:fill="auto"/>
          </w:tcPr>
          <w:p w:rsidR="009026FD" w:rsidRPr="007A51EF" w:rsidRDefault="009026FD" w:rsidP="009E270F">
            <w:pPr>
              <w:rPr>
                <w:b/>
                <w:lang w:eastAsia="en-US"/>
              </w:rPr>
            </w:pPr>
            <w:r w:rsidRPr="007A51EF">
              <w:rPr>
                <w:b/>
              </w:rPr>
              <w:t>User Guidance</w:t>
            </w:r>
          </w:p>
        </w:tc>
        <w:tc>
          <w:tcPr>
            <w:tcW w:w="8017" w:type="dxa"/>
            <w:shd w:val="clear" w:color="auto" w:fill="auto"/>
          </w:tcPr>
          <w:p w:rsidR="009026FD" w:rsidRPr="007A51EF" w:rsidRDefault="00E202F1" w:rsidP="00E921F3">
            <w:pPr>
              <w:jc w:val="both"/>
              <w:rPr>
                <w:lang w:eastAsia="en-US"/>
              </w:rPr>
            </w:pPr>
            <w:r w:rsidRPr="00E202F1">
              <w:rPr>
                <w:lang w:eastAsia="en-US"/>
              </w:rPr>
              <w:t>The number of moieties specified shall be provided</w:t>
            </w:r>
            <w:r w:rsidR="00D12E32">
              <w:rPr>
                <w:lang w:eastAsia="en-US"/>
              </w:rPr>
              <w:t xml:space="preserve">. </w:t>
            </w:r>
            <w:r w:rsidR="00167927" w:rsidRPr="00167927">
              <w:rPr>
                <w:lang w:eastAsia="en-US"/>
              </w:rPr>
              <w:t xml:space="preserve">Non-stoichiometric chemical substances must have at least two moieties. </w:t>
            </w:r>
            <w:del w:id="699" w:author="Borodina, Yulia" w:date="2013-11-14T11:25:00Z">
              <w:r w:rsidR="00167927" w:rsidRPr="00167927" w:rsidDel="00E921F3">
                <w:rPr>
                  <w:lang w:eastAsia="en-US"/>
                </w:rPr>
                <w:delText>Each moiety will be represented by a chemical structure</w:delText>
              </w:r>
              <w:r w:rsidDel="00E921F3">
                <w:rPr>
                  <w:lang w:eastAsia="en-US"/>
                </w:rPr>
                <w:delText xml:space="preserve">. </w:delText>
              </w:r>
            </w:del>
            <w:r w:rsidRPr="00E202F1">
              <w:rPr>
                <w:lang w:eastAsia="en-US"/>
              </w:rPr>
              <w:t>Each moiety shall be represented by a chemical structure</w:t>
            </w:r>
            <w:r>
              <w:rPr>
                <w:lang w:eastAsia="en-US"/>
              </w:rPr>
              <w:t>.</w:t>
            </w:r>
          </w:p>
        </w:tc>
      </w:tr>
      <w:tr w:rsidR="009026FD" w:rsidRPr="007A51EF" w:rsidTr="00911060">
        <w:tc>
          <w:tcPr>
            <w:tcW w:w="1951" w:type="dxa"/>
            <w:shd w:val="clear" w:color="auto" w:fill="auto"/>
          </w:tcPr>
          <w:p w:rsidR="009026FD" w:rsidRPr="007A51EF" w:rsidRDefault="009026FD" w:rsidP="009E270F">
            <w:pPr>
              <w:rPr>
                <w:b/>
                <w:lang w:eastAsia="en-US"/>
              </w:rPr>
            </w:pPr>
            <w:r w:rsidRPr="007A51EF">
              <w:rPr>
                <w:b/>
              </w:rPr>
              <w:t>Example(s)</w:t>
            </w:r>
          </w:p>
        </w:tc>
        <w:tc>
          <w:tcPr>
            <w:tcW w:w="8017" w:type="dxa"/>
            <w:shd w:val="clear" w:color="auto" w:fill="auto"/>
          </w:tcPr>
          <w:p w:rsidR="009026FD" w:rsidRPr="007A51EF" w:rsidRDefault="009026FD" w:rsidP="009E270F">
            <w:pPr>
              <w:rPr>
                <w:lang w:eastAsia="en-US"/>
              </w:rPr>
            </w:pPr>
          </w:p>
        </w:tc>
      </w:tr>
      <w:tr w:rsidR="009026FD" w:rsidRPr="007A51EF" w:rsidTr="00911060">
        <w:tc>
          <w:tcPr>
            <w:tcW w:w="1951" w:type="dxa"/>
            <w:shd w:val="clear" w:color="auto" w:fill="auto"/>
          </w:tcPr>
          <w:p w:rsidR="009026FD" w:rsidRPr="007A51EF" w:rsidRDefault="009026FD" w:rsidP="009E270F">
            <w:pPr>
              <w:rPr>
                <w:b/>
              </w:rPr>
            </w:pPr>
            <w:r w:rsidRPr="007A51EF">
              <w:rPr>
                <w:b/>
              </w:rPr>
              <w:t>Conformance</w:t>
            </w:r>
          </w:p>
        </w:tc>
        <w:tc>
          <w:tcPr>
            <w:tcW w:w="8017" w:type="dxa"/>
            <w:shd w:val="clear" w:color="auto" w:fill="auto"/>
          </w:tcPr>
          <w:p w:rsidR="009026FD" w:rsidRPr="007A51EF" w:rsidRDefault="00DF4EB7" w:rsidP="009E270F">
            <w:pPr>
              <w:rPr>
                <w:lang w:eastAsia="en-US"/>
              </w:rPr>
            </w:pPr>
            <w:r>
              <w:rPr>
                <w:lang w:eastAsia="en-US"/>
              </w:rPr>
              <w:t>IMPLICIT</w:t>
            </w:r>
          </w:p>
        </w:tc>
      </w:tr>
      <w:tr w:rsidR="009026FD" w:rsidRPr="007A51EF" w:rsidTr="00911060">
        <w:tc>
          <w:tcPr>
            <w:tcW w:w="1951" w:type="dxa"/>
            <w:shd w:val="clear" w:color="auto" w:fill="auto"/>
          </w:tcPr>
          <w:p w:rsidR="009026FD" w:rsidRPr="007A51EF" w:rsidRDefault="009026FD" w:rsidP="009E270F">
            <w:pPr>
              <w:rPr>
                <w:b/>
              </w:rPr>
            </w:pPr>
            <w:r w:rsidRPr="007A51EF">
              <w:rPr>
                <w:b/>
              </w:rPr>
              <w:t>Data Type</w:t>
            </w:r>
          </w:p>
        </w:tc>
        <w:tc>
          <w:tcPr>
            <w:tcW w:w="8017" w:type="dxa"/>
            <w:shd w:val="clear" w:color="auto" w:fill="auto"/>
          </w:tcPr>
          <w:p w:rsidR="009026FD" w:rsidRPr="007A51EF" w:rsidRDefault="00FB0D97" w:rsidP="009E270F">
            <w:pPr>
              <w:rPr>
                <w:lang w:eastAsia="en-US"/>
              </w:rPr>
            </w:pPr>
            <w:r>
              <w:rPr>
                <w:lang w:eastAsia="en-US"/>
              </w:rPr>
              <w:t>INT</w:t>
            </w:r>
          </w:p>
        </w:tc>
      </w:tr>
      <w:tr w:rsidR="009026FD" w:rsidRPr="007A51EF" w:rsidTr="00911060">
        <w:tc>
          <w:tcPr>
            <w:tcW w:w="1951" w:type="dxa"/>
            <w:shd w:val="clear" w:color="auto" w:fill="auto"/>
          </w:tcPr>
          <w:p w:rsidR="009026FD" w:rsidRPr="007A51EF" w:rsidRDefault="009026FD" w:rsidP="009E270F">
            <w:pPr>
              <w:rPr>
                <w:b/>
              </w:rPr>
            </w:pPr>
            <w:r w:rsidRPr="007A51EF">
              <w:rPr>
                <w:b/>
              </w:rPr>
              <w:t>Business Rule(s)</w:t>
            </w:r>
          </w:p>
        </w:tc>
        <w:tc>
          <w:tcPr>
            <w:tcW w:w="8017" w:type="dxa"/>
            <w:shd w:val="clear" w:color="auto" w:fill="auto"/>
          </w:tcPr>
          <w:p w:rsidR="00E202F1" w:rsidRDefault="00E202F1" w:rsidP="00E202F1">
            <w:pPr>
              <w:jc w:val="both"/>
              <w:rPr>
                <w:lang w:eastAsia="en-US"/>
              </w:rPr>
            </w:pPr>
            <w:r>
              <w:rPr>
                <w:lang w:eastAsia="en-US"/>
              </w:rPr>
              <w:t xml:space="preserve">- </w:t>
            </w:r>
            <w:r>
              <w:rPr>
                <w:rFonts w:hint="eastAsia"/>
                <w:lang w:eastAsia="en-US"/>
              </w:rPr>
              <w:t xml:space="preserve">The numeric value shall be always </w:t>
            </w:r>
            <w:r>
              <w:rPr>
                <w:rFonts w:cs="Calibri"/>
                <w:lang w:eastAsia="en-US"/>
              </w:rPr>
              <w:t>≥</w:t>
            </w:r>
            <w:r>
              <w:rPr>
                <w:lang w:eastAsia="en-US"/>
              </w:rPr>
              <w:t xml:space="preserve"> </w:t>
            </w:r>
            <w:r>
              <w:rPr>
                <w:rFonts w:hint="eastAsia"/>
                <w:lang w:eastAsia="en-US"/>
              </w:rPr>
              <w:t>2</w:t>
            </w:r>
          </w:p>
          <w:p w:rsidR="009026FD" w:rsidRPr="007A51EF" w:rsidRDefault="00E202F1" w:rsidP="00E202F1">
            <w:pPr>
              <w:jc w:val="both"/>
              <w:rPr>
                <w:lang w:eastAsia="en-US"/>
              </w:rPr>
            </w:pPr>
            <w:r>
              <w:rPr>
                <w:lang w:eastAsia="en-US"/>
              </w:rPr>
              <w:t>- The value is automatically calculated</w:t>
            </w:r>
            <w:r w:rsidR="00911060">
              <w:rPr>
                <w:lang w:eastAsia="en-US"/>
              </w:rPr>
              <w:t xml:space="preserve"> – and therefore not explicitly represented in the HL7 SPL data.</w:t>
            </w:r>
          </w:p>
        </w:tc>
      </w:tr>
    </w:tbl>
    <w:p w:rsidR="00027541" w:rsidRPr="006F34F8" w:rsidRDefault="00027541" w:rsidP="0065080A">
      <w:pPr>
        <w:pStyle w:val="Heading4"/>
        <w:rPr>
          <w:color w:val="FF0000"/>
          <w:lang w:eastAsia="en-US"/>
        </w:rPr>
      </w:pPr>
      <w:r w:rsidRPr="006F34F8">
        <w:rPr>
          <w:color w:val="FF0000"/>
          <w:lang w:eastAsia="en-US"/>
        </w:rPr>
        <w:t>Moiety</w:t>
      </w:r>
      <w:ins w:id="700" w:author="HYST (Hiroyuki Sato)" w:date="2013-01-08T17:49:00Z">
        <w:r w:rsidR="00626D75" w:rsidRPr="0014542C">
          <w:rPr>
            <w:rFonts w:eastAsia="MS Mincho" w:hint="eastAsia"/>
            <w:color w:val="FF0000"/>
            <w:lang w:eastAsia="ja-JP"/>
          </w:rPr>
          <w:t xml:space="preserve">  (repeat as necessary)</w:t>
        </w:r>
      </w:ins>
    </w:p>
    <w:p w:rsidR="00FB0D97" w:rsidRPr="00FB0D97" w:rsidRDefault="00FB0D97" w:rsidP="00FB0D97">
      <w:pPr>
        <w:jc w:val="both"/>
        <w:rPr>
          <w:lang w:val="en-US"/>
        </w:rPr>
      </w:pPr>
      <w:r w:rsidRPr="00FB0D97">
        <w:rPr>
          <w:lang w:val="en-US"/>
        </w:rPr>
        <w:t>The moiety section serves for the description of both the moiety and the other fragment constituting the substance.</w:t>
      </w:r>
    </w:p>
    <w:p w:rsidR="00FB0D97" w:rsidRPr="00FB0D97" w:rsidRDefault="00FB0D97" w:rsidP="00FB0D97">
      <w:pPr>
        <w:jc w:val="both"/>
        <w:rPr>
          <w:lang w:val="en-US"/>
        </w:rPr>
      </w:pPr>
    </w:p>
    <w:p w:rsidR="00FB0D97" w:rsidRPr="00FB0D97" w:rsidRDefault="00FB0D97" w:rsidP="00FB0D97">
      <w:pPr>
        <w:jc w:val="both"/>
        <w:rPr>
          <w:i/>
          <w:lang w:val="en-US"/>
        </w:rPr>
      </w:pPr>
      <w:r w:rsidRPr="00FB0D97">
        <w:rPr>
          <w:i/>
          <w:lang w:val="en-US"/>
        </w:rPr>
        <w:t>EXAMPLE: Abacavir Sulphate</w:t>
      </w:r>
    </w:p>
    <w:p w:rsidR="00FB0D97" w:rsidRPr="00FB0D97" w:rsidRDefault="00FB0D97" w:rsidP="00FB0D97">
      <w:pPr>
        <w:jc w:val="both"/>
        <w:rPr>
          <w:i/>
          <w:lang w:val="en-US"/>
        </w:rPr>
      </w:pPr>
      <w:r w:rsidRPr="00FB0D97">
        <w:rPr>
          <w:i/>
          <w:lang w:val="en-US"/>
        </w:rPr>
        <w:t>Abacavir and sulfate shall be described separately based on this section characteristic.</w:t>
      </w:r>
    </w:p>
    <w:p w:rsidR="00FB0D97" w:rsidRDefault="00FB0D97" w:rsidP="00FB0D97">
      <w:pPr>
        <w:jc w:val="both"/>
        <w:rPr>
          <w:lang w:val="en-US"/>
        </w:rPr>
      </w:pPr>
    </w:p>
    <w:p w:rsidR="00027541" w:rsidRPr="00027541" w:rsidRDefault="00027541" w:rsidP="00FB0D97">
      <w:pPr>
        <w:jc w:val="both"/>
        <w:rPr>
          <w:lang w:val="en-US"/>
        </w:rPr>
      </w:pPr>
      <w:r w:rsidRPr="00027541">
        <w:rPr>
          <w:lang w:val="en-US"/>
        </w:rPr>
        <w:t>For non-stoichiometric substances each individual ion or molecular specie is considered to be a moiety.  For example the substance Aluminum Sesquichlorohydrex Propylene Glycol is defined by relationships between five moieties, the aluminum cation, chloride and hydroxide ions, propylene glycol and water.</w:t>
      </w:r>
    </w:p>
    <w:p w:rsidR="00027541" w:rsidRPr="00027541" w:rsidRDefault="00027541" w:rsidP="00027541">
      <w:pPr>
        <w:rPr>
          <w:lang w:val="en-US"/>
        </w:rPr>
      </w:pPr>
    </w:p>
    <w:p w:rsidR="00027541" w:rsidRDefault="00027541" w:rsidP="00FB0D97">
      <w:pPr>
        <w:jc w:val="both"/>
        <w:rPr>
          <w:lang w:val="en-US"/>
        </w:rPr>
      </w:pPr>
      <w:r w:rsidRPr="00027541">
        <w:rPr>
          <w:lang w:val="en-US"/>
        </w:rPr>
        <w:lastRenderedPageBreak/>
        <w:t>Each moiety within the chemical substance is to be identified and the composition range of the moieties when known is to be provided by means of the following data elements:</w:t>
      </w:r>
    </w:p>
    <w:p w:rsidR="00027541" w:rsidRPr="006F34F8" w:rsidRDefault="00027541" w:rsidP="0065080A">
      <w:pPr>
        <w:pStyle w:val="Heading5"/>
        <w:rPr>
          <w:color w:val="0070C0"/>
          <w:lang w:eastAsia="en-US"/>
        </w:rPr>
      </w:pPr>
      <w:r w:rsidRPr="006F34F8">
        <w:rPr>
          <w:color w:val="0070C0"/>
          <w:lang w:eastAsia="en-US"/>
        </w:rPr>
        <w:t>Moiety Role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7204D7" w:rsidRPr="007A51EF" w:rsidTr="00911060">
        <w:tc>
          <w:tcPr>
            <w:tcW w:w="1951" w:type="dxa"/>
            <w:shd w:val="clear" w:color="auto" w:fill="auto"/>
          </w:tcPr>
          <w:p w:rsidR="007204D7" w:rsidRPr="007A51EF" w:rsidRDefault="007204D7" w:rsidP="009E270F">
            <w:pPr>
              <w:rPr>
                <w:b/>
                <w:lang w:eastAsia="en-US"/>
              </w:rPr>
            </w:pPr>
            <w:r w:rsidRPr="007A51EF">
              <w:rPr>
                <w:b/>
              </w:rPr>
              <w:t>User Guidance</w:t>
            </w:r>
          </w:p>
        </w:tc>
        <w:tc>
          <w:tcPr>
            <w:tcW w:w="8017" w:type="dxa"/>
            <w:shd w:val="clear" w:color="auto" w:fill="auto"/>
          </w:tcPr>
          <w:p w:rsidR="007204D7" w:rsidRPr="007A51EF" w:rsidRDefault="004B5F9B" w:rsidP="009E270F">
            <w:pPr>
              <w:jc w:val="both"/>
              <w:rPr>
                <w:lang w:eastAsia="en-US"/>
              </w:rPr>
            </w:pPr>
            <w:r w:rsidRPr="004B5F9B">
              <w:rPr>
                <w:lang w:eastAsia="en-US"/>
              </w:rPr>
              <w:t>The role of the moiety shall be described based on a controlled vocabulary</w:t>
            </w:r>
            <w:r>
              <w:rPr>
                <w:lang w:eastAsia="en-US"/>
              </w:rPr>
              <w:t>.</w:t>
            </w:r>
          </w:p>
        </w:tc>
      </w:tr>
      <w:tr w:rsidR="007204D7" w:rsidRPr="007A51EF" w:rsidTr="00911060">
        <w:tc>
          <w:tcPr>
            <w:tcW w:w="1951" w:type="dxa"/>
            <w:shd w:val="clear" w:color="auto" w:fill="auto"/>
          </w:tcPr>
          <w:p w:rsidR="007204D7" w:rsidRPr="007A51EF" w:rsidRDefault="007204D7" w:rsidP="009E270F">
            <w:pPr>
              <w:rPr>
                <w:b/>
                <w:lang w:eastAsia="en-US"/>
              </w:rPr>
            </w:pPr>
            <w:r w:rsidRPr="007A51EF">
              <w:rPr>
                <w:b/>
              </w:rPr>
              <w:t>Example(s)</w:t>
            </w:r>
          </w:p>
        </w:tc>
        <w:tc>
          <w:tcPr>
            <w:tcW w:w="8017" w:type="dxa"/>
            <w:shd w:val="clear" w:color="auto" w:fill="auto"/>
          </w:tcPr>
          <w:p w:rsidR="007204D7" w:rsidRPr="007A51EF" w:rsidRDefault="007D66A5" w:rsidP="009E270F">
            <w:pPr>
              <w:rPr>
                <w:lang w:eastAsia="en-US"/>
              </w:rPr>
            </w:pPr>
            <w:commentRangeStart w:id="701"/>
            <w:commentRangeStart w:id="702"/>
            <w:r>
              <w:rPr>
                <w:lang w:eastAsia="en-US"/>
              </w:rPr>
              <w:t>COMPONENT; COUNTER ION; HYDRATE</w:t>
            </w:r>
            <w:commentRangeEnd w:id="701"/>
            <w:r w:rsidR="00E921F3">
              <w:rPr>
                <w:rStyle w:val="CommentReference"/>
              </w:rPr>
              <w:commentReference w:id="701"/>
            </w:r>
            <w:commentRangeEnd w:id="702"/>
            <w:r w:rsidR="0084503E">
              <w:rPr>
                <w:rStyle w:val="CommentReference"/>
              </w:rPr>
              <w:commentReference w:id="702"/>
            </w:r>
          </w:p>
        </w:tc>
      </w:tr>
      <w:tr w:rsidR="007204D7" w:rsidRPr="007A51EF" w:rsidTr="00911060">
        <w:tc>
          <w:tcPr>
            <w:tcW w:w="1951" w:type="dxa"/>
            <w:shd w:val="clear" w:color="auto" w:fill="auto"/>
          </w:tcPr>
          <w:p w:rsidR="007204D7" w:rsidRPr="007A51EF" w:rsidRDefault="007204D7" w:rsidP="009E270F">
            <w:pPr>
              <w:rPr>
                <w:b/>
              </w:rPr>
            </w:pPr>
            <w:r w:rsidRPr="007A51EF">
              <w:rPr>
                <w:b/>
              </w:rPr>
              <w:t>Conformance</w:t>
            </w:r>
          </w:p>
        </w:tc>
        <w:tc>
          <w:tcPr>
            <w:tcW w:w="8017" w:type="dxa"/>
            <w:shd w:val="clear" w:color="auto" w:fill="auto"/>
          </w:tcPr>
          <w:p w:rsidR="007204D7" w:rsidRPr="007A51EF" w:rsidRDefault="007D66A5" w:rsidP="009E270F">
            <w:pPr>
              <w:rPr>
                <w:lang w:eastAsia="en-US"/>
              </w:rPr>
            </w:pPr>
            <w:r>
              <w:rPr>
                <w:lang w:eastAsia="en-US"/>
              </w:rPr>
              <w:t>CONDITIONAL</w:t>
            </w:r>
          </w:p>
        </w:tc>
      </w:tr>
      <w:tr w:rsidR="007204D7" w:rsidRPr="007A51EF" w:rsidTr="00911060">
        <w:tc>
          <w:tcPr>
            <w:tcW w:w="1951" w:type="dxa"/>
            <w:shd w:val="clear" w:color="auto" w:fill="auto"/>
          </w:tcPr>
          <w:p w:rsidR="007204D7" w:rsidRPr="007A51EF" w:rsidRDefault="007204D7" w:rsidP="009E270F">
            <w:pPr>
              <w:rPr>
                <w:b/>
              </w:rPr>
            </w:pPr>
            <w:r w:rsidRPr="007A51EF">
              <w:rPr>
                <w:b/>
              </w:rPr>
              <w:t>Data Type</w:t>
            </w:r>
          </w:p>
        </w:tc>
        <w:tc>
          <w:tcPr>
            <w:tcW w:w="8017" w:type="dxa"/>
            <w:shd w:val="clear" w:color="auto" w:fill="auto"/>
          </w:tcPr>
          <w:p w:rsidR="007204D7" w:rsidRPr="007A51EF" w:rsidRDefault="004B5F9B" w:rsidP="009E270F">
            <w:pPr>
              <w:rPr>
                <w:lang w:eastAsia="en-US"/>
              </w:rPr>
            </w:pPr>
            <w:r>
              <w:rPr>
                <w:lang w:eastAsia="en-US"/>
              </w:rPr>
              <w:t>CD</w:t>
            </w:r>
          </w:p>
        </w:tc>
      </w:tr>
      <w:tr w:rsidR="007204D7" w:rsidRPr="007A51EF" w:rsidTr="00911060">
        <w:tc>
          <w:tcPr>
            <w:tcW w:w="1951" w:type="dxa"/>
            <w:shd w:val="clear" w:color="auto" w:fill="auto"/>
          </w:tcPr>
          <w:p w:rsidR="007204D7" w:rsidRPr="007A51EF" w:rsidRDefault="007204D7" w:rsidP="009E270F">
            <w:pPr>
              <w:rPr>
                <w:b/>
              </w:rPr>
            </w:pPr>
            <w:r w:rsidRPr="007A51EF">
              <w:rPr>
                <w:b/>
              </w:rPr>
              <w:t>Business Rule(s)</w:t>
            </w:r>
          </w:p>
        </w:tc>
        <w:tc>
          <w:tcPr>
            <w:tcW w:w="8017" w:type="dxa"/>
            <w:shd w:val="clear" w:color="auto" w:fill="auto"/>
          </w:tcPr>
          <w:p w:rsidR="007204D7" w:rsidRPr="007A51EF" w:rsidRDefault="00911060" w:rsidP="009E270F">
            <w:pPr>
              <w:jc w:val="both"/>
              <w:rPr>
                <w:lang w:eastAsia="en-US"/>
              </w:rPr>
            </w:pPr>
            <w:r>
              <w:rPr>
                <w:lang w:eastAsia="en-US"/>
              </w:rPr>
              <w:t>Such classification of role are subjective by the observer and do not change what the substance is, therefore it is not required.</w:t>
            </w:r>
          </w:p>
        </w:tc>
      </w:tr>
    </w:tbl>
    <w:p w:rsidR="00911060" w:rsidRDefault="00911060" w:rsidP="00911060">
      <w:pPr>
        <w:pStyle w:val="XML"/>
        <w:keepLines w:val="0"/>
      </w:pPr>
      <w:r>
        <w:t>&lt;identifiedSubstance&gt;</w:t>
      </w:r>
      <w:r>
        <w:br/>
        <w:t xml:space="preserve">  &lt;identifiedSubstance&gt;</w:t>
      </w:r>
      <w:r>
        <w:br/>
        <w:t xml:space="preserve">    &lt;moiety&gt;</w:t>
      </w:r>
      <w:r>
        <w:br/>
        <w:t xml:space="preserve">      &lt;code code="</w:t>
      </w:r>
      <w:r w:rsidRPr="00911060">
        <w:rPr>
          <w:b/>
          <w:bCs/>
          <w:i/>
          <w:iCs/>
        </w:rPr>
        <w:t>Moiety Role</w:t>
      </w:r>
      <w:r>
        <w:rPr>
          <w:i/>
          <w:iCs/>
        </w:rPr>
        <w:t xml:space="preserve"> Code</w:t>
      </w:r>
      <w:r>
        <w:t>" codeSystem="</w:t>
      </w:r>
      <w:r w:rsidRPr="000C4ACE">
        <w:rPr>
          <w:i/>
          <w:iCs/>
        </w:rPr>
        <w:t>Code System (OID)</w:t>
      </w:r>
      <w:r>
        <w:t>"</w:t>
      </w:r>
      <w:r>
        <w:br/>
        <w:t xml:space="preserve">            displayName="</w:t>
      </w:r>
      <w:r w:rsidRPr="00911060">
        <w:rPr>
          <w:i/>
          <w:iCs/>
        </w:rPr>
        <w:t>Moiety Role Name</w:t>
      </w:r>
      <w:r>
        <w:t>"/&gt;</w:t>
      </w:r>
      <w:r>
        <w:br/>
        <w:t xml:space="preserve">      &lt;quantity&gt;&lt;!-- Moiety Amount --&gt;&lt;/quantity&gt;</w:t>
      </w:r>
      <w:r>
        <w:br/>
        <w:t xml:space="preserve">      &lt;partMoiety&gt;</w:t>
      </w:r>
      <w:r>
        <w:br/>
        <w:t xml:space="preserve">        &lt;code code="</w:t>
      </w:r>
      <w:r w:rsidRPr="000C4ACE">
        <w:rPr>
          <w:i/>
          <w:iCs/>
        </w:rPr>
        <w:t>Moiety Id</w:t>
      </w:r>
      <w:r>
        <w:t xml:space="preserve">" </w:t>
      </w:r>
      <w:r>
        <w:br/>
        <w:t xml:space="preserve">              codeSystem="</w:t>
      </w:r>
      <w:r w:rsidRPr="000C4ACE">
        <w:rPr>
          <w:i/>
          <w:iCs/>
        </w:rPr>
        <w:t>Code System (OID)</w:t>
      </w:r>
      <w:r>
        <w:t>"/&gt;</w:t>
      </w:r>
      <w:r>
        <w:br/>
        <w:t xml:space="preserve">        &lt;name&gt;</w:t>
      </w:r>
      <w:r w:rsidRPr="000C4ACE">
        <w:rPr>
          <w:i/>
          <w:iCs/>
        </w:rPr>
        <w:t>Moiety Name</w:t>
      </w:r>
      <w:r>
        <w:t>&lt;/name&gt;</w:t>
      </w:r>
      <w:r>
        <w:br/>
        <w:t xml:space="preserve">      &lt;/partMoiety&gt;</w:t>
      </w:r>
      <w:r>
        <w:br/>
        <w:t xml:space="preserve">    &lt;/moiety&gt;</w:t>
      </w:r>
      <w:r>
        <w:br/>
        <w:t xml:space="preserve">    &lt;moiety&gt;&lt;!-- Next moiety, same content as above --&gt;&lt;/moiety&gt;</w:t>
      </w:r>
    </w:p>
    <w:p w:rsidR="00027541" w:rsidRDefault="00027541" w:rsidP="00027541">
      <w:pPr>
        <w:rPr>
          <w:lang w:val="en-US"/>
        </w:rPr>
      </w:pPr>
    </w:p>
    <w:p w:rsidR="00027541" w:rsidRPr="006F34F8" w:rsidRDefault="00027541" w:rsidP="0065080A">
      <w:pPr>
        <w:pStyle w:val="Heading5"/>
        <w:rPr>
          <w:color w:val="0070C0"/>
          <w:lang w:eastAsia="en-US"/>
        </w:rPr>
      </w:pPr>
      <w:r w:rsidRPr="006F34F8">
        <w:rPr>
          <w:color w:val="0070C0"/>
          <w:lang w:eastAsia="en-US"/>
        </w:rPr>
        <w:t>Moiety ID</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7204D7" w:rsidRPr="007A51EF" w:rsidTr="00911060">
        <w:tc>
          <w:tcPr>
            <w:tcW w:w="1951" w:type="dxa"/>
            <w:shd w:val="clear" w:color="auto" w:fill="auto"/>
          </w:tcPr>
          <w:p w:rsidR="007204D7" w:rsidRPr="007A51EF" w:rsidRDefault="007204D7" w:rsidP="009E270F">
            <w:pPr>
              <w:rPr>
                <w:b/>
                <w:lang w:eastAsia="en-US"/>
              </w:rPr>
            </w:pPr>
            <w:r w:rsidRPr="007A51EF">
              <w:rPr>
                <w:b/>
              </w:rPr>
              <w:t>User Guidance</w:t>
            </w:r>
          </w:p>
        </w:tc>
        <w:tc>
          <w:tcPr>
            <w:tcW w:w="8017" w:type="dxa"/>
            <w:shd w:val="clear" w:color="auto" w:fill="auto"/>
          </w:tcPr>
          <w:p w:rsidR="007204D7" w:rsidRPr="007A51EF" w:rsidRDefault="00970889" w:rsidP="009E270F">
            <w:pPr>
              <w:jc w:val="both"/>
              <w:rPr>
                <w:lang w:eastAsia="en-US"/>
              </w:rPr>
            </w:pPr>
            <w:r w:rsidRPr="00970889">
              <w:rPr>
                <w:lang w:eastAsia="en-US"/>
              </w:rPr>
              <w:t>The unique identifier assigned to the substance representing the moiety based on controlled vocabulary</w:t>
            </w:r>
            <w:r>
              <w:rPr>
                <w:lang w:eastAsia="en-US"/>
              </w:rPr>
              <w:t>.</w:t>
            </w:r>
          </w:p>
        </w:tc>
      </w:tr>
      <w:tr w:rsidR="007204D7" w:rsidRPr="007A51EF" w:rsidTr="00911060">
        <w:tc>
          <w:tcPr>
            <w:tcW w:w="1951" w:type="dxa"/>
            <w:shd w:val="clear" w:color="auto" w:fill="auto"/>
          </w:tcPr>
          <w:p w:rsidR="007204D7" w:rsidRPr="007A51EF" w:rsidRDefault="007204D7" w:rsidP="009E270F">
            <w:pPr>
              <w:rPr>
                <w:b/>
                <w:lang w:eastAsia="en-US"/>
              </w:rPr>
            </w:pPr>
            <w:r w:rsidRPr="007A51EF">
              <w:rPr>
                <w:b/>
              </w:rPr>
              <w:t>Example(s)</w:t>
            </w:r>
          </w:p>
        </w:tc>
        <w:tc>
          <w:tcPr>
            <w:tcW w:w="8017" w:type="dxa"/>
            <w:shd w:val="clear" w:color="auto" w:fill="auto"/>
          </w:tcPr>
          <w:p w:rsidR="007204D7" w:rsidRPr="007A51EF" w:rsidRDefault="007204D7" w:rsidP="009E270F">
            <w:pPr>
              <w:rPr>
                <w:lang w:eastAsia="en-US"/>
              </w:rPr>
            </w:pPr>
          </w:p>
        </w:tc>
      </w:tr>
      <w:tr w:rsidR="007204D7" w:rsidRPr="007A51EF" w:rsidTr="00911060">
        <w:tc>
          <w:tcPr>
            <w:tcW w:w="1951" w:type="dxa"/>
            <w:shd w:val="clear" w:color="auto" w:fill="auto"/>
          </w:tcPr>
          <w:p w:rsidR="007204D7" w:rsidRPr="007A51EF" w:rsidRDefault="007204D7" w:rsidP="009E270F">
            <w:pPr>
              <w:rPr>
                <w:b/>
              </w:rPr>
            </w:pPr>
            <w:r w:rsidRPr="007A51EF">
              <w:rPr>
                <w:b/>
              </w:rPr>
              <w:t>Conformance</w:t>
            </w:r>
          </w:p>
        </w:tc>
        <w:tc>
          <w:tcPr>
            <w:tcW w:w="8017" w:type="dxa"/>
            <w:shd w:val="clear" w:color="auto" w:fill="auto"/>
          </w:tcPr>
          <w:p w:rsidR="007204D7" w:rsidRPr="007A51EF" w:rsidRDefault="00911060" w:rsidP="009E270F">
            <w:pPr>
              <w:rPr>
                <w:lang w:eastAsia="en-US"/>
              </w:rPr>
            </w:pPr>
            <w:r>
              <w:rPr>
                <w:lang w:eastAsia="en-US"/>
              </w:rPr>
              <w:t>CONDITIONAL</w:t>
            </w:r>
          </w:p>
        </w:tc>
      </w:tr>
      <w:tr w:rsidR="007204D7" w:rsidRPr="007A51EF" w:rsidTr="00911060">
        <w:tc>
          <w:tcPr>
            <w:tcW w:w="1951" w:type="dxa"/>
            <w:shd w:val="clear" w:color="auto" w:fill="auto"/>
          </w:tcPr>
          <w:p w:rsidR="007204D7" w:rsidRPr="007A51EF" w:rsidRDefault="007204D7" w:rsidP="009E270F">
            <w:pPr>
              <w:rPr>
                <w:b/>
              </w:rPr>
            </w:pPr>
            <w:r w:rsidRPr="007A51EF">
              <w:rPr>
                <w:b/>
              </w:rPr>
              <w:t>Data Type</w:t>
            </w:r>
          </w:p>
        </w:tc>
        <w:tc>
          <w:tcPr>
            <w:tcW w:w="8017" w:type="dxa"/>
            <w:shd w:val="clear" w:color="auto" w:fill="auto"/>
          </w:tcPr>
          <w:p w:rsidR="007204D7" w:rsidRPr="007A51EF" w:rsidRDefault="004B5F9B" w:rsidP="009E270F">
            <w:pPr>
              <w:rPr>
                <w:lang w:eastAsia="en-US"/>
              </w:rPr>
            </w:pPr>
            <w:r>
              <w:rPr>
                <w:lang w:eastAsia="en-US"/>
              </w:rPr>
              <w:t>CD</w:t>
            </w:r>
          </w:p>
        </w:tc>
      </w:tr>
      <w:tr w:rsidR="007204D7" w:rsidRPr="007A51EF" w:rsidTr="00911060">
        <w:tc>
          <w:tcPr>
            <w:tcW w:w="1951" w:type="dxa"/>
            <w:shd w:val="clear" w:color="auto" w:fill="auto"/>
          </w:tcPr>
          <w:p w:rsidR="007204D7" w:rsidRPr="007A51EF" w:rsidRDefault="007204D7" w:rsidP="009E270F">
            <w:pPr>
              <w:rPr>
                <w:b/>
              </w:rPr>
            </w:pPr>
            <w:r w:rsidRPr="007A51EF">
              <w:rPr>
                <w:b/>
              </w:rPr>
              <w:t>Business Rule(s)</w:t>
            </w:r>
          </w:p>
        </w:tc>
        <w:tc>
          <w:tcPr>
            <w:tcW w:w="8017" w:type="dxa"/>
            <w:shd w:val="clear" w:color="auto" w:fill="auto"/>
          </w:tcPr>
          <w:p w:rsidR="007204D7" w:rsidRPr="007A51EF" w:rsidRDefault="00911060" w:rsidP="009E270F">
            <w:pPr>
              <w:jc w:val="both"/>
              <w:rPr>
                <w:lang w:eastAsia="en-US"/>
              </w:rPr>
            </w:pPr>
            <w:r>
              <w:rPr>
                <w:lang w:eastAsia="en-US"/>
              </w:rPr>
              <w:t>Should be specified if the moiety has been assigned a Substance Id.</w:t>
            </w:r>
          </w:p>
        </w:tc>
      </w:tr>
    </w:tbl>
    <w:p w:rsidR="00911060" w:rsidRDefault="00911060" w:rsidP="00911060">
      <w:pPr>
        <w:pStyle w:val="XML"/>
        <w:keepLines w:val="0"/>
      </w:pPr>
      <w:r>
        <w:t>&lt;identifiedSubstance&gt;</w:t>
      </w:r>
      <w:r>
        <w:br/>
        <w:t xml:space="preserve">  &lt;identifiedSubstance&gt;</w:t>
      </w:r>
      <w:r>
        <w:br/>
        <w:t xml:space="preserve">    &lt;moiety&gt;</w:t>
      </w:r>
      <w:r>
        <w:br/>
        <w:t xml:space="preserve">      &lt;code code="</w:t>
      </w:r>
      <w:r w:rsidRPr="00911060">
        <w:rPr>
          <w:i/>
          <w:iCs/>
        </w:rPr>
        <w:t>Moiety Role</w:t>
      </w:r>
      <w:r>
        <w:rPr>
          <w:i/>
          <w:iCs/>
        </w:rPr>
        <w:t xml:space="preserve"> Code</w:t>
      </w:r>
      <w:r>
        <w:t>" codeSystem="</w:t>
      </w:r>
      <w:r w:rsidRPr="000C4ACE">
        <w:rPr>
          <w:i/>
          <w:iCs/>
        </w:rPr>
        <w:t>Code System (OID)</w:t>
      </w:r>
      <w:r>
        <w:t>"</w:t>
      </w:r>
      <w:r>
        <w:br/>
        <w:t xml:space="preserve">            displayName="</w:t>
      </w:r>
      <w:r w:rsidRPr="00911060">
        <w:rPr>
          <w:i/>
          <w:iCs/>
        </w:rPr>
        <w:t>Moiety Role Name</w:t>
      </w:r>
      <w:r>
        <w:t>"/&gt;</w:t>
      </w:r>
      <w:r>
        <w:br/>
        <w:t xml:space="preserve">      &lt;quantity&gt;&lt;!-- Moiety Amount --&gt;&lt;/quantity&gt;</w:t>
      </w:r>
      <w:r>
        <w:br/>
        <w:t xml:space="preserve">      &lt;partMoiety&gt;</w:t>
      </w:r>
      <w:r>
        <w:br/>
        <w:t xml:space="preserve">        &lt;code code="</w:t>
      </w:r>
      <w:r w:rsidRPr="00911060">
        <w:rPr>
          <w:b/>
          <w:bCs/>
          <w:i/>
          <w:iCs/>
        </w:rPr>
        <w:t>Moiety Id</w:t>
      </w:r>
      <w:r>
        <w:t xml:space="preserve">" </w:t>
      </w:r>
      <w:r>
        <w:br/>
        <w:t xml:space="preserve">              codeSystem="</w:t>
      </w:r>
      <w:r w:rsidRPr="000C4ACE">
        <w:rPr>
          <w:i/>
          <w:iCs/>
        </w:rPr>
        <w:t>Code System (OID)</w:t>
      </w:r>
      <w:r>
        <w:t>"/&gt;</w:t>
      </w:r>
      <w:r>
        <w:br/>
        <w:t xml:space="preserve">        &lt;name&gt;</w:t>
      </w:r>
      <w:r w:rsidRPr="000C4ACE">
        <w:rPr>
          <w:i/>
          <w:iCs/>
        </w:rPr>
        <w:t>Moiety Name</w:t>
      </w:r>
      <w:r>
        <w:t>&lt;/name&gt;</w:t>
      </w:r>
      <w:r>
        <w:br/>
        <w:t xml:space="preserve">      &lt;/partMoiety&gt;</w:t>
      </w:r>
      <w:r>
        <w:br/>
        <w:t xml:space="preserve">    &lt;/moiety&gt;</w:t>
      </w:r>
      <w:r>
        <w:br/>
        <w:t xml:space="preserve">    &lt;moiety&gt;&lt;!-- Next moiety, same content as above --&gt;&lt;/moiety&gt;</w:t>
      </w:r>
    </w:p>
    <w:p w:rsidR="00027541" w:rsidRPr="006F34F8" w:rsidRDefault="00027541" w:rsidP="0065080A">
      <w:pPr>
        <w:pStyle w:val="Heading5"/>
        <w:rPr>
          <w:color w:val="0070C0"/>
          <w:lang w:eastAsia="en-US"/>
        </w:rPr>
      </w:pPr>
      <w:r w:rsidRPr="006F34F8">
        <w:rPr>
          <w:color w:val="0070C0"/>
          <w:lang w:eastAsia="en-US"/>
        </w:rPr>
        <w:t>Moiety Name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C700AB" w:rsidRPr="007A51EF" w:rsidTr="00911060">
        <w:tc>
          <w:tcPr>
            <w:tcW w:w="1951" w:type="dxa"/>
            <w:shd w:val="clear" w:color="auto" w:fill="auto"/>
          </w:tcPr>
          <w:p w:rsidR="00C700AB" w:rsidRPr="007A51EF" w:rsidRDefault="00C700AB" w:rsidP="009E270F">
            <w:pPr>
              <w:rPr>
                <w:b/>
                <w:lang w:eastAsia="en-US"/>
              </w:rPr>
            </w:pPr>
            <w:r w:rsidRPr="007A51EF">
              <w:rPr>
                <w:b/>
              </w:rPr>
              <w:t>User Guidance</w:t>
            </w:r>
          </w:p>
        </w:tc>
        <w:tc>
          <w:tcPr>
            <w:tcW w:w="8017" w:type="dxa"/>
            <w:shd w:val="clear" w:color="auto" w:fill="auto"/>
          </w:tcPr>
          <w:p w:rsidR="00C700AB" w:rsidRDefault="005E308C" w:rsidP="009E270F">
            <w:pPr>
              <w:jc w:val="both"/>
              <w:rPr>
                <w:lang w:eastAsia="en-US"/>
              </w:rPr>
            </w:pPr>
            <w:r w:rsidRPr="005E308C">
              <w:rPr>
                <w:lang w:eastAsia="en-US"/>
              </w:rPr>
              <w:t>The name of the moiety shall be provided.</w:t>
            </w:r>
          </w:p>
          <w:p w:rsidR="009710A9" w:rsidRDefault="009710A9" w:rsidP="009E270F">
            <w:pPr>
              <w:jc w:val="both"/>
              <w:rPr>
                <w:lang w:eastAsia="en-US"/>
              </w:rPr>
            </w:pPr>
          </w:p>
          <w:p w:rsidR="009710A9" w:rsidRPr="007A51EF" w:rsidRDefault="009710A9" w:rsidP="009E270F">
            <w:pPr>
              <w:jc w:val="both"/>
              <w:rPr>
                <w:lang w:eastAsia="en-US"/>
              </w:rPr>
            </w:pPr>
            <w:r>
              <w:rPr>
                <w:lang w:eastAsia="en-US"/>
              </w:rPr>
              <w:t xml:space="preserve">NOTE: </w:t>
            </w:r>
            <w:r w:rsidRPr="009710A9">
              <w:rPr>
                <w:lang w:eastAsia="en-US"/>
              </w:rPr>
              <w:t>If the substance name is not present in the Controlled Vocabulary, the moiety name shall be described as a free text.</w:t>
            </w:r>
          </w:p>
        </w:tc>
      </w:tr>
      <w:tr w:rsidR="00C700AB" w:rsidRPr="007A51EF" w:rsidTr="00911060">
        <w:tc>
          <w:tcPr>
            <w:tcW w:w="1951" w:type="dxa"/>
            <w:shd w:val="clear" w:color="auto" w:fill="auto"/>
          </w:tcPr>
          <w:p w:rsidR="00C700AB" w:rsidRPr="007A51EF" w:rsidRDefault="00C700AB" w:rsidP="009E270F">
            <w:pPr>
              <w:rPr>
                <w:b/>
                <w:lang w:eastAsia="en-US"/>
              </w:rPr>
            </w:pPr>
            <w:r w:rsidRPr="007A51EF">
              <w:rPr>
                <w:b/>
              </w:rPr>
              <w:t>Example(s)</w:t>
            </w:r>
          </w:p>
        </w:tc>
        <w:tc>
          <w:tcPr>
            <w:tcW w:w="8017" w:type="dxa"/>
            <w:shd w:val="clear" w:color="auto" w:fill="auto"/>
          </w:tcPr>
          <w:p w:rsidR="00C700AB" w:rsidRPr="007A51EF" w:rsidRDefault="00C700AB" w:rsidP="009E270F">
            <w:pPr>
              <w:rPr>
                <w:lang w:eastAsia="en-US"/>
              </w:rPr>
            </w:pPr>
          </w:p>
        </w:tc>
      </w:tr>
      <w:tr w:rsidR="00C700AB" w:rsidRPr="007A51EF" w:rsidTr="00911060">
        <w:tc>
          <w:tcPr>
            <w:tcW w:w="1951" w:type="dxa"/>
            <w:shd w:val="clear" w:color="auto" w:fill="auto"/>
          </w:tcPr>
          <w:p w:rsidR="00C700AB" w:rsidRPr="007A51EF" w:rsidRDefault="00C700AB" w:rsidP="009E270F">
            <w:pPr>
              <w:rPr>
                <w:b/>
              </w:rPr>
            </w:pPr>
            <w:r w:rsidRPr="007A51EF">
              <w:rPr>
                <w:b/>
              </w:rPr>
              <w:t>Conformance</w:t>
            </w:r>
          </w:p>
        </w:tc>
        <w:tc>
          <w:tcPr>
            <w:tcW w:w="8017" w:type="dxa"/>
            <w:shd w:val="clear" w:color="auto" w:fill="auto"/>
          </w:tcPr>
          <w:p w:rsidR="00C700AB" w:rsidRPr="007A51EF" w:rsidRDefault="00911060" w:rsidP="009E270F">
            <w:pPr>
              <w:rPr>
                <w:lang w:eastAsia="en-US"/>
              </w:rPr>
            </w:pPr>
            <w:r>
              <w:rPr>
                <w:lang w:eastAsia="en-US"/>
              </w:rPr>
              <w:t>CONDITIONAL</w:t>
            </w:r>
          </w:p>
        </w:tc>
      </w:tr>
      <w:tr w:rsidR="00C700AB" w:rsidRPr="007A51EF" w:rsidTr="00911060">
        <w:tc>
          <w:tcPr>
            <w:tcW w:w="1951" w:type="dxa"/>
            <w:shd w:val="clear" w:color="auto" w:fill="auto"/>
          </w:tcPr>
          <w:p w:rsidR="00C700AB" w:rsidRPr="007A51EF" w:rsidRDefault="00C700AB" w:rsidP="009E270F">
            <w:pPr>
              <w:rPr>
                <w:b/>
              </w:rPr>
            </w:pPr>
            <w:r w:rsidRPr="007A51EF">
              <w:rPr>
                <w:b/>
              </w:rPr>
              <w:t>Data Type</w:t>
            </w:r>
          </w:p>
        </w:tc>
        <w:tc>
          <w:tcPr>
            <w:tcW w:w="8017" w:type="dxa"/>
            <w:shd w:val="clear" w:color="auto" w:fill="auto"/>
          </w:tcPr>
          <w:p w:rsidR="00C700AB" w:rsidRPr="007A51EF" w:rsidRDefault="004B5F9B" w:rsidP="009E270F">
            <w:pPr>
              <w:rPr>
                <w:lang w:eastAsia="en-US"/>
              </w:rPr>
            </w:pPr>
            <w:r>
              <w:rPr>
                <w:lang w:eastAsia="en-US"/>
              </w:rPr>
              <w:t>CD</w:t>
            </w:r>
          </w:p>
        </w:tc>
      </w:tr>
      <w:tr w:rsidR="00C700AB" w:rsidRPr="007A51EF" w:rsidTr="00911060">
        <w:tc>
          <w:tcPr>
            <w:tcW w:w="1951" w:type="dxa"/>
            <w:shd w:val="clear" w:color="auto" w:fill="auto"/>
          </w:tcPr>
          <w:p w:rsidR="00C700AB" w:rsidRPr="007A51EF" w:rsidRDefault="00C700AB" w:rsidP="009E270F">
            <w:pPr>
              <w:rPr>
                <w:b/>
              </w:rPr>
            </w:pPr>
            <w:r w:rsidRPr="007A51EF">
              <w:rPr>
                <w:b/>
              </w:rPr>
              <w:t>Business Rule(s)</w:t>
            </w:r>
          </w:p>
        </w:tc>
        <w:tc>
          <w:tcPr>
            <w:tcW w:w="8017" w:type="dxa"/>
            <w:shd w:val="clear" w:color="auto" w:fill="auto"/>
          </w:tcPr>
          <w:p w:rsidR="00C700AB" w:rsidRPr="007A51EF" w:rsidRDefault="00911060" w:rsidP="009E270F">
            <w:pPr>
              <w:jc w:val="both"/>
              <w:rPr>
                <w:lang w:eastAsia="en-US"/>
              </w:rPr>
            </w:pPr>
            <w:r>
              <w:rPr>
                <w:lang w:eastAsia="en-US"/>
              </w:rPr>
              <w:t>Must not be used without either a Moiety Id or at least a structural representation of that moiety.</w:t>
            </w:r>
          </w:p>
        </w:tc>
      </w:tr>
    </w:tbl>
    <w:p w:rsidR="00911060" w:rsidRDefault="00911060" w:rsidP="00911060">
      <w:pPr>
        <w:pStyle w:val="XML"/>
        <w:keepLines w:val="0"/>
      </w:pPr>
      <w:r>
        <w:lastRenderedPageBreak/>
        <w:t>&lt;identifiedSubstance&gt;</w:t>
      </w:r>
      <w:r>
        <w:br/>
        <w:t xml:space="preserve">  &lt;identifiedSubstance&gt;</w:t>
      </w:r>
      <w:r>
        <w:br/>
        <w:t xml:space="preserve">    &lt;moiety&gt;</w:t>
      </w:r>
      <w:r>
        <w:br/>
        <w:t xml:space="preserve">      &lt;code code="</w:t>
      </w:r>
      <w:r w:rsidRPr="00911060">
        <w:rPr>
          <w:i/>
          <w:iCs/>
        </w:rPr>
        <w:t>Moiety Role</w:t>
      </w:r>
      <w:r>
        <w:rPr>
          <w:i/>
          <w:iCs/>
        </w:rPr>
        <w:t xml:space="preserve"> Code</w:t>
      </w:r>
      <w:r>
        <w:t>" codeSystem="</w:t>
      </w:r>
      <w:r w:rsidRPr="000C4ACE">
        <w:rPr>
          <w:i/>
          <w:iCs/>
        </w:rPr>
        <w:t>Code System (OID)</w:t>
      </w:r>
      <w:r>
        <w:t>"</w:t>
      </w:r>
      <w:r>
        <w:br/>
        <w:t xml:space="preserve">            displayName="</w:t>
      </w:r>
      <w:r w:rsidRPr="00911060">
        <w:rPr>
          <w:i/>
          <w:iCs/>
        </w:rPr>
        <w:t>Moiety Role Name</w:t>
      </w:r>
      <w:r>
        <w:t>"/&gt;</w:t>
      </w:r>
      <w:r>
        <w:br/>
        <w:t xml:space="preserve">      &lt;quantity&gt;&lt;!-- Moiety Amount --&gt;&lt;/quantity&gt;</w:t>
      </w:r>
      <w:r>
        <w:br/>
        <w:t xml:space="preserve">      &lt;partMoiety&gt;</w:t>
      </w:r>
      <w:r>
        <w:br/>
        <w:t xml:space="preserve">        &lt;code code="</w:t>
      </w:r>
      <w:r w:rsidRPr="00911060">
        <w:rPr>
          <w:i/>
          <w:iCs/>
        </w:rPr>
        <w:t>Moiety Id</w:t>
      </w:r>
      <w:r w:rsidRPr="00911060">
        <w:t>"</w:t>
      </w:r>
      <w:r>
        <w:t xml:space="preserve"> </w:t>
      </w:r>
      <w:r>
        <w:br/>
        <w:t xml:space="preserve">              codeSystem="</w:t>
      </w:r>
      <w:r w:rsidRPr="000C4ACE">
        <w:rPr>
          <w:i/>
          <w:iCs/>
        </w:rPr>
        <w:t>Code System (OID)</w:t>
      </w:r>
      <w:r>
        <w:t>"/&gt;</w:t>
      </w:r>
      <w:r>
        <w:br/>
        <w:t xml:space="preserve">        &lt;name&gt;</w:t>
      </w:r>
      <w:r w:rsidRPr="00911060">
        <w:rPr>
          <w:b/>
          <w:bCs/>
          <w:i/>
          <w:iCs/>
        </w:rPr>
        <w:t>Moiety Name</w:t>
      </w:r>
      <w:r>
        <w:t>&lt;/name&gt;</w:t>
      </w:r>
      <w:r>
        <w:br/>
        <w:t xml:space="preserve">      &lt;/partMoiety&gt;</w:t>
      </w:r>
      <w:r>
        <w:br/>
        <w:t xml:space="preserve">    &lt;/moiety&gt;</w:t>
      </w:r>
      <w:r>
        <w:br/>
        <w:t xml:space="preserve">    &lt;moiety&gt;&lt;!-- Next moiety, same content as above --&gt;&lt;/moiety&gt;</w:t>
      </w:r>
    </w:p>
    <w:p w:rsidR="006F34F8" w:rsidRPr="006F34F8" w:rsidRDefault="006F34F8" w:rsidP="006F34F8">
      <w:pPr>
        <w:pStyle w:val="Heading5"/>
        <w:rPr>
          <w:color w:val="FF0000"/>
          <w:lang w:eastAsia="en-US"/>
        </w:rPr>
      </w:pPr>
      <w:r w:rsidRPr="006F34F8">
        <w:rPr>
          <w:color w:val="FF0000"/>
          <w:lang w:eastAsia="en-US"/>
        </w:rPr>
        <w:t>Amount</w:t>
      </w:r>
    </w:p>
    <w:p w:rsidR="006F34F8" w:rsidRDefault="006F34F8" w:rsidP="006F34F8">
      <w:pPr>
        <w:rPr>
          <w:lang w:val="en-US"/>
        </w:rPr>
      </w:pPr>
      <w:r w:rsidRPr="00027541">
        <w:rPr>
          <w:lang w:val="en-US"/>
        </w:rPr>
        <w:t xml:space="preserve">The amount should be captured as described in </w:t>
      </w:r>
      <w:r w:rsidR="00395506">
        <w:rPr>
          <w:lang w:val="en-US"/>
        </w:rPr>
        <w:t>S</w:t>
      </w:r>
      <w:r w:rsidRPr="00027541">
        <w:rPr>
          <w:lang w:val="en-US"/>
        </w:rPr>
        <w:t xml:space="preserve">ection </w:t>
      </w:r>
      <w:r w:rsidR="00395506">
        <w:rPr>
          <w:lang w:val="en-US"/>
        </w:rPr>
        <w:t>8.8.</w:t>
      </w:r>
    </w:p>
    <w:p w:rsidR="00027541" w:rsidRPr="00B17AAF" w:rsidRDefault="00027541" w:rsidP="0065080A">
      <w:pPr>
        <w:pStyle w:val="Heading4"/>
        <w:rPr>
          <w:color w:val="FF0000"/>
          <w:lang w:eastAsia="en-US"/>
        </w:rPr>
      </w:pPr>
      <w:r w:rsidRPr="00B17AAF">
        <w:rPr>
          <w:color w:val="FF0000"/>
          <w:lang w:eastAsia="en-US"/>
        </w:rPr>
        <w:t>Property</w:t>
      </w:r>
      <w:ins w:id="703" w:author="HYST (Hiroyuki Sato)" w:date="2013-01-08T17:49:00Z">
        <w:r w:rsidR="00626D75" w:rsidRPr="0014542C">
          <w:rPr>
            <w:rFonts w:eastAsia="MS Mincho" w:hint="eastAsia"/>
            <w:color w:val="FF0000"/>
            <w:lang w:eastAsia="ja-JP"/>
          </w:rPr>
          <w:t xml:space="preserve">  (repeat as necessary)</w:t>
        </w:r>
      </w:ins>
    </w:p>
    <w:p w:rsidR="00027541" w:rsidRDefault="00027541" w:rsidP="004D0403">
      <w:r>
        <w:t xml:space="preserve">See </w:t>
      </w:r>
      <w:r w:rsidR="004D0403">
        <w:t>S</w:t>
      </w:r>
      <w:r>
        <w:t xml:space="preserve">ection </w:t>
      </w:r>
      <w:r w:rsidR="004D0403">
        <w:rPr>
          <w:highlight w:val="yellow"/>
        </w:rPr>
        <w:fldChar w:fldCharType="begin"/>
      </w:r>
      <w:r w:rsidR="004D0403">
        <w:instrText xml:space="preserve"> REF _Ref343498410 \r \h </w:instrText>
      </w:r>
      <w:r w:rsidR="004D0403">
        <w:rPr>
          <w:highlight w:val="yellow"/>
        </w:rPr>
      </w:r>
      <w:r w:rsidR="004D0403">
        <w:rPr>
          <w:highlight w:val="yellow"/>
        </w:rPr>
        <w:fldChar w:fldCharType="separate"/>
      </w:r>
      <w:ins w:id="704" w:author="HYST (Hiroyuki Sato)" w:date="2013-01-08T17:17:00Z">
        <w:r w:rsidR="00D15CCB">
          <w:t>8.10</w:t>
        </w:r>
      </w:ins>
      <w:del w:id="705" w:author="HYST (Hiroyuki Sato)" w:date="2013-01-08T17:17:00Z">
        <w:r w:rsidR="00580198" w:rsidDel="00D15CCB">
          <w:rPr>
            <w:rFonts w:hint="cs"/>
            <w:cs/>
          </w:rPr>
          <w:delText>‎</w:delText>
        </w:r>
        <w:r w:rsidR="00580198" w:rsidDel="00D15CCB">
          <w:delText>8.10</w:delText>
        </w:r>
      </w:del>
      <w:r w:rsidR="004D0403">
        <w:rPr>
          <w:highlight w:val="yellow"/>
        </w:rPr>
        <w:fldChar w:fldCharType="end"/>
      </w:r>
    </w:p>
    <w:p w:rsidR="00B17AAF" w:rsidRPr="006F34F8" w:rsidRDefault="00B17AAF" w:rsidP="00B17AAF">
      <w:pPr>
        <w:pStyle w:val="Heading5"/>
        <w:rPr>
          <w:color w:val="FF0000"/>
          <w:lang w:eastAsia="en-US"/>
        </w:rPr>
      </w:pPr>
      <w:r w:rsidRPr="006F34F8">
        <w:rPr>
          <w:color w:val="FF0000"/>
          <w:lang w:eastAsia="en-US"/>
        </w:rPr>
        <w:t>Amount</w:t>
      </w:r>
    </w:p>
    <w:p w:rsidR="00B17AAF" w:rsidRDefault="00B17AAF" w:rsidP="00B17AAF">
      <w:pPr>
        <w:rPr>
          <w:lang w:val="en-US"/>
        </w:rPr>
      </w:pPr>
      <w:r w:rsidRPr="00027541">
        <w:rPr>
          <w:lang w:val="en-US"/>
        </w:rPr>
        <w:t xml:space="preserve">The amount should be captured as described in </w:t>
      </w:r>
      <w:r w:rsidR="00395506">
        <w:rPr>
          <w:lang w:val="en-US"/>
        </w:rPr>
        <w:t>S</w:t>
      </w:r>
      <w:r w:rsidRPr="00027541">
        <w:rPr>
          <w:lang w:val="en-US"/>
        </w:rPr>
        <w:t xml:space="preserve">ection </w:t>
      </w:r>
      <w:r w:rsidR="00395506">
        <w:rPr>
          <w:lang w:val="en-US"/>
        </w:rPr>
        <w:t>8.8.</w:t>
      </w:r>
    </w:p>
    <w:p w:rsidR="00027541" w:rsidRPr="00D17AE1" w:rsidRDefault="00027541" w:rsidP="00FC0699">
      <w:pPr>
        <w:pStyle w:val="Heading2"/>
        <w:rPr>
          <w:color w:val="FF0000"/>
          <w:lang w:eastAsia="en-US"/>
        </w:rPr>
      </w:pPr>
      <w:bookmarkStart w:id="706" w:name="_Toc343650484"/>
      <w:r w:rsidRPr="00D17AE1">
        <w:rPr>
          <w:color w:val="FF0000"/>
          <w:lang w:eastAsia="en-US"/>
        </w:rPr>
        <w:t>Proteins/peptides</w:t>
      </w:r>
      <w:bookmarkEnd w:id="706"/>
    </w:p>
    <w:p w:rsidR="00027541" w:rsidRPr="00027541" w:rsidRDefault="00027541" w:rsidP="00027541">
      <w:pPr>
        <w:jc w:val="both"/>
        <w:rPr>
          <w:lang w:val="en-US"/>
        </w:rPr>
      </w:pPr>
      <w:r w:rsidRPr="00027541">
        <w:rPr>
          <w:lang w:val="en-US"/>
        </w:rPr>
        <w:t xml:space="preserve">A protein is defined as a single unit of a linear amino acid sequence, or a combination of sub-units that are either covalently linked or have a defined invariant stoichiometric relationship. This includes all synthetic, recombinant and purified proteins of defined sequence whether the use is therapeutic or prophylactic. This set of elements needs to be used to describe albumins, coagulation factors, cytokines, growth factors, peptide/protein hormones, enzymes, toxins, toxoids, recombinant vaccines, and immunomodulators. </w:t>
      </w:r>
    </w:p>
    <w:p w:rsidR="00027541" w:rsidRPr="00027541" w:rsidRDefault="00027541" w:rsidP="00027541">
      <w:pPr>
        <w:jc w:val="both"/>
        <w:rPr>
          <w:lang w:val="en-US"/>
        </w:rPr>
      </w:pPr>
    </w:p>
    <w:p w:rsidR="00027541" w:rsidRPr="00027541" w:rsidRDefault="00027541" w:rsidP="00027541">
      <w:pPr>
        <w:jc w:val="both"/>
        <w:rPr>
          <w:lang w:val="en-US"/>
        </w:rPr>
      </w:pPr>
      <w:r w:rsidRPr="00027541">
        <w:rPr>
          <w:lang w:val="en-US"/>
        </w:rPr>
        <w:t>Proteins and peptides are defined by their molecular structure based on the amino acid sequence, disulfide linkages, sites and general type of glycosylation (yeast, plant, mammal, or human host). The method of production is generally not a defining elem</w:t>
      </w:r>
      <w:r w:rsidR="00775B61">
        <w:rPr>
          <w:lang w:val="en-US"/>
        </w:rPr>
        <w:t xml:space="preserve">ent for proteins and peptides. </w:t>
      </w:r>
      <w:r w:rsidRPr="00027541">
        <w:rPr>
          <w:lang w:val="en-US"/>
        </w:rPr>
        <w:t xml:space="preserve">For a given non-glycosylated peptide, whether naturally isolated, produced by recombinant technology, or chemically synthesized, there is no resultant difference in the amino acid sequence and disulfide linkages </w:t>
      </w:r>
      <w:r w:rsidR="00775B61">
        <w:rPr>
          <w:lang w:val="en-US"/>
        </w:rPr>
        <w:t xml:space="preserve">that constitute its structure. </w:t>
      </w:r>
      <w:r w:rsidRPr="00027541">
        <w:rPr>
          <w:lang w:val="en-US"/>
        </w:rPr>
        <w:t>For example, recombinant and chemically synthesized salmon calcitonin are chemically identical and therefore considered to be the same substan</w:t>
      </w:r>
      <w:r w:rsidR="00775B61">
        <w:rPr>
          <w:lang w:val="en-US"/>
        </w:rPr>
        <w:t xml:space="preserve">ce with the same Substance ID. </w:t>
      </w:r>
      <w:r w:rsidRPr="00027541">
        <w:rPr>
          <w:lang w:val="en-US"/>
        </w:rPr>
        <w:t xml:space="preserve">Conversely, proteins that have significantly different types of glycosylation are assigned separate Substance IDs.  Human glycosylation differs from other mammalian glycosylation in that terminal sialic acid residues are only </w:t>
      </w:r>
      <w:r w:rsidR="00775B61">
        <w:rPr>
          <w:lang w:val="en-US"/>
        </w:rPr>
        <w:t xml:space="preserve">acetylated and not glycolated. </w:t>
      </w:r>
      <w:r w:rsidRPr="00027541">
        <w:rPr>
          <w:lang w:val="en-US"/>
        </w:rPr>
        <w:t>Therefore proteins such as Coagulation Factor VIII isolated from human blood versus that produced by recombinant technology in Chinese hamster ovary (CHO) cells are considered to be different substances even if they have the same amino acid sequence and disulfide linka</w:t>
      </w:r>
      <w:r w:rsidR="00775B61">
        <w:rPr>
          <w:lang w:val="en-US"/>
        </w:rPr>
        <w:t xml:space="preserve">ges. </w:t>
      </w:r>
      <w:r w:rsidRPr="00027541">
        <w:rPr>
          <w:lang w:val="en-US"/>
        </w:rPr>
        <w:t xml:space="preserve">Yeast, plant, and insect glycosylation are also significantly different from mammalian and human glycosylation and glycoproteins produced in such systems would each have a separate Substance ID even if the amino acid sequences and disulfide linkages </w:t>
      </w:r>
      <w:r w:rsidR="000363A6">
        <w:rPr>
          <w:lang w:val="en-US"/>
        </w:rPr>
        <w:t xml:space="preserve">are the same. </w:t>
      </w:r>
      <w:r w:rsidRPr="00027541">
        <w:rPr>
          <w:lang w:val="en-US"/>
        </w:rPr>
        <w:t xml:space="preserve">For proteins and glycoproteins microheterogeneity is not taken into account in the assignment of a Substance ID. Therefore a given glycoprotein produced in different mammalian cell lines would have the same Substance ID. </w:t>
      </w:r>
    </w:p>
    <w:p w:rsidR="00027541" w:rsidRDefault="00027541" w:rsidP="00027541">
      <w:pPr>
        <w:jc w:val="both"/>
        <w:rPr>
          <w:lang w:val="en-US"/>
        </w:rPr>
      </w:pPr>
    </w:p>
    <w:p w:rsidR="00775B61" w:rsidRDefault="001B0DC3" w:rsidP="00027541">
      <w:pPr>
        <w:jc w:val="both"/>
        <w:rPr>
          <w:lang w:val="en-US"/>
        </w:rPr>
      </w:pPr>
      <w:r>
        <w:rPr>
          <w:noProof/>
          <w:lang w:val="en-US" w:eastAsia="en-US"/>
        </w:rPr>
        <w:lastRenderedPageBreak/>
        <w:drawing>
          <wp:inline distT="0" distB="0" distL="0" distR="0">
            <wp:extent cx="6186170" cy="3228340"/>
            <wp:effectExtent l="0" t="0" r="0" b="0"/>
            <wp:docPr id="17" name="Picture 17"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86170" cy="3228340"/>
                    </a:xfrm>
                    <a:prstGeom prst="rect">
                      <a:avLst/>
                    </a:prstGeom>
                    <a:noFill/>
                    <a:ln>
                      <a:noFill/>
                    </a:ln>
                  </pic:spPr>
                </pic:pic>
              </a:graphicData>
            </a:graphic>
          </wp:inline>
        </w:drawing>
      </w:r>
    </w:p>
    <w:p w:rsidR="00775B61" w:rsidRPr="00DA14EC" w:rsidRDefault="00775B61" w:rsidP="00580198">
      <w:pPr>
        <w:pStyle w:val="Caption"/>
      </w:pPr>
      <w:bookmarkStart w:id="707" w:name="_Toc343720773"/>
      <w:r w:rsidRPr="00DA14EC">
        <w:t xml:space="preserve">Figure </w:t>
      </w:r>
      <w:r w:rsidR="00580198">
        <w:fldChar w:fldCharType="begin"/>
      </w:r>
      <w:r w:rsidR="00580198">
        <w:instrText xml:space="preserve"> SEQ Figure \* ARABIC </w:instrText>
      </w:r>
      <w:r w:rsidR="00580198">
        <w:fldChar w:fldCharType="separate"/>
      </w:r>
      <w:r w:rsidR="00D15CCB">
        <w:rPr>
          <w:noProof/>
        </w:rPr>
        <w:t>10</w:t>
      </w:r>
      <w:r w:rsidR="00580198">
        <w:fldChar w:fldCharType="end"/>
      </w:r>
      <w:r w:rsidRPr="00DA14EC">
        <w:t xml:space="preserve"> – Information model for the Protein Substance</w:t>
      </w:r>
      <w:bookmarkEnd w:id="707"/>
    </w:p>
    <w:p w:rsidR="00775B61" w:rsidRPr="00027541" w:rsidRDefault="00775B61" w:rsidP="00027541">
      <w:pPr>
        <w:jc w:val="both"/>
        <w:rPr>
          <w:lang w:val="en-US"/>
        </w:rPr>
      </w:pPr>
    </w:p>
    <w:p w:rsidR="00027541" w:rsidRDefault="00027541" w:rsidP="00027541">
      <w:pPr>
        <w:jc w:val="both"/>
        <w:rPr>
          <w:lang w:val="en-US"/>
        </w:rPr>
      </w:pPr>
      <w:r w:rsidRPr="00027541">
        <w:rPr>
          <w:lang w:val="en-US"/>
        </w:rPr>
        <w:t>In order to assign Substance IDs for proteins and peptides, the following information should be provided:</w:t>
      </w:r>
    </w:p>
    <w:p w:rsidR="00AE4EAA" w:rsidRPr="008E60E2" w:rsidRDefault="00AE4EAA" w:rsidP="00AE4EAA">
      <w:pPr>
        <w:pStyle w:val="Heading3"/>
        <w:rPr>
          <w:color w:val="FF0000"/>
          <w:lang w:eastAsia="en-US"/>
        </w:rPr>
      </w:pPr>
      <w:bookmarkStart w:id="708" w:name="_Toc343650485"/>
      <w:r w:rsidRPr="008E60E2">
        <w:rPr>
          <w:color w:val="FF0000"/>
          <w:lang w:eastAsia="en-US"/>
        </w:rPr>
        <w:t>Substance Name</w:t>
      </w:r>
      <w:bookmarkEnd w:id="708"/>
    </w:p>
    <w:p w:rsidR="00AE4EAA" w:rsidRPr="000C08F1" w:rsidRDefault="00AE4EAA" w:rsidP="00AE4EAA">
      <w:pPr>
        <w:jc w:val="both"/>
        <w:rPr>
          <w:lang w:val="en-US"/>
        </w:rPr>
      </w:pPr>
      <w:r w:rsidRPr="000C08F1">
        <w:rPr>
          <w:lang w:val="en-US"/>
        </w:rPr>
        <w:t xml:space="preserve">The information related to the name of the substance shall be provided as per specification described in </w:t>
      </w:r>
      <w:r w:rsidR="00395506">
        <w:rPr>
          <w:lang w:val="en-US"/>
        </w:rPr>
        <w:t>S</w:t>
      </w:r>
      <w:r w:rsidRPr="000C08F1">
        <w:rPr>
          <w:lang w:val="en-US"/>
        </w:rPr>
        <w:t xml:space="preserve">ection </w:t>
      </w:r>
      <w:r w:rsidR="00395506">
        <w:rPr>
          <w:lang w:val="en-US"/>
        </w:rPr>
        <w:t>8.2.</w:t>
      </w:r>
    </w:p>
    <w:p w:rsidR="00AE4EAA" w:rsidRPr="008E60E2" w:rsidRDefault="00AE4EAA" w:rsidP="00AE4EAA">
      <w:pPr>
        <w:pStyle w:val="Heading3"/>
        <w:rPr>
          <w:color w:val="FF0000"/>
          <w:lang w:eastAsia="en-US"/>
        </w:rPr>
      </w:pPr>
      <w:bookmarkStart w:id="709" w:name="_Toc343650486"/>
      <w:r w:rsidRPr="008E60E2">
        <w:rPr>
          <w:color w:val="FF0000"/>
          <w:lang w:eastAsia="en-US"/>
        </w:rPr>
        <w:t>Substance Code</w:t>
      </w:r>
      <w:bookmarkEnd w:id="709"/>
    </w:p>
    <w:p w:rsidR="00AE4EAA" w:rsidRDefault="00AE4EAA" w:rsidP="00AE4EAA">
      <w:pPr>
        <w:jc w:val="both"/>
        <w:rPr>
          <w:lang w:val="en-US"/>
        </w:rPr>
      </w:pPr>
      <w:r w:rsidRPr="000C08F1">
        <w:rPr>
          <w:lang w:val="en-US"/>
        </w:rPr>
        <w:t xml:space="preserve">The information related to the code of the substance shall be provided as per specification described in </w:t>
      </w:r>
      <w:r w:rsidR="00395506">
        <w:rPr>
          <w:lang w:val="en-US"/>
        </w:rPr>
        <w:t>S</w:t>
      </w:r>
      <w:r w:rsidRPr="000C08F1">
        <w:rPr>
          <w:lang w:val="en-US"/>
        </w:rPr>
        <w:t xml:space="preserve">ection </w:t>
      </w:r>
      <w:r w:rsidR="00395506">
        <w:rPr>
          <w:lang w:val="en-US"/>
        </w:rPr>
        <w:t>8.3.</w:t>
      </w:r>
    </w:p>
    <w:p w:rsidR="00AE4EAA" w:rsidRPr="008E60E2" w:rsidRDefault="00AE4EAA" w:rsidP="00AE4EAA">
      <w:pPr>
        <w:pStyle w:val="Heading3"/>
        <w:rPr>
          <w:color w:val="FF0000"/>
          <w:lang w:eastAsia="en-US"/>
        </w:rPr>
      </w:pPr>
      <w:bookmarkStart w:id="710" w:name="_Toc343650487"/>
      <w:r w:rsidRPr="008E60E2">
        <w:rPr>
          <w:color w:val="FF0000"/>
          <w:lang w:eastAsia="en-US"/>
        </w:rPr>
        <w:t>Reference Information</w:t>
      </w:r>
      <w:bookmarkEnd w:id="710"/>
    </w:p>
    <w:p w:rsidR="00AE4EAA" w:rsidRDefault="00AE4EAA" w:rsidP="00AE4EAA">
      <w:pPr>
        <w:jc w:val="both"/>
        <w:rPr>
          <w:lang w:val="en-US"/>
        </w:rPr>
      </w:pPr>
      <w:r w:rsidRPr="000C08F1">
        <w:rPr>
          <w:lang w:val="en-US"/>
        </w:rPr>
        <w:t xml:space="preserve">The information related to the </w:t>
      </w:r>
      <w:r>
        <w:rPr>
          <w:lang w:val="en-US"/>
        </w:rPr>
        <w:t>reference information</w:t>
      </w:r>
      <w:r w:rsidRPr="000C08F1">
        <w:rPr>
          <w:lang w:val="en-US"/>
        </w:rPr>
        <w:t xml:space="preserve"> of the substance shall be provided as per specification described in </w:t>
      </w:r>
      <w:r w:rsidR="00EF6BF0">
        <w:rPr>
          <w:lang w:val="en-US"/>
        </w:rPr>
        <w:t>S</w:t>
      </w:r>
      <w:r w:rsidRPr="000C08F1">
        <w:rPr>
          <w:lang w:val="en-US"/>
        </w:rPr>
        <w:t>ection</w:t>
      </w:r>
      <w:r w:rsidR="00EF6BF0">
        <w:rPr>
          <w:lang w:val="en-US"/>
        </w:rPr>
        <w:t xml:space="preserve"> 8.5.</w:t>
      </w:r>
    </w:p>
    <w:p w:rsidR="00AE4EAA" w:rsidRPr="008E60E2" w:rsidRDefault="00AE4EAA" w:rsidP="00AE4EAA">
      <w:pPr>
        <w:pStyle w:val="Heading3"/>
        <w:rPr>
          <w:color w:val="FF0000"/>
          <w:lang w:eastAsia="en-US"/>
        </w:rPr>
      </w:pPr>
      <w:bookmarkStart w:id="711" w:name="_Toc343650488"/>
      <w:r>
        <w:rPr>
          <w:color w:val="FF0000"/>
          <w:lang w:eastAsia="en-US"/>
        </w:rPr>
        <w:t>Version</w:t>
      </w:r>
      <w:bookmarkEnd w:id="711"/>
    </w:p>
    <w:p w:rsidR="00AE4EAA" w:rsidRDefault="00AE4EAA" w:rsidP="00AE4EAA">
      <w:pPr>
        <w:jc w:val="both"/>
        <w:rPr>
          <w:lang w:val="en-US"/>
        </w:rPr>
      </w:pPr>
      <w:r w:rsidRPr="000C08F1">
        <w:rPr>
          <w:lang w:val="en-US"/>
        </w:rPr>
        <w:t xml:space="preserve">The information related to the </w:t>
      </w:r>
      <w:r>
        <w:rPr>
          <w:lang w:val="en-US"/>
        </w:rPr>
        <w:t>version</w:t>
      </w:r>
      <w:r w:rsidRPr="000C08F1">
        <w:rPr>
          <w:lang w:val="en-US"/>
        </w:rPr>
        <w:t xml:space="preserve"> of the substance shall be provided as per specification described in </w:t>
      </w:r>
      <w:r w:rsidR="00EF6BF0">
        <w:rPr>
          <w:lang w:val="en-US"/>
        </w:rPr>
        <w:t>S</w:t>
      </w:r>
      <w:r w:rsidRPr="000C08F1">
        <w:rPr>
          <w:lang w:val="en-US"/>
        </w:rPr>
        <w:t xml:space="preserve">ection </w:t>
      </w:r>
      <w:r w:rsidR="00EF6BF0">
        <w:rPr>
          <w:lang w:val="en-US"/>
        </w:rPr>
        <w:t>8.4.</w:t>
      </w:r>
    </w:p>
    <w:p w:rsidR="00CA08ED" w:rsidRPr="00AE4EAA" w:rsidRDefault="00CA08ED" w:rsidP="00CA08ED">
      <w:pPr>
        <w:pStyle w:val="Heading3"/>
        <w:rPr>
          <w:color w:val="FF0000"/>
          <w:lang w:eastAsia="en-US"/>
        </w:rPr>
      </w:pPr>
      <w:bookmarkStart w:id="712" w:name="_Toc343650489"/>
      <w:r w:rsidRPr="00AE4EAA">
        <w:rPr>
          <w:color w:val="FF0000"/>
          <w:lang w:eastAsia="en-US"/>
        </w:rPr>
        <w:t>Reference Source</w:t>
      </w:r>
      <w:bookmarkEnd w:id="712"/>
      <w:ins w:id="713" w:author="HYST (Hiroyuki Sato)" w:date="2013-01-08T17:36:00Z">
        <w:r w:rsidR="0014542C" w:rsidRPr="0014542C">
          <w:rPr>
            <w:rFonts w:eastAsia="MS Mincho" w:hint="eastAsia"/>
            <w:color w:val="FF0000"/>
            <w:lang w:eastAsia="ja-JP"/>
          </w:rPr>
          <w:t xml:space="preserve">  (repeat as necessary)</w:t>
        </w:r>
      </w:ins>
    </w:p>
    <w:p w:rsidR="00CA08ED" w:rsidRPr="006E014B" w:rsidRDefault="00CA08ED" w:rsidP="00CA08ED">
      <w:r w:rsidRPr="006E014B">
        <w:t xml:space="preserve">See section </w:t>
      </w:r>
      <w:r>
        <w:t>8.2.5.</w:t>
      </w:r>
    </w:p>
    <w:p w:rsidR="00CA08ED" w:rsidRPr="00AE4EAA" w:rsidRDefault="00CA08ED" w:rsidP="00CA08ED">
      <w:pPr>
        <w:pStyle w:val="Heading3"/>
        <w:rPr>
          <w:color w:val="FF0000"/>
          <w:lang w:eastAsia="en-US"/>
        </w:rPr>
      </w:pPr>
      <w:bookmarkStart w:id="714" w:name="_Toc343650490"/>
      <w:r w:rsidRPr="00AE4EAA">
        <w:rPr>
          <w:color w:val="FF0000"/>
          <w:lang w:eastAsia="en-US"/>
        </w:rPr>
        <w:t>Molecular Weight</w:t>
      </w:r>
      <w:bookmarkEnd w:id="714"/>
      <w:ins w:id="715" w:author="HYST (Hiroyuki Sato)" w:date="2013-01-08T18:30:00Z">
        <w:r w:rsidR="00F413D5" w:rsidRPr="0014542C">
          <w:rPr>
            <w:rFonts w:eastAsia="MS Mincho" w:hint="eastAsia"/>
            <w:color w:val="FF0000"/>
            <w:lang w:eastAsia="ja-JP"/>
          </w:rPr>
          <w:t xml:space="preserve">  (repeat as necessary)</w:t>
        </w:r>
      </w:ins>
    </w:p>
    <w:p w:rsidR="00CA08ED" w:rsidRPr="00AE4EAA" w:rsidRDefault="00CA08ED" w:rsidP="00CA08ED">
      <w:r w:rsidRPr="00AE4EAA">
        <w:t xml:space="preserve">NOTE: </w:t>
      </w:r>
      <w:r w:rsidRPr="00AE4EAA">
        <w:rPr>
          <w:lang w:eastAsia="en-US"/>
        </w:rPr>
        <w:t xml:space="preserve">The section is </w:t>
      </w:r>
      <w:r w:rsidRPr="00AE4EAA">
        <w:rPr>
          <w:b/>
          <w:lang w:eastAsia="en-US"/>
        </w:rPr>
        <w:t>mandatory</w:t>
      </w:r>
      <w:r w:rsidRPr="00AE4EAA">
        <w:rPr>
          <w:lang w:eastAsia="en-US"/>
        </w:rPr>
        <w:t xml:space="preserve"> if the substance is </w:t>
      </w:r>
      <w:r w:rsidRPr="00AE4EAA">
        <w:rPr>
          <w:b/>
          <w:lang w:eastAsia="en-US"/>
        </w:rPr>
        <w:t>protein</w:t>
      </w:r>
      <w:r w:rsidRPr="00AE4EAA">
        <w:rPr>
          <w:lang w:eastAsia="en-US"/>
        </w:rPr>
        <w:t xml:space="preserve">, </w:t>
      </w:r>
      <w:r w:rsidRPr="00AE4EAA">
        <w:rPr>
          <w:b/>
          <w:lang w:eastAsia="en-US"/>
        </w:rPr>
        <w:t>polymer</w:t>
      </w:r>
      <w:r w:rsidRPr="00AE4EAA">
        <w:rPr>
          <w:lang w:eastAsia="en-US"/>
        </w:rPr>
        <w:t xml:space="preserve"> or </w:t>
      </w:r>
      <w:r w:rsidRPr="00AE4EAA">
        <w:rPr>
          <w:b/>
          <w:lang w:eastAsia="en-US"/>
        </w:rPr>
        <w:t>nucleic acid</w:t>
      </w:r>
      <w:r w:rsidRPr="00AE4EAA">
        <w:rPr>
          <w:lang w:eastAsia="en-US"/>
        </w:rPr>
        <w:t>.</w:t>
      </w:r>
    </w:p>
    <w:p w:rsidR="00545B86" w:rsidRDefault="00545B86" w:rsidP="00545B86">
      <w:pPr>
        <w:pStyle w:val="XML"/>
      </w:pPr>
      <w:r>
        <w:t>&lt;identifiedSubstance&gt;</w:t>
      </w:r>
      <w:r>
        <w:br/>
        <w:t xml:space="preserve">  &lt;identifiedSubstance&gt;&lt;!-- Structural Details --&gt;&lt;/identifiedSubstance&gt;</w:t>
      </w:r>
      <w:r>
        <w:br/>
        <w:t xml:space="preserve">  &lt;subjectOf&gt;</w:t>
      </w:r>
      <w:r>
        <w:br/>
        <w:t xml:space="preserve">    &lt;characteristic&gt;</w:t>
      </w:r>
      <w:r>
        <w:br/>
        <w:t xml:space="preserve">      &lt;code code=</w:t>
      </w:r>
      <w:r w:rsidRPr="00F1588B">
        <w:t>"</w:t>
      </w:r>
      <w:r w:rsidRPr="000C4ACE">
        <w:rPr>
          <w:i/>
          <w:iCs/>
        </w:rPr>
        <w:t xml:space="preserve">Code meaning ‘Molecular Weight’ with </w:t>
      </w:r>
      <w:r>
        <w:rPr>
          <w:i/>
          <w:iCs/>
        </w:rPr>
        <w:t xml:space="preserve">‘type’ and </w:t>
      </w:r>
      <w:r w:rsidRPr="000C4ACE">
        <w:rPr>
          <w:i/>
          <w:iCs/>
        </w:rPr>
        <w:t>‘method’</w:t>
      </w:r>
      <w:r w:rsidRPr="00F1588B">
        <w:t>"</w:t>
      </w:r>
      <w:r>
        <w:t xml:space="preserve"> </w:t>
      </w:r>
      <w:r>
        <w:br/>
        <w:t xml:space="preserve">            codeSystem="</w:t>
      </w:r>
      <w:r w:rsidRPr="000C4ACE">
        <w:rPr>
          <w:i/>
          <w:iCs/>
        </w:rPr>
        <w:t>Code System (OID)</w:t>
      </w:r>
      <w:r>
        <w:t>"</w:t>
      </w:r>
      <w:r>
        <w:br/>
        <w:t xml:space="preserve">            displayName="molecular mass"/&gt;</w:t>
      </w:r>
      <w:r>
        <w:br/>
        <w:t xml:space="preserve">      &lt;value xsi:type="PQ" value="</w:t>
      </w:r>
      <w:r w:rsidRPr="00545B86">
        <w:rPr>
          <w:i/>
          <w:iCs/>
        </w:rPr>
        <w:t>Molecular Weight</w:t>
      </w:r>
      <w:r>
        <w:t>" unit="g/mol"/&gt;</w:t>
      </w:r>
    </w:p>
    <w:p w:rsidR="00CA08ED" w:rsidRPr="00BF3FE2" w:rsidRDefault="00CA08ED" w:rsidP="00CA08ED">
      <w:pPr>
        <w:pStyle w:val="Heading4"/>
        <w:rPr>
          <w:color w:val="0070C0"/>
          <w:lang w:eastAsia="en-US"/>
        </w:rPr>
      </w:pPr>
      <w:r w:rsidRPr="00BF3FE2">
        <w:rPr>
          <w:color w:val="0070C0"/>
          <w:lang w:eastAsia="en-US"/>
        </w:rPr>
        <w:lastRenderedPageBreak/>
        <w:t>Molecular Weight Method</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CA08ED" w:rsidRPr="007A51EF" w:rsidTr="00CA08ED">
        <w:tc>
          <w:tcPr>
            <w:tcW w:w="1951" w:type="dxa"/>
            <w:shd w:val="clear" w:color="auto" w:fill="auto"/>
          </w:tcPr>
          <w:p w:rsidR="00CA08ED" w:rsidRPr="007A51EF" w:rsidRDefault="00CA08ED" w:rsidP="00CA08ED">
            <w:pPr>
              <w:rPr>
                <w:b/>
                <w:lang w:eastAsia="en-US"/>
              </w:rPr>
            </w:pPr>
            <w:r w:rsidRPr="007A51EF">
              <w:rPr>
                <w:b/>
              </w:rPr>
              <w:t>User Guidance</w:t>
            </w:r>
          </w:p>
        </w:tc>
        <w:tc>
          <w:tcPr>
            <w:tcW w:w="8017" w:type="dxa"/>
            <w:shd w:val="clear" w:color="auto" w:fill="auto"/>
          </w:tcPr>
          <w:p w:rsidR="00CA08ED" w:rsidRPr="007A51EF" w:rsidRDefault="00CA08ED" w:rsidP="00CA08ED">
            <w:pPr>
              <w:jc w:val="both"/>
              <w:rPr>
                <w:lang w:eastAsia="en-US"/>
              </w:rPr>
            </w:pPr>
            <w:r w:rsidRPr="00D43D7D">
              <w:rPr>
                <w:lang w:eastAsia="en-US"/>
              </w:rPr>
              <w:t>The method by which the molecular weight was determined</w:t>
            </w:r>
            <w:r>
              <w:rPr>
                <w:lang w:eastAsia="en-US"/>
              </w:rPr>
              <w:t>.</w:t>
            </w:r>
          </w:p>
        </w:tc>
      </w:tr>
      <w:tr w:rsidR="00CA08ED" w:rsidRPr="007A51EF" w:rsidTr="00CA08ED">
        <w:tc>
          <w:tcPr>
            <w:tcW w:w="1951" w:type="dxa"/>
            <w:shd w:val="clear" w:color="auto" w:fill="auto"/>
          </w:tcPr>
          <w:p w:rsidR="00CA08ED" w:rsidRPr="007A51EF" w:rsidRDefault="00CA08ED" w:rsidP="00CA08ED">
            <w:pPr>
              <w:rPr>
                <w:b/>
                <w:lang w:eastAsia="en-US"/>
              </w:rPr>
            </w:pPr>
            <w:r w:rsidRPr="007A51EF">
              <w:rPr>
                <w:b/>
              </w:rPr>
              <w:t>Example(s)</w:t>
            </w:r>
          </w:p>
        </w:tc>
        <w:tc>
          <w:tcPr>
            <w:tcW w:w="8017" w:type="dxa"/>
            <w:shd w:val="clear" w:color="auto" w:fill="auto"/>
          </w:tcPr>
          <w:p w:rsidR="00CA08ED" w:rsidRPr="007A51EF" w:rsidRDefault="00CA08ED" w:rsidP="00CA08ED">
            <w:pPr>
              <w:rPr>
                <w:lang w:eastAsia="en-US"/>
              </w:rPr>
            </w:pPr>
            <w:r w:rsidRPr="00D43D7D">
              <w:rPr>
                <w:lang w:eastAsia="en-US"/>
              </w:rPr>
              <w:t>SDS-PAGE, calculated, light scattering viscosity, gel permeation, (..)</w:t>
            </w:r>
          </w:p>
        </w:tc>
      </w:tr>
      <w:tr w:rsidR="00CA08ED" w:rsidRPr="007A51EF" w:rsidTr="00CA08ED">
        <w:tc>
          <w:tcPr>
            <w:tcW w:w="1951" w:type="dxa"/>
            <w:shd w:val="clear" w:color="auto" w:fill="auto"/>
          </w:tcPr>
          <w:p w:rsidR="00CA08ED" w:rsidRPr="007A51EF" w:rsidRDefault="00CA08ED" w:rsidP="00CA08ED">
            <w:pPr>
              <w:rPr>
                <w:b/>
              </w:rPr>
            </w:pPr>
            <w:r w:rsidRPr="007A51EF">
              <w:rPr>
                <w:b/>
              </w:rPr>
              <w:t>Conformance</w:t>
            </w:r>
          </w:p>
        </w:tc>
        <w:tc>
          <w:tcPr>
            <w:tcW w:w="8017" w:type="dxa"/>
            <w:shd w:val="clear" w:color="auto" w:fill="auto"/>
          </w:tcPr>
          <w:p w:rsidR="00CA08ED" w:rsidRPr="007A51EF" w:rsidRDefault="00CA08ED" w:rsidP="00CA08ED">
            <w:pPr>
              <w:rPr>
                <w:lang w:eastAsia="en-US"/>
              </w:rPr>
            </w:pPr>
            <w:commentRangeStart w:id="716"/>
            <w:commentRangeStart w:id="717"/>
            <w:r>
              <w:rPr>
                <w:lang w:eastAsia="en-US"/>
              </w:rPr>
              <w:t>REQUIRED</w:t>
            </w:r>
            <w:commentRangeEnd w:id="716"/>
            <w:r w:rsidR="00FA06E2">
              <w:rPr>
                <w:rStyle w:val="CommentReference"/>
              </w:rPr>
              <w:commentReference w:id="716"/>
            </w:r>
            <w:commentRangeEnd w:id="717"/>
            <w:r w:rsidR="0084503E">
              <w:rPr>
                <w:rStyle w:val="CommentReference"/>
              </w:rPr>
              <w:commentReference w:id="717"/>
            </w:r>
          </w:p>
        </w:tc>
      </w:tr>
      <w:tr w:rsidR="00CA08ED" w:rsidRPr="007A51EF" w:rsidTr="00CA08ED">
        <w:tc>
          <w:tcPr>
            <w:tcW w:w="1951" w:type="dxa"/>
            <w:shd w:val="clear" w:color="auto" w:fill="auto"/>
          </w:tcPr>
          <w:p w:rsidR="00CA08ED" w:rsidRPr="007A51EF" w:rsidRDefault="00CA08ED" w:rsidP="00CA08ED">
            <w:pPr>
              <w:rPr>
                <w:b/>
              </w:rPr>
            </w:pPr>
            <w:r w:rsidRPr="007A51EF">
              <w:rPr>
                <w:b/>
              </w:rPr>
              <w:t>Data Type</w:t>
            </w:r>
          </w:p>
        </w:tc>
        <w:tc>
          <w:tcPr>
            <w:tcW w:w="8017" w:type="dxa"/>
            <w:shd w:val="clear" w:color="auto" w:fill="auto"/>
          </w:tcPr>
          <w:p w:rsidR="00CA08ED" w:rsidRPr="007A51EF" w:rsidRDefault="00CA08ED" w:rsidP="00CA08ED">
            <w:pPr>
              <w:rPr>
                <w:lang w:eastAsia="en-US"/>
              </w:rPr>
            </w:pPr>
            <w:r>
              <w:rPr>
                <w:lang w:eastAsia="en-US"/>
              </w:rPr>
              <w:t>CD</w:t>
            </w:r>
          </w:p>
        </w:tc>
      </w:tr>
      <w:tr w:rsidR="00CA08ED" w:rsidRPr="007A51EF" w:rsidTr="00CA08ED">
        <w:tc>
          <w:tcPr>
            <w:tcW w:w="1951" w:type="dxa"/>
            <w:shd w:val="clear" w:color="auto" w:fill="auto"/>
          </w:tcPr>
          <w:p w:rsidR="00CA08ED" w:rsidRPr="007A51EF" w:rsidRDefault="00CA08ED" w:rsidP="00CA08ED">
            <w:pPr>
              <w:rPr>
                <w:b/>
              </w:rPr>
            </w:pPr>
            <w:r w:rsidRPr="007A51EF">
              <w:rPr>
                <w:b/>
              </w:rPr>
              <w:t>Business Rule(s)</w:t>
            </w:r>
          </w:p>
        </w:tc>
        <w:tc>
          <w:tcPr>
            <w:tcW w:w="8017" w:type="dxa"/>
            <w:shd w:val="clear" w:color="auto" w:fill="auto"/>
          </w:tcPr>
          <w:p w:rsidR="00CA08ED" w:rsidRPr="007A51EF" w:rsidRDefault="00CA08ED" w:rsidP="00CA08ED">
            <w:pPr>
              <w:jc w:val="both"/>
              <w:rPr>
                <w:lang w:eastAsia="en-US"/>
              </w:rPr>
            </w:pPr>
          </w:p>
        </w:tc>
      </w:tr>
    </w:tbl>
    <w:p w:rsidR="00545B86" w:rsidRDefault="00545B86" w:rsidP="00545B86">
      <w:pPr>
        <w:pStyle w:val="XML"/>
      </w:pPr>
      <w:bookmarkStart w:id="718" w:name="_Toc263320875"/>
      <w:bookmarkStart w:id="719" w:name="_Toc304805828"/>
      <w:bookmarkStart w:id="720" w:name="_Toc304814779"/>
      <w:r>
        <w:t>&lt;identifiedSubstance&gt;</w:t>
      </w:r>
      <w:r>
        <w:br/>
        <w:t xml:space="preserve">  &lt;identifiedSubstance&gt;&lt;!-- Structural Details --&gt;&lt;/identifiedSubstance&gt;</w:t>
      </w:r>
      <w:r>
        <w:br/>
        <w:t xml:space="preserve">  &lt;subjectOf&gt;</w:t>
      </w:r>
      <w:r>
        <w:br/>
        <w:t xml:space="preserve">    &lt;characteristic&gt;</w:t>
      </w:r>
      <w:r>
        <w:br/>
        <w:t xml:space="preserve">      &lt;code code=</w:t>
      </w:r>
      <w:r w:rsidRPr="00F1588B">
        <w:t>"</w:t>
      </w:r>
      <w:r w:rsidRPr="000C4ACE">
        <w:rPr>
          <w:i/>
          <w:iCs/>
        </w:rPr>
        <w:t>Code meaning ‘</w:t>
      </w:r>
      <w:r w:rsidRPr="00545B86">
        <w:rPr>
          <w:b/>
          <w:bCs/>
          <w:i/>
          <w:iCs/>
        </w:rPr>
        <w:t>Molecular Weight</w:t>
      </w:r>
      <w:r w:rsidRPr="000C4ACE">
        <w:rPr>
          <w:i/>
          <w:iCs/>
        </w:rPr>
        <w:t xml:space="preserve">’ with </w:t>
      </w:r>
      <w:r>
        <w:rPr>
          <w:i/>
          <w:iCs/>
        </w:rPr>
        <w:t xml:space="preserve">‘type’ and </w:t>
      </w:r>
      <w:r w:rsidRPr="000C4ACE">
        <w:rPr>
          <w:i/>
          <w:iCs/>
        </w:rPr>
        <w:t>‘</w:t>
      </w:r>
      <w:r w:rsidRPr="00545B86">
        <w:rPr>
          <w:b/>
          <w:bCs/>
          <w:i/>
          <w:iCs/>
        </w:rPr>
        <w:t>method</w:t>
      </w:r>
      <w:r w:rsidRPr="000C4ACE">
        <w:rPr>
          <w:i/>
          <w:iCs/>
        </w:rPr>
        <w:t>’</w:t>
      </w:r>
      <w:r w:rsidRPr="00F1588B">
        <w:t>"</w:t>
      </w:r>
      <w:r>
        <w:t xml:space="preserve"> </w:t>
      </w:r>
      <w:r>
        <w:br/>
        <w:t xml:space="preserve">            codeSystem="</w:t>
      </w:r>
      <w:r w:rsidRPr="000C4ACE">
        <w:rPr>
          <w:i/>
          <w:iCs/>
        </w:rPr>
        <w:t>Code System (OID)</w:t>
      </w:r>
      <w:r>
        <w:t>"</w:t>
      </w:r>
      <w:r>
        <w:br/>
        <w:t xml:space="preserve">            displayName="molecular mass"/&gt;</w:t>
      </w:r>
    </w:p>
    <w:p w:rsidR="00CA08ED" w:rsidRPr="00BF3FE2" w:rsidRDefault="00CA08ED" w:rsidP="00CA08ED">
      <w:pPr>
        <w:pStyle w:val="Heading4"/>
        <w:rPr>
          <w:color w:val="0070C0"/>
          <w:lang w:eastAsia="en-US"/>
        </w:rPr>
      </w:pPr>
      <w:r w:rsidRPr="00BF3FE2">
        <w:rPr>
          <w:color w:val="0070C0"/>
          <w:lang w:eastAsia="en-US"/>
        </w:rPr>
        <w:t>Molecular Weight Type</w:t>
      </w:r>
      <w:bookmarkEnd w:id="718"/>
      <w:bookmarkEnd w:id="719"/>
      <w:bookmarkEnd w:id="720"/>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CA08ED" w:rsidRPr="007A51EF" w:rsidTr="00CA08ED">
        <w:tc>
          <w:tcPr>
            <w:tcW w:w="1951" w:type="dxa"/>
            <w:shd w:val="clear" w:color="auto" w:fill="auto"/>
          </w:tcPr>
          <w:p w:rsidR="00CA08ED" w:rsidRPr="007A51EF" w:rsidRDefault="00CA08ED" w:rsidP="00CA08ED">
            <w:pPr>
              <w:rPr>
                <w:b/>
                <w:lang w:eastAsia="en-US"/>
              </w:rPr>
            </w:pPr>
            <w:r w:rsidRPr="007A51EF">
              <w:rPr>
                <w:b/>
              </w:rPr>
              <w:t>User Guidance</w:t>
            </w:r>
          </w:p>
        </w:tc>
        <w:tc>
          <w:tcPr>
            <w:tcW w:w="8017" w:type="dxa"/>
            <w:shd w:val="clear" w:color="auto" w:fill="auto"/>
          </w:tcPr>
          <w:p w:rsidR="00CA08ED" w:rsidRPr="007A51EF" w:rsidRDefault="00CA08ED" w:rsidP="00CA08ED">
            <w:pPr>
              <w:jc w:val="both"/>
              <w:rPr>
                <w:lang w:eastAsia="en-US"/>
              </w:rPr>
            </w:pPr>
            <w:r w:rsidRPr="00F7094F">
              <w:rPr>
                <w:lang w:eastAsia="en-US"/>
              </w:rPr>
              <w:t>Type of molecular weight</w:t>
            </w:r>
          </w:p>
        </w:tc>
      </w:tr>
      <w:tr w:rsidR="00CA08ED" w:rsidRPr="007A51EF" w:rsidTr="00CA08ED">
        <w:tc>
          <w:tcPr>
            <w:tcW w:w="1951" w:type="dxa"/>
            <w:shd w:val="clear" w:color="auto" w:fill="auto"/>
          </w:tcPr>
          <w:p w:rsidR="00CA08ED" w:rsidRPr="007A51EF" w:rsidRDefault="00CA08ED" w:rsidP="00CA08ED">
            <w:pPr>
              <w:rPr>
                <w:b/>
                <w:lang w:eastAsia="en-US"/>
              </w:rPr>
            </w:pPr>
            <w:r w:rsidRPr="007A51EF">
              <w:rPr>
                <w:b/>
              </w:rPr>
              <w:t>Example(s)</w:t>
            </w:r>
          </w:p>
        </w:tc>
        <w:tc>
          <w:tcPr>
            <w:tcW w:w="8017" w:type="dxa"/>
            <w:shd w:val="clear" w:color="auto" w:fill="auto"/>
          </w:tcPr>
          <w:p w:rsidR="00CA08ED" w:rsidRPr="007A51EF" w:rsidRDefault="00CA08ED" w:rsidP="00CA08ED">
            <w:pPr>
              <w:rPr>
                <w:lang w:eastAsia="en-US"/>
              </w:rPr>
            </w:pPr>
            <w:r w:rsidRPr="00F7094F">
              <w:rPr>
                <w:lang w:eastAsia="en-US"/>
              </w:rPr>
              <w:t>Exact, average (aka. number average), weight average, (..)</w:t>
            </w:r>
          </w:p>
        </w:tc>
      </w:tr>
      <w:tr w:rsidR="00CA08ED" w:rsidRPr="007A51EF" w:rsidTr="00CA08ED">
        <w:tc>
          <w:tcPr>
            <w:tcW w:w="1951" w:type="dxa"/>
            <w:shd w:val="clear" w:color="auto" w:fill="auto"/>
          </w:tcPr>
          <w:p w:rsidR="00CA08ED" w:rsidRPr="007A51EF" w:rsidRDefault="00CA08ED" w:rsidP="00CA08ED">
            <w:pPr>
              <w:rPr>
                <w:b/>
              </w:rPr>
            </w:pPr>
            <w:r w:rsidRPr="007A51EF">
              <w:rPr>
                <w:b/>
              </w:rPr>
              <w:t>Conformance</w:t>
            </w:r>
          </w:p>
        </w:tc>
        <w:tc>
          <w:tcPr>
            <w:tcW w:w="8017" w:type="dxa"/>
            <w:shd w:val="clear" w:color="auto" w:fill="auto"/>
          </w:tcPr>
          <w:p w:rsidR="00CA08ED" w:rsidRPr="007A51EF" w:rsidRDefault="00CA08ED" w:rsidP="00CA08ED">
            <w:pPr>
              <w:rPr>
                <w:lang w:eastAsia="en-US"/>
              </w:rPr>
            </w:pPr>
            <w:r>
              <w:rPr>
                <w:lang w:eastAsia="en-US"/>
              </w:rPr>
              <w:t>REQUIRED</w:t>
            </w:r>
          </w:p>
        </w:tc>
      </w:tr>
      <w:tr w:rsidR="00CA08ED" w:rsidRPr="007A51EF" w:rsidTr="00CA08ED">
        <w:tc>
          <w:tcPr>
            <w:tcW w:w="1951" w:type="dxa"/>
            <w:shd w:val="clear" w:color="auto" w:fill="auto"/>
          </w:tcPr>
          <w:p w:rsidR="00CA08ED" w:rsidRPr="007A51EF" w:rsidRDefault="00CA08ED" w:rsidP="00CA08ED">
            <w:pPr>
              <w:rPr>
                <w:b/>
              </w:rPr>
            </w:pPr>
            <w:r w:rsidRPr="007A51EF">
              <w:rPr>
                <w:b/>
              </w:rPr>
              <w:t>Data Type</w:t>
            </w:r>
          </w:p>
        </w:tc>
        <w:tc>
          <w:tcPr>
            <w:tcW w:w="8017" w:type="dxa"/>
            <w:shd w:val="clear" w:color="auto" w:fill="auto"/>
          </w:tcPr>
          <w:p w:rsidR="00CA08ED" w:rsidRPr="007A51EF" w:rsidRDefault="00CA08ED" w:rsidP="00CA08ED">
            <w:pPr>
              <w:rPr>
                <w:lang w:eastAsia="en-US"/>
              </w:rPr>
            </w:pPr>
            <w:r>
              <w:rPr>
                <w:lang w:eastAsia="en-US"/>
              </w:rPr>
              <w:t>CD</w:t>
            </w:r>
          </w:p>
        </w:tc>
      </w:tr>
      <w:tr w:rsidR="00CA08ED" w:rsidRPr="007A51EF" w:rsidTr="00CA08ED">
        <w:tc>
          <w:tcPr>
            <w:tcW w:w="1951" w:type="dxa"/>
            <w:shd w:val="clear" w:color="auto" w:fill="auto"/>
          </w:tcPr>
          <w:p w:rsidR="00CA08ED" w:rsidRPr="007A51EF" w:rsidRDefault="00CA08ED" w:rsidP="00CA08ED">
            <w:pPr>
              <w:rPr>
                <w:b/>
              </w:rPr>
            </w:pPr>
            <w:r w:rsidRPr="007A51EF">
              <w:rPr>
                <w:b/>
              </w:rPr>
              <w:t>Business Rule(s)</w:t>
            </w:r>
          </w:p>
        </w:tc>
        <w:tc>
          <w:tcPr>
            <w:tcW w:w="8017" w:type="dxa"/>
            <w:shd w:val="clear" w:color="auto" w:fill="auto"/>
          </w:tcPr>
          <w:p w:rsidR="00CA08ED" w:rsidRPr="007A51EF" w:rsidRDefault="00CA08ED" w:rsidP="00CA08ED">
            <w:pPr>
              <w:jc w:val="both"/>
              <w:rPr>
                <w:lang w:eastAsia="en-US"/>
              </w:rPr>
            </w:pPr>
          </w:p>
        </w:tc>
      </w:tr>
    </w:tbl>
    <w:p w:rsidR="00545B86" w:rsidRDefault="00545B86" w:rsidP="00545B86">
      <w:pPr>
        <w:pStyle w:val="XML"/>
      </w:pPr>
      <w:r>
        <w:t>&lt;identifiedSubstance&gt;</w:t>
      </w:r>
      <w:r>
        <w:br/>
        <w:t xml:space="preserve">  &lt;identifiedSubstance&gt;&lt;!-- Structural Details --&gt;&lt;/identifiedSubstance&gt;</w:t>
      </w:r>
      <w:r>
        <w:br/>
        <w:t xml:space="preserve">  &lt;subjectOf&gt;</w:t>
      </w:r>
      <w:r>
        <w:br/>
        <w:t xml:space="preserve">    &lt;characteristic&gt;</w:t>
      </w:r>
      <w:r>
        <w:br/>
        <w:t xml:space="preserve">      &lt;code code=</w:t>
      </w:r>
      <w:r w:rsidRPr="00F1588B">
        <w:t>"</w:t>
      </w:r>
      <w:r w:rsidRPr="000C4ACE">
        <w:rPr>
          <w:i/>
          <w:iCs/>
        </w:rPr>
        <w:t>Code meaning ‘</w:t>
      </w:r>
      <w:r w:rsidRPr="00545B86">
        <w:rPr>
          <w:b/>
          <w:bCs/>
          <w:i/>
          <w:iCs/>
        </w:rPr>
        <w:t>Molecular Weight</w:t>
      </w:r>
      <w:r w:rsidRPr="000C4ACE">
        <w:rPr>
          <w:i/>
          <w:iCs/>
        </w:rPr>
        <w:t xml:space="preserve">’ with </w:t>
      </w:r>
      <w:r>
        <w:rPr>
          <w:i/>
          <w:iCs/>
        </w:rPr>
        <w:t>‘</w:t>
      </w:r>
      <w:r w:rsidRPr="00545B86">
        <w:rPr>
          <w:b/>
          <w:bCs/>
          <w:i/>
          <w:iCs/>
        </w:rPr>
        <w:t>type</w:t>
      </w:r>
      <w:r>
        <w:rPr>
          <w:i/>
          <w:iCs/>
        </w:rPr>
        <w:t xml:space="preserve">’ and </w:t>
      </w:r>
      <w:r w:rsidRPr="000C4ACE">
        <w:rPr>
          <w:i/>
          <w:iCs/>
        </w:rPr>
        <w:t>‘method’</w:t>
      </w:r>
      <w:r w:rsidRPr="00F1588B">
        <w:t>"</w:t>
      </w:r>
      <w:r>
        <w:t xml:space="preserve"> </w:t>
      </w:r>
      <w:r>
        <w:br/>
        <w:t xml:space="preserve">            codeSystem="</w:t>
      </w:r>
      <w:r w:rsidRPr="000C4ACE">
        <w:rPr>
          <w:i/>
          <w:iCs/>
        </w:rPr>
        <w:t>Code System (OID)</w:t>
      </w:r>
      <w:r>
        <w:t>"</w:t>
      </w:r>
      <w:r>
        <w:br/>
        <w:t xml:space="preserve">            displayName="molecular mass"/&gt;</w:t>
      </w:r>
    </w:p>
    <w:p w:rsidR="00CA08ED" w:rsidRPr="00601395" w:rsidRDefault="00CA08ED" w:rsidP="00CA08ED">
      <w:pPr>
        <w:pStyle w:val="Heading4"/>
        <w:rPr>
          <w:color w:val="FF0000"/>
          <w:lang w:eastAsia="en-US"/>
        </w:rPr>
      </w:pPr>
      <w:r w:rsidRPr="00601395">
        <w:rPr>
          <w:color w:val="FF0000"/>
          <w:lang w:eastAsia="en-US"/>
        </w:rPr>
        <w:t>Amount</w:t>
      </w:r>
    </w:p>
    <w:p w:rsidR="00CA08ED" w:rsidRDefault="00CA08ED" w:rsidP="00CA08ED">
      <w:r w:rsidRPr="00816671">
        <w:t>The information related to the amount shall be provided as per spe</w:t>
      </w:r>
      <w:r>
        <w:t>cification described in Section 8.8</w:t>
      </w:r>
      <w:r w:rsidRPr="00816671">
        <w:t>.</w:t>
      </w:r>
    </w:p>
    <w:p w:rsidR="00545B86" w:rsidRDefault="00545B86" w:rsidP="00545B86">
      <w:pPr>
        <w:pStyle w:val="XML"/>
      </w:pPr>
      <w:r>
        <w:t>&lt;identifiedSubstance&gt;</w:t>
      </w:r>
      <w:r>
        <w:br/>
        <w:t xml:space="preserve">  &lt;identifiedSubstance&gt;&lt;!-- Structural Details --&gt;&lt;/identifiedSubstance&gt;</w:t>
      </w:r>
      <w:r>
        <w:br/>
        <w:t xml:space="preserve">  &lt;subjectOf&gt;</w:t>
      </w:r>
      <w:r>
        <w:br/>
        <w:t xml:space="preserve">    &lt;characteristic&gt;</w:t>
      </w:r>
      <w:r>
        <w:br/>
        <w:t xml:space="preserve">      &lt;code code=</w:t>
      </w:r>
      <w:r w:rsidRPr="00F1588B">
        <w:t>"</w:t>
      </w:r>
      <w:r w:rsidRPr="000C4ACE">
        <w:rPr>
          <w:i/>
          <w:iCs/>
        </w:rPr>
        <w:t xml:space="preserve">Code meaning ‘Molecular Weight’ with </w:t>
      </w:r>
      <w:r>
        <w:rPr>
          <w:i/>
          <w:iCs/>
        </w:rPr>
        <w:t xml:space="preserve">‘type’ and </w:t>
      </w:r>
      <w:r w:rsidRPr="000C4ACE">
        <w:rPr>
          <w:i/>
          <w:iCs/>
        </w:rPr>
        <w:t>‘method’</w:t>
      </w:r>
      <w:r w:rsidRPr="00F1588B">
        <w:t>"</w:t>
      </w:r>
      <w:r>
        <w:t xml:space="preserve"> </w:t>
      </w:r>
      <w:r>
        <w:br/>
        <w:t xml:space="preserve">            codeSystem="</w:t>
      </w:r>
      <w:r w:rsidRPr="000C4ACE">
        <w:rPr>
          <w:i/>
          <w:iCs/>
        </w:rPr>
        <w:t>Code System (OID)</w:t>
      </w:r>
      <w:r>
        <w:t>"</w:t>
      </w:r>
      <w:r>
        <w:br/>
        <w:t xml:space="preserve">            displayName="molecular mass"/&gt;</w:t>
      </w:r>
      <w:r>
        <w:br/>
        <w:t xml:space="preserve">      &lt;value xsi:type="PQ" value="</w:t>
      </w:r>
      <w:r w:rsidRPr="00545B86">
        <w:rPr>
          <w:b/>
          <w:bCs/>
          <w:i/>
          <w:iCs/>
        </w:rPr>
        <w:t>Molecular Weight</w:t>
      </w:r>
      <w:r>
        <w:t>" unit="g/mol"/&gt;</w:t>
      </w:r>
    </w:p>
    <w:p w:rsidR="00AE4EAA" w:rsidRPr="008E60E2" w:rsidRDefault="00AE4EAA" w:rsidP="00AE4EAA">
      <w:pPr>
        <w:pStyle w:val="Heading3"/>
        <w:rPr>
          <w:color w:val="FF0000"/>
          <w:lang w:eastAsia="en-US"/>
        </w:rPr>
      </w:pPr>
      <w:bookmarkStart w:id="721" w:name="_Toc343650491"/>
      <w:r w:rsidRPr="008E60E2">
        <w:rPr>
          <w:color w:val="FF0000"/>
          <w:lang w:eastAsia="en-US"/>
        </w:rPr>
        <w:t>Structure</w:t>
      </w:r>
      <w:bookmarkEnd w:id="721"/>
    </w:p>
    <w:p w:rsidR="000E3148" w:rsidRDefault="00AE4EAA" w:rsidP="0084503E">
      <w:pPr>
        <w:jc w:val="both"/>
        <w:rPr>
          <w:lang w:val="en-US"/>
        </w:rPr>
      </w:pPr>
      <w:r w:rsidRPr="000C08F1">
        <w:rPr>
          <w:lang w:val="en-US"/>
        </w:rPr>
        <w:t xml:space="preserve">The information related to the </w:t>
      </w:r>
      <w:r>
        <w:rPr>
          <w:lang w:val="en-US"/>
        </w:rPr>
        <w:t>structure</w:t>
      </w:r>
      <w:r w:rsidRPr="000C08F1">
        <w:rPr>
          <w:lang w:val="en-US"/>
        </w:rPr>
        <w:t xml:space="preserve"> shall be provided as per spe</w:t>
      </w:r>
      <w:r w:rsidR="00EF6BF0">
        <w:rPr>
          <w:lang w:val="en-US"/>
        </w:rPr>
        <w:t>cification described in Section 8.7</w:t>
      </w:r>
      <w:r w:rsidRPr="00D67046">
        <w:rPr>
          <w:lang w:val="en-US"/>
        </w:rPr>
        <w:t>.</w:t>
      </w:r>
    </w:p>
    <w:p w:rsidR="004D0403" w:rsidRDefault="004D0403" w:rsidP="00AE4EAA">
      <w:pPr>
        <w:jc w:val="both"/>
        <w:rPr>
          <w:lang w:val="en-US"/>
        </w:rPr>
      </w:pPr>
    </w:p>
    <w:p w:rsidR="004D0403" w:rsidRDefault="004D0403" w:rsidP="004D0403">
      <w:pPr>
        <w:jc w:val="both"/>
      </w:pPr>
      <w:r>
        <w:rPr>
          <w:lang w:val="en-US"/>
        </w:rPr>
        <w:t xml:space="preserve">As above described, each structural unit is placed in a moiety element in HL7. </w:t>
      </w:r>
      <w:r>
        <w:t>For proteins and peptides, the first and foremost structural units are the peptide chain or chains, also called a “sub-unit”. Each chain is represented as one sub-unit moiety:</w:t>
      </w:r>
    </w:p>
    <w:p w:rsidR="004D0403" w:rsidRPr="009A6252" w:rsidRDefault="004D0403" w:rsidP="004D0403"/>
    <w:p w:rsidR="004D0403" w:rsidRDefault="004D0403" w:rsidP="000E3148">
      <w:pPr>
        <w:pStyle w:val="XML"/>
        <w:spacing w:before="0" w:after="0"/>
      </w:pPr>
      <w:r>
        <w:lastRenderedPageBreak/>
        <w:t>&lt;identifiedSubstance&gt;</w:t>
      </w:r>
      <w:r>
        <w:br/>
        <w:t xml:space="preserve">  &lt;identifiedSubstance&gt;</w:t>
      </w:r>
      <w:r>
        <w:br/>
        <w:t xml:space="preserve">    &lt;moiety&gt;</w:t>
      </w:r>
      <w:r>
        <w:br/>
        <w:t xml:space="preserve">      &lt;code code="</w:t>
      </w:r>
      <w:r w:rsidRPr="000C4ACE">
        <w:rPr>
          <w:i/>
          <w:iCs/>
        </w:rPr>
        <w:t>Code for ‘Protein Sub-Unit’</w:t>
      </w:r>
      <w:r>
        <w:t xml:space="preserve">" </w:t>
      </w:r>
      <w:r>
        <w:br/>
        <w:t xml:space="preserve">            codeSystem="</w:t>
      </w:r>
      <w:r w:rsidRPr="000C4ACE">
        <w:rPr>
          <w:i/>
          <w:iCs/>
        </w:rPr>
        <w:t>Code System (OID)</w:t>
      </w:r>
      <w:r>
        <w:t>"</w:t>
      </w:r>
      <w:r>
        <w:br/>
        <w:t xml:space="preserve">            displayName="protein sub-unit"/&gt;</w:t>
      </w:r>
      <w:r>
        <w:br/>
        <w:t xml:space="preserve">      &lt;quantity&gt;&lt;!-- Moiety Amount --&gt;&lt;/quantity&gt;</w:t>
      </w:r>
      <w:r>
        <w:br/>
        <w:t xml:space="preserve">      &lt;partMoiety&gt;</w:t>
      </w:r>
      <w:r>
        <w:br/>
        <w:t xml:space="preserve">        &lt;id extension="</w:t>
      </w:r>
      <w:r w:rsidRPr="000C4ACE">
        <w:rPr>
          <w:i/>
          <w:iCs/>
        </w:rPr>
        <w:t>Subunit Label (Local Id)</w:t>
      </w:r>
      <w:r>
        <w:t xml:space="preserve">" </w:t>
      </w:r>
      <w:r>
        <w:br/>
        <w:t xml:space="preserve">            root="</w:t>
      </w:r>
      <w:r w:rsidRPr="000C4ACE">
        <w:rPr>
          <w:i/>
          <w:iCs/>
        </w:rPr>
        <w:t>UUID of Document Id or Set Id</w:t>
      </w:r>
      <w:r>
        <w:t>"/&gt;</w:t>
      </w:r>
      <w:r>
        <w:br/>
      </w:r>
      <w:ins w:id="722" w:author="Borodina, Yulia" w:date="2013-11-15T08:36:00Z">
        <w:r w:rsidR="00E213D7">
          <w:t xml:space="preserve">        </w:t>
        </w:r>
      </w:ins>
      <w:ins w:id="723" w:author="Borodina, Yulia" w:date="2013-11-15T08:40:00Z">
        <w:r w:rsidR="007010D7" w:rsidRPr="00B71893">
          <w:t>&lt;code code="</w:t>
        </w:r>
        <w:r w:rsidR="007010D7" w:rsidRPr="00465DE2">
          <w:rPr>
            <w:i/>
            <w:iCs/>
          </w:rPr>
          <w:t xml:space="preserve"> </w:t>
        </w:r>
        <w:r w:rsidR="007010D7" w:rsidRPr="000C4ACE">
          <w:rPr>
            <w:i/>
            <w:iCs/>
          </w:rPr>
          <w:t>Code for ‘Amino-Acid Sequence’</w:t>
        </w:r>
        <w:r w:rsidR="007010D7">
          <w:rPr>
            <w:i/>
            <w:iCs/>
          </w:rPr>
          <w:t xml:space="preserve"> with Sequence Type</w:t>
        </w:r>
        <w:r w:rsidR="007010D7" w:rsidRPr="00B71893">
          <w:t xml:space="preserve"> " displayName="amino acid sequence, complete" codeSystem="</w:t>
        </w:r>
        <w:r w:rsidR="007010D7" w:rsidRPr="00465DE2">
          <w:rPr>
            <w:i/>
            <w:iCs/>
          </w:rPr>
          <w:t xml:space="preserve"> </w:t>
        </w:r>
        <w:r w:rsidR="007010D7" w:rsidRPr="000C4ACE">
          <w:rPr>
            <w:i/>
            <w:iCs/>
          </w:rPr>
          <w:t>Code System (OID)</w:t>
        </w:r>
        <w:r w:rsidR="007010D7" w:rsidRPr="00B71893">
          <w:t>"/&gt;</w:t>
        </w:r>
      </w:ins>
      <w:r w:rsidR="0084503E">
        <w:br/>
      </w:r>
      <w:ins w:id="724" w:author="Borodina, Yulia" w:date="2013-11-15T08:36:00Z">
        <w:r w:rsidR="000E3148">
          <w:t xml:space="preserve">        &lt;name&gt;</w:t>
        </w:r>
      </w:ins>
      <w:ins w:id="725" w:author="Borodina, Yulia" w:date="2013-11-15T08:42:00Z">
        <w:r w:rsidR="007010D7">
          <w:t>”Sub-unit</w:t>
        </w:r>
        <w:r w:rsidR="007010D7" w:rsidRPr="00B71893">
          <w:t xml:space="preserve"> </w:t>
        </w:r>
        <w:r w:rsidR="007010D7">
          <w:t>name”</w:t>
        </w:r>
      </w:ins>
      <w:ins w:id="726" w:author="Borodina, Yulia" w:date="2013-11-15T08:36:00Z">
        <w:r w:rsidR="000E3148">
          <w:t>&lt;/name&gt;</w:t>
        </w:r>
      </w:ins>
      <w:r w:rsidR="0084503E">
        <w:br/>
      </w:r>
      <w:r>
        <w:t xml:space="preserve">      &lt;/partMoiety&gt;</w:t>
      </w:r>
      <w:r>
        <w:br/>
      </w:r>
      <w:del w:id="727" w:author="Borodina, Yulia" w:date="2013-11-15T08:37:00Z">
        <w:r w:rsidDel="000E3148">
          <w:delText xml:space="preserve">      &lt;subjectOf&gt;</w:delText>
        </w:r>
        <w:r w:rsidDel="000E3148">
          <w:br/>
          <w:delText xml:space="preserve">        &lt;characteristic&gt;</w:delText>
        </w:r>
        <w:r w:rsidDel="000E3148">
          <w:br/>
          <w:delText xml:space="preserve">          &lt;code code="</w:delText>
        </w:r>
        <w:r w:rsidRPr="000C4ACE" w:rsidDel="000E3148">
          <w:rPr>
            <w:i/>
            <w:iCs/>
          </w:rPr>
          <w:delText>Code for ‘Amino-Acid Sequence’</w:delText>
        </w:r>
        <w:r w:rsidDel="000E3148">
          <w:rPr>
            <w:i/>
            <w:iCs/>
          </w:rPr>
          <w:delText xml:space="preserve"> with Sequence Type</w:delText>
        </w:r>
        <w:r w:rsidDel="000E3148">
          <w:delText xml:space="preserve">" </w:delText>
        </w:r>
        <w:r w:rsidDel="000E3148">
          <w:br/>
          <w:delText xml:space="preserve">                codeSystem="</w:delText>
        </w:r>
        <w:r w:rsidRPr="000C4ACE" w:rsidDel="000E3148">
          <w:rPr>
            <w:i/>
            <w:iCs/>
          </w:rPr>
          <w:delText>Code System (OID)</w:delText>
        </w:r>
        <w:r w:rsidDel="000E3148">
          <w:delText>"</w:delText>
        </w:r>
        <w:r w:rsidDel="000E3148">
          <w:br/>
          <w:delText xml:space="preserve">                displayName="amino-acid sequence"/&gt;</w:delText>
        </w:r>
        <w:r w:rsidDel="000E3148">
          <w:br/>
          <w:delText xml:space="preserve">         </w:delText>
        </w:r>
        <w:r w:rsidDel="000E3148">
          <w:tab/>
          <w:delText xml:space="preserve"> &lt;value xsi:type="ED" mediaType="application/x-aa-seq"&gt;</w:delText>
        </w:r>
        <w:r w:rsidDel="000E3148">
          <w:br/>
          <w:delText xml:space="preserve">            &lt;!-- Amino-Acid Sequence in Single Letter Notation --&gt;</w:delText>
        </w:r>
        <w:r w:rsidDel="000E3148">
          <w:br/>
          <w:delText xml:space="preserve">          &lt;/value&gt;</w:delText>
        </w:r>
        <w:r w:rsidDel="000E3148">
          <w:br/>
          <w:delText xml:space="preserve">        &lt;/characteristic&gt;</w:delText>
        </w:r>
        <w:r w:rsidDel="000E3148">
          <w:br/>
          <w:delText xml:space="preserve">      &lt;/subjectOf&gt;</w:delText>
        </w:r>
        <w:r w:rsidDel="000E3148">
          <w:br/>
        </w:r>
      </w:del>
      <w:r>
        <w:t xml:space="preserve">    &lt;/moiety&gt;</w:t>
      </w:r>
      <w:r>
        <w:br/>
        <w:t xml:space="preserve">    &lt;moiety&gt;&lt;!-- Next chain, same content as above --&gt;&lt;/moiety&gt;</w:t>
      </w:r>
    </w:p>
    <w:p w:rsidR="004D0403" w:rsidRPr="000C08F1" w:rsidDel="000E3148" w:rsidRDefault="004D0403" w:rsidP="00B71893">
      <w:pPr>
        <w:jc w:val="both"/>
        <w:rPr>
          <w:del w:id="728" w:author="Borodina, Yulia" w:date="2013-11-15T08:29:00Z"/>
          <w:lang w:val="en-US"/>
        </w:rPr>
      </w:pPr>
    </w:p>
    <w:p w:rsidR="00592614" w:rsidRPr="00AE4EAA" w:rsidRDefault="00676CB4" w:rsidP="00AA7CB9">
      <w:pPr>
        <w:pStyle w:val="Heading3"/>
        <w:rPr>
          <w:color w:val="0070C0"/>
          <w:lang w:eastAsia="en-US"/>
        </w:rPr>
      </w:pPr>
      <w:bookmarkStart w:id="729" w:name="_Toc263320863"/>
      <w:bookmarkStart w:id="730" w:name="_Toc304805791"/>
      <w:bookmarkStart w:id="731" w:name="_Toc304814735"/>
      <w:bookmarkStart w:id="732" w:name="_Toc343650492"/>
      <w:r w:rsidRPr="00AE4EAA">
        <w:rPr>
          <w:color w:val="0070C0"/>
          <w:lang w:eastAsia="en-US"/>
        </w:rPr>
        <w:t>Sequence Type</w:t>
      </w:r>
      <w:bookmarkEnd w:id="729"/>
      <w:bookmarkEnd w:id="730"/>
      <w:bookmarkEnd w:id="731"/>
      <w:bookmarkEnd w:id="732"/>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6C3488" w:rsidRPr="007A51EF" w:rsidTr="004D0403">
        <w:tc>
          <w:tcPr>
            <w:tcW w:w="1951" w:type="dxa"/>
            <w:shd w:val="clear" w:color="auto" w:fill="auto"/>
          </w:tcPr>
          <w:p w:rsidR="006C3488" w:rsidRPr="007A51EF" w:rsidRDefault="006C3488" w:rsidP="009E270F">
            <w:pPr>
              <w:rPr>
                <w:b/>
                <w:lang w:eastAsia="en-US"/>
              </w:rPr>
            </w:pPr>
            <w:r w:rsidRPr="007A51EF">
              <w:rPr>
                <w:b/>
              </w:rPr>
              <w:t>User Guidance</w:t>
            </w:r>
          </w:p>
        </w:tc>
        <w:tc>
          <w:tcPr>
            <w:tcW w:w="8017" w:type="dxa"/>
            <w:shd w:val="clear" w:color="auto" w:fill="auto"/>
          </w:tcPr>
          <w:p w:rsidR="006C3488" w:rsidRPr="007A51EF" w:rsidRDefault="006C3488" w:rsidP="009E270F">
            <w:pPr>
              <w:jc w:val="both"/>
              <w:rPr>
                <w:lang w:eastAsia="en-US"/>
              </w:rPr>
            </w:pPr>
            <w:r>
              <w:rPr>
                <w:lang w:eastAsia="en-US"/>
              </w:rPr>
              <w:t>T</w:t>
            </w:r>
            <w:r w:rsidRPr="006C3488">
              <w:rPr>
                <w:lang w:eastAsia="en-US"/>
              </w:rPr>
              <w:t>he protein descriptive elements will only be used when a complete or partial amino acid sequence is available or derivable from a nucleic acid sequence</w:t>
            </w:r>
            <w:r>
              <w:rPr>
                <w:lang w:eastAsia="en-US"/>
              </w:rPr>
              <w:t>.</w:t>
            </w:r>
          </w:p>
        </w:tc>
      </w:tr>
      <w:tr w:rsidR="006C3488" w:rsidRPr="007A51EF" w:rsidTr="004D0403">
        <w:tc>
          <w:tcPr>
            <w:tcW w:w="1951" w:type="dxa"/>
            <w:shd w:val="clear" w:color="auto" w:fill="auto"/>
          </w:tcPr>
          <w:p w:rsidR="006C3488" w:rsidRPr="007A51EF" w:rsidRDefault="006C3488" w:rsidP="009E270F">
            <w:pPr>
              <w:rPr>
                <w:b/>
                <w:lang w:eastAsia="en-US"/>
              </w:rPr>
            </w:pPr>
            <w:r w:rsidRPr="007A51EF">
              <w:rPr>
                <w:b/>
              </w:rPr>
              <w:t>Example(s)</w:t>
            </w:r>
          </w:p>
        </w:tc>
        <w:tc>
          <w:tcPr>
            <w:tcW w:w="8017" w:type="dxa"/>
            <w:shd w:val="clear" w:color="auto" w:fill="auto"/>
          </w:tcPr>
          <w:p w:rsidR="006C3488" w:rsidRPr="007A51EF" w:rsidRDefault="007D66A5" w:rsidP="009E270F">
            <w:pPr>
              <w:rPr>
                <w:lang w:eastAsia="en-US"/>
              </w:rPr>
            </w:pPr>
            <w:r>
              <w:rPr>
                <w:lang w:eastAsia="en-US"/>
              </w:rPr>
              <w:t>COMPLETE; PARTIAL</w:t>
            </w:r>
          </w:p>
        </w:tc>
      </w:tr>
      <w:tr w:rsidR="006C3488" w:rsidRPr="007A51EF" w:rsidTr="004D0403">
        <w:tc>
          <w:tcPr>
            <w:tcW w:w="1951" w:type="dxa"/>
            <w:shd w:val="clear" w:color="auto" w:fill="auto"/>
          </w:tcPr>
          <w:p w:rsidR="006C3488" w:rsidRPr="007A51EF" w:rsidRDefault="006C3488" w:rsidP="009E270F">
            <w:pPr>
              <w:rPr>
                <w:b/>
              </w:rPr>
            </w:pPr>
            <w:r w:rsidRPr="007A51EF">
              <w:rPr>
                <w:b/>
              </w:rPr>
              <w:t>Conformance</w:t>
            </w:r>
          </w:p>
        </w:tc>
        <w:tc>
          <w:tcPr>
            <w:tcW w:w="8017" w:type="dxa"/>
            <w:shd w:val="clear" w:color="auto" w:fill="auto"/>
          </w:tcPr>
          <w:p w:rsidR="006C3488" w:rsidRPr="007A51EF" w:rsidRDefault="0073168D" w:rsidP="009E270F">
            <w:pPr>
              <w:rPr>
                <w:lang w:eastAsia="en-US"/>
              </w:rPr>
            </w:pPr>
            <w:r>
              <w:rPr>
                <w:lang w:eastAsia="en-US"/>
              </w:rPr>
              <w:t>REQUIRED</w:t>
            </w:r>
          </w:p>
        </w:tc>
      </w:tr>
      <w:tr w:rsidR="006C3488" w:rsidRPr="007A51EF" w:rsidTr="004D0403">
        <w:tc>
          <w:tcPr>
            <w:tcW w:w="1951" w:type="dxa"/>
            <w:shd w:val="clear" w:color="auto" w:fill="auto"/>
          </w:tcPr>
          <w:p w:rsidR="006C3488" w:rsidRPr="007A51EF" w:rsidRDefault="006C3488" w:rsidP="009E270F">
            <w:pPr>
              <w:rPr>
                <w:b/>
              </w:rPr>
            </w:pPr>
            <w:r w:rsidRPr="007A51EF">
              <w:rPr>
                <w:b/>
              </w:rPr>
              <w:t>Data Type</w:t>
            </w:r>
          </w:p>
        </w:tc>
        <w:tc>
          <w:tcPr>
            <w:tcW w:w="8017" w:type="dxa"/>
            <w:shd w:val="clear" w:color="auto" w:fill="auto"/>
          </w:tcPr>
          <w:p w:rsidR="006C3488" w:rsidRPr="007A51EF" w:rsidRDefault="006D4500" w:rsidP="009E270F">
            <w:pPr>
              <w:rPr>
                <w:lang w:eastAsia="en-US"/>
              </w:rPr>
            </w:pPr>
            <w:r>
              <w:rPr>
                <w:lang w:eastAsia="en-US"/>
              </w:rPr>
              <w:t>CD</w:t>
            </w:r>
          </w:p>
        </w:tc>
      </w:tr>
      <w:tr w:rsidR="006C3488" w:rsidRPr="007A51EF" w:rsidTr="004D0403">
        <w:tc>
          <w:tcPr>
            <w:tcW w:w="1951" w:type="dxa"/>
            <w:shd w:val="clear" w:color="auto" w:fill="auto"/>
          </w:tcPr>
          <w:p w:rsidR="006C3488" w:rsidRPr="007A51EF" w:rsidRDefault="006C3488" w:rsidP="009E270F">
            <w:pPr>
              <w:rPr>
                <w:b/>
              </w:rPr>
            </w:pPr>
            <w:r w:rsidRPr="007A51EF">
              <w:rPr>
                <w:b/>
              </w:rPr>
              <w:t>Business Rule(s)</w:t>
            </w:r>
          </w:p>
        </w:tc>
        <w:tc>
          <w:tcPr>
            <w:tcW w:w="8017" w:type="dxa"/>
            <w:shd w:val="clear" w:color="auto" w:fill="auto"/>
          </w:tcPr>
          <w:p w:rsidR="006C3488" w:rsidRPr="007A51EF" w:rsidRDefault="006C3488" w:rsidP="009E270F">
            <w:pPr>
              <w:jc w:val="both"/>
              <w:rPr>
                <w:lang w:eastAsia="en-US"/>
              </w:rPr>
            </w:pPr>
          </w:p>
        </w:tc>
      </w:tr>
    </w:tbl>
    <w:p w:rsidR="004D0403" w:rsidRDefault="004D0403" w:rsidP="004D0403">
      <w:pPr>
        <w:pStyle w:val="BodyText"/>
      </w:pPr>
    </w:p>
    <w:p w:rsidR="004D0403" w:rsidRDefault="004D0403" w:rsidP="00FD3DC0">
      <w:pPr>
        <w:pStyle w:val="XML"/>
        <w:spacing w:before="0" w:after="0"/>
      </w:pPr>
      <w:r>
        <w:t>&lt;identifiedSubstance&gt;</w:t>
      </w:r>
      <w:r>
        <w:br/>
        <w:t xml:space="preserve">  &lt;identifiedSubstance&gt;</w:t>
      </w:r>
      <w:r>
        <w:br/>
        <w:t xml:space="preserve">    &lt;moiety&gt;</w:t>
      </w:r>
      <w:r>
        <w:br/>
        <w:t xml:space="preserve">      &lt;subjectOf&gt;</w:t>
      </w:r>
      <w:r>
        <w:br/>
        <w:t xml:space="preserve">        &lt;characteristic&gt;</w:t>
      </w:r>
      <w:r>
        <w:br/>
        <w:t xml:space="preserve">          &lt;code code="</w:t>
      </w:r>
      <w:r w:rsidRPr="000C4ACE">
        <w:rPr>
          <w:i/>
          <w:iCs/>
        </w:rPr>
        <w:t>Code for ‘Amino-Acid Sequence’</w:t>
      </w:r>
      <w:r>
        <w:rPr>
          <w:i/>
          <w:iCs/>
        </w:rPr>
        <w:t xml:space="preserve"> with </w:t>
      </w:r>
      <w:r w:rsidRPr="00653AAC">
        <w:rPr>
          <w:b/>
          <w:bCs/>
          <w:i/>
          <w:iCs/>
        </w:rPr>
        <w:t>Sequence Type</w:t>
      </w:r>
      <w:r>
        <w:t xml:space="preserve">" </w:t>
      </w:r>
      <w:r>
        <w:br/>
        <w:t xml:space="preserve">                codeSystem="</w:t>
      </w:r>
      <w:r w:rsidRPr="000C4ACE">
        <w:rPr>
          <w:i/>
          <w:iCs/>
        </w:rPr>
        <w:t>Code System (OID)</w:t>
      </w:r>
      <w:r>
        <w:t>"</w:t>
      </w:r>
      <w:r>
        <w:br/>
        <w:t xml:space="preserve">                displayName="</w:t>
      </w:r>
      <w:r w:rsidR="00FD3DC0">
        <w:rPr>
          <w:i/>
          <w:iCs/>
        </w:rPr>
        <w:t xml:space="preserve">Name for </w:t>
      </w:r>
      <w:r w:rsidR="00FD3DC0" w:rsidRPr="00FD3DC0">
        <w:rPr>
          <w:i/>
          <w:iCs/>
        </w:rPr>
        <w:t>Amino-Acid Sequence Complete/Partial</w:t>
      </w:r>
      <w:r>
        <w:t>"/&gt;</w:t>
      </w:r>
    </w:p>
    <w:p w:rsidR="00676CB4" w:rsidRPr="00AE4EAA" w:rsidRDefault="00676CB4" w:rsidP="00AA7CB9">
      <w:pPr>
        <w:pStyle w:val="Heading3"/>
        <w:rPr>
          <w:color w:val="0070C0"/>
          <w:lang w:eastAsia="en-US"/>
        </w:rPr>
      </w:pPr>
      <w:bookmarkStart w:id="733" w:name="_Toc343650493"/>
      <w:r w:rsidRPr="00AE4EAA">
        <w:rPr>
          <w:color w:val="0070C0"/>
          <w:lang w:eastAsia="en-US"/>
        </w:rPr>
        <w:t>Number of subunits</w:t>
      </w:r>
      <w:bookmarkEnd w:id="733"/>
    </w:p>
    <w:p w:rsidR="00676CB4" w:rsidRDefault="00676CB4" w:rsidP="00592614">
      <w:pPr>
        <w:rPr>
          <w:lang w:val="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6D4500" w:rsidRPr="007A51EF" w:rsidTr="004A316C">
        <w:tc>
          <w:tcPr>
            <w:tcW w:w="1951" w:type="dxa"/>
            <w:shd w:val="clear" w:color="auto" w:fill="auto"/>
          </w:tcPr>
          <w:p w:rsidR="006D4500" w:rsidRPr="007A51EF" w:rsidRDefault="006D4500" w:rsidP="009E270F">
            <w:pPr>
              <w:rPr>
                <w:b/>
                <w:lang w:eastAsia="en-US"/>
              </w:rPr>
            </w:pPr>
            <w:r w:rsidRPr="007A51EF">
              <w:rPr>
                <w:b/>
              </w:rPr>
              <w:t>User Guidance</w:t>
            </w:r>
          </w:p>
        </w:tc>
        <w:tc>
          <w:tcPr>
            <w:tcW w:w="8017" w:type="dxa"/>
            <w:shd w:val="clear" w:color="auto" w:fill="auto"/>
          </w:tcPr>
          <w:p w:rsidR="00417DAF" w:rsidRDefault="0073168D" w:rsidP="00417DAF">
            <w:pPr>
              <w:jc w:val="both"/>
              <w:rPr>
                <w:lang w:eastAsia="en-US"/>
              </w:rPr>
            </w:pPr>
            <w:r w:rsidRPr="0073168D">
              <w:rPr>
                <w:lang w:eastAsia="en-US"/>
              </w:rPr>
              <w:t>Number of linear sequences of amino acids linked through peptide bonds</w:t>
            </w:r>
            <w:r>
              <w:rPr>
                <w:lang w:eastAsia="en-US"/>
              </w:rPr>
              <w:t xml:space="preserve">. </w:t>
            </w:r>
            <w:r w:rsidR="00417DAF">
              <w:rPr>
                <w:lang w:eastAsia="en-US"/>
              </w:rPr>
              <w:t>The number of subunit constituting the protein shall be described.</w:t>
            </w:r>
          </w:p>
          <w:p w:rsidR="00417DAF" w:rsidRDefault="00417DAF" w:rsidP="00417DAF">
            <w:pPr>
              <w:jc w:val="both"/>
              <w:rPr>
                <w:lang w:eastAsia="en-US"/>
              </w:rPr>
            </w:pPr>
          </w:p>
          <w:p w:rsidR="006D4500" w:rsidRPr="007A51EF" w:rsidRDefault="00417DAF" w:rsidP="00417DAF">
            <w:pPr>
              <w:jc w:val="both"/>
              <w:rPr>
                <w:lang w:eastAsia="en-US"/>
              </w:rPr>
            </w:pPr>
            <w:r>
              <w:rPr>
                <w:lang w:eastAsia="en-US"/>
              </w:rPr>
              <w:t>NOTE: If not specified in the reference source, the assumption is that there is 1 subunit.</w:t>
            </w:r>
          </w:p>
        </w:tc>
      </w:tr>
      <w:tr w:rsidR="006D4500" w:rsidRPr="007A51EF" w:rsidTr="004A316C">
        <w:tc>
          <w:tcPr>
            <w:tcW w:w="1951" w:type="dxa"/>
            <w:shd w:val="clear" w:color="auto" w:fill="auto"/>
          </w:tcPr>
          <w:p w:rsidR="006D4500" w:rsidRPr="007A51EF" w:rsidRDefault="006D4500" w:rsidP="009E270F">
            <w:pPr>
              <w:rPr>
                <w:b/>
                <w:lang w:eastAsia="en-US"/>
              </w:rPr>
            </w:pPr>
            <w:r w:rsidRPr="007A51EF">
              <w:rPr>
                <w:b/>
              </w:rPr>
              <w:t>Example(s)</w:t>
            </w:r>
          </w:p>
        </w:tc>
        <w:tc>
          <w:tcPr>
            <w:tcW w:w="8017" w:type="dxa"/>
            <w:shd w:val="clear" w:color="auto" w:fill="auto"/>
          </w:tcPr>
          <w:p w:rsidR="006D4500" w:rsidRPr="007A51EF" w:rsidRDefault="006D4500" w:rsidP="009E270F">
            <w:pPr>
              <w:rPr>
                <w:lang w:eastAsia="en-US"/>
              </w:rPr>
            </w:pPr>
          </w:p>
        </w:tc>
      </w:tr>
      <w:tr w:rsidR="006D4500" w:rsidRPr="007A51EF" w:rsidTr="004A316C">
        <w:tc>
          <w:tcPr>
            <w:tcW w:w="1951" w:type="dxa"/>
            <w:shd w:val="clear" w:color="auto" w:fill="auto"/>
          </w:tcPr>
          <w:p w:rsidR="006D4500" w:rsidRPr="007A51EF" w:rsidRDefault="006D4500" w:rsidP="009E270F">
            <w:pPr>
              <w:rPr>
                <w:b/>
              </w:rPr>
            </w:pPr>
            <w:r w:rsidRPr="007A51EF">
              <w:rPr>
                <w:b/>
              </w:rPr>
              <w:t>Conformance</w:t>
            </w:r>
          </w:p>
        </w:tc>
        <w:tc>
          <w:tcPr>
            <w:tcW w:w="8017" w:type="dxa"/>
            <w:shd w:val="clear" w:color="auto" w:fill="auto"/>
          </w:tcPr>
          <w:p w:rsidR="006D4500" w:rsidRPr="007A51EF" w:rsidRDefault="006C3DAE" w:rsidP="009E270F">
            <w:pPr>
              <w:rPr>
                <w:lang w:eastAsia="en-US"/>
              </w:rPr>
            </w:pPr>
            <w:r>
              <w:rPr>
                <w:lang w:eastAsia="en-US"/>
              </w:rPr>
              <w:t>IMPLICIT</w:t>
            </w:r>
          </w:p>
        </w:tc>
      </w:tr>
      <w:tr w:rsidR="006D4500" w:rsidRPr="007A51EF" w:rsidTr="004A316C">
        <w:tc>
          <w:tcPr>
            <w:tcW w:w="1951" w:type="dxa"/>
            <w:shd w:val="clear" w:color="auto" w:fill="auto"/>
          </w:tcPr>
          <w:p w:rsidR="006D4500" w:rsidRPr="007A51EF" w:rsidRDefault="006D4500" w:rsidP="009E270F">
            <w:pPr>
              <w:rPr>
                <w:b/>
              </w:rPr>
            </w:pPr>
            <w:r w:rsidRPr="007A51EF">
              <w:rPr>
                <w:b/>
              </w:rPr>
              <w:t>Data Type</w:t>
            </w:r>
          </w:p>
        </w:tc>
        <w:tc>
          <w:tcPr>
            <w:tcW w:w="8017" w:type="dxa"/>
            <w:shd w:val="clear" w:color="auto" w:fill="auto"/>
          </w:tcPr>
          <w:p w:rsidR="006D4500" w:rsidRPr="007A51EF" w:rsidRDefault="006D4500" w:rsidP="009E270F">
            <w:pPr>
              <w:rPr>
                <w:lang w:eastAsia="en-US"/>
              </w:rPr>
            </w:pPr>
            <w:r>
              <w:rPr>
                <w:lang w:eastAsia="en-US"/>
              </w:rPr>
              <w:t>INT</w:t>
            </w:r>
          </w:p>
        </w:tc>
      </w:tr>
      <w:tr w:rsidR="006D4500" w:rsidRPr="007A51EF" w:rsidTr="004A316C">
        <w:tc>
          <w:tcPr>
            <w:tcW w:w="1951" w:type="dxa"/>
            <w:shd w:val="clear" w:color="auto" w:fill="auto"/>
          </w:tcPr>
          <w:p w:rsidR="006D4500" w:rsidRPr="007A51EF" w:rsidRDefault="006D4500" w:rsidP="009E270F">
            <w:pPr>
              <w:rPr>
                <w:b/>
              </w:rPr>
            </w:pPr>
            <w:r w:rsidRPr="007A51EF">
              <w:rPr>
                <w:b/>
              </w:rPr>
              <w:t>Business Rule(s)</w:t>
            </w:r>
          </w:p>
        </w:tc>
        <w:tc>
          <w:tcPr>
            <w:tcW w:w="8017" w:type="dxa"/>
            <w:shd w:val="clear" w:color="auto" w:fill="auto"/>
          </w:tcPr>
          <w:p w:rsidR="006D4500" w:rsidRPr="007A51EF" w:rsidRDefault="004A316C" w:rsidP="009E270F">
            <w:pPr>
              <w:jc w:val="both"/>
              <w:rPr>
                <w:lang w:eastAsia="en-US"/>
              </w:rPr>
            </w:pPr>
            <w:r>
              <w:rPr>
                <w:lang w:eastAsia="en-US"/>
              </w:rPr>
              <w:t xml:space="preserve">This number </w:t>
            </w:r>
            <w:r w:rsidR="006C3DAE">
              <w:rPr>
                <w:lang w:eastAsia="en-US"/>
              </w:rPr>
              <w:t>can be counted</w:t>
            </w:r>
            <w:r>
              <w:rPr>
                <w:lang w:eastAsia="en-US"/>
              </w:rPr>
              <w:t xml:space="preserve"> and </w:t>
            </w:r>
            <w:r w:rsidR="006C3DAE">
              <w:rPr>
                <w:lang w:eastAsia="en-US"/>
              </w:rPr>
              <w:t xml:space="preserve">is </w:t>
            </w:r>
            <w:r>
              <w:rPr>
                <w:lang w:eastAsia="en-US"/>
              </w:rPr>
              <w:t>never explicitly represented.</w:t>
            </w:r>
          </w:p>
        </w:tc>
      </w:tr>
    </w:tbl>
    <w:p w:rsidR="00676CB4" w:rsidRPr="00AE4EAA" w:rsidRDefault="00676CB4" w:rsidP="00AA7CB9">
      <w:pPr>
        <w:pStyle w:val="Heading3"/>
        <w:rPr>
          <w:color w:val="0070C0"/>
          <w:lang w:eastAsia="en-US"/>
        </w:rPr>
      </w:pPr>
      <w:bookmarkStart w:id="734" w:name="_Toc343650494"/>
      <w:r w:rsidRPr="00AE4EAA">
        <w:rPr>
          <w:color w:val="0070C0"/>
          <w:lang w:eastAsia="en-US"/>
        </w:rPr>
        <w:t>Comment</w:t>
      </w:r>
      <w:bookmarkEnd w:id="734"/>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63263" w:rsidRPr="007A51EF" w:rsidTr="00263263">
        <w:tc>
          <w:tcPr>
            <w:tcW w:w="1951" w:type="dxa"/>
            <w:shd w:val="clear" w:color="auto" w:fill="auto"/>
          </w:tcPr>
          <w:p w:rsidR="00263263" w:rsidRPr="007A51EF" w:rsidRDefault="00263263" w:rsidP="00263263">
            <w:pPr>
              <w:rPr>
                <w:b/>
                <w:lang w:eastAsia="en-US"/>
              </w:rPr>
            </w:pPr>
            <w:r w:rsidRPr="007A51EF">
              <w:rPr>
                <w:b/>
              </w:rPr>
              <w:t>User Guidance</w:t>
            </w:r>
          </w:p>
        </w:tc>
        <w:tc>
          <w:tcPr>
            <w:tcW w:w="8017" w:type="dxa"/>
            <w:shd w:val="clear" w:color="auto" w:fill="auto"/>
          </w:tcPr>
          <w:p w:rsidR="00263263" w:rsidRPr="007A51EF" w:rsidRDefault="00263263" w:rsidP="00263263">
            <w:pPr>
              <w:rPr>
                <w:lang w:eastAsia="en-US"/>
              </w:rPr>
            </w:pPr>
            <w:r w:rsidRPr="001829C3">
              <w:rPr>
                <w:lang w:eastAsia="en-US"/>
              </w:rPr>
              <w:t>Any comment can be provided in this field, if necessary</w:t>
            </w:r>
            <w:r>
              <w:rPr>
                <w:lang w:eastAsia="en-US"/>
              </w:rPr>
              <w:t>.</w:t>
            </w:r>
          </w:p>
        </w:tc>
      </w:tr>
      <w:tr w:rsidR="00263263" w:rsidRPr="007A51EF" w:rsidTr="00263263">
        <w:tc>
          <w:tcPr>
            <w:tcW w:w="1951" w:type="dxa"/>
            <w:shd w:val="clear" w:color="auto" w:fill="auto"/>
          </w:tcPr>
          <w:p w:rsidR="00263263" w:rsidRPr="007A51EF" w:rsidRDefault="00263263" w:rsidP="00263263">
            <w:pPr>
              <w:rPr>
                <w:b/>
              </w:rPr>
            </w:pPr>
            <w:r w:rsidRPr="007A51EF">
              <w:rPr>
                <w:b/>
              </w:rPr>
              <w:lastRenderedPageBreak/>
              <w:t>Conformance</w:t>
            </w:r>
          </w:p>
        </w:tc>
        <w:tc>
          <w:tcPr>
            <w:tcW w:w="8017" w:type="dxa"/>
            <w:shd w:val="clear" w:color="auto" w:fill="auto"/>
          </w:tcPr>
          <w:p w:rsidR="00263263" w:rsidRPr="007A51EF" w:rsidRDefault="00263263" w:rsidP="00263263">
            <w:pPr>
              <w:rPr>
                <w:lang w:eastAsia="en-US"/>
              </w:rPr>
            </w:pPr>
            <w:r>
              <w:rPr>
                <w:lang w:eastAsia="en-US"/>
              </w:rPr>
              <w:t>OPTIONAL – DISCOURAGED</w:t>
            </w:r>
          </w:p>
        </w:tc>
      </w:tr>
      <w:tr w:rsidR="00263263" w:rsidRPr="007A51EF" w:rsidTr="00263263">
        <w:tc>
          <w:tcPr>
            <w:tcW w:w="1951" w:type="dxa"/>
            <w:shd w:val="clear" w:color="auto" w:fill="auto"/>
          </w:tcPr>
          <w:p w:rsidR="00263263" w:rsidRPr="007A51EF" w:rsidRDefault="00263263" w:rsidP="00263263">
            <w:pPr>
              <w:rPr>
                <w:b/>
              </w:rPr>
            </w:pPr>
            <w:r w:rsidRPr="007A51EF">
              <w:rPr>
                <w:b/>
              </w:rPr>
              <w:t>Data Type</w:t>
            </w:r>
          </w:p>
        </w:tc>
        <w:tc>
          <w:tcPr>
            <w:tcW w:w="8017" w:type="dxa"/>
            <w:shd w:val="clear" w:color="auto" w:fill="auto"/>
          </w:tcPr>
          <w:p w:rsidR="00263263" w:rsidRPr="007A51EF" w:rsidRDefault="00263263" w:rsidP="00263263">
            <w:pPr>
              <w:rPr>
                <w:lang w:eastAsia="en-US"/>
              </w:rPr>
            </w:pPr>
            <w:r>
              <w:rPr>
                <w:lang w:eastAsia="en-US"/>
              </w:rPr>
              <w:t>ST</w:t>
            </w:r>
          </w:p>
        </w:tc>
      </w:tr>
    </w:tbl>
    <w:p w:rsidR="00263263" w:rsidRDefault="00263263" w:rsidP="00263263">
      <w:r>
        <w:t>Note: Comment can always be packaged into a characteristic:</w:t>
      </w:r>
    </w:p>
    <w:p w:rsidR="00263263" w:rsidRDefault="00263263" w:rsidP="00263263">
      <w:pPr>
        <w:pStyle w:val="XML"/>
        <w:keepLines w:val="0"/>
        <w:spacing w:before="0" w:after="0"/>
      </w:pPr>
      <w:r>
        <w:t>&lt;identifiedSubstance&gt;</w:t>
      </w:r>
      <w:r>
        <w:br/>
        <w:t xml:space="preserve">  &lt;identifiedSubstance&gt;</w:t>
      </w:r>
      <w:r>
        <w:br/>
        <w:t xml:space="preserve">    &lt;moiety&gt;</w:t>
      </w:r>
      <w:r>
        <w:br/>
        <w:t xml:space="preserve">      &lt;partMoiety&gt;&lt;!-- Other Details of Structural Unit --&gt;&lt;/partMoiety&gt;</w:t>
      </w:r>
      <w:r>
        <w:br/>
        <w:t xml:space="preserve">      &lt;subjectOf&gt;</w:t>
      </w:r>
      <w:r>
        <w:br/>
        <w:t xml:space="preserve">        &lt;characteristic&gt;</w:t>
      </w:r>
      <w:r>
        <w:br/>
        <w:t xml:space="preserve">          &lt;text&gt;</w:t>
      </w:r>
      <w:r w:rsidRPr="00A76005">
        <w:rPr>
          <w:b/>
          <w:bCs/>
          <w:i/>
          <w:iCs/>
        </w:rPr>
        <w:t xml:space="preserve">Comment </w:t>
      </w:r>
      <w:r w:rsidRPr="00A76005">
        <w:rPr>
          <w:i/>
          <w:iCs/>
        </w:rPr>
        <w:t>Text</w:t>
      </w:r>
      <w:r>
        <w:t>&lt;/text&gt;</w:t>
      </w:r>
      <w:r>
        <w:br/>
        <w:t xml:space="preserve">        &lt;/characteristic&gt;</w:t>
      </w:r>
      <w:r>
        <w:br/>
        <w:t xml:space="preserve">      &lt;/subjectOf&gt;</w:t>
      </w:r>
    </w:p>
    <w:p w:rsidR="00263263" w:rsidRDefault="00263263" w:rsidP="00263263">
      <w:pPr>
        <w:rPr>
          <w:lang w:val="en-US"/>
        </w:rPr>
      </w:pPr>
    </w:p>
    <w:p w:rsidR="00676CB4" w:rsidRPr="00AE4EAA" w:rsidRDefault="00676CB4" w:rsidP="00AA7CB9">
      <w:pPr>
        <w:pStyle w:val="Heading3"/>
        <w:rPr>
          <w:color w:val="FF0000"/>
          <w:lang w:eastAsia="en-US"/>
        </w:rPr>
      </w:pPr>
      <w:bookmarkStart w:id="735" w:name="_Toc343650495"/>
      <w:r w:rsidRPr="00AE4EAA">
        <w:rPr>
          <w:color w:val="FF0000"/>
          <w:lang w:eastAsia="en-US"/>
        </w:rPr>
        <w:t>Protein Subunit</w:t>
      </w:r>
      <w:bookmarkEnd w:id="735"/>
      <w:ins w:id="736" w:author="HYST (Hiroyuki Sato)" w:date="2013-01-08T17:50:00Z">
        <w:r w:rsidR="00626D75" w:rsidRPr="0014542C">
          <w:rPr>
            <w:rFonts w:eastAsia="MS Mincho" w:hint="eastAsia"/>
            <w:color w:val="FF0000"/>
            <w:lang w:eastAsia="ja-JP"/>
          </w:rPr>
          <w:t xml:space="preserve">  (repeat as necessary)</w:t>
        </w:r>
      </w:ins>
    </w:p>
    <w:p w:rsidR="00676CB4" w:rsidRDefault="008D3A5D" w:rsidP="00251E3E">
      <w:pPr>
        <w:jc w:val="both"/>
        <w:rPr>
          <w:lang w:val="en-US"/>
        </w:rPr>
      </w:pPr>
      <w:r w:rsidRPr="00EB6B50">
        <w:rPr>
          <w:lang w:eastAsia="en-US"/>
        </w:rPr>
        <w:t>This section refers to the description of each constituting the protein</w:t>
      </w:r>
      <w:r>
        <w:rPr>
          <w:lang w:eastAsia="en-US"/>
        </w:rPr>
        <w:t xml:space="preserve">. </w:t>
      </w:r>
      <w:r w:rsidR="00251E3E">
        <w:rPr>
          <w:lang w:eastAsia="en-US"/>
        </w:rPr>
        <w:t>A s</w:t>
      </w:r>
      <w:r w:rsidR="00676CB4" w:rsidRPr="00676CB4">
        <w:rPr>
          <w:lang w:val="en-US"/>
        </w:rPr>
        <w:t xml:space="preserve">ubunit </w:t>
      </w:r>
      <w:r w:rsidR="00251E3E">
        <w:rPr>
          <w:lang w:val="en-US"/>
        </w:rPr>
        <w:t>is</w:t>
      </w:r>
      <w:r w:rsidR="00676CB4" w:rsidRPr="00676CB4">
        <w:rPr>
          <w:lang w:val="en-US"/>
        </w:rPr>
        <w:t xml:space="preserve"> a linear sequence of amino acids linked through peptide bonds. The Subunit information shall be provided when the finished protein is a complex of multiple sequences; subunits are not used to delineate domains within a single sequence. Subunits are listed in order of decreasing length; sequences of the same length will be ordered by </w:t>
      </w:r>
      <w:r w:rsidR="00251E3E">
        <w:rPr>
          <w:lang w:val="en-US"/>
        </w:rPr>
        <w:t xml:space="preserve">decreasing </w:t>
      </w:r>
      <w:r w:rsidR="00676CB4" w:rsidRPr="00676CB4">
        <w:rPr>
          <w:lang w:val="en-US"/>
        </w:rPr>
        <w:t>molecular weight; subunits that have identical sequences will be repeated multiple times.</w:t>
      </w:r>
    </w:p>
    <w:p w:rsidR="00676CB4" w:rsidRPr="00AE4EAA" w:rsidRDefault="00676CB4" w:rsidP="00251E3E">
      <w:pPr>
        <w:pStyle w:val="Heading4"/>
        <w:rPr>
          <w:color w:val="0070C0"/>
          <w:lang w:eastAsia="en-US"/>
        </w:rPr>
      </w:pPr>
      <w:bookmarkStart w:id="737" w:name="_Toc304805794"/>
      <w:bookmarkStart w:id="738" w:name="_Toc304814738"/>
      <w:r w:rsidRPr="00AE4EAA">
        <w:rPr>
          <w:color w:val="0070C0"/>
          <w:lang w:eastAsia="en-US"/>
        </w:rPr>
        <w:t>Subunit</w:t>
      </w:r>
      <w:bookmarkEnd w:id="737"/>
      <w:bookmarkEnd w:id="738"/>
      <w:r w:rsidR="00251E3E">
        <w:rPr>
          <w:color w:val="0070C0"/>
          <w:lang w:eastAsia="en-US"/>
        </w:rPr>
        <w:t xml:space="preserve"> (Index)</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516B41" w:rsidRPr="007A51EF" w:rsidTr="00251E3E">
        <w:tc>
          <w:tcPr>
            <w:tcW w:w="1951" w:type="dxa"/>
            <w:shd w:val="clear" w:color="auto" w:fill="auto"/>
          </w:tcPr>
          <w:p w:rsidR="00516B41" w:rsidRPr="007A51EF" w:rsidRDefault="00516B41" w:rsidP="009E270F">
            <w:pPr>
              <w:rPr>
                <w:b/>
                <w:lang w:eastAsia="en-US"/>
              </w:rPr>
            </w:pPr>
            <w:r w:rsidRPr="007A51EF">
              <w:rPr>
                <w:b/>
              </w:rPr>
              <w:t>User Guidance</w:t>
            </w:r>
          </w:p>
        </w:tc>
        <w:tc>
          <w:tcPr>
            <w:tcW w:w="8017" w:type="dxa"/>
            <w:shd w:val="clear" w:color="auto" w:fill="auto"/>
          </w:tcPr>
          <w:p w:rsidR="00516B41" w:rsidRPr="007A51EF" w:rsidRDefault="002D7606" w:rsidP="009E270F">
            <w:pPr>
              <w:jc w:val="both"/>
              <w:rPr>
                <w:lang w:eastAsia="en-US"/>
              </w:rPr>
            </w:pPr>
            <w:r w:rsidRPr="002D7606">
              <w:rPr>
                <w:lang w:eastAsia="en-US"/>
              </w:rPr>
              <w:t>Index of linear sequences of amino acids linked through peptide bonds in order of decreasing length. Sequences of the same length will be ordered by molecular weight. Subunits that have identical sequences will be repeated and have sequential subscripts</w:t>
            </w:r>
            <w:r>
              <w:rPr>
                <w:lang w:eastAsia="en-US"/>
              </w:rPr>
              <w:t>.</w:t>
            </w:r>
          </w:p>
        </w:tc>
      </w:tr>
      <w:tr w:rsidR="00516B41" w:rsidRPr="007A51EF" w:rsidTr="00251E3E">
        <w:tc>
          <w:tcPr>
            <w:tcW w:w="1951" w:type="dxa"/>
            <w:shd w:val="clear" w:color="auto" w:fill="auto"/>
          </w:tcPr>
          <w:p w:rsidR="00516B41" w:rsidRPr="007A51EF" w:rsidRDefault="00516B41" w:rsidP="009E270F">
            <w:pPr>
              <w:rPr>
                <w:b/>
                <w:lang w:eastAsia="en-US"/>
              </w:rPr>
            </w:pPr>
            <w:r w:rsidRPr="007A51EF">
              <w:rPr>
                <w:b/>
              </w:rPr>
              <w:t>Example(s)</w:t>
            </w:r>
          </w:p>
        </w:tc>
        <w:tc>
          <w:tcPr>
            <w:tcW w:w="8017" w:type="dxa"/>
            <w:shd w:val="clear" w:color="auto" w:fill="auto"/>
          </w:tcPr>
          <w:p w:rsidR="00516B41" w:rsidRPr="007A51EF" w:rsidRDefault="008D3A5D" w:rsidP="009E270F">
            <w:pPr>
              <w:rPr>
                <w:lang w:eastAsia="en-US"/>
              </w:rPr>
            </w:pPr>
            <w:r w:rsidRPr="008D3A5D">
              <w:rPr>
                <w:lang w:eastAsia="en-US"/>
              </w:rPr>
              <w:t>1, 2, 3 (..)</w:t>
            </w:r>
          </w:p>
        </w:tc>
      </w:tr>
      <w:tr w:rsidR="00516B41" w:rsidRPr="007A51EF" w:rsidTr="00251E3E">
        <w:tc>
          <w:tcPr>
            <w:tcW w:w="1951" w:type="dxa"/>
            <w:shd w:val="clear" w:color="auto" w:fill="auto"/>
          </w:tcPr>
          <w:p w:rsidR="00516B41" w:rsidRPr="007A51EF" w:rsidRDefault="00516B41" w:rsidP="009E270F">
            <w:pPr>
              <w:rPr>
                <w:b/>
              </w:rPr>
            </w:pPr>
            <w:r w:rsidRPr="007A51EF">
              <w:rPr>
                <w:b/>
              </w:rPr>
              <w:t>Conformance</w:t>
            </w:r>
          </w:p>
        </w:tc>
        <w:tc>
          <w:tcPr>
            <w:tcW w:w="8017" w:type="dxa"/>
            <w:shd w:val="clear" w:color="auto" w:fill="auto"/>
          </w:tcPr>
          <w:p w:rsidR="00516B41" w:rsidRPr="007A51EF" w:rsidRDefault="00EB6B50" w:rsidP="009E270F">
            <w:pPr>
              <w:rPr>
                <w:lang w:eastAsia="en-US"/>
              </w:rPr>
            </w:pPr>
            <w:r>
              <w:rPr>
                <w:lang w:eastAsia="en-US"/>
              </w:rPr>
              <w:t>REQUIRED</w:t>
            </w:r>
          </w:p>
        </w:tc>
      </w:tr>
      <w:tr w:rsidR="00516B41" w:rsidRPr="007A51EF" w:rsidTr="00251E3E">
        <w:tc>
          <w:tcPr>
            <w:tcW w:w="1951" w:type="dxa"/>
            <w:shd w:val="clear" w:color="auto" w:fill="auto"/>
          </w:tcPr>
          <w:p w:rsidR="00516B41" w:rsidRPr="007A51EF" w:rsidRDefault="00516B41" w:rsidP="009E270F">
            <w:pPr>
              <w:rPr>
                <w:b/>
              </w:rPr>
            </w:pPr>
            <w:r w:rsidRPr="007A51EF">
              <w:rPr>
                <w:b/>
              </w:rPr>
              <w:t>Data Type</w:t>
            </w:r>
          </w:p>
        </w:tc>
        <w:tc>
          <w:tcPr>
            <w:tcW w:w="8017" w:type="dxa"/>
            <w:shd w:val="clear" w:color="auto" w:fill="auto"/>
          </w:tcPr>
          <w:p w:rsidR="00516B41" w:rsidRPr="007A51EF" w:rsidRDefault="00516B41" w:rsidP="009E270F">
            <w:pPr>
              <w:rPr>
                <w:lang w:eastAsia="en-US"/>
              </w:rPr>
            </w:pPr>
            <w:r>
              <w:rPr>
                <w:lang w:eastAsia="en-US"/>
              </w:rPr>
              <w:t>INT</w:t>
            </w:r>
          </w:p>
        </w:tc>
      </w:tr>
    </w:tbl>
    <w:p w:rsidR="00251E3E" w:rsidRDefault="00251E3E" w:rsidP="00251E3E">
      <w:pPr>
        <w:pStyle w:val="XML"/>
        <w:spacing w:before="0" w:after="0"/>
      </w:pPr>
      <w:r>
        <w:t>&lt;identifiedSubstance&gt;</w:t>
      </w:r>
      <w:r>
        <w:br/>
        <w:t xml:space="preserve">  &lt;identifiedSubstance&gt;</w:t>
      </w:r>
      <w:r>
        <w:br/>
        <w:t xml:space="preserve">    &lt;moiety&gt;</w:t>
      </w:r>
      <w:r>
        <w:br/>
        <w:t xml:space="preserve">      &lt;code code="</w:t>
      </w:r>
      <w:r w:rsidRPr="000C4ACE">
        <w:rPr>
          <w:i/>
          <w:iCs/>
        </w:rPr>
        <w:t>Code for ‘Protein Sub-Unit’</w:t>
      </w:r>
      <w:r>
        <w:t xml:space="preserve">" </w:t>
      </w:r>
      <w:r>
        <w:br/>
        <w:t xml:space="preserve">            codeSystem="</w:t>
      </w:r>
      <w:r w:rsidRPr="000C4ACE">
        <w:rPr>
          <w:i/>
          <w:iCs/>
        </w:rPr>
        <w:t>Code System (OID)</w:t>
      </w:r>
      <w:r>
        <w:t>"</w:t>
      </w:r>
      <w:r>
        <w:br/>
        <w:t xml:space="preserve">            displayName="protein sub-unit"/&gt;</w:t>
      </w:r>
      <w:r>
        <w:br/>
        <w:t xml:space="preserve">      &lt;partMoiety&gt;</w:t>
      </w:r>
      <w:r>
        <w:br/>
        <w:t xml:space="preserve">        &lt;id extension="</w:t>
      </w:r>
      <w:r w:rsidRPr="00251E3E">
        <w:rPr>
          <w:b/>
          <w:bCs/>
          <w:i/>
          <w:iCs/>
        </w:rPr>
        <w:t>Subunit Index</w:t>
      </w:r>
      <w:r>
        <w:t xml:space="preserve">" </w:t>
      </w:r>
      <w:r>
        <w:br/>
        <w:t xml:space="preserve">            root="</w:t>
      </w:r>
      <w:r w:rsidRPr="000C4ACE">
        <w:rPr>
          <w:i/>
          <w:iCs/>
        </w:rPr>
        <w:t>UUID of Document Id or Set Id</w:t>
      </w:r>
      <w:r>
        <w:t>"/&gt;</w:t>
      </w:r>
    </w:p>
    <w:p w:rsidR="00676CB4" w:rsidRDefault="00676CB4" w:rsidP="00676CB4">
      <w:pPr>
        <w:jc w:val="both"/>
      </w:pPr>
    </w:p>
    <w:p w:rsidR="00676CB4" w:rsidRPr="00AE4EAA" w:rsidRDefault="00676CB4" w:rsidP="00AA7CB9">
      <w:pPr>
        <w:pStyle w:val="Heading4"/>
        <w:rPr>
          <w:color w:val="0070C0"/>
          <w:lang w:eastAsia="en-US"/>
        </w:rPr>
      </w:pPr>
      <w:r w:rsidRPr="00AE4EAA">
        <w:rPr>
          <w:color w:val="0070C0"/>
          <w:lang w:eastAsia="en-US"/>
        </w:rPr>
        <w:t>Sequence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516B41" w:rsidRPr="007A51EF" w:rsidTr="003D20F9">
        <w:tc>
          <w:tcPr>
            <w:tcW w:w="1951" w:type="dxa"/>
            <w:shd w:val="clear" w:color="auto" w:fill="auto"/>
          </w:tcPr>
          <w:p w:rsidR="00516B41" w:rsidRPr="007A51EF" w:rsidRDefault="00516B41" w:rsidP="009E270F">
            <w:pPr>
              <w:rPr>
                <w:b/>
                <w:lang w:eastAsia="en-US"/>
              </w:rPr>
            </w:pPr>
            <w:r w:rsidRPr="007A51EF">
              <w:rPr>
                <w:b/>
              </w:rPr>
              <w:t>User Guidance</w:t>
            </w:r>
          </w:p>
        </w:tc>
        <w:tc>
          <w:tcPr>
            <w:tcW w:w="8017" w:type="dxa"/>
            <w:shd w:val="clear" w:color="auto" w:fill="auto"/>
          </w:tcPr>
          <w:p w:rsidR="00516B41" w:rsidRPr="007A51EF" w:rsidRDefault="008D3A5D" w:rsidP="00251D45">
            <w:pPr>
              <w:jc w:val="both"/>
              <w:rPr>
                <w:lang w:eastAsia="en-US"/>
              </w:rPr>
            </w:pPr>
            <w:r w:rsidRPr="008D3A5D">
              <w:rPr>
                <w:lang w:eastAsia="en-US"/>
              </w:rPr>
              <w:t xml:space="preserve">The sequence information shall be provided enumerating the amino-acids from N- to C-terminal end using standard single-letter amino acid codes. </w:t>
            </w:r>
            <w:ins w:id="739" w:author="Borodina, Yulia" w:date="2013-11-15T09:49:00Z">
              <w:r w:rsidR="00464968">
                <w:rPr>
                  <w:lang w:eastAsia="en-US"/>
                </w:rPr>
                <w:t xml:space="preserve">Uppercase shall be used for </w:t>
              </w:r>
            </w:ins>
            <w:ins w:id="740" w:author="Borodina, Yulia" w:date="2013-11-15T09:52:00Z">
              <w:r w:rsidR="00464968">
                <w:rPr>
                  <w:lang w:eastAsia="en-US"/>
                </w:rPr>
                <w:t>L</w:t>
              </w:r>
            </w:ins>
            <w:ins w:id="741" w:author="Borodina, Yulia" w:date="2013-11-15T09:55:00Z">
              <w:r w:rsidR="00464968">
                <w:rPr>
                  <w:lang w:eastAsia="en-US"/>
                </w:rPr>
                <w:t>-</w:t>
              </w:r>
            </w:ins>
            <w:ins w:id="742" w:author="Borodina, Yulia" w:date="2013-11-15T09:52:00Z">
              <w:r w:rsidR="00464968">
                <w:rPr>
                  <w:lang w:eastAsia="en-US"/>
                </w:rPr>
                <w:t>amino acids and lowercase for D</w:t>
              </w:r>
            </w:ins>
            <w:ins w:id="743" w:author="Borodina, Yulia" w:date="2013-11-15T09:55:00Z">
              <w:r w:rsidR="00464968">
                <w:rPr>
                  <w:lang w:eastAsia="en-US"/>
                </w:rPr>
                <w:t>-</w:t>
              </w:r>
            </w:ins>
            <w:ins w:id="744" w:author="Borodina, Yulia" w:date="2013-11-15T09:52:00Z">
              <w:r w:rsidR="00464968">
                <w:rPr>
                  <w:lang w:eastAsia="en-US"/>
                </w:rPr>
                <w:t xml:space="preserve">amino acids. </w:t>
              </w:r>
            </w:ins>
            <w:r w:rsidRPr="008D3A5D">
              <w:rPr>
                <w:lang w:eastAsia="en-US"/>
              </w:rPr>
              <w:t>Transcribed proteins will always be described using the translated sequence; for synthetic peptide containing amino acids that are not represented with a single letter code an X will be used within the sequence</w:t>
            </w:r>
            <w:r>
              <w:rPr>
                <w:lang w:eastAsia="en-US"/>
              </w:rPr>
              <w:t>.</w:t>
            </w:r>
          </w:p>
        </w:tc>
      </w:tr>
      <w:tr w:rsidR="00516B41" w:rsidRPr="007A51EF" w:rsidTr="003D20F9">
        <w:tc>
          <w:tcPr>
            <w:tcW w:w="1951" w:type="dxa"/>
            <w:shd w:val="clear" w:color="auto" w:fill="auto"/>
          </w:tcPr>
          <w:p w:rsidR="00516B41" w:rsidRPr="007A51EF" w:rsidRDefault="00516B41" w:rsidP="009E270F">
            <w:pPr>
              <w:rPr>
                <w:b/>
                <w:lang w:eastAsia="en-US"/>
              </w:rPr>
            </w:pPr>
            <w:r w:rsidRPr="007A51EF">
              <w:rPr>
                <w:b/>
              </w:rPr>
              <w:t>Example(s)</w:t>
            </w:r>
          </w:p>
        </w:tc>
        <w:tc>
          <w:tcPr>
            <w:tcW w:w="8017" w:type="dxa"/>
            <w:shd w:val="clear" w:color="auto" w:fill="auto"/>
          </w:tcPr>
          <w:p w:rsidR="00516B41" w:rsidRPr="007A51EF" w:rsidRDefault="00516B41" w:rsidP="009E270F">
            <w:pPr>
              <w:rPr>
                <w:lang w:eastAsia="en-US"/>
              </w:rPr>
            </w:pPr>
          </w:p>
        </w:tc>
      </w:tr>
      <w:tr w:rsidR="00516B41" w:rsidRPr="007A51EF" w:rsidTr="003D20F9">
        <w:tc>
          <w:tcPr>
            <w:tcW w:w="1951" w:type="dxa"/>
            <w:shd w:val="clear" w:color="auto" w:fill="auto"/>
          </w:tcPr>
          <w:p w:rsidR="00516B41" w:rsidRPr="007A51EF" w:rsidRDefault="00516B41" w:rsidP="009E270F">
            <w:pPr>
              <w:rPr>
                <w:b/>
              </w:rPr>
            </w:pPr>
            <w:r w:rsidRPr="007A51EF">
              <w:rPr>
                <w:b/>
              </w:rPr>
              <w:t>Conformance</w:t>
            </w:r>
          </w:p>
        </w:tc>
        <w:tc>
          <w:tcPr>
            <w:tcW w:w="8017" w:type="dxa"/>
            <w:shd w:val="clear" w:color="auto" w:fill="auto"/>
          </w:tcPr>
          <w:p w:rsidR="00516B41" w:rsidRPr="007A51EF" w:rsidRDefault="00885FE2" w:rsidP="009E270F">
            <w:pPr>
              <w:rPr>
                <w:lang w:eastAsia="en-US"/>
              </w:rPr>
            </w:pPr>
            <w:r>
              <w:rPr>
                <w:lang w:eastAsia="en-US"/>
              </w:rPr>
              <w:t>REQUIRED</w:t>
            </w:r>
          </w:p>
        </w:tc>
      </w:tr>
      <w:tr w:rsidR="00516B41" w:rsidRPr="007A51EF" w:rsidTr="003D20F9">
        <w:tc>
          <w:tcPr>
            <w:tcW w:w="1951" w:type="dxa"/>
            <w:shd w:val="clear" w:color="auto" w:fill="auto"/>
          </w:tcPr>
          <w:p w:rsidR="00516B41" w:rsidRPr="007A51EF" w:rsidRDefault="00516B41" w:rsidP="009E270F">
            <w:pPr>
              <w:rPr>
                <w:b/>
              </w:rPr>
            </w:pPr>
            <w:r w:rsidRPr="007A51EF">
              <w:rPr>
                <w:b/>
              </w:rPr>
              <w:t>Data Type</w:t>
            </w:r>
          </w:p>
        </w:tc>
        <w:tc>
          <w:tcPr>
            <w:tcW w:w="8017" w:type="dxa"/>
            <w:shd w:val="clear" w:color="auto" w:fill="auto"/>
          </w:tcPr>
          <w:p w:rsidR="00516B41" w:rsidRPr="007A51EF" w:rsidRDefault="00516B41" w:rsidP="009E270F">
            <w:pPr>
              <w:rPr>
                <w:lang w:eastAsia="en-US"/>
              </w:rPr>
            </w:pPr>
            <w:r>
              <w:rPr>
                <w:lang w:eastAsia="en-US"/>
              </w:rPr>
              <w:t>ST</w:t>
            </w:r>
          </w:p>
        </w:tc>
      </w:tr>
    </w:tbl>
    <w:p w:rsidR="003D20F9" w:rsidRDefault="003D20F9" w:rsidP="003D20F9">
      <w:pPr>
        <w:pStyle w:val="BodyText"/>
      </w:pPr>
      <w:bookmarkStart w:id="745" w:name="_Toc304805795"/>
      <w:bookmarkStart w:id="746" w:name="_Toc304814739"/>
    </w:p>
    <w:p w:rsidR="00464968" w:rsidRPr="00B71893" w:rsidRDefault="00464968" w:rsidP="00895249">
      <w:pPr>
        <w:pStyle w:val="XML"/>
        <w:rPr>
          <w:ins w:id="747" w:author="Borodina, Yulia" w:date="2013-11-15T09:48:00Z"/>
        </w:rPr>
      </w:pPr>
      <w:ins w:id="748" w:author="Borodina, Yulia" w:date="2013-11-15T09:48:00Z">
        <w:r w:rsidRPr="00B71893">
          <w:lastRenderedPageBreak/>
          <w:t>&lt;identifiedSubstance&gt;</w:t>
        </w:r>
      </w:ins>
      <w:r w:rsidR="0084503E">
        <w:br/>
      </w:r>
      <w:ins w:id="749" w:author="Borodina, Yulia" w:date="2013-11-15T09:48:00Z">
        <w:r w:rsidRPr="00B71893">
          <w:t xml:space="preserve">  &lt;id extension="</w:t>
        </w:r>
        <w:r w:rsidRPr="000C4ACE">
          <w:rPr>
            <w:i/>
            <w:iCs/>
          </w:rPr>
          <w:t>Subunit Label (Local Id</w:t>
        </w:r>
        <w:r>
          <w:t>)</w:t>
        </w:r>
        <w:r w:rsidRPr="00B71893">
          <w:t>" root="</w:t>
        </w:r>
        <w:r w:rsidRPr="00B71893">
          <w:rPr>
            <w:i/>
            <w:iCs/>
          </w:rPr>
          <w:t xml:space="preserve"> </w:t>
        </w:r>
        <w:r w:rsidRPr="000C4ACE">
          <w:rPr>
            <w:i/>
            <w:iCs/>
          </w:rPr>
          <w:t>UUID of Document Id or Set Id</w:t>
        </w:r>
        <w:r w:rsidRPr="00B71893">
          <w:t xml:space="preserve"> "/&gt;</w:t>
        </w:r>
      </w:ins>
      <w:r w:rsidR="0084503E">
        <w:br/>
      </w:r>
      <w:ins w:id="750" w:author="Borodina, Yulia" w:date="2013-11-15T09:48:00Z">
        <w:r w:rsidRPr="00B71893">
          <w:t xml:space="preserve">  &lt;identifiedSubstance&gt;</w:t>
        </w:r>
      </w:ins>
      <w:r w:rsidR="0084503E">
        <w:br/>
      </w:r>
      <w:ins w:id="751" w:author="Borodina, Yulia" w:date="2013-11-15T09:48:00Z">
        <w:r w:rsidRPr="00B71893">
          <w:t xml:space="preserve">    &lt;code code="</w:t>
        </w:r>
        <w:r w:rsidRPr="00B71893">
          <w:rPr>
            <w:i/>
            <w:iCs/>
          </w:rPr>
          <w:t xml:space="preserve"> </w:t>
        </w:r>
        <w:r w:rsidRPr="000C4ACE">
          <w:rPr>
            <w:i/>
            <w:iCs/>
          </w:rPr>
          <w:t xml:space="preserve">Code for </w:t>
        </w:r>
        <w:r>
          <w:rPr>
            <w:i/>
            <w:iCs/>
          </w:rPr>
          <w:t>‘</w:t>
        </w:r>
        <w:r w:rsidRPr="000C4ACE">
          <w:rPr>
            <w:i/>
            <w:iCs/>
          </w:rPr>
          <w:t>Protein Sub-Unit</w:t>
        </w:r>
        <w:r>
          <w:rPr>
            <w:i/>
            <w:iCs/>
          </w:rPr>
          <w:t>’</w:t>
        </w:r>
        <w:r w:rsidRPr="00B71893">
          <w:t>" codeSystem="</w:t>
        </w:r>
        <w:r w:rsidRPr="00B71893">
          <w:rPr>
            <w:i/>
            <w:iCs/>
          </w:rPr>
          <w:t xml:space="preserve"> </w:t>
        </w:r>
        <w:r w:rsidRPr="000C4ACE">
          <w:rPr>
            <w:i/>
            <w:iCs/>
          </w:rPr>
          <w:t>Code System (OID)</w:t>
        </w:r>
        <w:r w:rsidRPr="00B71893">
          <w:t>"/&gt;</w:t>
        </w:r>
      </w:ins>
      <w:r w:rsidR="0084503E">
        <w:br/>
      </w:r>
      <w:ins w:id="752" w:author="Borodina, Yulia" w:date="2013-11-15T09:48:00Z">
        <w:r w:rsidRPr="00B71893">
          <w:t xml:space="preserve">    &lt;name&gt;</w:t>
        </w:r>
        <w:r>
          <w:t>”Sub-unit</w:t>
        </w:r>
        <w:r w:rsidRPr="00B71893">
          <w:t xml:space="preserve"> </w:t>
        </w:r>
        <w:r>
          <w:t>name"</w:t>
        </w:r>
        <w:r w:rsidRPr="00B71893">
          <w:t>&lt;/name&gt;</w:t>
        </w:r>
      </w:ins>
      <w:r w:rsidR="0084503E">
        <w:br/>
      </w:r>
      <w:ins w:id="753" w:author="Borodina, Yulia" w:date="2013-11-15T09:48:00Z">
        <w:r w:rsidRPr="00B71893">
          <w:t xml:space="preserve">  &lt;/identifiedSubstance&gt;</w:t>
        </w:r>
      </w:ins>
      <w:r w:rsidR="0084503E">
        <w:br/>
      </w:r>
      <w:ins w:id="754" w:author="Borodina, Yulia" w:date="2013-11-15T09:48:00Z">
        <w:r w:rsidRPr="00B71893">
          <w:t xml:space="preserve">  &lt;subjectOf&gt;</w:t>
        </w:r>
      </w:ins>
      <w:r w:rsidR="0084503E">
        <w:br/>
      </w:r>
      <w:ins w:id="755" w:author="Borodina, Yulia" w:date="2013-11-15T09:48:00Z">
        <w:r w:rsidRPr="00B71893">
          <w:t xml:space="preserve">    &lt;characteristic&gt;</w:t>
        </w:r>
      </w:ins>
      <w:r w:rsidR="0084503E">
        <w:br/>
      </w:r>
      <w:ins w:id="756" w:author="Borodina, Yulia" w:date="2013-11-15T09:48:00Z">
        <w:r w:rsidRPr="00B71893">
          <w:t xml:space="preserve">      &lt;code code="</w:t>
        </w:r>
        <w:r w:rsidRPr="00465DE2">
          <w:rPr>
            <w:i/>
            <w:iCs/>
          </w:rPr>
          <w:t xml:space="preserve"> </w:t>
        </w:r>
        <w:r w:rsidRPr="000C4ACE">
          <w:rPr>
            <w:i/>
            <w:iCs/>
          </w:rPr>
          <w:t>Code for ‘Amino-Acid Sequence’</w:t>
        </w:r>
        <w:r>
          <w:rPr>
            <w:i/>
            <w:iCs/>
          </w:rPr>
          <w:t xml:space="preserve"> with Sequence Type</w:t>
        </w:r>
        <w:r w:rsidRPr="00B71893">
          <w:t xml:space="preserve"> " displayName="amino acid sequence, complete" codeSystem="</w:t>
        </w:r>
        <w:r w:rsidRPr="00465DE2">
          <w:rPr>
            <w:i/>
            <w:iCs/>
          </w:rPr>
          <w:t xml:space="preserve"> </w:t>
        </w:r>
        <w:r w:rsidRPr="000C4ACE">
          <w:rPr>
            <w:i/>
            <w:iCs/>
          </w:rPr>
          <w:t>Code System (OID)</w:t>
        </w:r>
        <w:r w:rsidRPr="00B71893">
          <w:t>"/&gt;</w:t>
        </w:r>
      </w:ins>
      <w:r w:rsidR="0084503E">
        <w:br/>
      </w:r>
      <w:ins w:id="757" w:author="Borodina, Yulia" w:date="2013-11-15T09:48:00Z">
        <w:r w:rsidRPr="00B71893">
          <w:t xml:space="preserve">      &lt;value xsi:type="ED" mediaType="application/x-aa-seq"&gt;</w:t>
        </w:r>
        <w:r>
          <w:t>&lt;!-- Amino-Acid Sequence in Single Letter Notation --&gt;</w:t>
        </w:r>
        <w:r w:rsidRPr="00B71893">
          <w:t>&lt;/value&gt;</w:t>
        </w:r>
      </w:ins>
      <w:r w:rsidR="0084503E">
        <w:br/>
      </w:r>
      <w:ins w:id="758" w:author="Borodina, Yulia" w:date="2013-11-15T09:48:00Z">
        <w:r w:rsidRPr="00B71893">
          <w:t xml:space="preserve">    &lt;/characteristic&gt;</w:t>
        </w:r>
      </w:ins>
      <w:r w:rsidR="0084503E">
        <w:br/>
      </w:r>
      <w:ins w:id="759" w:author="Borodina, Yulia" w:date="2013-11-15T09:48:00Z">
        <w:r w:rsidRPr="00B71893">
          <w:t xml:space="preserve">  &lt;/subjectOf&gt;</w:t>
        </w:r>
      </w:ins>
    </w:p>
    <w:p w:rsidR="00464968" w:rsidRPr="000C08F1" w:rsidRDefault="00464968" w:rsidP="0084503E">
      <w:pPr>
        <w:pStyle w:val="XML"/>
        <w:rPr>
          <w:ins w:id="760" w:author="Borodina, Yulia" w:date="2013-11-15T09:48:00Z"/>
        </w:rPr>
      </w:pPr>
      <w:ins w:id="761" w:author="Borodina, Yulia" w:date="2013-11-15T09:48:00Z">
        <w:r w:rsidRPr="00B71893">
          <w:t xml:space="preserve">            &lt;/identifiedSubstance&gt;</w:t>
        </w:r>
      </w:ins>
    </w:p>
    <w:p w:rsidR="003D20F9" w:rsidDel="00464968" w:rsidRDefault="003D20F9" w:rsidP="00CB6237">
      <w:pPr>
        <w:pStyle w:val="XML"/>
        <w:spacing w:before="0" w:after="0"/>
        <w:rPr>
          <w:del w:id="762" w:author="Borodina, Yulia" w:date="2013-11-15T09:48:00Z"/>
        </w:rPr>
      </w:pPr>
      <w:del w:id="763" w:author="Borodina, Yulia" w:date="2013-11-15T09:48:00Z">
        <w:r w:rsidDel="00464968">
          <w:delText>&lt;identifiedSubstance&gt;</w:delText>
        </w:r>
        <w:r w:rsidDel="00464968">
          <w:br/>
          <w:delText xml:space="preserve">  &lt;identifiedSubstance&gt;</w:delText>
        </w:r>
        <w:r w:rsidDel="00464968">
          <w:br/>
          <w:delText xml:space="preserve">    &lt;moiety&gt;</w:delText>
        </w:r>
        <w:r w:rsidDel="00464968">
          <w:br/>
          <w:delText xml:space="preserve">      &lt;code code="</w:delText>
        </w:r>
        <w:r w:rsidRPr="000C4ACE" w:rsidDel="00464968">
          <w:rPr>
            <w:i/>
            <w:iCs/>
          </w:rPr>
          <w:delText>Code for ‘Protein Sub-Unit’</w:delText>
        </w:r>
        <w:r w:rsidDel="00464968">
          <w:delText xml:space="preserve">" </w:delText>
        </w:r>
        <w:r w:rsidDel="00464968">
          <w:br/>
          <w:delText xml:space="preserve">            codeSystem="</w:delText>
        </w:r>
        <w:r w:rsidRPr="000C4ACE" w:rsidDel="00464968">
          <w:rPr>
            <w:i/>
            <w:iCs/>
          </w:rPr>
          <w:delText>Code System (OID)</w:delText>
        </w:r>
        <w:r w:rsidDel="00464968">
          <w:delText>"</w:delText>
        </w:r>
        <w:r w:rsidDel="00464968">
          <w:br/>
          <w:delText xml:space="preserve">            displayName="protei</w:delText>
        </w:r>
        <w:r w:rsidR="00A1684B" w:rsidDel="00464968">
          <w:delText>n sub-unit"/&gt;</w:delText>
        </w:r>
        <w:r w:rsidR="00A1684B" w:rsidDel="00464968">
          <w:br/>
          <w:delText xml:space="preserve">      &lt;partMoiety ... /</w:delText>
        </w:r>
        <w:r w:rsidDel="00464968">
          <w:delText>&gt;</w:delText>
        </w:r>
        <w:r w:rsidDel="00464968">
          <w:br/>
          <w:delText xml:space="preserve">      &lt;subjectOf&gt;</w:delText>
        </w:r>
        <w:r w:rsidDel="00464968">
          <w:br/>
          <w:delText xml:space="preserve">        &lt;characteristic&gt;</w:delText>
        </w:r>
        <w:r w:rsidDel="00464968">
          <w:br/>
          <w:delText xml:space="preserve">          &lt;code code="</w:delText>
        </w:r>
        <w:r w:rsidRPr="000C4ACE" w:rsidDel="00464968">
          <w:rPr>
            <w:i/>
            <w:iCs/>
          </w:rPr>
          <w:delText>Code for ‘Amino-Acid Sequence’</w:delText>
        </w:r>
        <w:r w:rsidDel="00464968">
          <w:rPr>
            <w:i/>
            <w:iCs/>
          </w:rPr>
          <w:delText xml:space="preserve"> with Sequence Type</w:delText>
        </w:r>
        <w:r w:rsidDel="00464968">
          <w:delText xml:space="preserve">" </w:delText>
        </w:r>
        <w:r w:rsidDel="00464968">
          <w:br/>
          <w:delText xml:space="preserve">                codeSystem="</w:delText>
        </w:r>
        <w:r w:rsidRPr="000C4ACE" w:rsidDel="00464968">
          <w:rPr>
            <w:i/>
            <w:iCs/>
          </w:rPr>
          <w:delText>Code System (OID)</w:delText>
        </w:r>
        <w:r w:rsidDel="00464968">
          <w:delText>"</w:delText>
        </w:r>
        <w:r w:rsidDel="00464968">
          <w:br/>
          <w:delText xml:space="preserve">                displayName="amino-acid sequence"/&gt;</w:delText>
        </w:r>
        <w:r w:rsidDel="00464968">
          <w:br/>
          <w:delText xml:space="preserve">          &lt;value xsi:type="ED" mediaType="application/x-aa-seq"&gt;</w:delText>
        </w:r>
        <w:r w:rsidDel="00464968">
          <w:br/>
          <w:delText xml:space="preserve">            &lt;!-- Amino-Acid </w:delText>
        </w:r>
        <w:r w:rsidRPr="003D20F9" w:rsidDel="00464968">
          <w:rPr>
            <w:b/>
            <w:bCs/>
          </w:rPr>
          <w:delText>Sequence</w:delText>
        </w:r>
        <w:r w:rsidDel="00464968">
          <w:delText xml:space="preserve"> in Single Letter Notation --&gt;</w:delText>
        </w:r>
        <w:r w:rsidDel="00464968">
          <w:br/>
          <w:delText xml:space="preserve">          &lt;/value&gt;</w:delText>
        </w:r>
      </w:del>
    </w:p>
    <w:p w:rsidR="00676CB4" w:rsidRPr="00AE4EAA" w:rsidRDefault="00676CB4" w:rsidP="00AA7CB9">
      <w:pPr>
        <w:pStyle w:val="Heading4"/>
        <w:rPr>
          <w:color w:val="0070C0"/>
          <w:lang w:eastAsia="en-US"/>
        </w:rPr>
      </w:pPr>
      <w:r w:rsidRPr="00AE4EAA">
        <w:rPr>
          <w:color w:val="0070C0"/>
          <w:lang w:eastAsia="en-US"/>
        </w:rPr>
        <w:t>Length</w:t>
      </w:r>
      <w:bookmarkEnd w:id="745"/>
      <w:bookmarkEnd w:id="74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516B41" w:rsidRPr="007A51EF" w:rsidTr="00CA08ED">
        <w:tc>
          <w:tcPr>
            <w:tcW w:w="1951" w:type="dxa"/>
            <w:shd w:val="clear" w:color="auto" w:fill="auto"/>
          </w:tcPr>
          <w:p w:rsidR="00516B41" w:rsidRPr="007A51EF" w:rsidRDefault="00516B41" w:rsidP="009E270F">
            <w:pPr>
              <w:rPr>
                <w:b/>
                <w:lang w:eastAsia="en-US"/>
              </w:rPr>
            </w:pPr>
            <w:r w:rsidRPr="007A51EF">
              <w:rPr>
                <w:b/>
              </w:rPr>
              <w:t>User Guidance</w:t>
            </w:r>
          </w:p>
        </w:tc>
        <w:tc>
          <w:tcPr>
            <w:tcW w:w="8017" w:type="dxa"/>
            <w:shd w:val="clear" w:color="auto" w:fill="auto"/>
          </w:tcPr>
          <w:p w:rsidR="00516B41" w:rsidRPr="007A51EF" w:rsidRDefault="00885FE2" w:rsidP="009E270F">
            <w:pPr>
              <w:jc w:val="both"/>
              <w:rPr>
                <w:lang w:eastAsia="en-US"/>
              </w:rPr>
            </w:pPr>
            <w:r w:rsidRPr="00885FE2">
              <w:rPr>
                <w:lang w:eastAsia="en-US"/>
              </w:rPr>
              <w:t>Length of linear sequences of amino acids contained in the subunit</w:t>
            </w:r>
          </w:p>
        </w:tc>
      </w:tr>
      <w:tr w:rsidR="00516B41" w:rsidRPr="007A51EF" w:rsidTr="00CA08ED">
        <w:tc>
          <w:tcPr>
            <w:tcW w:w="1951" w:type="dxa"/>
            <w:shd w:val="clear" w:color="auto" w:fill="auto"/>
          </w:tcPr>
          <w:p w:rsidR="00516B41" w:rsidRPr="007A51EF" w:rsidRDefault="00516B41" w:rsidP="009E270F">
            <w:pPr>
              <w:rPr>
                <w:b/>
                <w:lang w:eastAsia="en-US"/>
              </w:rPr>
            </w:pPr>
            <w:r w:rsidRPr="007A51EF">
              <w:rPr>
                <w:b/>
              </w:rPr>
              <w:t>Example(s)</w:t>
            </w:r>
          </w:p>
        </w:tc>
        <w:tc>
          <w:tcPr>
            <w:tcW w:w="8017" w:type="dxa"/>
            <w:shd w:val="clear" w:color="auto" w:fill="auto"/>
          </w:tcPr>
          <w:p w:rsidR="00516B41" w:rsidRPr="007A51EF" w:rsidRDefault="00516B41" w:rsidP="009E270F">
            <w:pPr>
              <w:rPr>
                <w:lang w:eastAsia="en-US"/>
              </w:rPr>
            </w:pPr>
          </w:p>
        </w:tc>
      </w:tr>
      <w:tr w:rsidR="00516B41" w:rsidRPr="007A51EF" w:rsidTr="00CA08ED">
        <w:tc>
          <w:tcPr>
            <w:tcW w:w="1951" w:type="dxa"/>
            <w:shd w:val="clear" w:color="auto" w:fill="auto"/>
          </w:tcPr>
          <w:p w:rsidR="00516B41" w:rsidRPr="007A51EF" w:rsidRDefault="00516B41" w:rsidP="009E270F">
            <w:pPr>
              <w:rPr>
                <w:b/>
              </w:rPr>
            </w:pPr>
            <w:r w:rsidRPr="007A51EF">
              <w:rPr>
                <w:b/>
              </w:rPr>
              <w:t>Conformance</w:t>
            </w:r>
          </w:p>
        </w:tc>
        <w:tc>
          <w:tcPr>
            <w:tcW w:w="8017" w:type="dxa"/>
            <w:shd w:val="clear" w:color="auto" w:fill="auto"/>
          </w:tcPr>
          <w:p w:rsidR="00516B41" w:rsidRPr="007A51EF" w:rsidRDefault="0053008A" w:rsidP="009E270F">
            <w:pPr>
              <w:rPr>
                <w:lang w:eastAsia="en-US"/>
              </w:rPr>
            </w:pPr>
            <w:r>
              <w:rPr>
                <w:lang w:eastAsia="en-US"/>
              </w:rPr>
              <w:t>IMPLICIT</w:t>
            </w:r>
          </w:p>
        </w:tc>
      </w:tr>
      <w:tr w:rsidR="00516B41" w:rsidRPr="007A51EF" w:rsidTr="00CA08ED">
        <w:tc>
          <w:tcPr>
            <w:tcW w:w="1951" w:type="dxa"/>
            <w:shd w:val="clear" w:color="auto" w:fill="auto"/>
          </w:tcPr>
          <w:p w:rsidR="00516B41" w:rsidRPr="007A51EF" w:rsidRDefault="00516B41" w:rsidP="009E270F">
            <w:pPr>
              <w:rPr>
                <w:b/>
              </w:rPr>
            </w:pPr>
            <w:r w:rsidRPr="007A51EF">
              <w:rPr>
                <w:b/>
              </w:rPr>
              <w:t>Data Type</w:t>
            </w:r>
          </w:p>
        </w:tc>
        <w:tc>
          <w:tcPr>
            <w:tcW w:w="8017" w:type="dxa"/>
            <w:shd w:val="clear" w:color="auto" w:fill="auto"/>
          </w:tcPr>
          <w:p w:rsidR="00516B41" w:rsidRPr="007A51EF" w:rsidRDefault="002D7606" w:rsidP="009E270F">
            <w:pPr>
              <w:rPr>
                <w:lang w:eastAsia="en-US"/>
              </w:rPr>
            </w:pPr>
            <w:r>
              <w:rPr>
                <w:lang w:eastAsia="en-US"/>
              </w:rPr>
              <w:t>INT</w:t>
            </w:r>
          </w:p>
        </w:tc>
      </w:tr>
      <w:tr w:rsidR="0053008A" w:rsidRPr="007A51EF" w:rsidTr="0053008A">
        <w:tc>
          <w:tcPr>
            <w:tcW w:w="1951" w:type="dxa"/>
            <w:shd w:val="clear" w:color="auto" w:fill="auto"/>
          </w:tcPr>
          <w:p w:rsidR="0053008A" w:rsidRPr="007A51EF" w:rsidRDefault="0053008A" w:rsidP="0053008A">
            <w:pPr>
              <w:rPr>
                <w:b/>
              </w:rPr>
            </w:pPr>
            <w:r w:rsidRPr="007A51EF">
              <w:rPr>
                <w:b/>
              </w:rPr>
              <w:t>Business Rule(s)</w:t>
            </w:r>
          </w:p>
        </w:tc>
        <w:tc>
          <w:tcPr>
            <w:tcW w:w="8017" w:type="dxa"/>
            <w:shd w:val="clear" w:color="auto" w:fill="auto"/>
          </w:tcPr>
          <w:p w:rsidR="0053008A" w:rsidRPr="007A51EF" w:rsidRDefault="0053008A" w:rsidP="0053008A">
            <w:pPr>
              <w:jc w:val="both"/>
            </w:pPr>
            <w:r>
              <w:t xml:space="preserve">The sequence length is implicitly in the length property of the </w:t>
            </w:r>
            <w:smartTag w:uri="urn:schemas-microsoft-com:office:smarttags" w:element="Street">
              <w:smartTag w:uri="urn:schemas-microsoft-com:office:smarttags" w:element="address">
                <w:r>
                  <w:t>HL7 ST</w:t>
                </w:r>
              </w:smartTag>
            </w:smartTag>
            <w:r>
              <w:t xml:space="preserve"> data type.</w:t>
            </w:r>
          </w:p>
        </w:tc>
      </w:tr>
    </w:tbl>
    <w:p w:rsidR="00CA08ED" w:rsidRDefault="00CA08ED" w:rsidP="00CA08ED">
      <w:pPr>
        <w:jc w:val="both"/>
      </w:pPr>
    </w:p>
    <w:p w:rsidR="00CA08ED" w:rsidRDefault="00CA08ED" w:rsidP="00CA08ED">
      <w:pPr>
        <w:pStyle w:val="Heading3"/>
        <w:rPr>
          <w:ins w:id="764" w:author="Borodina, Yulia" w:date="2013-11-15T13:23:00Z"/>
        </w:rPr>
      </w:pPr>
      <w:bookmarkStart w:id="765" w:name="_Toc343650496"/>
      <w:r>
        <w:t>Post-Translational Modifications</w:t>
      </w:r>
      <w:bookmarkEnd w:id="765"/>
    </w:p>
    <w:p w:rsidR="00E27C40" w:rsidRDefault="00E27C40">
      <w:pPr>
        <w:pStyle w:val="Heading4"/>
        <w:rPr>
          <w:ins w:id="766" w:author="Borodina, Yulia" w:date="2013-11-15T13:23:00Z"/>
        </w:rPr>
        <w:pPrChange w:id="767" w:author="Borodina, Yulia" w:date="2013-11-15T13:23:00Z">
          <w:pPr>
            <w:pStyle w:val="Heading3"/>
          </w:pPr>
        </w:pPrChange>
      </w:pPr>
      <w:ins w:id="768" w:author="Borodina, Yulia" w:date="2013-11-15T13:23:00Z">
        <w:r>
          <w:t>Structurally specific modifications</w:t>
        </w:r>
      </w:ins>
    </w:p>
    <w:p w:rsidR="00E27C40" w:rsidRPr="004A33AD" w:rsidRDefault="00E27C40">
      <w:pPr>
        <w:pPrChange w:id="769" w:author="Borodina, Yulia" w:date="2013-11-15T13:23:00Z">
          <w:pPr>
            <w:pStyle w:val="Heading3"/>
          </w:pPr>
        </w:pPrChange>
      </w:pPr>
    </w:p>
    <w:p w:rsidR="004B47A4" w:rsidRDefault="00CA08ED" w:rsidP="006C2EF3">
      <w:pPr>
        <w:jc w:val="both"/>
        <w:rPr>
          <w:ins w:id="770" w:author="Borodina, Yulia" w:date="2013-11-15T11:19:00Z"/>
        </w:rPr>
      </w:pPr>
      <w:r w:rsidRPr="00676CB4">
        <w:t xml:space="preserve">In HL7, all </w:t>
      </w:r>
      <w:ins w:id="771" w:author="Borodina, Yulia" w:date="2013-11-15T10:01:00Z">
        <w:r w:rsidR="00050B84">
          <w:t xml:space="preserve">structurally specific </w:t>
        </w:r>
      </w:ins>
      <w:r w:rsidRPr="00676CB4">
        <w:t xml:space="preserve">post-translational modifications are expressed as </w:t>
      </w:r>
      <w:ins w:id="772" w:author="Borodina, Yulia" w:date="2013-11-15T12:39:00Z">
        <w:r w:rsidR="004D40A1">
          <w:t xml:space="preserve">amino acid substitutions. </w:t>
        </w:r>
      </w:ins>
      <w:ins w:id="773" w:author="Borodina, Yulia" w:date="2013-11-15T12:40:00Z">
        <w:r w:rsidR="004D40A1">
          <w:t xml:space="preserve">Each substituent is described as a </w:t>
        </w:r>
      </w:ins>
      <w:ins w:id="774" w:author="Borodina, Yulia" w:date="2013-11-15T11:08:00Z">
        <w:r w:rsidR="006C2EF3">
          <w:t>moiet</w:t>
        </w:r>
      </w:ins>
      <w:ins w:id="775" w:author="Borodina, Yulia" w:date="2013-11-15T12:40:00Z">
        <w:r w:rsidR="004D40A1">
          <w:t>y</w:t>
        </w:r>
      </w:ins>
      <w:ins w:id="776" w:author="Borodina, Yulia" w:date="2013-11-15T11:18:00Z">
        <w:r w:rsidR="006C2EF3">
          <w:t xml:space="preserve"> with one or more</w:t>
        </w:r>
      </w:ins>
      <w:ins w:id="777" w:author="Borodina, Yulia" w:date="2013-11-15T11:12:00Z">
        <w:r w:rsidR="006C2EF3">
          <w:t xml:space="preserve"> </w:t>
        </w:r>
      </w:ins>
      <w:r w:rsidRPr="00676CB4">
        <w:t>bond elements</w:t>
      </w:r>
      <w:ins w:id="778" w:author="Borodina, Yulia" w:date="2013-11-15T11:13:00Z">
        <w:r w:rsidR="006C2EF3">
          <w:t>:</w:t>
        </w:r>
      </w:ins>
    </w:p>
    <w:p w:rsidR="00CA08ED" w:rsidDel="006C2EF3" w:rsidRDefault="00CA08ED">
      <w:pPr>
        <w:pStyle w:val="XML"/>
        <w:rPr>
          <w:del w:id="779" w:author="Borodina, Yulia" w:date="2013-11-15T11:13:00Z"/>
        </w:rPr>
        <w:pPrChange w:id="780" w:author="Borodina, Yulia" w:date="2013-11-15T12:05:00Z">
          <w:pPr>
            <w:jc w:val="both"/>
          </w:pPr>
        </w:pPrChange>
      </w:pPr>
      <w:del w:id="781" w:author="Borodina, Yulia" w:date="2013-11-15T11:13:00Z">
        <w:r w:rsidRPr="00676CB4" w:rsidDel="006C2EF3">
          <w:delText xml:space="preserve"> (since they all are bonds formed or modified intra-chain, inter-chain, or residual s</w:delText>
        </w:r>
        <w:r w:rsidDel="006C2EF3">
          <w:delText xml:space="preserve">ubstitutions with new moieties. </w:delText>
        </w:r>
        <w:r w:rsidRPr="00676CB4" w:rsidDel="006C2EF3">
          <w:delText>The general pattern is:</w:delText>
        </w:r>
      </w:del>
    </w:p>
    <w:p w:rsidR="00672C4D" w:rsidDel="00A61A54" w:rsidRDefault="006C2EF3">
      <w:pPr>
        <w:pStyle w:val="XML"/>
        <w:rPr>
          <w:ins w:id="782" w:author="Borodina, Yulia" w:date="2013-11-15T12:04:00Z"/>
          <w:del w:id="783" w:author="Gunther Schadow" w:date="2013-11-16T18:44:00Z"/>
        </w:rPr>
        <w:pPrChange w:id="784" w:author="Borodina, Yulia" w:date="2013-11-15T12:05:00Z">
          <w:pPr>
            <w:jc w:val="both"/>
          </w:pPr>
        </w:pPrChange>
      </w:pPr>
      <w:ins w:id="785" w:author="Borodina, Yulia" w:date="2013-11-15T11:17:00Z">
        <w:r>
          <w:t>&lt;moiety&gt;</w:t>
        </w:r>
      </w:ins>
      <w:r w:rsidR="00A61A54">
        <w:br/>
        <w:t xml:space="preserve">  </w:t>
      </w:r>
      <w:ins w:id="786" w:author="Borodina, Yulia" w:date="2013-11-15T11:17:00Z">
        <w:r>
          <w:t>&lt;code code="</w:t>
        </w:r>
      </w:ins>
      <w:ins w:id="787" w:author="Borodina, Yulia" w:date="2013-11-15T11:22:00Z">
        <w:r w:rsidR="004B47A4" w:rsidRPr="00A61A54">
          <w:rPr>
            <w:i/>
            <w:iCs/>
          </w:rPr>
          <w:t>code for ‘Modification’</w:t>
        </w:r>
      </w:ins>
      <w:ins w:id="788" w:author="Borodina, Yulia" w:date="2013-11-15T11:17:00Z">
        <w:r>
          <w:t>"</w:t>
        </w:r>
      </w:ins>
      <w:r w:rsidR="00A61A54">
        <w:t xml:space="preserve"> </w:t>
      </w:r>
      <w:ins w:id="789" w:author="Borodina, Yulia" w:date="2013-11-15T11:17:00Z">
        <w:r>
          <w:t>codeSystem="</w:t>
        </w:r>
      </w:ins>
      <w:ins w:id="790" w:author="Borodina, Yulia" w:date="2013-11-15T11:22:00Z">
        <w:r w:rsidR="004B47A4" w:rsidRPr="004B47A4">
          <w:rPr>
            <w:i/>
            <w:iCs/>
          </w:rPr>
          <w:t xml:space="preserve"> </w:t>
        </w:r>
        <w:r w:rsidR="004B47A4" w:rsidRPr="000C4ACE">
          <w:rPr>
            <w:i/>
            <w:iCs/>
          </w:rPr>
          <w:t>Code System (OID)</w:t>
        </w:r>
      </w:ins>
      <w:ins w:id="791" w:author="Borodina, Yulia" w:date="2013-11-15T11:17:00Z">
        <w:r>
          <w:t>"</w:t>
        </w:r>
      </w:ins>
      <w:r w:rsidR="00A61A54">
        <w:br/>
        <w:t xml:space="preserve">    </w:t>
      </w:r>
      <w:r w:rsidR="004F700C">
        <w:t xml:space="preserve">    </w:t>
      </w:r>
      <w:ins w:id="792" w:author="Borodina, Yulia" w:date="2013-11-15T11:17:00Z">
        <w:r>
          <w:t>displayName="</w:t>
        </w:r>
      </w:ins>
      <w:ins w:id="793" w:author="Gunther Schadow" w:date="2013-11-16T18:41:00Z">
        <w:r w:rsidR="00A61A54">
          <w:t xml:space="preserve">peptide chain snap-in </w:t>
        </w:r>
      </w:ins>
      <w:ins w:id="794" w:author="Borodina, Yulia" w:date="2013-11-15T11:17:00Z">
        <w:r>
          <w:t>modification"/&gt;</w:t>
        </w:r>
      </w:ins>
      <w:r w:rsidR="00A61A54">
        <w:br/>
        <w:t xml:space="preserve">      </w:t>
      </w:r>
      <w:ins w:id="795" w:author="Borodina, Yulia" w:date="2013-11-15T11:17:00Z">
        <w:r>
          <w:t>&lt;partMoiety&gt;</w:t>
        </w:r>
      </w:ins>
      <w:r w:rsidR="00A61A54">
        <w:br/>
        <w:t xml:space="preserve">        </w:t>
      </w:r>
      <w:ins w:id="796" w:author="Borodina, Yulia" w:date="2013-11-15T11:17:00Z">
        <w:r>
          <w:t>&lt;id extension="</w:t>
        </w:r>
      </w:ins>
      <w:ins w:id="797" w:author="Borodina, Yulia" w:date="2013-11-15T11:23:00Z">
        <w:r w:rsidR="004B47A4" w:rsidRPr="000C4ACE">
          <w:rPr>
            <w:i/>
            <w:iCs/>
          </w:rPr>
          <w:t xml:space="preserve">Local </w:t>
        </w:r>
        <w:r w:rsidR="004B47A4">
          <w:rPr>
            <w:i/>
            <w:iCs/>
          </w:rPr>
          <w:t xml:space="preserve">moiety </w:t>
        </w:r>
        <w:r w:rsidR="004B47A4" w:rsidRPr="000C4ACE">
          <w:rPr>
            <w:i/>
            <w:iCs/>
          </w:rPr>
          <w:t>Id</w:t>
        </w:r>
      </w:ins>
      <w:ins w:id="798" w:author="Borodina, Yulia" w:date="2013-11-15T11:17:00Z">
        <w:r>
          <w:t xml:space="preserve">" </w:t>
        </w:r>
      </w:ins>
      <w:r w:rsidR="00A61A54">
        <w:t>r</w:t>
      </w:r>
      <w:ins w:id="799" w:author="Borodina, Yulia" w:date="2013-11-15T11:17:00Z">
        <w:r>
          <w:t>oot="</w:t>
        </w:r>
      </w:ins>
      <w:ins w:id="800" w:author="Borodina, Yulia" w:date="2013-11-15T11:23:00Z">
        <w:r w:rsidR="004B47A4" w:rsidRPr="004B47A4">
          <w:rPr>
            <w:i/>
            <w:iCs/>
          </w:rPr>
          <w:t xml:space="preserve"> </w:t>
        </w:r>
        <w:r w:rsidR="004B47A4" w:rsidRPr="000C4ACE">
          <w:rPr>
            <w:i/>
            <w:iCs/>
          </w:rPr>
          <w:t>UUID of Document Id or Set Id</w:t>
        </w:r>
        <w:r w:rsidR="004B47A4" w:rsidRPr="00B71893">
          <w:t xml:space="preserve"> </w:t>
        </w:r>
      </w:ins>
      <w:ins w:id="801" w:author="Borodina, Yulia" w:date="2013-11-15T11:17:00Z">
        <w:r w:rsidR="00672C4D">
          <w:t>"/</w:t>
        </w:r>
      </w:ins>
      <w:ins w:id="802" w:author="Borodina, Yulia" w:date="2013-11-15T12:04:00Z">
        <w:r w:rsidR="00672C4D">
          <w:t>&gt;</w:t>
        </w:r>
      </w:ins>
      <w:r w:rsidR="00A61A54">
        <w:br/>
        <w:t xml:space="preserve">        </w:t>
      </w:r>
      <w:ins w:id="803" w:author="Borodina, Yulia" w:date="2013-11-15T11:17:00Z">
        <w:r>
          <w:t>&lt;code code="</w:t>
        </w:r>
      </w:ins>
      <w:ins w:id="804" w:author="Borodina, Yulia" w:date="2013-11-15T11:24:00Z">
        <w:r w:rsidR="004B47A4">
          <w:t>Moiety code</w:t>
        </w:r>
      </w:ins>
      <w:ins w:id="805" w:author="Borodina, Yulia" w:date="2013-11-15T11:17:00Z">
        <w:r>
          <w:t>" codeSystem="</w:t>
        </w:r>
      </w:ins>
      <w:ins w:id="806" w:author="Borodina, Yulia" w:date="2013-11-15T11:24:00Z">
        <w:r w:rsidR="004B47A4" w:rsidRPr="004B47A4">
          <w:rPr>
            <w:i/>
            <w:iCs/>
          </w:rPr>
          <w:t xml:space="preserve"> </w:t>
        </w:r>
        <w:r w:rsidR="004B47A4" w:rsidRPr="000C4ACE">
          <w:rPr>
            <w:i/>
            <w:iCs/>
          </w:rPr>
          <w:t>Code System (OID)</w:t>
        </w:r>
      </w:ins>
      <w:ins w:id="807" w:author="Borodina, Yulia" w:date="2013-11-15T11:17:00Z">
        <w:r w:rsidR="00672C4D">
          <w:t>"/</w:t>
        </w:r>
      </w:ins>
      <w:ins w:id="808" w:author="Borodina, Yulia" w:date="2013-11-15T12:04:00Z">
        <w:r w:rsidR="00672C4D">
          <w:t>&gt;</w:t>
        </w:r>
      </w:ins>
      <w:r w:rsidR="00A61A54">
        <w:br/>
        <w:t xml:space="preserve">        </w:t>
      </w:r>
      <w:ins w:id="809" w:author="Borodina, Yulia" w:date="2013-11-15T11:17:00Z">
        <w:r>
          <w:t>&lt;name&gt;</w:t>
        </w:r>
      </w:ins>
      <w:ins w:id="810" w:author="Borodina, Yulia" w:date="2013-11-15T11:24:00Z">
        <w:r w:rsidR="004B47A4">
          <w:t>”Moiety name”</w:t>
        </w:r>
      </w:ins>
      <w:ins w:id="811" w:author="Borodina, Yulia" w:date="2013-11-15T11:17:00Z">
        <w:r>
          <w:t>&lt;/name&gt;</w:t>
        </w:r>
      </w:ins>
      <w:r w:rsidR="00A61A54">
        <w:br/>
        <w:t xml:space="preserve">        </w:t>
      </w:r>
      <w:ins w:id="812" w:author="Borodina, Yulia" w:date="2013-11-15T11:17:00Z">
        <w:r>
          <w:t>&lt;bond&gt;</w:t>
        </w:r>
      </w:ins>
      <w:r w:rsidR="00A61A54">
        <w:br/>
        <w:t xml:space="preserve">          </w:t>
      </w:r>
      <w:ins w:id="813" w:author="Borodina, Yulia" w:date="2013-11-15T11:17:00Z">
        <w:r>
          <w:t>&lt;code code="</w:t>
        </w:r>
      </w:ins>
      <w:ins w:id="814" w:author="Gunther Schadow" w:date="2013-11-17T15:22:00Z">
        <w:r w:rsidR="00895249" w:rsidRPr="00895249">
          <w:rPr>
            <w:i/>
            <w:iCs/>
          </w:rPr>
          <w:t>C</w:t>
        </w:r>
      </w:ins>
      <w:ins w:id="815" w:author="Gunther Schadow" w:date="2013-11-16T18:43:00Z">
        <w:r w:rsidR="00A61A54" w:rsidRPr="00895249">
          <w:rPr>
            <w:i/>
            <w:iCs/>
          </w:rPr>
          <w:t xml:space="preserve">ode for </w:t>
        </w:r>
      </w:ins>
      <w:ins w:id="816" w:author="Gunther Schadow" w:date="2013-11-17T15:22:00Z">
        <w:r w:rsidR="00895249" w:rsidRPr="00895249">
          <w:rPr>
            <w:i/>
            <w:iCs/>
          </w:rPr>
          <w:t>“peptide chain snap-in connection”</w:t>
        </w:r>
      </w:ins>
      <w:ins w:id="817" w:author="Borodina, Yulia" w:date="2013-11-15T11:17:00Z">
        <w:r>
          <w:t>"</w:t>
        </w:r>
      </w:ins>
      <w:ins w:id="818" w:author="Gunther Schadow" w:date="2013-11-17T15:22:00Z">
        <w:r w:rsidR="00895249">
          <w:br/>
        </w:r>
      </w:ins>
      <w:r w:rsidR="00895249">
        <w:t xml:space="preserve">               </w:t>
      </w:r>
      <w:ins w:id="819" w:author="Borodina, Yulia" w:date="2013-11-15T11:17:00Z">
        <w:r>
          <w:t xml:space="preserve"> codeSystem="</w:t>
        </w:r>
      </w:ins>
      <w:ins w:id="820" w:author="Borodina, Yulia" w:date="2013-11-15T11:24:00Z">
        <w:r w:rsidR="004B47A4" w:rsidRPr="000C4ACE">
          <w:rPr>
            <w:i/>
            <w:iCs/>
          </w:rPr>
          <w:t>Code System (OID)</w:t>
        </w:r>
      </w:ins>
      <w:ins w:id="821" w:author="Borodina, Yulia" w:date="2013-11-15T11:17:00Z">
        <w:r>
          <w:t xml:space="preserve">" </w:t>
        </w:r>
      </w:ins>
      <w:r w:rsidR="00A61A54">
        <w:br/>
        <w:t xml:space="preserve">                </w:t>
      </w:r>
      <w:ins w:id="822" w:author="Borodina, Yulia" w:date="2013-11-15T11:17:00Z">
        <w:r>
          <w:t>displayName="</w:t>
        </w:r>
        <w:del w:id="823" w:author="Gunther Schadow" w:date="2013-11-16T18:43:00Z">
          <w:r w:rsidDel="00A61A54">
            <w:delText>amino acid</w:delText>
          </w:r>
        </w:del>
      </w:ins>
      <w:ins w:id="824" w:author="Gunther Schadow" w:date="2013-11-16T18:43:00Z">
        <w:r w:rsidR="00A61A54">
          <w:t>peptide chain</w:t>
        </w:r>
      </w:ins>
      <w:ins w:id="825" w:author="Borodina, Yulia" w:date="2013-11-15T11:17:00Z">
        <w:r>
          <w:t xml:space="preserve"> snap</w:t>
        </w:r>
      </w:ins>
      <w:ins w:id="826" w:author="Gunther Schadow" w:date="2013-11-16T18:43:00Z">
        <w:r w:rsidR="00A61A54">
          <w:t>-in connection</w:t>
        </w:r>
      </w:ins>
      <w:ins w:id="827" w:author="Borodina, Yulia" w:date="2013-11-15T11:17:00Z">
        <w:del w:id="828" w:author="Gunther Schadow" w:date="2013-11-16T18:43:00Z">
          <w:r w:rsidDel="00A61A54">
            <w:delText>-n-go</w:delText>
          </w:r>
        </w:del>
        <w:r>
          <w:t>"/&gt;</w:t>
        </w:r>
      </w:ins>
      <w:r w:rsidR="00A61A54">
        <w:br/>
        <w:t xml:space="preserve">          </w:t>
      </w:r>
      <w:ins w:id="829" w:author="Borodina, Yulia" w:date="2013-11-15T11:17:00Z">
        <w:r>
          <w:t>&lt;positionNumber value="</w:t>
        </w:r>
      </w:ins>
      <w:ins w:id="830" w:author="Borodina, Yulia" w:date="2013-11-15T11:26:00Z">
        <w:r w:rsidR="004B47A4" w:rsidRPr="004B47A4">
          <w:rPr>
            <w:i/>
            <w:iCs/>
          </w:rPr>
          <w:t xml:space="preserve"> </w:t>
        </w:r>
        <w:r w:rsidR="004B47A4" w:rsidRPr="000C4ACE">
          <w:rPr>
            <w:i/>
            <w:iCs/>
          </w:rPr>
          <w:t xml:space="preserve">Position </w:t>
        </w:r>
      </w:ins>
      <w:ins w:id="831" w:author="Borodina, Yulia" w:date="2013-11-15T11:27:00Z">
        <w:r w:rsidR="004B47A4">
          <w:rPr>
            <w:i/>
            <w:iCs/>
          </w:rPr>
          <w:t>i</w:t>
        </w:r>
      </w:ins>
      <w:ins w:id="832" w:author="Borodina, Yulia" w:date="2013-11-15T11:26:00Z">
        <w:r w:rsidR="004B47A4" w:rsidRPr="000C4ACE">
          <w:rPr>
            <w:i/>
            <w:iCs/>
          </w:rPr>
          <w:t xml:space="preserve">n the </w:t>
        </w:r>
        <w:r w:rsidR="004B47A4">
          <w:rPr>
            <w:i/>
            <w:iCs/>
          </w:rPr>
          <w:t>sequence</w:t>
        </w:r>
      </w:ins>
      <w:ins w:id="833" w:author="Borodina, Yulia" w:date="2013-11-15T11:17:00Z">
        <w:r>
          <w:t>"/&gt;</w:t>
        </w:r>
      </w:ins>
    </w:p>
    <w:p w:rsidR="00CA08ED" w:rsidRDefault="00672C4D">
      <w:pPr>
        <w:pStyle w:val="XML"/>
        <w:rPr>
          <w:ins w:id="834" w:author="Borodina, Yulia" w:date="2013-11-15T12:01:00Z"/>
        </w:rPr>
        <w:pPrChange w:id="835" w:author="Borodina, Yulia" w:date="2013-11-15T12:05:00Z">
          <w:pPr>
            <w:jc w:val="both"/>
          </w:pPr>
        </w:pPrChange>
      </w:pPr>
      <w:ins w:id="836" w:author="Borodina, Yulia" w:date="2013-11-15T12:04:00Z">
        <w:del w:id="837" w:author="Gunther Schadow" w:date="2013-11-16T18:44:00Z">
          <w:r w:rsidDel="00A61A54">
            <w:lastRenderedPageBreak/>
            <w:tab/>
          </w:r>
          <w:r w:rsidDel="00A61A54">
            <w:tab/>
          </w:r>
          <w:r w:rsidDel="00A61A54">
            <w:tab/>
          </w:r>
        </w:del>
      </w:ins>
      <w:ins w:id="838" w:author="Gunther Schadow" w:date="2013-11-16T18:44:00Z">
        <w:r w:rsidR="00A61A54">
          <w:br/>
        </w:r>
      </w:ins>
      <w:r w:rsidR="00A61A54">
        <w:t xml:space="preserve">          </w:t>
      </w:r>
      <w:ins w:id="839" w:author="Borodina, Yulia" w:date="2013-11-15T11:17:00Z">
        <w:r w:rsidR="006C2EF3">
          <w:t>&lt;distalMoiety&gt;</w:t>
        </w:r>
      </w:ins>
      <w:r w:rsidR="00A61A54">
        <w:br/>
        <w:t xml:space="preserve">            </w:t>
      </w:r>
      <w:ins w:id="840" w:author="Borodina, Yulia" w:date="2013-11-15T11:17:00Z">
        <w:r w:rsidR="006C2EF3">
          <w:t>&lt;id extension="</w:t>
        </w:r>
      </w:ins>
      <w:ins w:id="841" w:author="Borodina, Yulia" w:date="2013-11-15T11:27:00Z">
        <w:r w:rsidR="004B47A4" w:rsidRPr="000C4ACE">
          <w:rPr>
            <w:i/>
            <w:iCs/>
          </w:rPr>
          <w:t>Subunit Label (Local Id)</w:t>
        </w:r>
      </w:ins>
      <w:ins w:id="842" w:author="Borodina, Yulia" w:date="2013-11-15T11:17:00Z">
        <w:r w:rsidR="006C2EF3">
          <w:t xml:space="preserve">" </w:t>
        </w:r>
      </w:ins>
      <w:r w:rsidR="00A61A54">
        <w:br/>
        <w:t xml:space="preserve">                </w:t>
      </w:r>
      <w:ins w:id="843" w:author="Borodina, Yulia" w:date="2013-11-15T11:17:00Z">
        <w:r w:rsidR="006C2EF3">
          <w:t>root="</w:t>
        </w:r>
      </w:ins>
      <w:ins w:id="844" w:author="Borodina, Yulia" w:date="2013-11-15T11:28:00Z">
        <w:r w:rsidR="004B47A4" w:rsidRPr="004B47A4">
          <w:rPr>
            <w:i/>
            <w:iCs/>
          </w:rPr>
          <w:t xml:space="preserve"> </w:t>
        </w:r>
        <w:r w:rsidR="004B47A4" w:rsidRPr="000C4ACE">
          <w:rPr>
            <w:i/>
            <w:iCs/>
          </w:rPr>
          <w:t>UUID of Document Id or Set Id</w:t>
        </w:r>
        <w:r w:rsidR="004B47A4" w:rsidRPr="00B71893">
          <w:t xml:space="preserve"> </w:t>
        </w:r>
      </w:ins>
      <w:ins w:id="845" w:author="Borodina, Yulia" w:date="2013-11-15T11:17:00Z">
        <w:r w:rsidR="006C2EF3">
          <w:t>"/&gt;</w:t>
        </w:r>
      </w:ins>
      <w:r w:rsidR="00A61A54">
        <w:br/>
        <w:t xml:space="preserve">          </w:t>
      </w:r>
      <w:ins w:id="846" w:author="Borodina, Yulia" w:date="2013-11-15T11:17:00Z">
        <w:r w:rsidR="006C2EF3">
          <w:t>&lt;/distalMoiety&gt;</w:t>
        </w:r>
      </w:ins>
      <w:r w:rsidR="00A61A54">
        <w:br/>
        <w:t xml:space="preserve">        </w:t>
      </w:r>
      <w:ins w:id="847" w:author="Borodina, Yulia" w:date="2013-11-15T11:17:00Z">
        <w:r w:rsidR="006C2EF3">
          <w:t>&lt;/bond&gt;</w:t>
        </w:r>
      </w:ins>
    </w:p>
    <w:p w:rsidR="00AC6974" w:rsidRDefault="004347E4" w:rsidP="00800E4A">
      <w:pPr>
        <w:jc w:val="both"/>
        <w:rPr>
          <w:ins w:id="848" w:author="Borodina, Yulia" w:date="2013-11-15T12:09:00Z"/>
        </w:rPr>
      </w:pPr>
      <w:ins w:id="849" w:author="Borodina, Yulia" w:date="2013-11-15T13:09:00Z">
        <w:r>
          <w:t>Each</w:t>
        </w:r>
      </w:ins>
      <w:ins w:id="850" w:author="Borodina, Yulia" w:date="2013-11-15T11:56:00Z">
        <w:r w:rsidR="00251D45">
          <w:t xml:space="preserve"> bond element describes </w:t>
        </w:r>
      </w:ins>
      <w:ins w:id="851" w:author="Borodina, Yulia" w:date="2013-11-15T12:43:00Z">
        <w:r w:rsidR="003C5914">
          <w:t>one</w:t>
        </w:r>
      </w:ins>
      <w:ins w:id="852" w:author="Borodina, Yulia" w:date="2013-11-15T12:08:00Z">
        <w:r w:rsidR="00AC6974">
          <w:t xml:space="preserve"> position in </w:t>
        </w:r>
      </w:ins>
      <w:ins w:id="853" w:author="Borodina, Yulia" w:date="2013-11-15T12:44:00Z">
        <w:r w:rsidR="003C5914">
          <w:t>the</w:t>
        </w:r>
      </w:ins>
      <w:ins w:id="854" w:author="Borodina, Yulia" w:date="2013-11-15T12:08:00Z">
        <w:r w:rsidR="00AC6974">
          <w:t xml:space="preserve"> sequence </w:t>
        </w:r>
      </w:ins>
      <w:ins w:id="855" w:author="Borodina, Yulia" w:date="2013-11-15T12:46:00Z">
        <w:r w:rsidR="00EC06BD">
          <w:t xml:space="preserve">that </w:t>
        </w:r>
      </w:ins>
      <w:ins w:id="856" w:author="Borodina, Yulia" w:date="2013-11-15T12:08:00Z">
        <w:r w:rsidR="00AC6974">
          <w:t>is replaced by</w:t>
        </w:r>
      </w:ins>
      <w:ins w:id="857" w:author="Borodina, Yulia" w:date="2013-11-15T11:56:00Z">
        <w:r w:rsidR="00251D45">
          <w:t xml:space="preserve"> </w:t>
        </w:r>
        <w:r w:rsidR="00AC6974">
          <w:t xml:space="preserve">the </w:t>
        </w:r>
      </w:ins>
      <w:ins w:id="858" w:author="Borodina, Yulia" w:date="2013-11-15T12:44:00Z">
        <w:r w:rsidR="003C5914">
          <w:t>substituent</w:t>
        </w:r>
      </w:ins>
      <w:ins w:id="859" w:author="Borodina, Yulia" w:date="2013-11-15T12:08:00Z">
        <w:r w:rsidR="00AC6974">
          <w:t xml:space="preserve">. </w:t>
        </w:r>
      </w:ins>
      <w:ins w:id="860" w:author="Borodina, Yulia" w:date="2013-11-15T11:57:00Z">
        <w:r w:rsidR="00800E4A">
          <w:t>Moiety code refere</w:t>
        </w:r>
      </w:ins>
      <w:ins w:id="861" w:author="Borodina, Yulia" w:date="2013-11-15T13:04:00Z">
        <w:r w:rsidR="000F52DB">
          <w:t>nces</w:t>
        </w:r>
      </w:ins>
      <w:ins w:id="862" w:author="Borodina, Yulia" w:date="2013-11-15T11:57:00Z">
        <w:r w:rsidR="00800E4A">
          <w:t xml:space="preserve"> </w:t>
        </w:r>
      </w:ins>
      <w:ins w:id="863" w:author="Borodina, Yulia" w:date="2013-11-15T11:58:00Z">
        <w:r w:rsidR="00800E4A">
          <w:t>the</w:t>
        </w:r>
      </w:ins>
      <w:ins w:id="864" w:author="Borodina, Yulia" w:date="2013-11-15T11:57:00Z">
        <w:r w:rsidR="00800E4A">
          <w:t xml:space="preserve"> </w:t>
        </w:r>
      </w:ins>
      <w:ins w:id="865" w:author="Borodina, Yulia" w:date="2013-11-15T13:03:00Z">
        <w:r w:rsidR="009F67A3">
          <w:t>description</w:t>
        </w:r>
      </w:ins>
      <w:ins w:id="866" w:author="Borodina, Yulia" w:date="2013-11-15T11:57:00Z">
        <w:r w:rsidR="00800E4A">
          <w:t xml:space="preserve"> of the </w:t>
        </w:r>
      </w:ins>
      <w:ins w:id="867" w:author="Borodina, Yulia" w:date="2013-11-15T12:46:00Z">
        <w:r w:rsidR="00EC06BD">
          <w:t>substituent</w:t>
        </w:r>
      </w:ins>
      <w:ins w:id="868" w:author="Borodina, Yulia" w:date="2013-11-15T13:03:00Z">
        <w:r w:rsidR="009F67A3">
          <w:t>:</w:t>
        </w:r>
      </w:ins>
    </w:p>
    <w:p w:rsidR="00800E4A" w:rsidRDefault="00800E4A" w:rsidP="00895249">
      <w:pPr>
        <w:pStyle w:val="XML"/>
      </w:pPr>
      <w:ins w:id="869" w:author="Borodina, Yulia" w:date="2013-11-15T12:01:00Z">
        <w:r>
          <w:t>&lt;subject&gt;</w:t>
        </w:r>
      </w:ins>
      <w:r w:rsidR="000564E6">
        <w:br/>
        <w:t xml:space="preserve">  </w:t>
      </w:r>
      <w:ins w:id="870" w:author="Borodina, Yulia" w:date="2013-11-15T12:01:00Z">
        <w:r>
          <w:t>&lt;identifiedSubstance&gt;</w:t>
        </w:r>
      </w:ins>
      <w:r w:rsidR="000564E6">
        <w:br/>
        <w:t xml:space="preserve">    </w:t>
      </w:r>
      <w:ins w:id="871" w:author="Borodina, Yulia" w:date="2013-11-15T12:01:00Z">
        <w:r>
          <w:t>&lt;id extension="</w:t>
        </w:r>
      </w:ins>
      <w:ins w:id="872" w:author="Borodina, Yulia" w:date="2013-11-15T12:28:00Z">
        <w:r w:rsidR="0022176E" w:rsidRPr="000C4ACE">
          <w:rPr>
            <w:i/>
            <w:iCs/>
          </w:rPr>
          <w:t xml:space="preserve">Local </w:t>
        </w:r>
      </w:ins>
      <w:ins w:id="873" w:author="Borodina, Yulia" w:date="2013-11-15T12:55:00Z">
        <w:r w:rsidR="006A674F">
          <w:rPr>
            <w:i/>
            <w:iCs/>
          </w:rPr>
          <w:t>substituent</w:t>
        </w:r>
      </w:ins>
      <w:ins w:id="874" w:author="Borodina, Yulia" w:date="2013-11-15T12:28:00Z">
        <w:r w:rsidR="0022176E">
          <w:rPr>
            <w:i/>
            <w:iCs/>
          </w:rPr>
          <w:t xml:space="preserve"> </w:t>
        </w:r>
        <w:r w:rsidR="0022176E" w:rsidRPr="000C4ACE">
          <w:rPr>
            <w:i/>
            <w:iCs/>
          </w:rPr>
          <w:t>Id</w:t>
        </w:r>
        <w:r w:rsidR="0022176E">
          <w:t xml:space="preserve"> </w:t>
        </w:r>
      </w:ins>
      <w:ins w:id="875" w:author="Borodina, Yulia" w:date="2013-11-15T12:01:00Z">
        <w:r>
          <w:t>" root="</w:t>
        </w:r>
      </w:ins>
      <w:ins w:id="876" w:author="Borodina, Yulia" w:date="2013-11-15T12:28:00Z">
        <w:r w:rsidR="00FD27C4" w:rsidRPr="00FD27C4">
          <w:rPr>
            <w:i/>
            <w:iCs/>
          </w:rPr>
          <w:t xml:space="preserve"> </w:t>
        </w:r>
        <w:r w:rsidR="00FD27C4" w:rsidRPr="000C4ACE">
          <w:rPr>
            <w:i/>
            <w:iCs/>
          </w:rPr>
          <w:t>UUID of Document Id or Set Id</w:t>
        </w:r>
        <w:r w:rsidR="00FD27C4" w:rsidRPr="00B71893">
          <w:t xml:space="preserve"> </w:t>
        </w:r>
      </w:ins>
      <w:ins w:id="877" w:author="Borodina, Yulia" w:date="2013-11-15T12:01:00Z">
        <w:r>
          <w:t>"/&gt;</w:t>
        </w:r>
      </w:ins>
      <w:r w:rsidR="000564E6">
        <w:br/>
        <w:t xml:space="preserve">    </w:t>
      </w:r>
      <w:ins w:id="878" w:author="Borodina, Yulia" w:date="2013-11-15T12:01:00Z">
        <w:r>
          <w:t>&lt;identifiedSubstance&gt;</w:t>
        </w:r>
      </w:ins>
      <w:r w:rsidR="000564E6">
        <w:br/>
        <w:t xml:space="preserve">      </w:t>
      </w:r>
      <w:ins w:id="879" w:author="Borodina, Yulia" w:date="2013-11-15T12:01:00Z">
        <w:r>
          <w:t>&lt;code code="</w:t>
        </w:r>
      </w:ins>
      <w:ins w:id="880" w:author="Borodina, Yulia" w:date="2013-11-15T12:28:00Z">
        <w:del w:id="881" w:author="Gunther Schadow" w:date="2013-11-17T14:20:00Z">
          <w:r w:rsidR="00FD27C4" w:rsidRPr="000564E6" w:rsidDel="000564E6">
            <w:rPr>
              <w:i/>
              <w:iCs/>
            </w:rPr>
            <w:delText xml:space="preserve"> </w:delText>
          </w:r>
        </w:del>
      </w:ins>
      <w:ins w:id="882" w:author="Borodina, Yulia" w:date="2013-11-15T12:54:00Z">
        <w:r w:rsidR="006A674F" w:rsidRPr="000564E6">
          <w:rPr>
            <w:i/>
            <w:iCs/>
          </w:rPr>
          <w:t>Substituent</w:t>
        </w:r>
      </w:ins>
      <w:ins w:id="883" w:author="Borodina, Yulia" w:date="2013-11-15T12:28:00Z">
        <w:r w:rsidR="00FD27C4" w:rsidRPr="000564E6">
          <w:rPr>
            <w:i/>
            <w:iCs/>
          </w:rPr>
          <w:t xml:space="preserve"> code</w:t>
        </w:r>
      </w:ins>
      <w:ins w:id="884" w:author="Borodina, Yulia" w:date="2013-11-15T12:01:00Z">
        <w:r>
          <w:t>" codeSystem="</w:t>
        </w:r>
      </w:ins>
      <w:ins w:id="885" w:author="Borodina, Yulia" w:date="2013-11-15T12:29:00Z">
        <w:r w:rsidR="00FD27C4" w:rsidRPr="000C4ACE">
          <w:rPr>
            <w:i/>
            <w:iCs/>
          </w:rPr>
          <w:t>Code System (OID)</w:t>
        </w:r>
      </w:ins>
      <w:ins w:id="886" w:author="Borodina, Yulia" w:date="2013-11-15T12:01:00Z">
        <w:r>
          <w:t>"/&gt;</w:t>
        </w:r>
      </w:ins>
      <w:r w:rsidR="000564E6">
        <w:br/>
        <w:t xml:space="preserve">      </w:t>
      </w:r>
      <w:ins w:id="887" w:author="Borodina, Yulia" w:date="2013-11-15T12:01:00Z">
        <w:r>
          <w:t>&lt;name&gt;</w:t>
        </w:r>
      </w:ins>
      <w:ins w:id="888" w:author="Borodina, Yulia" w:date="2013-11-15T12:54:00Z">
        <w:r w:rsidR="006A674F" w:rsidRPr="000564E6">
          <w:rPr>
            <w:i/>
            <w:iCs/>
          </w:rPr>
          <w:t>Substituent</w:t>
        </w:r>
      </w:ins>
      <w:ins w:id="889" w:author="Borodina, Yulia" w:date="2013-11-15T12:31:00Z">
        <w:r w:rsidR="00FD27C4" w:rsidRPr="000564E6">
          <w:rPr>
            <w:i/>
            <w:iCs/>
          </w:rPr>
          <w:t xml:space="preserve"> name</w:t>
        </w:r>
      </w:ins>
      <w:ins w:id="890" w:author="Borodina, Yulia" w:date="2013-11-15T12:01:00Z">
        <w:r>
          <w:t>&lt;/name&gt;</w:t>
        </w:r>
      </w:ins>
      <w:r w:rsidR="000564E6">
        <w:br/>
        <w:t xml:space="preserve">      </w:t>
      </w:r>
      <w:ins w:id="891" w:author="Borodina, Yulia" w:date="2013-11-15T12:01:00Z">
        <w:r>
          <w:t>&lt;moiety&gt;</w:t>
        </w:r>
      </w:ins>
      <w:r w:rsidR="000564E6">
        <w:br/>
        <w:t xml:space="preserve">        </w:t>
      </w:r>
      <w:ins w:id="892" w:author="Borodina, Yulia" w:date="2013-11-15T12:01:00Z">
        <w:r>
          <w:t>&lt;code code="</w:t>
        </w:r>
      </w:ins>
      <w:ins w:id="893" w:author="Gunther Schadow" w:date="2013-11-17T15:21:00Z">
        <w:r w:rsidR="00895249" w:rsidRPr="00895249">
          <w:rPr>
            <w:i/>
            <w:iCs/>
          </w:rPr>
          <w:t xml:space="preserve">Code for </w:t>
        </w:r>
      </w:ins>
      <w:ins w:id="894" w:author="Gunther Schadow" w:date="2013-11-17T15:22:00Z">
        <w:r w:rsidR="00895249" w:rsidRPr="00895249">
          <w:rPr>
            <w:i/>
            <w:iCs/>
          </w:rPr>
          <w:t>“peptide chain snap-in bond-site”</w:t>
        </w:r>
      </w:ins>
      <w:ins w:id="895" w:author="Borodina, Yulia" w:date="2013-11-15T12:01:00Z">
        <w:r>
          <w:t xml:space="preserve">" </w:t>
        </w:r>
      </w:ins>
      <w:ins w:id="896" w:author="Gunther Schadow" w:date="2013-11-17T15:22:00Z">
        <w:r w:rsidR="00895249">
          <w:br/>
        </w:r>
      </w:ins>
      <w:r w:rsidR="00895249">
        <w:t xml:space="preserve">              </w:t>
      </w:r>
      <w:ins w:id="897" w:author="Borodina, Yulia" w:date="2013-11-15T12:01:00Z">
        <w:r>
          <w:t>codeSystem="</w:t>
        </w:r>
      </w:ins>
      <w:ins w:id="898" w:author="Borodina, Yulia" w:date="2013-11-15T12:31:00Z">
        <w:r w:rsidR="00FD27C4" w:rsidRPr="00FD27C4">
          <w:rPr>
            <w:i/>
            <w:iCs/>
          </w:rPr>
          <w:t xml:space="preserve"> </w:t>
        </w:r>
        <w:r w:rsidR="00FD27C4" w:rsidRPr="000C4ACE">
          <w:rPr>
            <w:i/>
            <w:iCs/>
          </w:rPr>
          <w:t>Code System (OID)</w:t>
        </w:r>
      </w:ins>
      <w:ins w:id="899" w:author="Borodina, Yulia" w:date="2013-11-15T12:01:00Z">
        <w:r>
          <w:t xml:space="preserve">" </w:t>
        </w:r>
      </w:ins>
      <w:r w:rsidR="000564E6">
        <w:br/>
        <w:t xml:space="preserve">              </w:t>
      </w:r>
      <w:ins w:id="900" w:author="Borodina, Yulia" w:date="2013-11-15T12:01:00Z">
        <w:r>
          <w:t>displayName="</w:t>
        </w:r>
        <w:del w:id="901" w:author="Gunther Schadow" w:date="2013-11-17T14:20:00Z">
          <w:r w:rsidDel="000564E6">
            <w:delText>N-C</w:delText>
          </w:r>
        </w:del>
      </w:ins>
      <w:ins w:id="902" w:author="Gunther Schadow" w:date="2013-11-17T14:20:00Z">
        <w:r w:rsidR="000564E6">
          <w:t>peptide chain</w:t>
        </w:r>
      </w:ins>
      <w:ins w:id="903" w:author="Borodina, Yulia" w:date="2013-11-15T12:01:00Z">
        <w:r>
          <w:t xml:space="preserve"> snap-in bond-site"/&gt;</w:t>
        </w:r>
      </w:ins>
      <w:r w:rsidR="000564E6">
        <w:br/>
        <w:t xml:space="preserve">        </w:t>
      </w:r>
      <w:ins w:id="904" w:author="Borodina, Yulia" w:date="2013-11-15T12:01:00Z">
        <w:r>
          <w:t>&lt;positionNumber value="</w:t>
        </w:r>
      </w:ins>
      <w:ins w:id="905" w:author="Borodina, Yulia" w:date="2013-11-15T12:38:00Z">
        <w:r w:rsidR="00FD27C4">
          <w:rPr>
            <w:i/>
            <w:iCs/>
          </w:rPr>
          <w:t xml:space="preserve">Canonical </w:t>
        </w:r>
      </w:ins>
      <w:ins w:id="906" w:author="Borodina, Yulia" w:date="2013-11-15T12:39:00Z">
        <w:r w:rsidR="004D40A1">
          <w:rPr>
            <w:i/>
            <w:iCs/>
          </w:rPr>
          <w:t>n</w:t>
        </w:r>
      </w:ins>
      <w:ins w:id="907" w:author="Borodina, Yulia" w:date="2013-11-15T12:38:00Z">
        <w:r w:rsidR="004D40A1">
          <w:rPr>
            <w:i/>
            <w:iCs/>
          </w:rPr>
          <w:t>umber</w:t>
        </w:r>
      </w:ins>
      <w:ins w:id="908" w:author="Borodina, Yulia" w:date="2013-11-15T12:39:00Z">
        <w:r w:rsidR="004D40A1">
          <w:rPr>
            <w:i/>
            <w:iCs/>
          </w:rPr>
          <w:t xml:space="preserve"> of N atom</w:t>
        </w:r>
      </w:ins>
      <w:ins w:id="909" w:author="Borodina, Yulia" w:date="2013-11-15T12:37:00Z">
        <w:r w:rsidR="00FD27C4">
          <w:t xml:space="preserve"> </w:t>
        </w:r>
      </w:ins>
      <w:ins w:id="910" w:author="Borodina, Yulia" w:date="2013-11-15T12:01:00Z">
        <w:r>
          <w:t>"/&gt;</w:t>
        </w:r>
      </w:ins>
      <w:r w:rsidR="000564E6">
        <w:br/>
        <w:t xml:space="preserve">        </w:t>
      </w:r>
      <w:ins w:id="911" w:author="Borodina, Yulia" w:date="2013-11-15T12:01:00Z">
        <w:r>
          <w:t>&lt;positionNumber value="</w:t>
        </w:r>
      </w:ins>
      <w:ins w:id="912" w:author="Borodina, Yulia" w:date="2013-11-15T12:38:00Z">
        <w:r w:rsidR="004D40A1">
          <w:rPr>
            <w:i/>
            <w:iCs/>
          </w:rPr>
          <w:t>Canonical number</w:t>
        </w:r>
      </w:ins>
      <w:ins w:id="913" w:author="Borodina, Yulia" w:date="2013-11-15T12:39:00Z">
        <w:r w:rsidR="004D40A1">
          <w:rPr>
            <w:i/>
            <w:iCs/>
          </w:rPr>
          <w:t xml:space="preserve"> of C atom</w:t>
        </w:r>
      </w:ins>
      <w:ins w:id="914" w:author="Borodina, Yulia" w:date="2013-11-15T12:38:00Z">
        <w:r w:rsidR="004D40A1">
          <w:t xml:space="preserve"> </w:t>
        </w:r>
      </w:ins>
      <w:ins w:id="915" w:author="Borodina, Yulia" w:date="2013-11-15T12:01:00Z">
        <w:r>
          <w:t>"/&gt;</w:t>
        </w:r>
      </w:ins>
      <w:r w:rsidR="000564E6">
        <w:br/>
        <w:t xml:space="preserve">        </w:t>
      </w:r>
      <w:ins w:id="916" w:author="Borodina, Yulia" w:date="2013-11-15T12:01:00Z">
        <w:r>
          <w:t>&lt;partMoiety</w:t>
        </w:r>
      </w:ins>
      <w:ins w:id="917" w:author="Borodina, Yulia" w:date="2013-11-15T12:49:00Z">
        <w:r w:rsidR="006A674F">
          <w:t>/</w:t>
        </w:r>
      </w:ins>
      <w:ins w:id="918" w:author="Borodina, Yulia" w:date="2013-11-15T12:01:00Z">
        <w:r>
          <w:t>&gt;</w:t>
        </w:r>
      </w:ins>
      <w:r w:rsidR="000564E6">
        <w:br/>
        <w:t xml:space="preserve">      </w:t>
      </w:r>
      <w:ins w:id="919" w:author="Borodina, Yulia" w:date="2013-11-15T12:01:00Z">
        <w:r>
          <w:t>&lt;/moiety&gt;</w:t>
        </w:r>
      </w:ins>
      <w:r w:rsidR="000564E6">
        <w:br/>
        <w:t xml:space="preserve">      </w:t>
      </w:r>
      <w:ins w:id="920" w:author="Borodina, Yulia" w:date="2013-11-15T12:50:00Z">
        <w:r w:rsidR="006A674F">
          <w:t>&lt;subjectOf&gt;</w:t>
        </w:r>
      </w:ins>
      <w:r w:rsidR="000564E6">
        <w:br/>
        <w:t xml:space="preserve">        </w:t>
      </w:r>
      <w:ins w:id="921" w:author="Borodina, Yulia" w:date="2013-11-15T13:01:00Z">
        <w:r w:rsidR="00604989">
          <w:t xml:space="preserve">&lt;!—Elements describing the </w:t>
        </w:r>
      </w:ins>
      <w:ins w:id="922" w:author="Borodina, Yulia" w:date="2013-11-15T13:02:00Z">
        <w:r w:rsidR="00604989">
          <w:t>chemical structure</w:t>
        </w:r>
      </w:ins>
      <w:ins w:id="923" w:author="Borodina, Yulia" w:date="2013-11-15T13:03:00Z">
        <w:r w:rsidR="00604989">
          <w:t xml:space="preserve"> of the </w:t>
        </w:r>
      </w:ins>
      <w:ins w:id="924" w:author="Borodina, Yulia" w:date="2013-11-15T13:01:00Z">
        <w:r w:rsidR="00604989">
          <w:t>substituent --&gt;</w:t>
        </w:r>
      </w:ins>
      <w:r w:rsidR="000564E6">
        <w:br/>
        <w:t xml:space="preserve">      </w:t>
      </w:r>
      <w:ins w:id="925" w:author="Borodina, Yulia" w:date="2013-11-15T13:02:00Z">
        <w:r w:rsidR="00604989">
          <w:t>&lt;</w:t>
        </w:r>
      </w:ins>
      <w:ins w:id="926" w:author="Borodina, Yulia" w:date="2013-11-15T12:50:00Z">
        <w:r w:rsidR="006A674F">
          <w:t>/subjectOf&gt;</w:t>
        </w:r>
      </w:ins>
      <w:r w:rsidR="000564E6">
        <w:br/>
        <w:t xml:space="preserve">    </w:t>
      </w:r>
      <w:ins w:id="927" w:author="Borodina, Yulia" w:date="2013-11-15T12:01:00Z">
        <w:r>
          <w:t>&lt;/identifiedSubstance&gt;</w:t>
        </w:r>
      </w:ins>
      <w:r w:rsidR="000564E6">
        <w:br/>
        <w:t xml:space="preserve">  </w:t>
      </w:r>
      <w:ins w:id="928" w:author="Borodina, Yulia" w:date="2013-11-15T12:01:00Z">
        <w:r>
          <w:t>&lt;/identifiedSubstance&gt;</w:t>
        </w:r>
      </w:ins>
      <w:r w:rsidR="000564E6">
        <w:br/>
      </w:r>
      <w:ins w:id="929" w:author="Borodina, Yulia" w:date="2013-11-15T12:01:00Z">
        <w:r>
          <w:t>&lt;/subject&gt;</w:t>
        </w:r>
      </w:ins>
    </w:p>
    <w:p w:rsidR="0086293A" w:rsidRDefault="000F388A" w:rsidP="00CA08ED">
      <w:pPr>
        <w:jc w:val="both"/>
        <w:rPr>
          <w:ins w:id="930" w:author="Borodina, Yulia" w:date="2013-11-15T13:31:00Z"/>
        </w:rPr>
      </w:pPr>
      <w:ins w:id="931" w:author="Borodina, Yulia" w:date="2013-11-15T12:58:00Z">
        <w:r>
          <w:t>Each moiety element describes a part of the molecule that substitutes one amino acid</w:t>
        </w:r>
      </w:ins>
      <w:ins w:id="932" w:author="Borodina, Yulia" w:date="2013-11-15T13:06:00Z">
        <w:r w:rsidR="000F52DB">
          <w:t xml:space="preserve"> in a sequence</w:t>
        </w:r>
      </w:ins>
      <w:ins w:id="933" w:author="Borodina, Yulia" w:date="2013-11-15T12:58:00Z">
        <w:r>
          <w:t>.</w:t>
        </w:r>
      </w:ins>
      <w:ins w:id="934" w:author="Borodina, Yulia" w:date="2013-11-15T13:25:00Z">
        <w:r w:rsidR="00F4549B">
          <w:t xml:space="preserve"> </w:t>
        </w:r>
      </w:ins>
      <w:ins w:id="935" w:author="Borodina, Yulia" w:date="2013-11-15T13:28:00Z">
        <w:r w:rsidR="00F4549B">
          <w:t xml:space="preserve">Canonical InChI numbering shall be used to indicate positions of N </w:t>
        </w:r>
      </w:ins>
      <w:ins w:id="936" w:author="Borodina, Yulia" w:date="2013-11-15T13:30:00Z">
        <w:r w:rsidR="0086293A">
          <w:t xml:space="preserve">and C atoms </w:t>
        </w:r>
      </w:ins>
      <w:ins w:id="937" w:author="Borodina, Yulia" w:date="2013-11-15T13:28:00Z">
        <w:r w:rsidR="00F4549B">
          <w:t>tha</w:t>
        </w:r>
        <w:r w:rsidR="0086293A">
          <w:t>t form peptide bonds with amino acids in the sequence</w:t>
        </w:r>
      </w:ins>
      <w:ins w:id="938" w:author="Borodina, Yulia" w:date="2013-11-15T13:31:00Z">
        <w:r w:rsidR="0086293A">
          <w:t>.</w:t>
        </w:r>
      </w:ins>
    </w:p>
    <w:p w:rsidR="000F388A" w:rsidRDefault="0086293A" w:rsidP="00CA08ED">
      <w:pPr>
        <w:jc w:val="both"/>
        <w:rPr>
          <w:ins w:id="939" w:author="Borodina, Yulia" w:date="2013-11-15T12:58:00Z"/>
        </w:rPr>
      </w:pPr>
      <w:ins w:id="940" w:author="Borodina, Yulia" w:date="2013-11-15T13:31:00Z">
        <w:r>
          <w:t xml:space="preserve"> </w:t>
        </w:r>
      </w:ins>
    </w:p>
    <w:p w:rsidR="00CA08ED" w:rsidDel="004B47A4" w:rsidRDefault="00CA08ED">
      <w:pPr>
        <w:jc w:val="both"/>
        <w:rPr>
          <w:del w:id="941" w:author="Borodina, Yulia" w:date="2013-11-15T11:19:00Z"/>
        </w:rPr>
        <w:pPrChange w:id="942" w:author="Borodina, Yulia" w:date="2013-11-15T11:13:00Z">
          <w:pPr>
            <w:pStyle w:val="XML"/>
          </w:pPr>
        </w:pPrChange>
      </w:pPr>
      <w:del w:id="943" w:author="Borodina, Yulia" w:date="2013-11-15T11:19:00Z">
        <w:r w:rsidDel="004B47A4">
          <w:delText>&lt;identifiedSubstance&gt;</w:delText>
        </w:r>
        <w:r w:rsidDel="004B47A4">
          <w:br/>
          <w:delText xml:space="preserve">  &lt;identifiedSubstance&gt;</w:delText>
        </w:r>
        <w:r w:rsidDel="004B47A4">
          <w:br/>
          <w:delText xml:space="preserve">    &lt;moiety&gt;</w:delText>
        </w:r>
        <w:r w:rsidDel="004B47A4">
          <w:br/>
          <w:delText xml:space="preserve">      &lt;code code="</w:delText>
        </w:r>
        <w:r w:rsidRPr="000C4ACE" w:rsidDel="004B47A4">
          <w:rPr>
            <w:i/>
            <w:iCs/>
          </w:rPr>
          <w:delText>Code for ‘Protein Sub-Unit’</w:delText>
        </w:r>
        <w:r w:rsidDel="004B47A4">
          <w:delText xml:space="preserve">" </w:delText>
        </w:r>
        <w:r w:rsidDel="004B47A4">
          <w:br/>
          <w:delText xml:space="preserve">            codeSystem="</w:delText>
        </w:r>
        <w:r w:rsidRPr="000C4ACE" w:rsidDel="004B47A4">
          <w:rPr>
            <w:i/>
            <w:iCs/>
          </w:rPr>
          <w:delText>Code System (OID)</w:delText>
        </w:r>
        <w:r w:rsidDel="004B47A4">
          <w:delText>"</w:delText>
        </w:r>
        <w:r w:rsidDel="004B47A4">
          <w:br/>
          <w:delText xml:space="preserve">            displayName="protein sub-unit"/&gt;</w:delText>
        </w:r>
        <w:r w:rsidDel="004B47A4">
          <w:br/>
          <w:delText xml:space="preserve">      &lt;quantity&gt;&lt;!-- Moiety Amount --&gt;&lt;/quantity&gt;</w:delText>
        </w:r>
        <w:r w:rsidDel="004B47A4">
          <w:br/>
          <w:delText xml:space="preserve">      &lt;partMoiety&gt;</w:delText>
        </w:r>
        <w:r w:rsidDel="004B47A4">
          <w:br/>
          <w:delText xml:space="preserve">        &lt;id extension="</w:delText>
        </w:r>
        <w:r w:rsidRPr="000C4ACE" w:rsidDel="004B47A4">
          <w:rPr>
            <w:i/>
            <w:iCs/>
          </w:rPr>
          <w:delText>Subunit Label (Local Id)</w:delText>
        </w:r>
        <w:r w:rsidDel="004B47A4">
          <w:delText xml:space="preserve">" </w:delText>
        </w:r>
        <w:r w:rsidDel="004B47A4">
          <w:br/>
          <w:delText xml:space="preserve">            root="</w:delText>
        </w:r>
        <w:r w:rsidRPr="000C4ACE" w:rsidDel="004B47A4">
          <w:rPr>
            <w:i/>
            <w:iCs/>
          </w:rPr>
          <w:delText>UUID of Document Id or Set Id</w:delText>
        </w:r>
        <w:r w:rsidDel="004B47A4">
          <w:delText>"/&gt;</w:delText>
        </w:r>
        <w:r w:rsidDel="004B47A4">
          <w:br/>
          <w:delText xml:space="preserve">        &lt;bond&gt;</w:delText>
        </w:r>
        <w:r w:rsidDel="004B47A4">
          <w:br/>
          <w:delText xml:space="preserve">          &lt;code code="</w:delText>
        </w:r>
        <w:r w:rsidRPr="000C4ACE" w:rsidDel="004B47A4">
          <w:rPr>
            <w:i/>
            <w:iCs/>
          </w:rPr>
          <w:delText>Bond Type Code</w:delText>
        </w:r>
        <w:r w:rsidDel="004B47A4">
          <w:delText xml:space="preserve">" </w:delText>
        </w:r>
        <w:r w:rsidDel="004B47A4">
          <w:br/>
          <w:delText xml:space="preserve">                codeSystem="</w:delText>
        </w:r>
        <w:r w:rsidRPr="000C4ACE" w:rsidDel="004B47A4">
          <w:rPr>
            <w:i/>
            <w:iCs/>
          </w:rPr>
          <w:delText>Code System (OID)</w:delText>
        </w:r>
        <w:r w:rsidDel="004B47A4">
          <w:delText>"</w:delText>
        </w:r>
        <w:r w:rsidDel="004B47A4">
          <w:br/>
          <w:delText xml:space="preserve">                displayName="</w:delText>
        </w:r>
        <w:r w:rsidRPr="000C4ACE" w:rsidDel="004B47A4">
          <w:rPr>
            <w:i/>
            <w:iCs/>
          </w:rPr>
          <w:delText>Bond Type Display Name</w:delText>
        </w:r>
        <w:r w:rsidDel="004B47A4">
          <w:delText>"/&gt;</w:delText>
        </w:r>
        <w:r w:rsidDel="004B47A4">
          <w:br/>
          <w:delText xml:space="preserve">          &lt;positionNumber value="</w:delText>
        </w:r>
        <w:r w:rsidRPr="000C4ACE" w:rsidDel="004B47A4">
          <w:rPr>
            <w:i/>
            <w:iCs/>
          </w:rPr>
          <w:delText>Position on the Proximal Moiety</w:delText>
        </w:r>
        <w:r w:rsidDel="004B47A4">
          <w:delText>"/&gt;</w:delText>
        </w:r>
        <w:r w:rsidDel="004B47A4">
          <w:br/>
          <w:delText xml:space="preserve">          &lt;positionNumber value="</w:delText>
        </w:r>
        <w:r w:rsidRPr="000C4ACE" w:rsidDel="004B47A4">
          <w:rPr>
            <w:i/>
            <w:iCs/>
          </w:rPr>
          <w:delText>Position on the Distal Moiety</w:delText>
        </w:r>
        <w:r w:rsidDel="004B47A4">
          <w:delText>"/&gt;</w:delText>
        </w:r>
        <w:r w:rsidDel="004B47A4">
          <w:br/>
          <w:delText xml:space="preserve">          &lt;distalMoiety&gt;&lt;!-- Other Moiety Id or Details --&gt;&lt;/distalMoiety&gt;</w:delText>
        </w:r>
        <w:r w:rsidDel="004B47A4">
          <w:br/>
          <w:delText xml:space="preserve">        &lt;/bond&gt;</w:delText>
        </w:r>
      </w:del>
    </w:p>
    <w:p w:rsidR="00CA08ED" w:rsidDel="00DC4E96" w:rsidRDefault="00CA08ED" w:rsidP="00CA08ED">
      <w:pPr>
        <w:jc w:val="both"/>
        <w:rPr>
          <w:del w:id="944" w:author="Borodina, Yulia" w:date="2013-11-15T19:02:00Z"/>
        </w:rPr>
      </w:pPr>
    </w:p>
    <w:tbl>
      <w:tblPr>
        <w:tblW w:w="0" w:type="auto"/>
        <w:tblLook w:val="0000" w:firstRow="0" w:lastRow="0" w:firstColumn="0" w:lastColumn="0" w:noHBand="0" w:noVBand="0"/>
      </w:tblPr>
      <w:tblGrid>
        <w:gridCol w:w="722"/>
        <w:gridCol w:w="3239"/>
        <w:gridCol w:w="6154"/>
      </w:tblGrid>
      <w:tr w:rsidR="00CA08ED" w:rsidRPr="00876CAD" w:rsidDel="005C2C36" w:rsidTr="00CA08ED">
        <w:trPr>
          <w:del w:id="945" w:author="Borodina, Yulia" w:date="2013-11-15T13:06:00Z"/>
        </w:trPr>
        <w:tc>
          <w:tcPr>
            <w:tcW w:w="0" w:type="auto"/>
            <w:tcBorders>
              <w:top w:val="thinThickSmallGap" w:sz="12" w:space="0" w:color="auto"/>
              <w:bottom w:val="single" w:sz="8" w:space="0" w:color="auto"/>
            </w:tcBorders>
            <w:shd w:val="clear" w:color="auto" w:fill="auto"/>
          </w:tcPr>
          <w:p w:rsidR="00CA08ED" w:rsidRPr="00876CAD" w:rsidDel="005C2C36" w:rsidRDefault="00CA08ED" w:rsidP="00CA08ED">
            <w:pPr>
              <w:rPr>
                <w:del w:id="946" w:author="Borodina, Yulia" w:date="2013-11-15T13:06:00Z"/>
                <w:b/>
              </w:rPr>
            </w:pPr>
            <w:del w:id="947" w:author="Borodina, Yulia" w:date="2013-11-15T13:06:00Z">
              <w:r w:rsidRPr="00876CAD" w:rsidDel="005C2C36">
                <w:rPr>
                  <w:b/>
                </w:rPr>
                <w:delText>Code</w:delText>
              </w:r>
            </w:del>
          </w:p>
        </w:tc>
        <w:tc>
          <w:tcPr>
            <w:tcW w:w="0" w:type="auto"/>
            <w:tcBorders>
              <w:top w:val="thinThickSmallGap" w:sz="12" w:space="0" w:color="auto"/>
              <w:bottom w:val="single" w:sz="8" w:space="0" w:color="auto"/>
            </w:tcBorders>
            <w:shd w:val="clear" w:color="auto" w:fill="auto"/>
          </w:tcPr>
          <w:p w:rsidR="00CA08ED" w:rsidRPr="00876CAD" w:rsidDel="005C2C36" w:rsidRDefault="00CA08ED" w:rsidP="00CA08ED">
            <w:pPr>
              <w:jc w:val="both"/>
              <w:rPr>
                <w:del w:id="948" w:author="Borodina, Yulia" w:date="2013-11-15T13:06:00Z"/>
                <w:b/>
              </w:rPr>
            </w:pPr>
            <w:del w:id="949" w:author="Borodina, Yulia" w:date="2013-11-15T13:06:00Z">
              <w:r w:rsidRPr="00876CAD" w:rsidDel="005C2C36">
                <w:rPr>
                  <w:b/>
                </w:rPr>
                <w:delText>Name</w:delText>
              </w:r>
            </w:del>
          </w:p>
        </w:tc>
        <w:tc>
          <w:tcPr>
            <w:tcW w:w="0" w:type="auto"/>
            <w:tcBorders>
              <w:top w:val="thinThickSmallGap" w:sz="12" w:space="0" w:color="auto"/>
              <w:bottom w:val="single" w:sz="8" w:space="0" w:color="auto"/>
            </w:tcBorders>
            <w:shd w:val="clear" w:color="auto" w:fill="auto"/>
          </w:tcPr>
          <w:p w:rsidR="00CA08ED" w:rsidRPr="00876CAD" w:rsidDel="005C2C36" w:rsidRDefault="00CA08ED" w:rsidP="00CA08ED">
            <w:pPr>
              <w:jc w:val="both"/>
              <w:rPr>
                <w:del w:id="950" w:author="Borodina, Yulia" w:date="2013-11-15T13:06:00Z"/>
                <w:b/>
              </w:rPr>
            </w:pPr>
            <w:del w:id="951" w:author="Borodina, Yulia" w:date="2013-11-15T13:06:00Z">
              <w:r w:rsidRPr="00876CAD" w:rsidDel="005C2C36">
                <w:rPr>
                  <w:b/>
                </w:rPr>
                <w:delText>Definition</w:delText>
              </w:r>
            </w:del>
          </w:p>
        </w:tc>
      </w:tr>
      <w:tr w:rsidR="00CA08ED" w:rsidRPr="00876CAD" w:rsidDel="005C2C36" w:rsidTr="00CA08ED">
        <w:trPr>
          <w:del w:id="952" w:author="Borodina, Yulia" w:date="2013-11-15T13:06:00Z"/>
        </w:trPr>
        <w:tc>
          <w:tcPr>
            <w:tcW w:w="0" w:type="auto"/>
            <w:tcBorders>
              <w:top w:val="single" w:sz="8" w:space="0" w:color="auto"/>
            </w:tcBorders>
            <w:shd w:val="clear" w:color="auto" w:fill="auto"/>
          </w:tcPr>
          <w:p w:rsidR="00CA08ED" w:rsidRPr="00876CAD" w:rsidDel="005C2C36" w:rsidRDefault="00CA08ED" w:rsidP="00CA08ED">
            <w:pPr>
              <w:rPr>
                <w:del w:id="953" w:author="Borodina, Yulia" w:date="2013-11-15T13:06:00Z"/>
              </w:rPr>
            </w:pPr>
          </w:p>
        </w:tc>
        <w:tc>
          <w:tcPr>
            <w:tcW w:w="0" w:type="auto"/>
            <w:tcBorders>
              <w:top w:val="single" w:sz="8" w:space="0" w:color="auto"/>
            </w:tcBorders>
            <w:shd w:val="clear" w:color="auto" w:fill="auto"/>
          </w:tcPr>
          <w:p w:rsidR="00CA08ED" w:rsidRPr="00876CAD" w:rsidDel="005C2C36" w:rsidRDefault="00CA08ED" w:rsidP="00CA08ED">
            <w:pPr>
              <w:jc w:val="both"/>
              <w:rPr>
                <w:del w:id="954" w:author="Borodina, Yulia" w:date="2013-11-15T13:06:00Z"/>
              </w:rPr>
            </w:pPr>
            <w:del w:id="955" w:author="Borodina, Yulia" w:date="2013-11-15T13:06:00Z">
              <w:r w:rsidRPr="00876CAD" w:rsidDel="005C2C36">
                <w:delText>amino acid substitution</w:delText>
              </w:r>
            </w:del>
          </w:p>
        </w:tc>
        <w:tc>
          <w:tcPr>
            <w:tcW w:w="0" w:type="auto"/>
            <w:tcBorders>
              <w:top w:val="single" w:sz="8" w:space="0" w:color="auto"/>
            </w:tcBorders>
            <w:shd w:val="clear" w:color="auto" w:fill="auto"/>
          </w:tcPr>
          <w:p w:rsidR="00CA08ED" w:rsidRPr="00876CAD" w:rsidDel="005C2C36" w:rsidRDefault="00CA08ED" w:rsidP="00CA08ED">
            <w:pPr>
              <w:jc w:val="both"/>
              <w:rPr>
                <w:del w:id="956" w:author="Borodina, Yulia" w:date="2013-11-15T13:06:00Z"/>
              </w:rPr>
            </w:pPr>
            <w:del w:id="957" w:author="Borodina, Yulia" w:date="2013-11-15T13:06:00Z">
              <w:r w:rsidRPr="00876CAD" w:rsidDel="005C2C36">
                <w:delText>Replacement of an entire amino acid in a chain (scoper) by another specified amino acid (distalMoiety).</w:delText>
              </w:r>
            </w:del>
          </w:p>
        </w:tc>
      </w:tr>
      <w:tr w:rsidR="00CA08ED" w:rsidRPr="00876CAD" w:rsidDel="005C2C36" w:rsidTr="00CA08ED">
        <w:trPr>
          <w:del w:id="958" w:author="Borodina, Yulia" w:date="2013-11-15T13:06:00Z"/>
        </w:trPr>
        <w:tc>
          <w:tcPr>
            <w:tcW w:w="0" w:type="auto"/>
            <w:shd w:val="clear" w:color="auto" w:fill="auto"/>
          </w:tcPr>
          <w:p w:rsidR="00CA08ED" w:rsidRPr="00876CAD" w:rsidDel="005C2C36" w:rsidRDefault="00CA08ED" w:rsidP="00CA08ED">
            <w:pPr>
              <w:rPr>
                <w:del w:id="959" w:author="Borodina, Yulia" w:date="2013-11-15T13:06:00Z"/>
              </w:rPr>
            </w:pPr>
          </w:p>
        </w:tc>
        <w:tc>
          <w:tcPr>
            <w:tcW w:w="0" w:type="auto"/>
            <w:shd w:val="clear" w:color="auto" w:fill="auto"/>
          </w:tcPr>
          <w:p w:rsidR="00CA08ED" w:rsidRPr="00876CAD" w:rsidDel="005C2C36" w:rsidRDefault="00CA08ED" w:rsidP="00CA08ED">
            <w:pPr>
              <w:jc w:val="both"/>
              <w:rPr>
                <w:del w:id="960" w:author="Borodina, Yulia" w:date="2013-11-15T13:06:00Z"/>
              </w:rPr>
            </w:pPr>
            <w:del w:id="961" w:author="Borodina, Yulia" w:date="2013-11-15T13:06:00Z">
              <w:r w:rsidRPr="00876CAD" w:rsidDel="005C2C36">
                <w:delText xml:space="preserve">disulfide </w:delText>
              </w:r>
              <w:r w:rsidR="00427A45" w:rsidDel="005C2C36">
                <w:delText>bridge</w:delText>
              </w:r>
            </w:del>
          </w:p>
        </w:tc>
        <w:tc>
          <w:tcPr>
            <w:tcW w:w="0" w:type="auto"/>
            <w:shd w:val="clear" w:color="auto" w:fill="auto"/>
          </w:tcPr>
          <w:p w:rsidR="00CA08ED" w:rsidRPr="00876CAD" w:rsidDel="005C2C36" w:rsidRDefault="00CA08ED" w:rsidP="00CA08ED">
            <w:pPr>
              <w:jc w:val="both"/>
              <w:rPr>
                <w:del w:id="962" w:author="Borodina, Yulia" w:date="2013-11-15T13:06:00Z"/>
              </w:rPr>
            </w:pPr>
            <w:del w:id="963" w:author="Borodina, Yulia" w:date="2013-11-15T13:06:00Z">
              <w:r w:rsidRPr="00876CAD" w:rsidDel="005C2C36">
                <w:delText>Two cystieines connecting chain-S-S-chain, two different chains or forming a cycle in one chain.</w:delText>
              </w:r>
            </w:del>
          </w:p>
        </w:tc>
      </w:tr>
      <w:tr w:rsidR="00CA08ED" w:rsidRPr="00876CAD" w:rsidDel="005C2C36" w:rsidTr="00CA08ED">
        <w:trPr>
          <w:del w:id="964" w:author="Borodina, Yulia" w:date="2013-11-15T13:06:00Z"/>
        </w:trPr>
        <w:tc>
          <w:tcPr>
            <w:tcW w:w="0" w:type="auto"/>
            <w:shd w:val="clear" w:color="auto" w:fill="auto"/>
          </w:tcPr>
          <w:p w:rsidR="00CA08ED" w:rsidRPr="00876CAD" w:rsidDel="005C2C36" w:rsidRDefault="00CA08ED" w:rsidP="00CA08ED">
            <w:pPr>
              <w:rPr>
                <w:del w:id="965" w:author="Borodina, Yulia" w:date="2013-11-15T13:06:00Z"/>
              </w:rPr>
            </w:pPr>
          </w:p>
        </w:tc>
        <w:tc>
          <w:tcPr>
            <w:tcW w:w="0" w:type="auto"/>
            <w:shd w:val="clear" w:color="auto" w:fill="auto"/>
          </w:tcPr>
          <w:p w:rsidR="00CA08ED" w:rsidRPr="00876CAD" w:rsidDel="005C2C36" w:rsidRDefault="00CA08ED" w:rsidP="00CA08ED">
            <w:pPr>
              <w:jc w:val="both"/>
              <w:rPr>
                <w:del w:id="966" w:author="Borodina, Yulia" w:date="2013-11-15T13:06:00Z"/>
              </w:rPr>
            </w:pPr>
            <w:del w:id="967" w:author="Borodina, Yulia" w:date="2013-11-15T13:06:00Z">
              <w:r w:rsidRPr="006D5258" w:rsidDel="005C2C36">
                <w:rPr>
                  <w:highlight w:val="yellow"/>
                </w:rPr>
                <w:delText>N-terminal amide</w:delText>
              </w:r>
            </w:del>
          </w:p>
        </w:tc>
        <w:tc>
          <w:tcPr>
            <w:tcW w:w="0" w:type="auto"/>
            <w:shd w:val="clear" w:color="auto" w:fill="auto"/>
          </w:tcPr>
          <w:p w:rsidR="00CA08ED" w:rsidRPr="00876CAD" w:rsidDel="005C2C36" w:rsidRDefault="00CA08ED" w:rsidP="00CA08ED">
            <w:pPr>
              <w:jc w:val="both"/>
              <w:rPr>
                <w:del w:id="968" w:author="Borodina, Yulia" w:date="2013-11-15T13:06:00Z"/>
              </w:rPr>
            </w:pPr>
            <w:del w:id="969" w:author="Borodina, Yulia" w:date="2013-11-15T13:06:00Z">
              <w:r w:rsidRPr="00876CAD" w:rsidDel="005C2C36">
                <w:delText>The substitution of a hydrogen atom on the N-terminal amino group by a carboxylic residue forming an amide, i.e., change N-chain-OH with R-C(=O)-N-chain-OH</w:delText>
              </w:r>
            </w:del>
          </w:p>
        </w:tc>
      </w:tr>
      <w:tr w:rsidR="00CA08ED" w:rsidRPr="00876CAD" w:rsidDel="005C2C36" w:rsidTr="00CA08ED">
        <w:trPr>
          <w:del w:id="970" w:author="Borodina, Yulia" w:date="2013-11-15T13:06:00Z"/>
        </w:trPr>
        <w:tc>
          <w:tcPr>
            <w:tcW w:w="0" w:type="auto"/>
            <w:shd w:val="clear" w:color="auto" w:fill="auto"/>
          </w:tcPr>
          <w:p w:rsidR="00CA08ED" w:rsidRPr="00876CAD" w:rsidDel="005C2C36" w:rsidRDefault="00CA08ED" w:rsidP="00CA08ED">
            <w:pPr>
              <w:rPr>
                <w:del w:id="971" w:author="Borodina, Yulia" w:date="2013-11-15T13:06:00Z"/>
              </w:rPr>
            </w:pPr>
          </w:p>
        </w:tc>
        <w:tc>
          <w:tcPr>
            <w:tcW w:w="0" w:type="auto"/>
            <w:shd w:val="clear" w:color="auto" w:fill="auto"/>
          </w:tcPr>
          <w:p w:rsidR="00CA08ED" w:rsidRPr="006D5258" w:rsidDel="005C2C36" w:rsidRDefault="00CA08ED" w:rsidP="00CA08ED">
            <w:pPr>
              <w:jc w:val="both"/>
              <w:rPr>
                <w:del w:id="972" w:author="Borodina, Yulia" w:date="2013-11-15T13:06:00Z"/>
                <w:highlight w:val="yellow"/>
              </w:rPr>
            </w:pPr>
            <w:del w:id="973" w:author="Borodina, Yulia" w:date="2013-11-15T13:06:00Z">
              <w:r w:rsidRPr="006D5258" w:rsidDel="005C2C36">
                <w:rPr>
                  <w:highlight w:val="yellow"/>
                </w:rPr>
                <w:delText>C-terminal substitution of hydroxyl group</w:delText>
              </w:r>
            </w:del>
          </w:p>
        </w:tc>
        <w:tc>
          <w:tcPr>
            <w:tcW w:w="0" w:type="auto"/>
            <w:shd w:val="clear" w:color="auto" w:fill="auto"/>
          </w:tcPr>
          <w:p w:rsidR="00CA08ED" w:rsidRPr="00876CAD" w:rsidDel="005C2C36" w:rsidRDefault="00CA08ED" w:rsidP="00CA08ED">
            <w:pPr>
              <w:jc w:val="both"/>
              <w:rPr>
                <w:del w:id="974" w:author="Borodina, Yulia" w:date="2013-11-15T13:06:00Z"/>
              </w:rPr>
            </w:pPr>
            <w:del w:id="975" w:author="Borodina, Yulia" w:date="2013-11-15T13:06:00Z">
              <w:r w:rsidRPr="00876CAD" w:rsidDel="005C2C36">
                <w:delText>The substitution of the C-terminal hydroxyl group –OH with the specified fragment moiety. Fragment moiety should in turn be specified by substance code (UNII). Example: replace hydroxyl in –C(=O)OH to an amide group to make –C(=O)NH2.</w:delText>
              </w:r>
            </w:del>
          </w:p>
        </w:tc>
      </w:tr>
      <w:tr w:rsidR="00CA08ED" w:rsidRPr="00876CAD" w:rsidDel="005C2C36" w:rsidTr="00CA08ED">
        <w:trPr>
          <w:del w:id="976" w:author="Borodina, Yulia" w:date="2013-11-15T13:06:00Z"/>
        </w:trPr>
        <w:tc>
          <w:tcPr>
            <w:tcW w:w="0" w:type="auto"/>
            <w:shd w:val="clear" w:color="auto" w:fill="auto"/>
          </w:tcPr>
          <w:p w:rsidR="00CA08ED" w:rsidRPr="00876CAD" w:rsidDel="005C2C36" w:rsidRDefault="00CA08ED" w:rsidP="00CA08ED">
            <w:pPr>
              <w:rPr>
                <w:del w:id="977" w:author="Borodina, Yulia" w:date="2013-11-15T13:06:00Z"/>
              </w:rPr>
            </w:pPr>
          </w:p>
        </w:tc>
        <w:tc>
          <w:tcPr>
            <w:tcW w:w="0" w:type="auto"/>
            <w:shd w:val="clear" w:color="auto" w:fill="auto"/>
          </w:tcPr>
          <w:p w:rsidR="00CA08ED" w:rsidRPr="00876CAD" w:rsidDel="005C2C36" w:rsidRDefault="00CA08ED" w:rsidP="00CA08ED">
            <w:pPr>
              <w:jc w:val="both"/>
              <w:rPr>
                <w:del w:id="978" w:author="Borodina, Yulia" w:date="2013-11-15T13:06:00Z"/>
              </w:rPr>
            </w:pPr>
            <w:del w:id="979" w:author="Borodina, Yulia" w:date="2013-11-15T13:06:00Z">
              <w:r w:rsidRPr="006D5258" w:rsidDel="005C2C36">
                <w:rPr>
                  <w:highlight w:val="yellow"/>
                </w:rPr>
                <w:delText>S-linked residual substitution of cysteine</w:delText>
              </w:r>
            </w:del>
          </w:p>
        </w:tc>
        <w:tc>
          <w:tcPr>
            <w:tcW w:w="0" w:type="auto"/>
            <w:shd w:val="clear" w:color="auto" w:fill="auto"/>
          </w:tcPr>
          <w:p w:rsidR="00CA08ED" w:rsidRPr="00876CAD" w:rsidDel="005C2C36" w:rsidRDefault="00CA08ED" w:rsidP="00CA08ED">
            <w:pPr>
              <w:jc w:val="both"/>
              <w:rPr>
                <w:del w:id="980" w:author="Borodina, Yulia" w:date="2013-11-15T13:06:00Z"/>
              </w:rPr>
            </w:pPr>
            <w:del w:id="981" w:author="Borodina, Yulia" w:date="2013-11-15T13:06:00Z">
              <w:r w:rsidRPr="00876CAD" w:rsidDel="005C2C36">
                <w:delText xml:space="preserve">Any change to a cysteine thiol Cys–SH to Cys–S-R. For disulfide bridges, use more specific term "disulfide </w:delText>
              </w:r>
              <w:r w:rsidR="00427A45" w:rsidDel="005C2C36">
                <w:delText>bridge</w:delText>
              </w:r>
              <w:r w:rsidRPr="00876CAD" w:rsidDel="005C2C36">
                <w:delText>".</w:delText>
              </w:r>
            </w:del>
          </w:p>
        </w:tc>
      </w:tr>
      <w:tr w:rsidR="00CA08ED" w:rsidRPr="00876CAD" w:rsidDel="005C2C36" w:rsidTr="00CA08ED">
        <w:trPr>
          <w:del w:id="982" w:author="Borodina, Yulia" w:date="2013-11-15T13:06:00Z"/>
        </w:trPr>
        <w:tc>
          <w:tcPr>
            <w:tcW w:w="0" w:type="auto"/>
            <w:shd w:val="clear" w:color="auto" w:fill="auto"/>
          </w:tcPr>
          <w:p w:rsidR="00CA08ED" w:rsidRPr="00876CAD" w:rsidDel="005C2C36" w:rsidRDefault="00CA08ED" w:rsidP="00CA08ED">
            <w:pPr>
              <w:rPr>
                <w:del w:id="983" w:author="Borodina, Yulia" w:date="2013-11-15T13:06:00Z"/>
              </w:rPr>
            </w:pPr>
          </w:p>
        </w:tc>
        <w:tc>
          <w:tcPr>
            <w:tcW w:w="0" w:type="auto"/>
            <w:shd w:val="clear" w:color="auto" w:fill="auto"/>
          </w:tcPr>
          <w:p w:rsidR="00CA08ED" w:rsidRPr="00876CAD" w:rsidDel="005C2C36" w:rsidRDefault="00CA08ED" w:rsidP="00CA08ED">
            <w:pPr>
              <w:jc w:val="both"/>
              <w:rPr>
                <w:del w:id="984" w:author="Borodina, Yulia" w:date="2013-11-15T13:06:00Z"/>
              </w:rPr>
            </w:pPr>
            <w:del w:id="985" w:author="Borodina, Yulia" w:date="2013-11-15T13:06:00Z">
              <w:r w:rsidRPr="006D5258" w:rsidDel="005C2C36">
                <w:rPr>
                  <w:highlight w:val="yellow"/>
                </w:rPr>
                <w:delText>O-linked residual substitution by esterification with an acid moiety</w:delText>
              </w:r>
            </w:del>
          </w:p>
        </w:tc>
        <w:tc>
          <w:tcPr>
            <w:tcW w:w="0" w:type="auto"/>
            <w:shd w:val="clear" w:color="auto" w:fill="auto"/>
          </w:tcPr>
          <w:p w:rsidR="00CA08ED" w:rsidRPr="00876CAD" w:rsidDel="005C2C36" w:rsidRDefault="00CA08ED" w:rsidP="00CA08ED">
            <w:pPr>
              <w:jc w:val="both"/>
              <w:rPr>
                <w:del w:id="986" w:author="Borodina, Yulia" w:date="2013-11-15T13:06:00Z"/>
              </w:rPr>
            </w:pPr>
            <w:del w:id="987" w:author="Borodina, Yulia" w:date="2013-11-15T13:06:00Z">
              <w:r w:rsidRPr="00876CAD" w:rsidDel="005C2C36">
                <w:delText>Ester-forming between the –OH group of serine or threonine or thyrosine with an acid including carboxyl, phosphoric, sulfuric and other acids.</w:delText>
              </w:r>
            </w:del>
          </w:p>
        </w:tc>
      </w:tr>
      <w:tr w:rsidR="00CA08ED" w:rsidRPr="00876CAD" w:rsidDel="005C2C36" w:rsidTr="00CA08ED">
        <w:trPr>
          <w:del w:id="988" w:author="Borodina, Yulia" w:date="2013-11-15T13:06:00Z"/>
        </w:trPr>
        <w:tc>
          <w:tcPr>
            <w:tcW w:w="0" w:type="auto"/>
            <w:shd w:val="clear" w:color="auto" w:fill="auto"/>
          </w:tcPr>
          <w:p w:rsidR="00CA08ED" w:rsidRPr="00876CAD" w:rsidDel="005C2C36" w:rsidRDefault="00CA08ED" w:rsidP="00CA08ED">
            <w:pPr>
              <w:rPr>
                <w:del w:id="989" w:author="Borodina, Yulia" w:date="2013-11-15T13:06:00Z"/>
              </w:rPr>
            </w:pPr>
          </w:p>
        </w:tc>
        <w:tc>
          <w:tcPr>
            <w:tcW w:w="0" w:type="auto"/>
            <w:shd w:val="clear" w:color="auto" w:fill="auto"/>
          </w:tcPr>
          <w:p w:rsidR="00CA08ED" w:rsidRPr="00876CAD" w:rsidDel="005C2C36" w:rsidRDefault="00CA08ED" w:rsidP="00CA08ED">
            <w:pPr>
              <w:jc w:val="both"/>
              <w:rPr>
                <w:del w:id="990" w:author="Borodina, Yulia" w:date="2013-11-15T13:06:00Z"/>
              </w:rPr>
            </w:pPr>
            <w:del w:id="991" w:author="Borodina, Yulia" w:date="2013-11-15T13:06:00Z">
              <w:r w:rsidRPr="00876CAD" w:rsidDel="005C2C36">
                <w:delText>O-linked glycosylation</w:delText>
              </w:r>
            </w:del>
          </w:p>
        </w:tc>
        <w:tc>
          <w:tcPr>
            <w:tcW w:w="0" w:type="auto"/>
            <w:shd w:val="clear" w:color="auto" w:fill="auto"/>
          </w:tcPr>
          <w:p w:rsidR="00CA08ED" w:rsidRPr="00876CAD" w:rsidDel="005C2C36" w:rsidRDefault="00CA08ED" w:rsidP="00CA08ED">
            <w:pPr>
              <w:jc w:val="both"/>
              <w:rPr>
                <w:del w:id="992" w:author="Borodina, Yulia" w:date="2013-11-15T13:06:00Z"/>
              </w:rPr>
            </w:pPr>
            <w:del w:id="993" w:author="Borodina, Yulia" w:date="2013-11-15T13:06:00Z">
              <w:r w:rsidRPr="00876CAD" w:rsidDel="005C2C36">
                <w:delText xml:space="preserve">The merging of the two hydroxyl group of the glycane acceptor amino acid with a hydroxyl group in its side chain (e.g., serine, threonine, tyrosine) and the hydroxyl group of a sugar element of the attached glycane. </w:delText>
              </w:r>
            </w:del>
          </w:p>
        </w:tc>
      </w:tr>
      <w:tr w:rsidR="00CA08ED" w:rsidRPr="00876CAD" w:rsidDel="005C2C36" w:rsidTr="00CA08ED">
        <w:trPr>
          <w:del w:id="994" w:author="Borodina, Yulia" w:date="2013-11-15T13:06:00Z"/>
        </w:trPr>
        <w:tc>
          <w:tcPr>
            <w:tcW w:w="0" w:type="auto"/>
            <w:shd w:val="clear" w:color="auto" w:fill="auto"/>
          </w:tcPr>
          <w:p w:rsidR="00CA08ED" w:rsidRPr="00876CAD" w:rsidDel="005C2C36" w:rsidRDefault="00CA08ED" w:rsidP="00CA08ED">
            <w:pPr>
              <w:rPr>
                <w:del w:id="995" w:author="Borodina, Yulia" w:date="2013-11-15T13:06:00Z"/>
              </w:rPr>
            </w:pPr>
          </w:p>
        </w:tc>
        <w:tc>
          <w:tcPr>
            <w:tcW w:w="0" w:type="auto"/>
            <w:shd w:val="clear" w:color="auto" w:fill="auto"/>
            <w:noWrap/>
          </w:tcPr>
          <w:p w:rsidR="00CA08ED" w:rsidRPr="00876CAD" w:rsidDel="005C2C36" w:rsidRDefault="00CA08ED" w:rsidP="00CA08ED">
            <w:pPr>
              <w:jc w:val="both"/>
              <w:rPr>
                <w:del w:id="996" w:author="Borodina, Yulia" w:date="2013-11-15T13:06:00Z"/>
              </w:rPr>
            </w:pPr>
            <w:del w:id="997" w:author="Borodina, Yulia" w:date="2013-11-15T13:06:00Z">
              <w:r w:rsidRPr="00876CAD" w:rsidDel="005C2C36">
                <w:delText>N-linked glycosylation</w:delText>
              </w:r>
            </w:del>
          </w:p>
        </w:tc>
        <w:tc>
          <w:tcPr>
            <w:tcW w:w="0" w:type="auto"/>
            <w:shd w:val="clear" w:color="auto" w:fill="auto"/>
          </w:tcPr>
          <w:p w:rsidR="00CA08ED" w:rsidRPr="00876CAD" w:rsidDel="005C2C36" w:rsidRDefault="00CA08ED" w:rsidP="00CA08ED">
            <w:pPr>
              <w:jc w:val="both"/>
              <w:rPr>
                <w:del w:id="998" w:author="Borodina, Yulia" w:date="2013-11-15T13:06:00Z"/>
              </w:rPr>
            </w:pPr>
            <w:del w:id="999" w:author="Borodina, Yulia" w:date="2013-11-15T13:06:00Z">
              <w:r w:rsidRPr="00876CAD" w:rsidDel="005C2C36">
                <w:delText>The merging of the glycane acceptor amino acid with an amino-group in its side chain (e.g., asparagine) and an amino-sugar (e.g. glucosamine) element of the attached glycane.</w:delText>
              </w:r>
            </w:del>
          </w:p>
        </w:tc>
      </w:tr>
      <w:tr w:rsidR="00CA08ED" w:rsidRPr="00876CAD" w:rsidDel="005C2C36" w:rsidTr="00CA08ED">
        <w:trPr>
          <w:del w:id="1000" w:author="Borodina, Yulia" w:date="2013-11-15T13:06:00Z"/>
        </w:trPr>
        <w:tc>
          <w:tcPr>
            <w:tcW w:w="0" w:type="auto"/>
            <w:shd w:val="clear" w:color="auto" w:fill="auto"/>
          </w:tcPr>
          <w:p w:rsidR="00CA08ED" w:rsidRPr="00876CAD" w:rsidDel="005C2C36" w:rsidRDefault="00CA08ED" w:rsidP="00CA08ED">
            <w:pPr>
              <w:rPr>
                <w:del w:id="1001" w:author="Borodina, Yulia" w:date="2013-11-15T13:06:00Z"/>
              </w:rPr>
            </w:pPr>
          </w:p>
        </w:tc>
        <w:tc>
          <w:tcPr>
            <w:tcW w:w="0" w:type="auto"/>
            <w:shd w:val="clear" w:color="auto" w:fill="auto"/>
            <w:noWrap/>
          </w:tcPr>
          <w:p w:rsidR="00CA08ED" w:rsidRPr="00876CAD" w:rsidDel="005C2C36" w:rsidRDefault="00CA08ED" w:rsidP="00CA08ED">
            <w:pPr>
              <w:jc w:val="both"/>
              <w:rPr>
                <w:del w:id="1002" w:author="Borodina, Yulia" w:date="2013-11-15T13:06:00Z"/>
              </w:rPr>
            </w:pPr>
            <w:del w:id="1003" w:author="Borodina, Yulia" w:date="2013-11-15T13:06:00Z">
              <w:r w:rsidRPr="00876CAD" w:rsidDel="005C2C36">
                <w:delText>C-linked glycosylation</w:delText>
              </w:r>
            </w:del>
          </w:p>
        </w:tc>
        <w:tc>
          <w:tcPr>
            <w:tcW w:w="0" w:type="auto"/>
            <w:shd w:val="clear" w:color="auto" w:fill="auto"/>
          </w:tcPr>
          <w:p w:rsidR="00CA08ED" w:rsidRPr="00876CAD" w:rsidDel="005C2C36" w:rsidRDefault="00CA08ED" w:rsidP="00CA08ED">
            <w:pPr>
              <w:jc w:val="both"/>
              <w:rPr>
                <w:del w:id="1004" w:author="Borodina, Yulia" w:date="2013-11-15T13:06:00Z"/>
              </w:rPr>
            </w:pPr>
            <w:del w:id="1005" w:author="Borodina, Yulia" w:date="2013-11-15T13:06:00Z">
              <w:r w:rsidRPr="00876CAD" w:rsidDel="005C2C36">
                <w:delText>The merging of the glycane acceptor amino acid tryptophane with mannose element of the attached glycane.</w:delText>
              </w:r>
            </w:del>
          </w:p>
        </w:tc>
      </w:tr>
      <w:tr w:rsidR="00CA08ED" w:rsidRPr="00876CAD" w:rsidDel="005C2C36" w:rsidTr="00CA08ED">
        <w:trPr>
          <w:del w:id="1006" w:author="Borodina, Yulia" w:date="2013-11-15T13:06:00Z"/>
        </w:trPr>
        <w:tc>
          <w:tcPr>
            <w:tcW w:w="0" w:type="auto"/>
            <w:tcBorders>
              <w:bottom w:val="thickThinSmallGap" w:sz="12" w:space="0" w:color="auto"/>
            </w:tcBorders>
            <w:shd w:val="clear" w:color="auto" w:fill="auto"/>
          </w:tcPr>
          <w:p w:rsidR="00CA08ED" w:rsidRPr="00876CAD" w:rsidDel="005C2C36" w:rsidRDefault="00CA08ED" w:rsidP="00CA08ED">
            <w:pPr>
              <w:rPr>
                <w:del w:id="1007" w:author="Borodina, Yulia" w:date="2013-11-15T13:06:00Z"/>
              </w:rPr>
            </w:pPr>
          </w:p>
        </w:tc>
        <w:tc>
          <w:tcPr>
            <w:tcW w:w="0" w:type="auto"/>
            <w:tcBorders>
              <w:bottom w:val="thickThinSmallGap" w:sz="12" w:space="0" w:color="auto"/>
            </w:tcBorders>
            <w:shd w:val="clear" w:color="auto" w:fill="auto"/>
            <w:noWrap/>
          </w:tcPr>
          <w:p w:rsidR="00CA08ED" w:rsidRPr="00876CAD" w:rsidDel="005C2C36" w:rsidRDefault="00CA08ED" w:rsidP="00CA08ED">
            <w:pPr>
              <w:jc w:val="both"/>
              <w:rPr>
                <w:del w:id="1008" w:author="Borodina, Yulia" w:date="2013-11-15T13:06:00Z"/>
              </w:rPr>
            </w:pPr>
            <w:del w:id="1009" w:author="Borodina, Yulia" w:date="2013-11-15T13:06:00Z">
              <w:r w:rsidRPr="007A0239" w:rsidDel="005C2C36">
                <w:rPr>
                  <w:highlight w:val="yellow"/>
                </w:rPr>
                <w:delText>metal binding</w:delText>
              </w:r>
            </w:del>
          </w:p>
        </w:tc>
        <w:tc>
          <w:tcPr>
            <w:tcW w:w="0" w:type="auto"/>
            <w:tcBorders>
              <w:bottom w:val="thickThinSmallGap" w:sz="12" w:space="0" w:color="auto"/>
            </w:tcBorders>
            <w:shd w:val="clear" w:color="auto" w:fill="auto"/>
          </w:tcPr>
          <w:p w:rsidR="00CA08ED" w:rsidRPr="00876CAD" w:rsidDel="005C2C36" w:rsidRDefault="00CA08ED" w:rsidP="00CA08ED">
            <w:pPr>
              <w:jc w:val="both"/>
              <w:rPr>
                <w:del w:id="1010" w:author="Borodina, Yulia" w:date="2013-11-15T13:06:00Z"/>
              </w:rPr>
            </w:pPr>
            <w:del w:id="1011" w:author="Borodina, Yulia" w:date="2013-11-15T13:06:00Z">
              <w:r w:rsidRPr="00876CAD" w:rsidDel="005C2C36">
                <w:delText>The coordination of a metal ion to an amino acid group</w:delText>
              </w:r>
            </w:del>
          </w:p>
        </w:tc>
      </w:tr>
    </w:tbl>
    <w:p w:rsidR="00CA08ED" w:rsidRDefault="00CA08ED" w:rsidP="00CA08ED">
      <w:pPr>
        <w:jc w:val="both"/>
        <w:rPr>
          <w:ins w:id="1012" w:author="Borodina, Yulia" w:date="2013-11-15T13:14:00Z"/>
        </w:rPr>
      </w:pPr>
    </w:p>
    <w:p w:rsidR="008226B9" w:rsidRDefault="00265678" w:rsidP="008226B9">
      <w:pPr>
        <w:jc w:val="both"/>
        <w:rPr>
          <w:ins w:id="1013" w:author="Borodina, Yulia" w:date="2013-11-15T13:51:00Z"/>
          <w:b/>
          <w:lang w:val="en-US"/>
        </w:rPr>
      </w:pPr>
      <w:ins w:id="1014" w:author="Borodina, Yulia" w:date="2013-11-15T13:51:00Z">
        <w:r w:rsidRPr="00265678">
          <w:rPr>
            <w:b/>
            <w:rPrChange w:id="1015" w:author="Borodina, Yulia" w:date="2013-11-15T13:51:00Z">
              <w:rPr/>
            </w:rPrChange>
          </w:rPr>
          <w:t xml:space="preserve">Example 1: </w:t>
        </w:r>
      </w:ins>
      <w:ins w:id="1016" w:author="Borodina, Yulia" w:date="2013-11-15T13:35:00Z">
        <w:r w:rsidR="008226B9" w:rsidRPr="00265678">
          <w:rPr>
            <w:b/>
            <w:lang w:val="en-US"/>
          </w:rPr>
          <w:t xml:space="preserve">Substitution of </w:t>
        </w:r>
      </w:ins>
      <w:ins w:id="1017" w:author="Borodina, Yulia" w:date="2013-11-15T13:39:00Z">
        <w:r w:rsidR="008226B9" w:rsidRPr="00265678">
          <w:rPr>
            <w:b/>
            <w:lang w:val="en-US"/>
          </w:rPr>
          <w:t xml:space="preserve">N terminal amino acid by </w:t>
        </w:r>
      </w:ins>
      <w:ins w:id="1018" w:author="Borodina, Yulia" w:date="2013-11-15T13:40:00Z">
        <w:r w:rsidR="008226B9" w:rsidRPr="00265678">
          <w:rPr>
            <w:b/>
            <w:lang w:val="en-US"/>
          </w:rPr>
          <w:t>pyroglutamic acid</w:t>
        </w:r>
      </w:ins>
    </w:p>
    <w:p w:rsidR="00265678" w:rsidRPr="00265678" w:rsidRDefault="00265678" w:rsidP="008226B9">
      <w:pPr>
        <w:jc w:val="both"/>
        <w:rPr>
          <w:ins w:id="1019" w:author="Borodina, Yulia" w:date="2013-11-15T13:41:00Z"/>
          <w:b/>
          <w:lang w:val="en-US"/>
          <w:rPrChange w:id="1020" w:author="Borodina, Yulia" w:date="2013-11-15T13:51:00Z">
            <w:rPr>
              <w:ins w:id="1021" w:author="Borodina, Yulia" w:date="2013-11-15T13:41:00Z"/>
              <w:lang w:val="en-US"/>
            </w:rPr>
          </w:rPrChange>
        </w:rPr>
      </w:pPr>
    </w:p>
    <w:p w:rsidR="008226B9" w:rsidRDefault="001555EB" w:rsidP="004F700C">
      <w:pPr>
        <w:pStyle w:val="XML"/>
        <w:rPr>
          <w:ins w:id="1022" w:author="Borodina, Yulia" w:date="2013-11-15T13:36:00Z"/>
        </w:rPr>
      </w:pPr>
      <w:ins w:id="1023" w:author="Borodina, Yulia" w:date="2013-11-15T13:41:00Z">
        <w:r w:rsidRPr="001555EB">
          <w:t>&lt;moiety&gt;</w:t>
        </w:r>
      </w:ins>
      <w:r w:rsidR="004F700C">
        <w:br/>
        <w:t xml:space="preserve">  </w:t>
      </w:r>
      <w:ins w:id="1024" w:author="Borodina, Yulia" w:date="2013-11-15T13:41:00Z">
        <w:r w:rsidRPr="001555EB">
          <w:t>&lt;code code="" codeSystem="2.16.840.1.113883.3.26.1.1" displayName="modification"/&gt;</w:t>
        </w:r>
      </w:ins>
      <w:r w:rsidR="004F700C">
        <w:br/>
        <w:t xml:space="preserve">  </w:t>
      </w:r>
      <w:ins w:id="1025" w:author="Borodina, Yulia" w:date="2013-11-15T13:41:00Z">
        <w:r w:rsidRPr="001555EB">
          <w:t>&lt;partMoiety&gt;</w:t>
        </w:r>
      </w:ins>
      <w:r w:rsidR="004F700C">
        <w:br/>
        <w:t xml:space="preserve">    </w:t>
      </w:r>
      <w:ins w:id="1026" w:author="Borodina, Yulia" w:date="2013-11-15T13:41:00Z">
        <w:r w:rsidRPr="001555EB">
          <w:t>&lt;id extension="M2" root="bf170df7-8153-45c1-9a21-6e1aa1b4c97e"/&gt;</w:t>
        </w:r>
      </w:ins>
      <w:r w:rsidR="004F700C">
        <w:br/>
        <w:t xml:space="preserve">    </w:t>
      </w:r>
      <w:ins w:id="1027" w:author="Borodina, Yulia" w:date="2013-11-15T13:41:00Z">
        <w:r w:rsidRPr="001555EB">
          <w:t>&lt;code code="SZB83O1W42" codeSystem="2.16.840.1.113883.4.9"/&gt;</w:t>
        </w:r>
      </w:ins>
      <w:r w:rsidR="004F700C">
        <w:br/>
        <w:t xml:space="preserve">    </w:t>
      </w:r>
      <w:ins w:id="1028" w:author="Borodina, Yulia" w:date="2013-11-15T13:41:00Z">
        <w:r w:rsidRPr="001555EB">
          <w:t>&lt;name&gt;pyroglutamic acid&lt;/name&gt;</w:t>
        </w:r>
      </w:ins>
      <w:r w:rsidR="004F700C">
        <w:br/>
        <w:t xml:space="preserve">    </w:t>
      </w:r>
      <w:ins w:id="1029" w:author="Borodina, Yulia" w:date="2013-11-15T13:41:00Z">
        <w:r w:rsidRPr="001555EB">
          <w:t>&lt;bond&gt;</w:t>
        </w:r>
      </w:ins>
      <w:r w:rsidR="004F700C">
        <w:br/>
        <w:t xml:space="preserve">      </w:t>
      </w:r>
      <w:ins w:id="1030" w:author="Borodina, Yulia" w:date="2013-11-15T13:41:00Z">
        <w:r w:rsidRPr="001555EB">
          <w:t xml:space="preserve">&lt;code code="" </w:t>
        </w:r>
      </w:ins>
      <w:r w:rsidR="004F700C">
        <w:br/>
        <w:t xml:space="preserve">        </w:t>
      </w:r>
      <w:ins w:id="1031" w:author="Borodina, Yulia" w:date="2013-11-15T13:41:00Z">
        <w:r w:rsidRPr="001555EB">
          <w:t xml:space="preserve">codeSystem="2.16.840.1.113883.3.26.1.1" </w:t>
        </w:r>
      </w:ins>
      <w:r w:rsidR="004F700C">
        <w:br/>
        <w:t xml:space="preserve">        </w:t>
      </w:r>
      <w:ins w:id="1032" w:author="Borodina, Yulia" w:date="2013-11-15T13:41:00Z">
        <w:r w:rsidRPr="001555EB">
          <w:t>displayName="amino acid snap-n-go"/&gt;</w:t>
        </w:r>
      </w:ins>
      <w:r w:rsidR="004F700C">
        <w:br/>
        <w:t xml:space="preserve">      </w:t>
      </w:r>
      <w:ins w:id="1033" w:author="Borodina, Yulia" w:date="2013-11-15T13:41:00Z">
        <w:r w:rsidRPr="001555EB">
          <w:t>&lt;positionNumber value="1"/&gt;</w:t>
        </w:r>
      </w:ins>
      <w:r w:rsidR="004F700C">
        <w:br/>
        <w:t xml:space="preserve">      </w:t>
      </w:r>
      <w:ins w:id="1034" w:author="Borodina, Yulia" w:date="2013-11-15T13:41:00Z">
        <w:r w:rsidRPr="001555EB">
          <w:t>&lt;distalMoiety&gt;</w:t>
        </w:r>
      </w:ins>
      <w:r w:rsidR="004F700C">
        <w:br/>
        <w:t xml:space="preserve">        </w:t>
      </w:r>
      <w:ins w:id="1035" w:author="Borodina, Yulia" w:date="2013-11-15T13:41:00Z">
        <w:r w:rsidRPr="001555EB">
          <w:t xml:space="preserve">&lt;id extension="SU4" </w:t>
        </w:r>
      </w:ins>
      <w:r w:rsidR="004F700C">
        <w:br/>
        <w:t xml:space="preserve">        </w:t>
      </w:r>
      <w:ins w:id="1036" w:author="Borodina, Yulia" w:date="2013-11-15T13:41:00Z">
        <w:r w:rsidRPr="001555EB">
          <w:t>root="bf170df7-8153-45c1-9a21-6e1aa1b4c97e"/&gt;</w:t>
        </w:r>
      </w:ins>
      <w:r w:rsidR="004F700C">
        <w:br/>
        <w:t xml:space="preserve">      </w:t>
      </w:r>
      <w:ins w:id="1037" w:author="Borodina, Yulia" w:date="2013-11-15T13:41:00Z">
        <w:r w:rsidRPr="001555EB">
          <w:t>&lt;/distalMoiety&gt;</w:t>
        </w:r>
      </w:ins>
      <w:r w:rsidR="004F700C">
        <w:br/>
        <w:t xml:space="preserve">    </w:t>
      </w:r>
      <w:ins w:id="1038" w:author="Borodina, Yulia" w:date="2013-11-15T13:41:00Z">
        <w:r w:rsidRPr="001555EB">
          <w:t>&lt;/bond&gt;</w:t>
        </w:r>
      </w:ins>
      <w:r w:rsidR="004F700C">
        <w:br/>
        <w:t xml:space="preserve">  </w:t>
      </w:r>
      <w:ins w:id="1039" w:author="Borodina, Yulia" w:date="2013-11-15T13:41:00Z">
        <w:r w:rsidRPr="001555EB">
          <w:t>&lt;/partMoiety&gt;</w:t>
        </w:r>
      </w:ins>
      <w:r w:rsidR="004F700C">
        <w:br/>
      </w:r>
      <w:ins w:id="1040" w:author="Borodina, Yulia" w:date="2013-11-15T13:41:00Z">
        <w:r w:rsidRPr="001555EB">
          <w:t xml:space="preserve"> &lt;/moiety&gt;</w:t>
        </w:r>
      </w:ins>
    </w:p>
    <w:p w:rsidR="008226B9" w:rsidRPr="00676CB4" w:rsidRDefault="008226B9" w:rsidP="008226B9">
      <w:pPr>
        <w:jc w:val="both"/>
        <w:rPr>
          <w:ins w:id="1041" w:author="Borodina, Yulia" w:date="2013-11-15T13:35:00Z"/>
          <w:lang w:val="en-US"/>
        </w:rPr>
      </w:pPr>
    </w:p>
    <w:p w:rsidR="00C97597" w:rsidRDefault="00E93033" w:rsidP="004F700C">
      <w:pPr>
        <w:pStyle w:val="XML"/>
        <w:rPr>
          <w:ins w:id="1042" w:author="Borodina, Yulia" w:date="2013-11-15T14:05:00Z"/>
          <w:b/>
        </w:rPr>
      </w:pPr>
      <w:ins w:id="1043" w:author="Borodina, Yulia" w:date="2013-11-15T13:55:00Z">
        <w:r w:rsidRPr="00E93033">
          <w:lastRenderedPageBreak/>
          <w:t>&lt;subject&gt;</w:t>
        </w:r>
      </w:ins>
      <w:r w:rsidR="004F700C">
        <w:br/>
      </w:r>
      <w:ins w:id="1044" w:author="Borodina, Yulia" w:date="2013-11-15T14:00:00Z">
        <w:r w:rsidR="00E7507A">
          <w:t xml:space="preserve">  </w:t>
        </w:r>
      </w:ins>
      <w:ins w:id="1045" w:author="Borodina, Yulia" w:date="2013-11-15T13:55:00Z">
        <w:r w:rsidRPr="00E93033">
          <w:t>&lt;identifiedSubstance&gt;</w:t>
        </w:r>
      </w:ins>
      <w:r w:rsidR="004F700C">
        <w:br/>
      </w:r>
      <w:ins w:id="1046" w:author="Borodina, Yulia" w:date="2013-11-15T14:00:00Z">
        <w:r w:rsidR="00E7507A">
          <w:t xml:space="preserve">    </w:t>
        </w:r>
      </w:ins>
      <w:ins w:id="1047" w:author="Borodina, Yulia" w:date="2013-11-15T13:55:00Z">
        <w:r w:rsidRPr="00E93033">
          <w:t>&lt;id extension="SZB83O1W42" root="</w:t>
        </w:r>
      </w:ins>
      <w:ins w:id="1048" w:author="Borodina, Yulia" w:date="2013-11-17T23:24:00Z">
        <w:r w:rsidR="0061092E">
          <w:t>2.16.840.1.113883.4.9</w:t>
        </w:r>
      </w:ins>
      <w:bookmarkStart w:id="1049" w:name="_GoBack"/>
      <w:bookmarkEnd w:id="1049"/>
      <w:ins w:id="1050" w:author="Borodina, Yulia" w:date="2013-11-15T13:55:00Z">
        <w:r w:rsidRPr="00E93033">
          <w:t>"/&gt;</w:t>
        </w:r>
      </w:ins>
      <w:r w:rsidR="004F700C">
        <w:br/>
      </w:r>
      <w:ins w:id="1051" w:author="Borodina, Yulia" w:date="2013-11-15T14:00:00Z">
        <w:r w:rsidR="00E7507A">
          <w:t xml:space="preserve">    </w:t>
        </w:r>
      </w:ins>
      <w:ins w:id="1052" w:author="Borodina, Yulia" w:date="2013-11-15T13:55:00Z">
        <w:r w:rsidRPr="00E93033">
          <w:t>&lt;identifiedSubstance&gt;</w:t>
        </w:r>
      </w:ins>
      <w:r w:rsidR="004F700C">
        <w:br/>
      </w:r>
      <w:ins w:id="1053" w:author="Borodina, Yulia" w:date="2013-11-15T14:00:00Z">
        <w:r w:rsidR="00E7507A">
          <w:t xml:space="preserve">      </w:t>
        </w:r>
      </w:ins>
      <w:ins w:id="1054" w:author="Borodina, Yulia" w:date="2013-11-15T13:55:00Z">
        <w:r w:rsidRPr="00E93033">
          <w:t>&lt;code code="SZB83O1W42" codeSystem="</w:t>
        </w:r>
      </w:ins>
      <w:ins w:id="1055" w:author="Borodina, Yulia" w:date="2013-11-17T23:24:00Z">
        <w:r w:rsidR="0061092E">
          <w:t>2.16.840.1.113883.4.9</w:t>
        </w:r>
      </w:ins>
      <w:ins w:id="1056" w:author="Borodina, Yulia" w:date="2013-11-15T13:55:00Z">
        <w:r w:rsidRPr="00E93033">
          <w:t>"/&gt;</w:t>
        </w:r>
      </w:ins>
      <w:r w:rsidR="004F700C">
        <w:br/>
      </w:r>
      <w:ins w:id="1057" w:author="Borodina, Yulia" w:date="2013-11-15T14:00:00Z">
        <w:r w:rsidR="00E7507A">
          <w:t xml:space="preserve">      </w:t>
        </w:r>
      </w:ins>
      <w:ins w:id="1058" w:author="Borodina, Yulia" w:date="2013-11-15T13:55:00Z">
        <w:r w:rsidRPr="00E93033">
          <w:t>&lt;name&gt;pyroglutamic acid&lt;/name&gt;</w:t>
        </w:r>
      </w:ins>
      <w:r w:rsidR="004F700C">
        <w:br/>
      </w:r>
      <w:ins w:id="1059" w:author="Borodina, Yulia" w:date="2013-11-15T14:00:00Z">
        <w:r w:rsidR="00E7507A">
          <w:t xml:space="preserve">      </w:t>
        </w:r>
      </w:ins>
      <w:ins w:id="1060" w:author="Borodina, Yulia" w:date="2013-11-15T13:55:00Z">
        <w:r w:rsidRPr="00E93033">
          <w:t>&lt;moiety&gt;</w:t>
        </w:r>
      </w:ins>
      <w:r w:rsidR="004F700C">
        <w:br/>
      </w:r>
      <w:ins w:id="1061" w:author="Borodina, Yulia" w:date="2013-11-15T14:00:00Z">
        <w:r w:rsidR="00E7507A">
          <w:t xml:space="preserve">        </w:t>
        </w:r>
      </w:ins>
      <w:ins w:id="1062" w:author="Borodina, Yulia" w:date="2013-11-15T13:55:00Z">
        <w:r w:rsidRPr="00E93033">
          <w:t xml:space="preserve">&lt;code code="" codeSystem="2.16.840.1.113883.3.26.1.1" </w:t>
        </w:r>
      </w:ins>
      <w:r w:rsidR="004F700C">
        <w:br/>
        <w:t xml:space="preserve">  </w:t>
      </w:r>
      <w:ins w:id="1063" w:author="Borodina, Yulia" w:date="2013-11-15T13:55:00Z">
        <w:r w:rsidRPr="00E93033">
          <w:t>displayName="N-C snap-in bond-site"/&gt;</w:t>
        </w:r>
      </w:ins>
      <w:r w:rsidR="004F700C">
        <w:br/>
      </w:r>
      <w:ins w:id="1064" w:author="Borodina, Yulia" w:date="2013-11-15T14:00:00Z">
        <w:r w:rsidR="00E7507A">
          <w:t xml:space="preserve">        </w:t>
        </w:r>
      </w:ins>
      <w:ins w:id="1065" w:author="Borodina, Yulia" w:date="2013-11-15T13:55:00Z">
        <w:r w:rsidRPr="00E93033">
          <w:t>&lt;positionNumber value="6"/&gt;</w:t>
        </w:r>
      </w:ins>
      <w:r w:rsidR="004F700C">
        <w:br/>
      </w:r>
      <w:ins w:id="1066" w:author="Borodina, Yulia" w:date="2013-11-15T14:00:00Z">
        <w:r w:rsidR="00E7507A">
          <w:t xml:space="preserve">        </w:t>
        </w:r>
      </w:ins>
      <w:ins w:id="1067" w:author="Borodina, Yulia" w:date="2013-11-15T13:55:00Z">
        <w:r w:rsidRPr="00E93033">
          <w:t>&lt;positionNumber value="5"/&gt;</w:t>
        </w:r>
      </w:ins>
      <w:r w:rsidR="004F700C">
        <w:br/>
      </w:r>
      <w:ins w:id="1068" w:author="Borodina, Yulia" w:date="2013-11-15T14:00:00Z">
        <w:r w:rsidR="00E7507A">
          <w:t xml:space="preserve">        </w:t>
        </w:r>
      </w:ins>
      <w:ins w:id="1069" w:author="Borodina, Yulia" w:date="2013-11-15T13:55:00Z">
        <w:r w:rsidRPr="00E93033">
          <w:t>&lt;partMoiety/&gt;</w:t>
        </w:r>
      </w:ins>
      <w:r w:rsidR="004F700C">
        <w:br/>
      </w:r>
      <w:ins w:id="1070" w:author="Borodina, Yulia" w:date="2013-11-15T14:00:00Z">
        <w:r w:rsidR="00E7507A">
          <w:t xml:space="preserve">      </w:t>
        </w:r>
      </w:ins>
      <w:ins w:id="1071" w:author="Borodina, Yulia" w:date="2013-11-15T13:55:00Z">
        <w:r w:rsidRPr="00E93033">
          <w:t>&lt;/moiety&gt;</w:t>
        </w:r>
      </w:ins>
      <w:r w:rsidR="004F700C">
        <w:br/>
      </w:r>
      <w:ins w:id="1072" w:author="Borodina, Yulia" w:date="2013-11-15T14:00:00Z">
        <w:r w:rsidR="00E7507A">
          <w:t xml:space="preserve">    </w:t>
        </w:r>
      </w:ins>
      <w:ins w:id="1073" w:author="Borodina, Yulia" w:date="2013-11-15T13:55:00Z">
        <w:r w:rsidRPr="00E93033">
          <w:t>&lt;/identifiedSubstance&gt;</w:t>
        </w:r>
      </w:ins>
      <w:r w:rsidR="004F700C">
        <w:br/>
      </w:r>
      <w:ins w:id="1074" w:author="Borodina, Yulia" w:date="2013-11-15T14:00:00Z">
        <w:r w:rsidR="00E7507A">
          <w:t xml:space="preserve">    </w:t>
        </w:r>
      </w:ins>
      <w:ins w:id="1075" w:author="Borodina, Yulia" w:date="2013-11-15T13:55:00Z">
        <w:r w:rsidRPr="00E93033">
          <w:t>&lt;subjectOf&gt;</w:t>
        </w:r>
      </w:ins>
      <w:r w:rsidR="004F700C">
        <w:br/>
      </w:r>
      <w:ins w:id="1076" w:author="Borodina, Yulia" w:date="2013-11-15T14:00:00Z">
        <w:r w:rsidR="00E7507A">
          <w:t xml:space="preserve">      </w:t>
        </w:r>
      </w:ins>
      <w:ins w:id="1077" w:author="Borodina, Yulia" w:date="2013-11-15T13:55:00Z">
        <w:r w:rsidRPr="00E93033">
          <w:t>&lt;characteristic&gt;</w:t>
        </w:r>
      </w:ins>
      <w:r w:rsidR="004F700C">
        <w:br/>
      </w:r>
      <w:ins w:id="1078" w:author="Borodina, Yulia" w:date="2013-11-15T14:00:00Z">
        <w:r w:rsidR="00E7507A">
          <w:t xml:space="preserve">        </w:t>
        </w:r>
      </w:ins>
      <w:ins w:id="1079" w:author="Borodina, Yulia" w:date="2013-11-15T13:55:00Z">
        <w:r w:rsidRPr="00E93033">
          <w:t xml:space="preserve">&lt;code displayName="Chemical Structure" </w:t>
        </w:r>
      </w:ins>
      <w:r w:rsidR="004F700C">
        <w:br/>
        <w:t xml:space="preserve">  </w:t>
      </w:r>
      <w:ins w:id="1080" w:author="Borodina, Yulia" w:date="2013-11-15T13:55:00Z">
        <w:r w:rsidRPr="00E93033">
          <w:t>codeSystem="2.16.840.1.113883.3.26.1.1" code="C103240"/&gt;</w:t>
        </w:r>
      </w:ins>
      <w:r w:rsidR="004F700C">
        <w:br/>
      </w:r>
      <w:ins w:id="1081" w:author="Borodina, Yulia" w:date="2013-11-15T14:00:00Z">
        <w:r w:rsidR="00E7507A">
          <w:t xml:space="preserve">        </w:t>
        </w:r>
      </w:ins>
      <w:ins w:id="1082" w:author="Borodina, Yulia" w:date="2013-11-15T13:55:00Z">
        <w:r w:rsidRPr="00E93033">
          <w:t xml:space="preserve">&lt;value xsi:type="ED" </w:t>
        </w:r>
      </w:ins>
      <w:r w:rsidR="004F700C">
        <w:br/>
        <w:t xml:space="preserve">  </w:t>
      </w:r>
      <w:ins w:id="1083" w:author="Borodina, Yulia" w:date="2013-11-15T13:55:00Z">
        <w:r w:rsidRPr="00E93033">
          <w:t>mediaType="application/x-inchi"&gt;</w:t>
        </w:r>
      </w:ins>
      <w:r w:rsidR="004F700C">
        <w:br/>
        <w:t xml:space="preserve">  </w:t>
      </w:r>
      <w:ins w:id="1084" w:author="Borodina, Yulia" w:date="2013-11-15T13:55:00Z">
        <w:r w:rsidRPr="00E93033">
          <w:t>InChI=1S/C5H7NO3/c7-4-2-1-3(6-4)5(8)9/h3H,1-2H2,(H,6,7)(H,8,9)/t3-/m0/s1&lt;/value&gt;</w:t>
        </w:r>
      </w:ins>
      <w:r w:rsidR="004F700C">
        <w:br/>
      </w:r>
      <w:ins w:id="1085" w:author="Borodina, Yulia" w:date="2013-11-15T14:00:00Z">
        <w:r w:rsidR="00E7507A">
          <w:t xml:space="preserve">      </w:t>
        </w:r>
      </w:ins>
      <w:ins w:id="1086" w:author="Borodina, Yulia" w:date="2013-11-15T13:55:00Z">
        <w:r w:rsidRPr="00E93033">
          <w:t>&lt;/characteristic&gt;</w:t>
        </w:r>
      </w:ins>
      <w:r w:rsidR="004F700C">
        <w:br/>
      </w:r>
      <w:ins w:id="1087" w:author="Borodina, Yulia" w:date="2013-11-15T14:00:00Z">
        <w:r w:rsidR="00E7507A">
          <w:t xml:space="preserve">    </w:t>
        </w:r>
      </w:ins>
      <w:ins w:id="1088" w:author="Borodina, Yulia" w:date="2013-11-15T13:55:00Z">
        <w:r w:rsidRPr="00E93033">
          <w:t>&lt;/subjectOf&gt;</w:t>
        </w:r>
      </w:ins>
      <w:r w:rsidR="004F700C">
        <w:br/>
      </w:r>
      <w:ins w:id="1089" w:author="Borodina, Yulia" w:date="2013-11-15T14:00:00Z">
        <w:r w:rsidR="00E7507A">
          <w:t xml:space="preserve">  </w:t>
        </w:r>
      </w:ins>
      <w:ins w:id="1090" w:author="Borodina, Yulia" w:date="2013-11-15T13:55:00Z">
        <w:r w:rsidRPr="00E93033">
          <w:t>&lt;/identifiedSubstance&gt;</w:t>
        </w:r>
      </w:ins>
      <w:r w:rsidR="004F700C">
        <w:br/>
      </w:r>
      <w:ins w:id="1091" w:author="Borodina, Yulia" w:date="2013-11-15T13:55:00Z">
        <w:r w:rsidR="00E7507A">
          <w:t>&lt;/subject&gt;</w:t>
        </w:r>
      </w:ins>
    </w:p>
    <w:p w:rsidR="00C97597" w:rsidRDefault="00C97597" w:rsidP="00C97597">
      <w:pPr>
        <w:jc w:val="both"/>
        <w:rPr>
          <w:ins w:id="1092" w:author="Borodina, Yulia" w:date="2013-11-15T14:05:00Z"/>
          <w:b/>
        </w:rPr>
      </w:pPr>
    </w:p>
    <w:p w:rsidR="00C97597" w:rsidRDefault="00C97597" w:rsidP="00C97597">
      <w:pPr>
        <w:jc w:val="both"/>
        <w:rPr>
          <w:ins w:id="1093" w:author="Borodina, Yulia" w:date="2013-11-15T14:07:00Z"/>
          <w:b/>
          <w:lang w:val="en-US"/>
        </w:rPr>
      </w:pPr>
      <w:ins w:id="1094" w:author="Borodina, Yulia" w:date="2013-11-15T14:05:00Z">
        <w:r w:rsidRPr="00D43277">
          <w:rPr>
            <w:b/>
          </w:rPr>
          <w:t xml:space="preserve">Example </w:t>
        </w:r>
        <w:r>
          <w:rPr>
            <w:b/>
          </w:rPr>
          <w:t>2</w:t>
        </w:r>
        <w:r w:rsidRPr="00D43277">
          <w:rPr>
            <w:b/>
          </w:rPr>
          <w:t xml:space="preserve">: </w:t>
        </w:r>
        <w:r w:rsidRPr="00676CB4">
          <w:rPr>
            <w:b/>
            <w:lang w:val="en-US"/>
          </w:rPr>
          <w:t xml:space="preserve">Disulfide </w:t>
        </w:r>
      </w:ins>
      <w:ins w:id="1095" w:author="Borodina, Yulia" w:date="2013-11-15T15:04:00Z">
        <w:r w:rsidR="00C54F88">
          <w:rPr>
            <w:b/>
            <w:lang w:val="en-US"/>
          </w:rPr>
          <w:t>b</w:t>
        </w:r>
      </w:ins>
      <w:ins w:id="1096" w:author="Borodina, Yulia" w:date="2013-11-15T14:05:00Z">
        <w:r>
          <w:rPr>
            <w:b/>
            <w:lang w:val="en-US"/>
          </w:rPr>
          <w:t>ridge</w:t>
        </w:r>
      </w:ins>
    </w:p>
    <w:p w:rsidR="00C97597" w:rsidRPr="00C97597" w:rsidRDefault="00C97597" w:rsidP="004F700C">
      <w:pPr>
        <w:pStyle w:val="XML"/>
        <w:rPr>
          <w:ins w:id="1097" w:author="Borodina, Yulia" w:date="2013-11-15T14:05:00Z"/>
        </w:rPr>
      </w:pPr>
      <w:ins w:id="1098" w:author="Borodina, Yulia" w:date="2013-11-15T14:07:00Z">
        <w:r w:rsidRPr="00C97597">
          <w:t>&lt;moiety&gt;</w:t>
        </w:r>
      </w:ins>
      <w:r w:rsidR="004F700C">
        <w:br/>
      </w:r>
      <w:ins w:id="1099" w:author="Borodina, Yulia" w:date="2013-11-15T14:11:00Z">
        <w:r>
          <w:t xml:space="preserve">  </w:t>
        </w:r>
      </w:ins>
      <w:ins w:id="1100" w:author="Borodina, Yulia" w:date="2013-11-15T14:07:00Z">
        <w:r w:rsidRPr="00C97597">
          <w:t>&lt;code code="" codeSystem="2.16.840.1.113883.3.26.1.1" displayName="modification"/&gt;</w:t>
        </w:r>
      </w:ins>
      <w:r w:rsidR="004F700C">
        <w:br/>
      </w:r>
      <w:ins w:id="1101" w:author="Borodina, Yulia" w:date="2013-11-15T14:11:00Z">
        <w:r>
          <w:t xml:space="preserve">  </w:t>
        </w:r>
      </w:ins>
      <w:ins w:id="1102" w:author="Borodina, Yulia" w:date="2013-11-15T14:07:00Z">
        <w:r w:rsidRPr="00C97597">
          <w:t>&lt;partMoiety&gt;</w:t>
        </w:r>
      </w:ins>
      <w:r w:rsidR="004F700C">
        <w:br/>
      </w:r>
      <w:ins w:id="1103" w:author="Borodina, Yulia" w:date="2013-11-15T14:11:00Z">
        <w:r>
          <w:t xml:space="preserve">    </w:t>
        </w:r>
      </w:ins>
      <w:ins w:id="1104" w:author="Borodina, Yulia" w:date="2013-11-15T14:07:00Z">
        <w:r w:rsidRPr="00C97597">
          <w:t>&lt;id extension="BR1" root="bf170df7-8153-45c1-9a21-6e1aa1b4c97e"/&gt;</w:t>
        </w:r>
      </w:ins>
      <w:r w:rsidR="004F700C">
        <w:br/>
      </w:r>
      <w:ins w:id="1105" w:author="Borodina, Yulia" w:date="2013-11-15T14:11:00Z">
        <w:r>
          <w:t xml:space="preserve">    </w:t>
        </w:r>
      </w:ins>
      <w:ins w:id="1106" w:author="Borodina, Yulia" w:date="2013-11-15T14:07:00Z">
        <w:r w:rsidRPr="00C97597">
          <w:t>&lt;code code="CSSC" codeSystem="2.16.840.1.113883.4.9"/&gt;</w:t>
        </w:r>
      </w:ins>
      <w:r w:rsidR="004F700C">
        <w:br/>
      </w:r>
      <w:ins w:id="1107" w:author="Borodina, Yulia" w:date="2013-11-15T14:11:00Z">
        <w:r>
          <w:t xml:space="preserve">    </w:t>
        </w:r>
      </w:ins>
      <w:ins w:id="1108" w:author="Borodina, Yulia" w:date="2013-11-15T14:07:00Z">
        <w:r w:rsidRPr="00C97597">
          <w:t>&lt;name&gt;cysteine disulfide&lt;/name&gt;</w:t>
        </w:r>
      </w:ins>
      <w:r w:rsidR="004F700C">
        <w:br/>
      </w:r>
      <w:ins w:id="1109" w:author="Borodina, Yulia" w:date="2013-11-15T14:11:00Z">
        <w:r>
          <w:t xml:space="preserve">    </w:t>
        </w:r>
      </w:ins>
      <w:ins w:id="1110" w:author="Borodina, Yulia" w:date="2013-11-15T14:07:00Z">
        <w:r w:rsidRPr="00C97597">
          <w:t>&lt;bond&gt;</w:t>
        </w:r>
      </w:ins>
      <w:r w:rsidR="004F700C">
        <w:br/>
      </w:r>
      <w:ins w:id="1111" w:author="Borodina, Yulia" w:date="2013-11-15T14:11:00Z">
        <w:r>
          <w:t xml:space="preserve">      </w:t>
        </w:r>
      </w:ins>
      <w:ins w:id="1112" w:author="Borodina, Yulia" w:date="2013-11-15T14:07:00Z">
        <w:r w:rsidRPr="00C97597">
          <w:t xml:space="preserve">&lt;code code="" codeSystem="2.16.840.1.113883.3.26.1.1" </w:t>
        </w:r>
      </w:ins>
      <w:r w:rsidR="004F700C">
        <w:br/>
        <w:t xml:space="preserve">            </w:t>
      </w:r>
      <w:ins w:id="1113" w:author="Borodina, Yulia" w:date="2013-11-15T14:07:00Z">
        <w:r w:rsidRPr="00C97597">
          <w:t>displayName="amino acid snap-n-go"/&gt;</w:t>
        </w:r>
      </w:ins>
      <w:r w:rsidR="004F700C">
        <w:br/>
      </w:r>
      <w:ins w:id="1114" w:author="Borodina, Yulia" w:date="2013-11-15T14:11:00Z">
        <w:r>
          <w:t xml:space="preserve">      </w:t>
        </w:r>
      </w:ins>
      <w:ins w:id="1115" w:author="Borodina, Yulia" w:date="2013-11-15T14:07:00Z">
        <w:r w:rsidRPr="00C97597">
          <w:t>&lt;positionNumber value="220"/&gt;</w:t>
        </w:r>
      </w:ins>
      <w:r w:rsidR="004F700C">
        <w:br/>
      </w:r>
      <w:ins w:id="1116" w:author="Borodina, Yulia" w:date="2013-11-15T14:11:00Z">
        <w:r>
          <w:t xml:space="preserve">      </w:t>
        </w:r>
      </w:ins>
      <w:ins w:id="1117" w:author="Borodina, Yulia" w:date="2013-11-15T14:07:00Z">
        <w:r w:rsidRPr="00C97597">
          <w:t>&lt;distalMoiety&gt;</w:t>
        </w:r>
      </w:ins>
      <w:r w:rsidR="004F700C">
        <w:br/>
      </w:r>
      <w:ins w:id="1118" w:author="Borodina, Yulia" w:date="2013-11-15T14:11:00Z">
        <w:r>
          <w:t xml:space="preserve">        </w:t>
        </w:r>
      </w:ins>
      <w:ins w:id="1119" w:author="Borodina, Yulia" w:date="2013-11-15T14:07:00Z">
        <w:r w:rsidRPr="00C97597">
          <w:t>&lt;id extension="SU1" root="bf170df7-8153-45c1-9a21-6e1aa1b4c97e"/&gt;</w:t>
        </w:r>
      </w:ins>
      <w:r w:rsidR="004F700C">
        <w:br/>
      </w:r>
      <w:ins w:id="1120" w:author="Borodina, Yulia" w:date="2013-11-15T14:11:00Z">
        <w:r>
          <w:t xml:space="preserve">      </w:t>
        </w:r>
      </w:ins>
      <w:ins w:id="1121" w:author="Borodina, Yulia" w:date="2013-11-15T14:07:00Z">
        <w:r w:rsidRPr="00C97597">
          <w:t>&lt;/distalMoiety&gt;</w:t>
        </w:r>
      </w:ins>
      <w:r w:rsidR="004F700C">
        <w:br/>
      </w:r>
      <w:ins w:id="1122" w:author="Borodina, Yulia" w:date="2013-11-15T14:11:00Z">
        <w:r>
          <w:t xml:space="preserve">    </w:t>
        </w:r>
      </w:ins>
      <w:ins w:id="1123" w:author="Borodina, Yulia" w:date="2013-11-15T14:07:00Z">
        <w:r w:rsidRPr="00C97597">
          <w:t>&lt;/bond&gt;</w:t>
        </w:r>
      </w:ins>
      <w:r w:rsidR="004F700C">
        <w:br/>
      </w:r>
      <w:ins w:id="1124" w:author="Borodina, Yulia" w:date="2013-11-15T14:11:00Z">
        <w:r>
          <w:t xml:space="preserve">    </w:t>
        </w:r>
      </w:ins>
      <w:ins w:id="1125" w:author="Borodina, Yulia" w:date="2013-11-15T14:07:00Z">
        <w:r w:rsidRPr="00C97597">
          <w:t>&lt;bond&gt;</w:t>
        </w:r>
      </w:ins>
      <w:r w:rsidR="004F700C">
        <w:br/>
      </w:r>
      <w:ins w:id="1126" w:author="Borodina, Yulia" w:date="2013-11-15T14:11:00Z">
        <w:r>
          <w:t xml:space="preserve">      </w:t>
        </w:r>
      </w:ins>
      <w:ins w:id="1127" w:author="Borodina, Yulia" w:date="2013-11-15T14:07:00Z">
        <w:r w:rsidRPr="00C97597">
          <w:t xml:space="preserve">&lt;code code="" codeSystem="2.16.840.1.113883.3.26.1.1" </w:t>
        </w:r>
      </w:ins>
      <w:r w:rsidR="004F700C">
        <w:br/>
        <w:t xml:space="preserve">  </w:t>
      </w:r>
      <w:ins w:id="1128" w:author="Borodina, Yulia" w:date="2013-11-15T14:07:00Z">
        <w:r w:rsidRPr="00C97597">
          <w:t>displayName="amino acid snap-n-go"/&gt;</w:t>
        </w:r>
      </w:ins>
      <w:r w:rsidR="004F700C">
        <w:br/>
      </w:r>
      <w:ins w:id="1129" w:author="Borodina, Yulia" w:date="2013-11-15T14:11:00Z">
        <w:r>
          <w:t xml:space="preserve">    </w:t>
        </w:r>
      </w:ins>
      <w:ins w:id="1130" w:author="Borodina, Yulia" w:date="2013-11-15T14:07:00Z">
        <w:r w:rsidRPr="00C97597">
          <w:t>&lt;positionNumber value="220"/&gt;</w:t>
        </w:r>
      </w:ins>
      <w:r w:rsidR="004F700C">
        <w:br/>
      </w:r>
      <w:ins w:id="1131" w:author="Borodina, Yulia" w:date="2013-11-15T14:11:00Z">
        <w:r>
          <w:t xml:space="preserve">      </w:t>
        </w:r>
      </w:ins>
      <w:ins w:id="1132" w:author="Borodina, Yulia" w:date="2013-11-15T14:07:00Z">
        <w:r w:rsidRPr="00C97597">
          <w:t>&lt;distalMoiety&gt;</w:t>
        </w:r>
      </w:ins>
      <w:r w:rsidR="004F700C">
        <w:br/>
      </w:r>
      <w:ins w:id="1133" w:author="Borodina, Yulia" w:date="2013-11-15T14:11:00Z">
        <w:r>
          <w:t xml:space="preserve">        </w:t>
        </w:r>
      </w:ins>
      <w:ins w:id="1134" w:author="Borodina, Yulia" w:date="2013-11-15T14:07:00Z">
        <w:r w:rsidRPr="00C97597">
          <w:t>&lt;id extension="SU2" root="bf170df7-8153-45c1-9a21-6e1aa1b4c97e"/&gt;</w:t>
        </w:r>
      </w:ins>
      <w:r w:rsidR="004F700C">
        <w:br/>
      </w:r>
      <w:ins w:id="1135" w:author="Borodina, Yulia" w:date="2013-11-15T14:11:00Z">
        <w:r>
          <w:t xml:space="preserve">      </w:t>
        </w:r>
      </w:ins>
      <w:ins w:id="1136" w:author="Borodina, Yulia" w:date="2013-11-15T14:07:00Z">
        <w:r w:rsidRPr="00C97597">
          <w:t>&lt;/distalMoiety&gt;</w:t>
        </w:r>
      </w:ins>
      <w:r w:rsidR="004F700C">
        <w:br/>
      </w:r>
      <w:ins w:id="1137" w:author="Borodina, Yulia" w:date="2013-11-15T14:11:00Z">
        <w:r>
          <w:t xml:space="preserve">    </w:t>
        </w:r>
      </w:ins>
      <w:ins w:id="1138" w:author="Borodina, Yulia" w:date="2013-11-15T14:07:00Z">
        <w:r w:rsidRPr="00C97597">
          <w:t>&lt;/bond&gt;</w:t>
        </w:r>
      </w:ins>
      <w:r w:rsidR="004F700C">
        <w:br/>
      </w:r>
      <w:ins w:id="1139" w:author="Borodina, Yulia" w:date="2013-11-15T14:11:00Z">
        <w:r>
          <w:t xml:space="preserve">  </w:t>
        </w:r>
      </w:ins>
      <w:ins w:id="1140" w:author="Borodina, Yulia" w:date="2013-11-15T14:07:00Z">
        <w:r w:rsidRPr="00C97597">
          <w:t>&lt;/partMoiety&gt;</w:t>
        </w:r>
      </w:ins>
      <w:r w:rsidR="004F700C">
        <w:br/>
      </w:r>
      <w:ins w:id="1141" w:author="Borodina, Yulia" w:date="2013-11-15T14:07:00Z">
        <w:r w:rsidRPr="00C97597">
          <w:t>&lt;/moiety&gt;</w:t>
        </w:r>
      </w:ins>
    </w:p>
    <w:p w:rsidR="00C97597" w:rsidRDefault="00C97597" w:rsidP="00B91497">
      <w:pPr>
        <w:rPr>
          <w:ins w:id="1142" w:author="Borodina, Yulia" w:date="2013-11-15T14:21:00Z"/>
          <w:lang w:val="en-US"/>
        </w:rPr>
      </w:pPr>
    </w:p>
    <w:p w:rsidR="00593F1D" w:rsidRDefault="00593F1D" w:rsidP="004F700C">
      <w:pPr>
        <w:pStyle w:val="XML"/>
        <w:rPr>
          <w:ins w:id="1143" w:author="Borodina, Yulia" w:date="2013-11-15T14:21:00Z"/>
        </w:rPr>
      </w:pPr>
      <w:ins w:id="1144" w:author="Borodina, Yulia" w:date="2013-11-15T14:21:00Z">
        <w:r w:rsidRPr="00593F1D">
          <w:lastRenderedPageBreak/>
          <w:t>&lt;subject&gt;</w:t>
        </w:r>
      </w:ins>
      <w:r w:rsidR="004F700C">
        <w:br/>
        <w:t xml:space="preserve">  </w:t>
      </w:r>
      <w:ins w:id="1145" w:author="Borodina, Yulia" w:date="2013-11-15T14:21:00Z">
        <w:r w:rsidRPr="00593F1D">
          <w:t>&lt;identifiedSubstance&gt;</w:t>
        </w:r>
      </w:ins>
      <w:r w:rsidR="004F700C">
        <w:br/>
        <w:t xml:space="preserve">    </w:t>
      </w:r>
      <w:ins w:id="1146" w:author="Borodina, Yulia" w:date="2013-11-15T14:21:00Z">
        <w:r w:rsidRPr="00593F1D">
          <w:t>&lt;id extension="CSSC" root="b2315501-dc0c-56d0-e044-001185133a64"/&gt;</w:t>
        </w:r>
      </w:ins>
      <w:r w:rsidR="004F700C">
        <w:br/>
        <w:t xml:space="preserve">    </w:t>
      </w:r>
      <w:ins w:id="1147" w:author="Borodina, Yulia" w:date="2013-11-15T14:21:00Z">
        <w:r w:rsidRPr="00593F1D">
          <w:t>&lt;identifiedSubstance&gt;</w:t>
        </w:r>
      </w:ins>
      <w:r w:rsidR="004F700C">
        <w:br/>
        <w:t xml:space="preserve">      </w:t>
      </w:r>
      <w:ins w:id="1148" w:author="Borodina, Yulia" w:date="2013-11-15T14:21:00Z">
        <w:r w:rsidRPr="00593F1D">
          <w:t xml:space="preserve">&lt;code code="CSSC" </w:t>
        </w:r>
      </w:ins>
      <w:r w:rsidR="004F700C">
        <w:br/>
        <w:t xml:space="preserve">      </w:t>
      </w:r>
      <w:ins w:id="1149" w:author="Borodina, Yulia" w:date="2013-11-15T14:21:00Z">
        <w:r w:rsidRPr="00593F1D">
          <w:t>codeSystem="b2315501-dc0c-56d0-e044-001185133a64"/&gt;</w:t>
        </w:r>
      </w:ins>
      <w:r w:rsidR="004F700C">
        <w:br/>
        <w:t xml:space="preserve">      </w:t>
      </w:r>
      <w:ins w:id="1150" w:author="Borodina, Yulia" w:date="2013-11-15T14:21:00Z">
        <w:r w:rsidRPr="00593F1D">
          <w:t>&lt;name&gt;cysteine disulfide&lt;/name&gt;</w:t>
        </w:r>
      </w:ins>
      <w:r w:rsidR="004F700C">
        <w:br/>
        <w:t xml:space="preserve">      </w:t>
      </w:r>
      <w:ins w:id="1151" w:author="Borodina, Yulia" w:date="2013-11-15T14:21:00Z">
        <w:r w:rsidRPr="00593F1D">
          <w:t>&lt;moiety&gt;</w:t>
        </w:r>
      </w:ins>
      <w:r w:rsidR="004F700C">
        <w:br/>
        <w:t xml:space="preserve">        </w:t>
      </w:r>
      <w:ins w:id="1152" w:author="Borodina, Yulia" w:date="2013-11-15T14:21:00Z">
        <w:r w:rsidRPr="00593F1D">
          <w:t xml:space="preserve">&lt;code code="" </w:t>
        </w:r>
      </w:ins>
      <w:r w:rsidR="004F700C">
        <w:br/>
        <w:t xml:space="preserve">          </w:t>
      </w:r>
      <w:ins w:id="1153" w:author="Borodina, Yulia" w:date="2013-11-15T14:21:00Z">
        <w:r w:rsidRPr="00593F1D">
          <w:t>codeSyst</w:t>
        </w:r>
        <w:r w:rsidR="00E7235B">
          <w:t>em="2.16.840.1.113883.3.26.1.1"</w:t>
        </w:r>
      </w:ins>
      <w:r w:rsidR="004F700C">
        <w:br/>
        <w:t xml:space="preserve">          </w:t>
      </w:r>
      <w:ins w:id="1154" w:author="Borodina, Yulia" w:date="2013-11-15T14:21:00Z">
        <w:r w:rsidRPr="00593F1D">
          <w:t>displayName="N-C snap-in bond-site"/&gt;</w:t>
        </w:r>
      </w:ins>
      <w:r w:rsidR="004F700C">
        <w:br/>
        <w:t xml:space="preserve">        </w:t>
      </w:r>
      <w:ins w:id="1155" w:author="Borodina, Yulia" w:date="2013-11-15T14:21:00Z">
        <w:r w:rsidRPr="00593F1D">
          <w:t>&lt;positionNumber value="7"/&gt;</w:t>
        </w:r>
      </w:ins>
      <w:r w:rsidR="004F700C">
        <w:br/>
        <w:t xml:space="preserve">        </w:t>
      </w:r>
      <w:ins w:id="1156" w:author="Borodina, Yulia" w:date="2013-11-15T14:21:00Z">
        <w:r w:rsidRPr="00593F1D">
          <w:t>&lt;positionNumber value="5"/&gt;</w:t>
        </w:r>
      </w:ins>
      <w:r w:rsidR="004F700C">
        <w:br/>
        <w:t xml:space="preserve">        </w:t>
      </w:r>
      <w:ins w:id="1157" w:author="Borodina, Yulia" w:date="2013-11-15T14:21:00Z">
        <w:r w:rsidRPr="00593F1D">
          <w:t>&lt;partMoiety/&gt;</w:t>
        </w:r>
      </w:ins>
      <w:r w:rsidR="004F700C">
        <w:br/>
        <w:t xml:space="preserve">      </w:t>
      </w:r>
      <w:ins w:id="1158" w:author="Borodina, Yulia" w:date="2013-11-15T14:21:00Z">
        <w:r w:rsidRPr="00593F1D">
          <w:t>&lt;/moiety&gt;</w:t>
        </w:r>
      </w:ins>
      <w:r w:rsidR="004F700C">
        <w:br/>
        <w:t xml:space="preserve">      </w:t>
      </w:r>
      <w:ins w:id="1159" w:author="Borodina, Yulia" w:date="2013-11-15T14:21:00Z">
        <w:r w:rsidRPr="00593F1D">
          <w:t>&lt;moiety&gt;</w:t>
        </w:r>
      </w:ins>
      <w:r w:rsidR="004F700C">
        <w:br/>
        <w:t xml:space="preserve">        </w:t>
      </w:r>
      <w:ins w:id="1160" w:author="Borodina, Yulia" w:date="2013-11-15T14:21:00Z">
        <w:r w:rsidRPr="00593F1D">
          <w:t xml:space="preserve">&lt;code code="" </w:t>
        </w:r>
      </w:ins>
      <w:r w:rsidR="004F700C">
        <w:br/>
        <w:t xml:space="preserve">          </w:t>
      </w:r>
      <w:ins w:id="1161" w:author="Borodina, Yulia" w:date="2013-11-15T14:21:00Z">
        <w:r w:rsidRPr="00593F1D">
          <w:t xml:space="preserve">codeSystem="2.16.840.1.113883.3.26.1.1" </w:t>
        </w:r>
      </w:ins>
      <w:r w:rsidR="004F700C">
        <w:br/>
        <w:t xml:space="preserve">          </w:t>
      </w:r>
      <w:ins w:id="1162" w:author="Borodina, Yulia" w:date="2013-11-15T14:21:00Z">
        <w:r w:rsidRPr="00593F1D">
          <w:t>displayName="N-C snap-in bond-site"/&gt;</w:t>
        </w:r>
      </w:ins>
      <w:r w:rsidR="004F700C">
        <w:br/>
        <w:t xml:space="preserve">        </w:t>
      </w:r>
      <w:ins w:id="1163" w:author="Borodina, Yulia" w:date="2013-11-15T14:21:00Z">
        <w:r w:rsidRPr="00593F1D">
          <w:t>&lt;positionNumber value="8"/&gt;</w:t>
        </w:r>
      </w:ins>
      <w:r w:rsidR="004F700C">
        <w:br/>
        <w:t xml:space="preserve">        </w:t>
      </w:r>
      <w:ins w:id="1164" w:author="Borodina, Yulia" w:date="2013-11-15T14:21:00Z">
        <w:r w:rsidRPr="00593F1D">
          <w:t>&lt;positionNumber value="6"/&gt;</w:t>
        </w:r>
      </w:ins>
      <w:r w:rsidR="004F700C">
        <w:br/>
        <w:t xml:space="preserve">        </w:t>
      </w:r>
      <w:ins w:id="1165" w:author="Borodina, Yulia" w:date="2013-11-15T14:21:00Z">
        <w:r w:rsidRPr="00593F1D">
          <w:t>&lt;partMoiety/&gt;</w:t>
        </w:r>
      </w:ins>
      <w:r w:rsidR="004F700C">
        <w:br/>
        <w:t xml:space="preserve">      </w:t>
      </w:r>
      <w:ins w:id="1166" w:author="Borodina, Yulia" w:date="2013-11-15T14:21:00Z">
        <w:r w:rsidRPr="00593F1D">
          <w:t>&lt;/moiety&gt;</w:t>
        </w:r>
      </w:ins>
      <w:r w:rsidR="004F700C">
        <w:br/>
        <w:t xml:space="preserve">    </w:t>
      </w:r>
      <w:ins w:id="1167" w:author="Borodina, Yulia" w:date="2013-11-15T14:21:00Z">
        <w:r w:rsidRPr="00593F1D">
          <w:t>&lt;/identifiedSubstance&gt;</w:t>
        </w:r>
      </w:ins>
      <w:r w:rsidR="004F700C">
        <w:br/>
        <w:t xml:space="preserve">    </w:t>
      </w:r>
      <w:ins w:id="1168" w:author="Borodina, Yulia" w:date="2013-11-15T14:21:00Z">
        <w:r w:rsidRPr="00593F1D">
          <w:t>&lt;subjectOf&gt;</w:t>
        </w:r>
      </w:ins>
      <w:r w:rsidR="004F700C">
        <w:br/>
        <w:t xml:space="preserve">      </w:t>
      </w:r>
      <w:ins w:id="1169" w:author="Borodina, Yulia" w:date="2013-11-15T14:21:00Z">
        <w:r w:rsidRPr="00593F1D">
          <w:t>&lt;characteristic&gt;</w:t>
        </w:r>
      </w:ins>
      <w:r w:rsidR="004F700C">
        <w:br/>
        <w:t xml:space="preserve">        </w:t>
      </w:r>
      <w:ins w:id="1170" w:author="Borodina, Yulia" w:date="2013-11-15T14:21:00Z">
        <w:r w:rsidRPr="00593F1D">
          <w:t xml:space="preserve">&lt;code code="C103240" </w:t>
        </w:r>
      </w:ins>
      <w:r w:rsidR="004F700C">
        <w:br/>
        <w:t xml:space="preserve">          </w:t>
      </w:r>
      <w:ins w:id="1171" w:author="Borodina, Yulia" w:date="2013-11-15T14:21:00Z">
        <w:r w:rsidRPr="00593F1D">
          <w:t>codeSyst</w:t>
        </w:r>
        <w:r w:rsidR="00E7235B">
          <w:t>em="2.16.840.1.113883.3.26.1.1"</w:t>
        </w:r>
      </w:ins>
      <w:r w:rsidR="004F700C">
        <w:br/>
        <w:t xml:space="preserve">          </w:t>
      </w:r>
      <w:ins w:id="1172" w:author="Borodina, Yulia" w:date="2013-11-15T14:21:00Z">
        <w:r w:rsidRPr="00593F1D">
          <w:t>displayName="Chemical Structure"/&gt;</w:t>
        </w:r>
      </w:ins>
      <w:r w:rsidR="004F700C">
        <w:br/>
        <w:t xml:space="preserve">        </w:t>
      </w:r>
      <w:ins w:id="1173" w:author="Borodina, Yulia" w:date="2013-11-15T14:21:00Z">
        <w:r w:rsidRPr="00593F1D">
          <w:t xml:space="preserve">&lt;value xsi:type="ED" </w:t>
        </w:r>
      </w:ins>
      <w:r w:rsidR="004F700C">
        <w:br/>
      </w:r>
      <w:ins w:id="1174" w:author="Borodina, Yulia" w:date="2013-11-15T14:21:00Z">
        <w:r w:rsidRPr="00593F1D">
          <w:t>mediaType="application/x-inchi"&gt;InChI=1S/C6H12N2O4S2/c7-3(5(9)10)1-13-14-2-4(8)6(11)12/h3-4H,1-2,7-8H2,(H,9,10)(H,11,12)/t3-,4-/m0/s1&lt;/value&gt;</w:t>
        </w:r>
      </w:ins>
      <w:r w:rsidR="004F700C">
        <w:br/>
        <w:t xml:space="preserve">      </w:t>
      </w:r>
      <w:ins w:id="1175" w:author="Borodina, Yulia" w:date="2013-11-15T14:21:00Z">
        <w:r w:rsidRPr="00593F1D">
          <w:t>&lt;/characteristic&gt;</w:t>
        </w:r>
      </w:ins>
      <w:r w:rsidR="004F700C">
        <w:br/>
        <w:t xml:space="preserve">    </w:t>
      </w:r>
      <w:ins w:id="1176" w:author="Borodina, Yulia" w:date="2013-11-15T14:21:00Z">
        <w:r w:rsidRPr="00593F1D">
          <w:t>&lt;/subjectOf&gt;</w:t>
        </w:r>
      </w:ins>
      <w:r w:rsidR="004F700C">
        <w:br/>
        <w:t xml:space="preserve">  </w:t>
      </w:r>
      <w:ins w:id="1177" w:author="Borodina, Yulia" w:date="2013-11-15T14:21:00Z">
        <w:r w:rsidRPr="00593F1D">
          <w:t>&lt;/identifiedSubstance&gt;</w:t>
        </w:r>
      </w:ins>
      <w:r w:rsidR="004F700C">
        <w:br/>
      </w:r>
      <w:ins w:id="1178" w:author="Borodina, Yulia" w:date="2013-11-15T14:21:00Z">
        <w:r w:rsidRPr="00593F1D">
          <w:t>&lt;/subject&gt;</w:t>
        </w:r>
      </w:ins>
    </w:p>
    <w:p w:rsidR="008651AC" w:rsidRDefault="008651AC" w:rsidP="00053730">
      <w:pPr>
        <w:jc w:val="both"/>
        <w:rPr>
          <w:ins w:id="1179" w:author="Borodina, Yulia" w:date="2013-11-15T22:11:00Z"/>
          <w:b/>
        </w:rPr>
      </w:pPr>
    </w:p>
    <w:p w:rsidR="00461F69" w:rsidRDefault="00461F69" w:rsidP="00053730">
      <w:pPr>
        <w:jc w:val="both"/>
        <w:rPr>
          <w:ins w:id="1180" w:author="Borodina, Yulia" w:date="2013-11-15T19:25:00Z"/>
          <w:b/>
        </w:rPr>
      </w:pPr>
    </w:p>
    <w:p w:rsidR="00593F1D" w:rsidRDefault="00053730">
      <w:pPr>
        <w:jc w:val="both"/>
        <w:rPr>
          <w:ins w:id="1181" w:author="Borodina, Yulia" w:date="2013-11-15T19:40:00Z"/>
        </w:rPr>
        <w:pPrChange w:id="1182" w:author="Borodina, Yulia" w:date="2013-11-15T19:25:00Z">
          <w:pPr>
            <w:pStyle w:val="Heading4"/>
          </w:pPr>
        </w:pPrChange>
      </w:pPr>
      <w:ins w:id="1183" w:author="Borodina, Yulia" w:date="2013-11-15T14:32:00Z">
        <w:r w:rsidRPr="00D43277">
          <w:rPr>
            <w:b/>
          </w:rPr>
          <w:t xml:space="preserve">Example </w:t>
        </w:r>
        <w:r>
          <w:rPr>
            <w:b/>
          </w:rPr>
          <w:t>3</w:t>
        </w:r>
        <w:r w:rsidRPr="00D43277">
          <w:rPr>
            <w:b/>
          </w:rPr>
          <w:t xml:space="preserve">: </w:t>
        </w:r>
      </w:ins>
      <w:ins w:id="1184" w:author="Borodina, Yulia" w:date="2013-11-15T19:26:00Z">
        <w:r w:rsidR="008651AC">
          <w:rPr>
            <w:b/>
          </w:rPr>
          <w:t xml:space="preserve">Chemical linker </w:t>
        </w:r>
      </w:ins>
    </w:p>
    <w:p w:rsidR="00F849A0" w:rsidRPr="00B779B3" w:rsidRDefault="00F849A0">
      <w:pPr>
        <w:jc w:val="both"/>
        <w:rPr>
          <w:ins w:id="1185" w:author="Borodina, Yulia" w:date="2013-11-15T14:21:00Z"/>
          <w:lang w:val="en-US"/>
        </w:rPr>
        <w:pPrChange w:id="1186" w:author="Borodina, Yulia" w:date="2013-11-15T19:25:00Z">
          <w:pPr>
            <w:pStyle w:val="Heading4"/>
          </w:pPr>
        </w:pPrChange>
      </w:pPr>
    </w:p>
    <w:p w:rsidR="00593F1D" w:rsidRDefault="00593F1D">
      <w:pPr>
        <w:rPr>
          <w:ins w:id="1187" w:author="Borodina, Yulia" w:date="2013-11-15T19:41:00Z"/>
          <w:lang w:val="en-US"/>
        </w:rPr>
        <w:pPrChange w:id="1188" w:author="Borodina, Yulia" w:date="2013-11-15T14:21:00Z">
          <w:pPr>
            <w:pStyle w:val="Heading4"/>
          </w:pPr>
        </w:pPrChange>
      </w:pPr>
    </w:p>
    <w:p w:rsidR="00F849A0" w:rsidRDefault="001B0DC3">
      <w:pPr>
        <w:rPr>
          <w:ins w:id="1189" w:author="Borodina, Yulia" w:date="2013-11-15T14:21:00Z"/>
          <w:lang w:val="en-US"/>
        </w:rPr>
        <w:pPrChange w:id="1190" w:author="Borodina, Yulia" w:date="2013-11-15T14:21:00Z">
          <w:pPr>
            <w:pStyle w:val="Heading4"/>
          </w:pPr>
        </w:pPrChange>
      </w:pPr>
      <w:ins w:id="1191" w:author="Borodina, Yulia" w:date="2013-11-15T19:41:00Z">
        <w:r>
          <w:rPr>
            <w:rFonts w:cs="Calibri"/>
            <w:noProof/>
            <w:sz w:val="22"/>
            <w:szCs w:val="22"/>
            <w:lang w:val="en-US" w:eastAsia="en-US"/>
            <w:rPrChange w:id="1192">
              <w:rPr>
                <w:b w:val="0"/>
                <w:bCs w:val="0"/>
                <w:noProof/>
                <w:lang w:val="en-US" w:eastAsia="en-US"/>
              </w:rPr>
            </w:rPrChange>
          </w:rPr>
          <w:drawing>
            <wp:inline distT="0" distB="0" distL="0" distR="0">
              <wp:extent cx="3506470" cy="1487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6470" cy="1487170"/>
                      </a:xfrm>
                      <a:prstGeom prst="rect">
                        <a:avLst/>
                      </a:prstGeom>
                      <a:noFill/>
                      <a:ln>
                        <a:noFill/>
                      </a:ln>
                    </pic:spPr>
                  </pic:pic>
                </a:graphicData>
              </a:graphic>
            </wp:inline>
          </w:drawing>
        </w:r>
      </w:ins>
    </w:p>
    <w:p w:rsidR="00593F1D" w:rsidRDefault="00593F1D">
      <w:pPr>
        <w:rPr>
          <w:ins w:id="1193" w:author="Borodina, Yulia" w:date="2013-11-15T14:21:00Z"/>
          <w:lang w:val="en-US"/>
        </w:rPr>
        <w:pPrChange w:id="1194" w:author="Borodina, Yulia" w:date="2013-11-15T14:21:00Z">
          <w:pPr>
            <w:pStyle w:val="Heading4"/>
          </w:pPr>
        </w:pPrChange>
      </w:pPr>
    </w:p>
    <w:p w:rsidR="00593F1D" w:rsidRDefault="00593F1D">
      <w:pPr>
        <w:rPr>
          <w:ins w:id="1195" w:author="Borodina, Yulia" w:date="2013-11-15T14:21:00Z"/>
          <w:lang w:val="en-US"/>
        </w:rPr>
        <w:pPrChange w:id="1196" w:author="Borodina, Yulia" w:date="2013-11-15T14:21:00Z">
          <w:pPr>
            <w:pStyle w:val="Heading4"/>
          </w:pPr>
        </w:pPrChange>
      </w:pPr>
    </w:p>
    <w:p w:rsidR="00461F69" w:rsidRPr="00D43277" w:rsidRDefault="00461F69" w:rsidP="004F700C">
      <w:pPr>
        <w:pStyle w:val="XML"/>
        <w:rPr>
          <w:ins w:id="1197" w:author="Borodina, Yulia" w:date="2013-11-15T22:11:00Z"/>
        </w:rPr>
      </w:pPr>
      <w:ins w:id="1198" w:author="Borodina, Yulia" w:date="2013-11-15T22:11:00Z">
        <w:r w:rsidRPr="00D43277">
          <w:lastRenderedPageBreak/>
          <w:t>&lt;moiety&gt;</w:t>
        </w:r>
      </w:ins>
      <w:r w:rsidR="004F700C">
        <w:br/>
      </w:r>
      <w:ins w:id="1199" w:author="Borodina, Yulia" w:date="2013-11-15T22:11:00Z">
        <w:r>
          <w:t xml:space="preserve">  </w:t>
        </w:r>
        <w:r w:rsidRPr="00D43277">
          <w:t>&lt;code code="" codeSystem="2.16.840.1.113883.3.26.1.1" displayName="modification"/&gt;</w:t>
        </w:r>
      </w:ins>
      <w:r w:rsidR="004F700C">
        <w:br/>
      </w:r>
      <w:ins w:id="1200" w:author="Borodina, Yulia" w:date="2013-11-15T22:11:00Z">
        <w:r>
          <w:t xml:space="preserve">  </w:t>
        </w:r>
        <w:r w:rsidRPr="00D43277">
          <w:t>&lt;partMoiety&gt;</w:t>
        </w:r>
      </w:ins>
      <w:r w:rsidR="004F700C">
        <w:br/>
      </w:r>
      <w:ins w:id="1201" w:author="Borodina, Yulia" w:date="2013-11-15T22:11:00Z">
        <w:r>
          <w:t xml:space="preserve">    </w:t>
        </w:r>
        <w:r w:rsidRPr="00D43277">
          <w:t>&lt;id extension="BR</w:t>
        </w:r>
      </w:ins>
      <w:ins w:id="1202" w:author="Borodina, Yulia" w:date="2013-11-15T22:16:00Z">
        <w:r>
          <w:t>2</w:t>
        </w:r>
      </w:ins>
      <w:ins w:id="1203" w:author="Borodina, Yulia" w:date="2013-11-15T22:11:00Z">
        <w:r w:rsidR="005948D6">
          <w:t>" root="</w:t>
        </w:r>
      </w:ins>
      <w:ins w:id="1204" w:author="Borodina, Yulia" w:date="2013-11-15T22:31:00Z">
        <w:r w:rsidR="005948D6">
          <w:t>a</w:t>
        </w:r>
      </w:ins>
      <w:ins w:id="1205" w:author="Borodina, Yulia" w:date="2013-11-15T22:11:00Z">
        <w:r w:rsidRPr="00D43277">
          <w:t>f170df7-8153-45c1-9a21-6e1aa1b4c97e"/&gt;</w:t>
        </w:r>
      </w:ins>
      <w:r w:rsidR="004F700C">
        <w:br/>
      </w:r>
      <w:ins w:id="1206" w:author="Borodina, Yulia" w:date="2013-11-15T22:11:00Z">
        <w:r>
          <w:t xml:space="preserve">    </w:t>
        </w:r>
        <w:r w:rsidRPr="00D43277">
          <w:t>&lt;code code="</w:t>
        </w:r>
      </w:ins>
      <w:ins w:id="1207" w:author="Borodina, Yulia" w:date="2013-11-15T22:17:00Z">
        <w:r>
          <w:t>K</w:t>
        </w:r>
      </w:ins>
      <w:ins w:id="1208" w:author="Borodina, Yulia" w:date="2013-11-15T22:21:00Z">
        <w:r w:rsidR="00630635">
          <w:t>-fumaric acid-K</w:t>
        </w:r>
      </w:ins>
      <w:ins w:id="1209" w:author="Borodina, Yulia" w:date="2013-11-15T22:11:00Z">
        <w:r w:rsidRPr="00D43277">
          <w:t>" codeSystem="2.16.840.1.113883.4.9"/&gt;</w:t>
        </w:r>
      </w:ins>
      <w:r w:rsidR="004F700C">
        <w:br/>
      </w:r>
      <w:ins w:id="1210" w:author="Borodina, Yulia" w:date="2013-11-15T22:11:00Z">
        <w:r>
          <w:t xml:space="preserve">    </w:t>
        </w:r>
        <w:r w:rsidR="00630635">
          <w:t>&lt;name&gt;</w:t>
        </w:r>
      </w:ins>
      <w:ins w:id="1211" w:author="Borodina, Yulia" w:date="2013-11-15T22:21:00Z">
        <w:r w:rsidR="00630635">
          <w:t>lysine diamide with fumaric acid</w:t>
        </w:r>
      </w:ins>
      <w:ins w:id="1212" w:author="Borodina, Yulia" w:date="2013-11-15T22:11:00Z">
        <w:r w:rsidRPr="00D43277">
          <w:t>&lt;/name&gt;</w:t>
        </w:r>
      </w:ins>
      <w:r w:rsidR="004F700C">
        <w:br/>
      </w:r>
      <w:ins w:id="1213" w:author="Borodina, Yulia" w:date="2013-11-15T22:11:00Z">
        <w:r>
          <w:t xml:space="preserve">    </w:t>
        </w:r>
        <w:r w:rsidRPr="00D43277">
          <w:t>&lt;bond&gt;</w:t>
        </w:r>
      </w:ins>
      <w:r w:rsidR="004F700C">
        <w:br/>
      </w:r>
      <w:ins w:id="1214" w:author="Borodina, Yulia" w:date="2013-11-15T22:11:00Z">
        <w:r>
          <w:t xml:space="preserve">      </w:t>
        </w:r>
        <w:r w:rsidRPr="00D43277">
          <w:t xml:space="preserve">&lt;code code="" codeSystem="2.16.840.1.113883.3.26.1.1" </w:t>
        </w:r>
      </w:ins>
      <w:r w:rsidR="004F700C">
        <w:br/>
        <w:t xml:space="preserve">  </w:t>
      </w:r>
      <w:r w:rsidR="00B91497">
        <w:t xml:space="preserve">          </w:t>
      </w:r>
      <w:ins w:id="1215" w:author="Borodina, Yulia" w:date="2013-11-15T22:11:00Z">
        <w:r w:rsidRPr="00D43277">
          <w:t>displayName="amino acid snap-n-go"/&gt;</w:t>
        </w:r>
      </w:ins>
      <w:r w:rsidR="004F700C">
        <w:br/>
      </w:r>
      <w:ins w:id="1216" w:author="Borodina, Yulia" w:date="2013-11-15T22:11:00Z">
        <w:r>
          <w:t xml:space="preserve">      </w:t>
        </w:r>
        <w:r w:rsidR="00630635">
          <w:t>&lt;positionNumber value="</w:t>
        </w:r>
      </w:ins>
      <w:ins w:id="1217" w:author="Borodina, Yulia" w:date="2013-11-15T22:23:00Z">
        <w:r w:rsidR="00630635">
          <w:t>99</w:t>
        </w:r>
      </w:ins>
      <w:ins w:id="1218" w:author="Borodina, Yulia" w:date="2013-11-15T22:11:00Z">
        <w:r w:rsidRPr="00D43277">
          <w:t>"/&gt;</w:t>
        </w:r>
      </w:ins>
      <w:r w:rsidR="004F700C">
        <w:br/>
      </w:r>
      <w:ins w:id="1219" w:author="Borodina, Yulia" w:date="2013-11-15T22:11:00Z">
        <w:r>
          <w:t xml:space="preserve">      </w:t>
        </w:r>
        <w:r w:rsidRPr="00D43277">
          <w:t>&lt;distalMoiety&gt;</w:t>
        </w:r>
      </w:ins>
      <w:r w:rsidR="004F700C">
        <w:br/>
      </w:r>
      <w:ins w:id="1220" w:author="Borodina, Yulia" w:date="2013-11-15T22:11:00Z">
        <w:r>
          <w:t xml:space="preserve">        </w:t>
        </w:r>
        <w:r w:rsidR="005948D6">
          <w:t>&lt;id extension="SU1" root="</w:t>
        </w:r>
      </w:ins>
      <w:ins w:id="1221" w:author="Borodina, Yulia" w:date="2013-11-15T22:31:00Z">
        <w:r w:rsidR="005948D6">
          <w:t>a</w:t>
        </w:r>
      </w:ins>
      <w:ins w:id="1222" w:author="Borodina, Yulia" w:date="2013-11-15T22:11:00Z">
        <w:r w:rsidRPr="00D43277">
          <w:t>f170df7-8153-45c1-9a21-6e1aa1b4c97e"/&gt;</w:t>
        </w:r>
      </w:ins>
      <w:r w:rsidR="004F700C">
        <w:br/>
      </w:r>
      <w:ins w:id="1223" w:author="Borodina, Yulia" w:date="2013-11-15T22:11:00Z">
        <w:r>
          <w:t xml:space="preserve">      </w:t>
        </w:r>
        <w:r w:rsidRPr="00D43277">
          <w:t>&lt;/distalMoiety&gt;</w:t>
        </w:r>
      </w:ins>
      <w:r w:rsidR="004F700C">
        <w:br/>
      </w:r>
      <w:ins w:id="1224" w:author="Borodina, Yulia" w:date="2013-11-15T22:11:00Z">
        <w:r>
          <w:t xml:space="preserve">    </w:t>
        </w:r>
        <w:r w:rsidRPr="00D43277">
          <w:t>&lt;/bond&gt;</w:t>
        </w:r>
      </w:ins>
      <w:r w:rsidR="004F700C">
        <w:br/>
      </w:r>
      <w:ins w:id="1225" w:author="Borodina, Yulia" w:date="2013-11-15T22:11:00Z">
        <w:r>
          <w:t xml:space="preserve">    </w:t>
        </w:r>
        <w:r w:rsidRPr="00D43277">
          <w:t>&lt;bond&gt;</w:t>
        </w:r>
      </w:ins>
      <w:r w:rsidR="004F700C">
        <w:br/>
      </w:r>
      <w:ins w:id="1226" w:author="Borodina, Yulia" w:date="2013-11-15T22:11:00Z">
        <w:r>
          <w:t xml:space="preserve">      </w:t>
        </w:r>
        <w:r w:rsidRPr="00D43277">
          <w:t xml:space="preserve">&lt;code code="" codeSystem="2.16.840.1.113883.3.26.1.1" </w:t>
        </w:r>
      </w:ins>
      <w:r w:rsidR="004F700C">
        <w:br/>
        <w:t xml:space="preserve">  </w:t>
      </w:r>
      <w:r w:rsidR="00B91497">
        <w:t xml:space="preserve">          </w:t>
      </w:r>
      <w:ins w:id="1227" w:author="Borodina, Yulia" w:date="2013-11-15T22:11:00Z">
        <w:r w:rsidRPr="00D43277">
          <w:t>displayName="amino acid snap-n-go"/&gt;</w:t>
        </w:r>
      </w:ins>
      <w:r w:rsidR="004F700C">
        <w:br/>
      </w:r>
      <w:ins w:id="1228" w:author="Borodina, Yulia" w:date="2013-11-15T22:11:00Z">
        <w:r>
          <w:t xml:space="preserve">    </w:t>
        </w:r>
        <w:r w:rsidRPr="00D43277">
          <w:t>&lt;positio</w:t>
        </w:r>
        <w:r w:rsidR="00630635">
          <w:t>nNumber value="</w:t>
        </w:r>
      </w:ins>
      <w:ins w:id="1229" w:author="Borodina, Yulia" w:date="2013-11-15T22:23:00Z">
        <w:r w:rsidR="00630635">
          <w:t>99</w:t>
        </w:r>
      </w:ins>
      <w:ins w:id="1230" w:author="Borodina, Yulia" w:date="2013-11-15T22:11:00Z">
        <w:r w:rsidRPr="00D43277">
          <w:t>"/&gt;</w:t>
        </w:r>
      </w:ins>
      <w:r w:rsidR="004F700C">
        <w:br/>
      </w:r>
      <w:ins w:id="1231" w:author="Borodina, Yulia" w:date="2013-11-15T22:11:00Z">
        <w:r>
          <w:t xml:space="preserve">      </w:t>
        </w:r>
        <w:r w:rsidRPr="00D43277">
          <w:t>&lt;distalMoiety&gt;</w:t>
        </w:r>
      </w:ins>
      <w:r w:rsidR="004F700C">
        <w:br/>
      </w:r>
      <w:ins w:id="1232" w:author="Borodina, Yulia" w:date="2013-11-15T22:11:00Z">
        <w:r>
          <w:t xml:space="preserve">        </w:t>
        </w:r>
        <w:r w:rsidR="005948D6">
          <w:t>&lt;id extension="SU2" root="</w:t>
        </w:r>
      </w:ins>
      <w:ins w:id="1233" w:author="Borodina, Yulia" w:date="2013-11-15T22:31:00Z">
        <w:r w:rsidR="005948D6">
          <w:t>a</w:t>
        </w:r>
      </w:ins>
      <w:ins w:id="1234" w:author="Borodina, Yulia" w:date="2013-11-15T22:11:00Z">
        <w:r w:rsidRPr="00D43277">
          <w:t>f170df7-8153-45c1-9a21-6e1aa1b4c97e"/&gt;</w:t>
        </w:r>
      </w:ins>
      <w:r w:rsidR="004F700C">
        <w:br/>
      </w:r>
      <w:ins w:id="1235" w:author="Borodina, Yulia" w:date="2013-11-15T22:11:00Z">
        <w:r>
          <w:t xml:space="preserve">      </w:t>
        </w:r>
        <w:r w:rsidRPr="00D43277">
          <w:t>&lt;/distalMoiety&gt;</w:t>
        </w:r>
      </w:ins>
      <w:r w:rsidR="004F700C">
        <w:br/>
      </w:r>
      <w:ins w:id="1236" w:author="Borodina, Yulia" w:date="2013-11-15T22:11:00Z">
        <w:r>
          <w:t xml:space="preserve">    </w:t>
        </w:r>
        <w:r w:rsidRPr="00D43277">
          <w:t>&lt;/bond&gt;</w:t>
        </w:r>
      </w:ins>
      <w:r w:rsidR="004F700C">
        <w:br/>
      </w:r>
      <w:ins w:id="1237" w:author="Borodina, Yulia" w:date="2013-11-15T22:11:00Z">
        <w:r>
          <w:t xml:space="preserve">  </w:t>
        </w:r>
        <w:r w:rsidRPr="00D43277">
          <w:t>&lt;/partMoiety&gt;</w:t>
        </w:r>
      </w:ins>
      <w:r w:rsidR="004F700C">
        <w:br/>
      </w:r>
      <w:ins w:id="1238" w:author="Borodina, Yulia" w:date="2013-11-15T22:11:00Z">
        <w:r w:rsidRPr="00D43277">
          <w:t>&lt;/moiety&gt;</w:t>
        </w:r>
      </w:ins>
    </w:p>
    <w:p w:rsidR="00461F69" w:rsidRDefault="00461F69" w:rsidP="00461F69">
      <w:pPr>
        <w:pStyle w:val="Heading4"/>
        <w:numPr>
          <w:ilvl w:val="0"/>
          <w:numId w:val="0"/>
        </w:numPr>
        <w:rPr>
          <w:ins w:id="1239" w:author="Borodina, Yulia" w:date="2013-11-15T22:11:00Z"/>
          <w:lang w:val="en-US"/>
        </w:rPr>
      </w:pPr>
    </w:p>
    <w:p w:rsidR="00461F69" w:rsidRPr="004F700C" w:rsidRDefault="00461F69" w:rsidP="00B91497">
      <w:pPr>
        <w:pStyle w:val="XML"/>
        <w:rPr>
          <w:ins w:id="1240" w:author="Borodina, Yulia" w:date="2013-11-15T22:11:00Z"/>
        </w:rPr>
      </w:pPr>
      <w:ins w:id="1241" w:author="Borodina, Yulia" w:date="2013-11-15T22:11:00Z">
        <w:r w:rsidRPr="00593F1D">
          <w:t>&lt;subject&gt;</w:t>
        </w:r>
      </w:ins>
      <w:r w:rsidR="004F700C">
        <w:br/>
        <w:t xml:space="preserve">  </w:t>
      </w:r>
      <w:ins w:id="1242" w:author="Borodina, Yulia" w:date="2013-11-15T22:11:00Z">
        <w:r w:rsidRPr="00593F1D">
          <w:t>&lt;identifiedSubstance&gt;</w:t>
        </w:r>
      </w:ins>
      <w:r w:rsidR="004F700C">
        <w:br/>
        <w:t xml:space="preserve">    </w:t>
      </w:r>
      <w:ins w:id="1243" w:author="Borodina, Yulia" w:date="2013-11-15T22:11:00Z">
        <w:r w:rsidRPr="00593F1D">
          <w:t>&lt;id extension="</w:t>
        </w:r>
      </w:ins>
      <w:ins w:id="1244" w:author="Borodina, Yulia" w:date="2013-11-15T22:25:00Z">
        <w:r w:rsidR="00630635" w:rsidRPr="00630635">
          <w:t xml:space="preserve"> </w:t>
        </w:r>
        <w:r w:rsidR="00630635">
          <w:t>K-fumaric acid-K</w:t>
        </w:r>
        <w:r w:rsidR="00630635" w:rsidRPr="00593F1D">
          <w:t xml:space="preserve"> </w:t>
        </w:r>
      </w:ins>
      <w:ins w:id="1245" w:author="Borodina, Yulia" w:date="2013-11-15T22:11:00Z">
        <w:r w:rsidR="005948D6">
          <w:t>" root="</w:t>
        </w:r>
      </w:ins>
      <w:ins w:id="1246" w:author="Borodina, Yulia" w:date="2013-11-15T22:34:00Z">
        <w:r w:rsidR="005948D6">
          <w:t>a</w:t>
        </w:r>
      </w:ins>
      <w:ins w:id="1247" w:author="Borodina, Yulia" w:date="2013-11-15T22:11:00Z">
        <w:r w:rsidRPr="00593F1D">
          <w:t>2315501-dc0c-56d0-e044-001185133a64"/&gt;</w:t>
        </w:r>
      </w:ins>
      <w:r w:rsidR="004F700C">
        <w:br/>
        <w:t xml:space="preserve">    </w:t>
      </w:r>
      <w:ins w:id="1248" w:author="Borodina, Yulia" w:date="2013-11-15T22:11:00Z">
        <w:r w:rsidRPr="00593F1D">
          <w:t>&lt;identifiedSubstance&gt;</w:t>
        </w:r>
      </w:ins>
      <w:r w:rsidR="004F700C">
        <w:br/>
        <w:t xml:space="preserve">      </w:t>
      </w:r>
      <w:ins w:id="1249" w:author="Borodina, Yulia" w:date="2013-11-15T22:11:00Z">
        <w:r w:rsidRPr="00593F1D">
          <w:t>&lt;code code="</w:t>
        </w:r>
      </w:ins>
      <w:ins w:id="1250" w:author="Borodina, Yulia" w:date="2013-11-15T22:25:00Z">
        <w:r w:rsidR="00630635">
          <w:t>K-fumaric acid-K</w:t>
        </w:r>
        <w:r w:rsidR="00630635" w:rsidRPr="00593F1D">
          <w:t xml:space="preserve"> </w:t>
        </w:r>
      </w:ins>
      <w:ins w:id="1251" w:author="Borodina, Yulia" w:date="2013-11-15T22:11:00Z">
        <w:r w:rsidRPr="00593F1D">
          <w:t xml:space="preserve">" </w:t>
        </w:r>
      </w:ins>
      <w:r w:rsidR="004F700C">
        <w:br/>
        <w:t xml:space="preserve">      </w:t>
      </w:r>
      <w:ins w:id="1252" w:author="Borodina, Yulia" w:date="2013-11-15T22:11:00Z">
        <w:r w:rsidR="005948D6">
          <w:t>codeSystem="</w:t>
        </w:r>
      </w:ins>
      <w:ins w:id="1253" w:author="Borodina, Yulia" w:date="2013-11-15T22:35:00Z">
        <w:r w:rsidR="005948D6">
          <w:t>a</w:t>
        </w:r>
      </w:ins>
      <w:ins w:id="1254" w:author="Borodina, Yulia" w:date="2013-11-15T22:11:00Z">
        <w:r w:rsidRPr="00593F1D">
          <w:t>2315501-dc0c-56d0-e044-001185133a64"/&gt;</w:t>
        </w:r>
      </w:ins>
      <w:r w:rsidR="004F700C">
        <w:br/>
        <w:t xml:space="preserve">      </w:t>
      </w:r>
      <w:ins w:id="1255" w:author="Borodina, Yulia" w:date="2013-11-15T22:11:00Z">
        <w:r w:rsidRPr="00593F1D">
          <w:t>&lt;name&gt;</w:t>
        </w:r>
      </w:ins>
      <w:ins w:id="1256" w:author="Borodina, Yulia" w:date="2013-11-15T22:46:00Z">
        <w:r w:rsidR="00093EE3" w:rsidRPr="00093EE3">
          <w:t xml:space="preserve"> </w:t>
        </w:r>
        <w:r w:rsidR="00093EE3">
          <w:t>lysine diamide with fumaric acid</w:t>
        </w:r>
        <w:r w:rsidR="00093EE3" w:rsidRPr="00593F1D">
          <w:t xml:space="preserve"> </w:t>
        </w:r>
      </w:ins>
      <w:ins w:id="1257" w:author="Borodina, Yulia" w:date="2013-11-15T22:11:00Z">
        <w:r w:rsidRPr="00593F1D">
          <w:t>&lt;/name&gt;</w:t>
        </w:r>
      </w:ins>
      <w:r w:rsidR="004F700C">
        <w:br/>
        <w:t xml:space="preserve">      </w:t>
      </w:r>
      <w:ins w:id="1258" w:author="Borodina, Yulia" w:date="2013-11-15T22:11:00Z">
        <w:r w:rsidRPr="00593F1D">
          <w:t>&lt;moiety&gt;</w:t>
        </w:r>
      </w:ins>
      <w:r w:rsidR="004F700C">
        <w:br/>
        <w:t xml:space="preserve">        </w:t>
      </w:r>
      <w:ins w:id="1259" w:author="Borodina, Yulia" w:date="2013-11-15T22:11:00Z">
        <w:r w:rsidRPr="00593F1D">
          <w:t>&lt;code code="" codeSyst</w:t>
        </w:r>
        <w:r>
          <w:t>em="2.16.840.1.113883.3.26.1.1"</w:t>
        </w:r>
      </w:ins>
      <w:r w:rsidR="004F700C">
        <w:br/>
        <w:t xml:space="preserve">          </w:t>
      </w:r>
      <w:r w:rsidR="00B91497">
        <w:t xml:space="preserve">    </w:t>
      </w:r>
      <w:ins w:id="1260" w:author="Borodina, Yulia" w:date="2013-11-15T22:11:00Z">
        <w:r w:rsidRPr="00593F1D">
          <w:t>displayName="N-C snap-in bond-site"/&gt;</w:t>
        </w:r>
      </w:ins>
      <w:r w:rsidR="004F700C">
        <w:br/>
        <w:t xml:space="preserve">        </w:t>
      </w:r>
      <w:ins w:id="1261" w:author="Borodina, Yulia" w:date="2013-11-15T22:11:00Z">
        <w:r w:rsidRPr="00593F1D">
          <w:t>&lt;positionNumber value="</w:t>
        </w:r>
      </w:ins>
      <w:ins w:id="1262" w:author="Borodina, Yulia" w:date="2013-11-15T22:37:00Z">
        <w:r w:rsidR="005948D6">
          <w:t>17</w:t>
        </w:r>
      </w:ins>
      <w:ins w:id="1263" w:author="Borodina, Yulia" w:date="2013-11-15T22:11:00Z">
        <w:r w:rsidRPr="00593F1D">
          <w:t>"/&gt;</w:t>
        </w:r>
      </w:ins>
      <w:r w:rsidR="004F700C">
        <w:br/>
        <w:t xml:space="preserve">        </w:t>
      </w:r>
      <w:ins w:id="1264" w:author="Borodina, Yulia" w:date="2013-11-15T22:11:00Z">
        <w:r w:rsidRPr="00593F1D">
          <w:t>&lt;positionNumber value="</w:t>
        </w:r>
      </w:ins>
      <w:ins w:id="1265" w:author="Borodina, Yulia" w:date="2013-11-15T22:37:00Z">
        <w:r w:rsidR="005948D6">
          <w:t>1</w:t>
        </w:r>
      </w:ins>
      <w:ins w:id="1266" w:author="Borodina, Yulia" w:date="2013-11-15T22:11:00Z">
        <w:r w:rsidRPr="00593F1D">
          <w:t>5"/&gt;</w:t>
        </w:r>
      </w:ins>
      <w:r w:rsidR="004F700C">
        <w:br/>
        <w:t xml:space="preserve">        </w:t>
      </w:r>
      <w:ins w:id="1267" w:author="Borodina, Yulia" w:date="2013-11-15T22:11:00Z">
        <w:r w:rsidRPr="00593F1D">
          <w:t>&lt;partMoiety/&gt;</w:t>
        </w:r>
      </w:ins>
      <w:r w:rsidR="004F700C">
        <w:br/>
        <w:t xml:space="preserve">      </w:t>
      </w:r>
      <w:ins w:id="1268" w:author="Borodina, Yulia" w:date="2013-11-15T22:11:00Z">
        <w:r w:rsidRPr="00593F1D">
          <w:t>&lt;/moiety&gt;</w:t>
        </w:r>
      </w:ins>
      <w:r w:rsidR="004F700C">
        <w:br/>
        <w:t xml:space="preserve">      </w:t>
      </w:r>
      <w:ins w:id="1269" w:author="Borodina, Yulia" w:date="2013-11-15T22:11:00Z">
        <w:r w:rsidRPr="00593F1D">
          <w:t>&lt;moiety&gt;</w:t>
        </w:r>
      </w:ins>
      <w:r w:rsidR="004F700C">
        <w:br/>
        <w:t xml:space="preserve">        </w:t>
      </w:r>
      <w:ins w:id="1270" w:author="Borodina, Yulia" w:date="2013-11-15T22:11:00Z">
        <w:r w:rsidRPr="00593F1D">
          <w:t xml:space="preserve">&lt;code code="" codeSystem="2.16.840.1.113883.3.26.1.1" </w:t>
        </w:r>
      </w:ins>
      <w:r w:rsidR="004F700C">
        <w:br/>
        <w:t xml:space="preserve">          </w:t>
      </w:r>
      <w:r w:rsidR="00B91497">
        <w:t xml:space="preserve">    </w:t>
      </w:r>
      <w:ins w:id="1271" w:author="Borodina, Yulia" w:date="2013-11-15T22:11:00Z">
        <w:r w:rsidRPr="00593F1D">
          <w:t>displayName="N-C snap-in bond-site"/&gt;</w:t>
        </w:r>
      </w:ins>
      <w:r w:rsidR="004F700C">
        <w:br/>
        <w:t xml:space="preserve">        </w:t>
      </w:r>
      <w:ins w:id="1272" w:author="Borodina, Yulia" w:date="2013-11-15T22:11:00Z">
        <w:r w:rsidR="00B24AA6">
          <w:t>&lt;positionNumber value="</w:t>
        </w:r>
      </w:ins>
      <w:ins w:id="1273" w:author="Borodina, Yulia" w:date="2013-11-15T22:41:00Z">
        <w:r w:rsidR="00B24AA6">
          <w:t>1</w:t>
        </w:r>
      </w:ins>
      <w:ins w:id="1274" w:author="Borodina, Yulia" w:date="2013-11-15T22:42:00Z">
        <w:r w:rsidR="00B24AA6">
          <w:t>8</w:t>
        </w:r>
      </w:ins>
      <w:ins w:id="1275" w:author="Borodina, Yulia" w:date="2013-11-15T22:41:00Z">
        <w:r w:rsidR="00B24AA6">
          <w:t>”</w:t>
        </w:r>
      </w:ins>
      <w:ins w:id="1276" w:author="Borodina, Yulia" w:date="2013-11-15T22:11:00Z">
        <w:r w:rsidRPr="00593F1D">
          <w:t>/&gt;</w:t>
        </w:r>
      </w:ins>
      <w:r w:rsidR="004F700C">
        <w:br/>
        <w:t xml:space="preserve">        </w:t>
      </w:r>
      <w:ins w:id="1277" w:author="Borodina, Yulia" w:date="2013-11-15T22:11:00Z">
        <w:r w:rsidR="00B24AA6">
          <w:t>&lt;positionNumber value="</w:t>
        </w:r>
      </w:ins>
      <w:ins w:id="1278" w:author="Borodina, Yulia" w:date="2013-11-15T22:41:00Z">
        <w:r w:rsidR="00B24AA6">
          <w:t>1</w:t>
        </w:r>
      </w:ins>
      <w:ins w:id="1279" w:author="Borodina, Yulia" w:date="2013-11-15T22:42:00Z">
        <w:r w:rsidR="00B24AA6">
          <w:t>6</w:t>
        </w:r>
      </w:ins>
      <w:ins w:id="1280" w:author="Borodina, Yulia" w:date="2013-11-15T22:11:00Z">
        <w:r w:rsidRPr="00593F1D">
          <w:t>"/&gt;</w:t>
        </w:r>
      </w:ins>
      <w:r w:rsidR="004F700C">
        <w:br/>
        <w:t xml:space="preserve">        </w:t>
      </w:r>
      <w:ins w:id="1281" w:author="Borodina, Yulia" w:date="2013-11-15T22:11:00Z">
        <w:r w:rsidRPr="00593F1D">
          <w:t>&lt;partMoiety/&gt;</w:t>
        </w:r>
      </w:ins>
      <w:r w:rsidR="004F700C">
        <w:br/>
        <w:t xml:space="preserve">      </w:t>
      </w:r>
      <w:ins w:id="1282" w:author="Borodina, Yulia" w:date="2013-11-15T22:11:00Z">
        <w:r w:rsidRPr="00593F1D">
          <w:t>&lt;/moiety&gt;</w:t>
        </w:r>
      </w:ins>
      <w:r w:rsidR="004F700C">
        <w:br/>
        <w:t xml:space="preserve">    </w:t>
      </w:r>
      <w:ins w:id="1283" w:author="Borodina, Yulia" w:date="2013-11-15T22:11:00Z">
        <w:r w:rsidRPr="00593F1D">
          <w:t>&lt;/identifiedSubstance&gt;</w:t>
        </w:r>
      </w:ins>
      <w:r w:rsidR="004F700C">
        <w:br/>
        <w:t xml:space="preserve">    </w:t>
      </w:r>
      <w:ins w:id="1284" w:author="Borodina, Yulia" w:date="2013-11-15T22:11:00Z">
        <w:r w:rsidRPr="00593F1D">
          <w:t>&lt;subjectOf&gt;</w:t>
        </w:r>
      </w:ins>
      <w:r w:rsidR="004F700C">
        <w:br/>
        <w:t xml:space="preserve">      </w:t>
      </w:r>
      <w:ins w:id="1285" w:author="Borodina, Yulia" w:date="2013-11-15T22:11:00Z">
        <w:r w:rsidRPr="00593F1D">
          <w:t>&lt;characteristic&gt;</w:t>
        </w:r>
      </w:ins>
      <w:r w:rsidR="004F700C">
        <w:br/>
        <w:t xml:space="preserve">        </w:t>
      </w:r>
      <w:ins w:id="1286" w:author="Borodina, Yulia" w:date="2013-11-15T22:11:00Z">
        <w:r w:rsidRPr="00593F1D">
          <w:t>&lt;code code="C103240" codeSyst</w:t>
        </w:r>
        <w:r>
          <w:t>em="2.16.840.1.113883.3.26.1.1"</w:t>
        </w:r>
      </w:ins>
      <w:r w:rsidR="004F700C">
        <w:br/>
        <w:t xml:space="preserve">          </w:t>
      </w:r>
      <w:r w:rsidR="00B91497">
        <w:t xml:space="preserve">    </w:t>
      </w:r>
      <w:ins w:id="1287" w:author="Borodina, Yulia" w:date="2013-11-15T22:11:00Z">
        <w:r w:rsidRPr="00593F1D">
          <w:t>displayName="Chemical Structure"/&gt;</w:t>
        </w:r>
      </w:ins>
      <w:r w:rsidR="004F700C">
        <w:br/>
        <w:t xml:space="preserve">        </w:t>
      </w:r>
      <w:ins w:id="1288" w:author="Borodina, Yulia" w:date="2013-11-15T22:11:00Z">
        <w:r w:rsidRPr="00593F1D">
          <w:t xml:space="preserve">&lt;value xsi:type="ED" </w:t>
        </w:r>
        <w:r w:rsidRPr="00195545">
          <w:t>mediaType="application/x-inchi"&gt;</w:t>
        </w:r>
      </w:ins>
      <w:ins w:id="1289" w:author="Borodina, Yulia" w:date="2013-11-15T22:43:00Z">
        <w:r w:rsidR="00093EE3" w:rsidRPr="004F700C">
          <w:rPr>
            <w:rFonts w:ascii="Arial" w:hAnsi="Arial" w:cs="Arial"/>
          </w:rPr>
          <w:t xml:space="preserve"> </w:t>
        </w:r>
        <w:r w:rsidR="00093EE3" w:rsidRPr="00B91497">
          <w:t>InChI=1S/C16H28N4O6/c17-11(15(23)24)5-1-3-9-19-13(21)7-8-14(22)20-10-4-2-6-12(18)16(25)26/h7-8,11-12H,1-6,9-10,17-18H2,(H,19,21)(H,20,22)(H,23,24)(H,25,26)/b8-7+/t11-,12-/m0/s1</w:t>
        </w:r>
      </w:ins>
      <w:ins w:id="1290" w:author="Borodina, Yulia" w:date="2013-11-15T22:11:00Z">
        <w:r w:rsidRPr="00093EE3">
          <w:t>&lt;/value&gt;</w:t>
        </w:r>
      </w:ins>
      <w:r w:rsidR="004F700C">
        <w:br/>
        <w:t xml:space="preserve">      </w:t>
      </w:r>
      <w:ins w:id="1291" w:author="Borodina, Yulia" w:date="2013-11-15T22:11:00Z">
        <w:r w:rsidRPr="00593F1D">
          <w:t>&lt;/characteristic&gt;</w:t>
        </w:r>
      </w:ins>
      <w:r w:rsidR="004F700C">
        <w:br/>
        <w:t xml:space="preserve">    </w:t>
      </w:r>
      <w:ins w:id="1292" w:author="Borodina, Yulia" w:date="2013-11-15T22:11:00Z">
        <w:r w:rsidRPr="00593F1D">
          <w:t>&lt;/subjectOf&gt;</w:t>
        </w:r>
      </w:ins>
      <w:r w:rsidR="004F700C">
        <w:br/>
        <w:t xml:space="preserve">  </w:t>
      </w:r>
      <w:ins w:id="1293" w:author="Borodina, Yulia" w:date="2013-11-15T22:11:00Z">
        <w:r w:rsidRPr="00593F1D">
          <w:t>&lt;/identifiedSubstance&gt;</w:t>
        </w:r>
      </w:ins>
      <w:r w:rsidR="004F700C">
        <w:br/>
      </w:r>
      <w:ins w:id="1294" w:author="Borodina, Yulia" w:date="2013-11-15T22:11:00Z">
        <w:r w:rsidRPr="004F700C">
          <w:t>&lt;/subject&gt;</w:t>
        </w:r>
      </w:ins>
    </w:p>
    <w:p w:rsidR="00593F1D" w:rsidRDefault="00593F1D" w:rsidP="00593F1D">
      <w:pPr>
        <w:rPr>
          <w:ins w:id="1295" w:author="Borodina, Yulia" w:date="2013-11-15T14:21:00Z"/>
          <w:lang w:val="en-US"/>
        </w:rPr>
      </w:pPr>
    </w:p>
    <w:p w:rsidR="00E27C40" w:rsidRDefault="00E27C40" w:rsidP="00E27C40">
      <w:pPr>
        <w:pStyle w:val="Heading4"/>
        <w:rPr>
          <w:ins w:id="1296" w:author="Borodina, Yulia" w:date="2013-11-15T23:17:00Z"/>
        </w:rPr>
      </w:pPr>
      <w:ins w:id="1297" w:author="Borodina, Yulia" w:date="2013-11-15T13:24:00Z">
        <w:r>
          <w:t>Structurally non-specific modifications</w:t>
        </w:r>
      </w:ins>
    </w:p>
    <w:p w:rsidR="001F10D7" w:rsidRDefault="001F10D7">
      <w:pPr>
        <w:rPr>
          <w:ins w:id="1298" w:author="Borodina, Yulia" w:date="2013-11-15T23:17:00Z"/>
        </w:rPr>
        <w:pPrChange w:id="1299" w:author="Borodina, Yulia" w:date="2013-11-15T23:17:00Z">
          <w:pPr>
            <w:pStyle w:val="Heading4"/>
          </w:pPr>
        </w:pPrChange>
      </w:pPr>
    </w:p>
    <w:p w:rsidR="001F10D7" w:rsidRDefault="00B74A28">
      <w:pPr>
        <w:rPr>
          <w:ins w:id="1300" w:author="Borodina, Yulia" w:date="2013-11-15T23:17:00Z"/>
        </w:rPr>
        <w:pPrChange w:id="1301" w:author="Borodina, Yulia" w:date="2013-11-15T23:17:00Z">
          <w:pPr>
            <w:pStyle w:val="Heading4"/>
          </w:pPr>
        </w:pPrChange>
      </w:pPr>
      <w:commentRangeStart w:id="1302"/>
      <w:ins w:id="1303" w:author="Borodina, Yulia" w:date="2013-11-15T23:23:00Z">
        <w:r>
          <w:t>S</w:t>
        </w:r>
      </w:ins>
      <w:ins w:id="1304" w:author="Borodina, Yulia" w:date="2013-11-15T23:18:00Z">
        <w:r w:rsidR="001F10D7">
          <w:t xml:space="preserve">tructurally non-specific modifications shall be </w:t>
        </w:r>
      </w:ins>
      <w:ins w:id="1305" w:author="Borodina, Yulia" w:date="2013-11-15T23:23:00Z">
        <w:r>
          <w:t>represented by a code of a class of substances, e.</w:t>
        </w:r>
      </w:ins>
      <w:ins w:id="1306" w:author="Borodina, Yulia" w:date="2013-11-15T23:24:00Z">
        <w:r>
          <w:t>g., gl</w:t>
        </w:r>
      </w:ins>
      <w:ins w:id="1307" w:author="Borodina, Yulia" w:date="2013-11-15T23:25:00Z">
        <w:r>
          <w:t>y</w:t>
        </w:r>
      </w:ins>
      <w:ins w:id="1308" w:author="Borodina, Yulia" w:date="2013-11-15T23:24:00Z">
        <w:r>
          <w:t>canes.</w:t>
        </w:r>
      </w:ins>
      <w:ins w:id="1309" w:author="Borodina, Yulia" w:date="2013-11-15T23:17:00Z">
        <w:r w:rsidR="001F10D7">
          <w:t xml:space="preserve"> </w:t>
        </w:r>
      </w:ins>
      <w:commentRangeEnd w:id="1302"/>
      <w:ins w:id="1310" w:author="Borodina, Yulia" w:date="2013-11-15T23:32:00Z">
        <w:r w:rsidR="00B6365E">
          <w:rPr>
            <w:rStyle w:val="CommentReference"/>
          </w:rPr>
          <w:commentReference w:id="1302"/>
        </w:r>
      </w:ins>
    </w:p>
    <w:p w:rsidR="00F87170" w:rsidRPr="00AE4EAA" w:rsidRDefault="00F87170">
      <w:pPr>
        <w:pStyle w:val="Heading5"/>
        <w:rPr>
          <w:ins w:id="1311" w:author="Borodina, Yulia" w:date="2013-11-15T23:45:00Z"/>
          <w:lang w:eastAsia="en-US"/>
        </w:rPr>
        <w:pPrChange w:id="1312" w:author="Borodina, Yulia" w:date="2013-11-15T23:46:00Z">
          <w:pPr>
            <w:pStyle w:val="Heading3"/>
          </w:pPr>
        </w:pPrChange>
      </w:pPr>
      <w:ins w:id="1313" w:author="Borodina, Yulia" w:date="2013-11-15T23:45:00Z">
        <w:r w:rsidRPr="00AE4EAA">
          <w:rPr>
            <w:lang w:eastAsia="en-US"/>
          </w:rPr>
          <w:lastRenderedPageBreak/>
          <w:t>Glycosylation</w:t>
        </w:r>
        <w:r w:rsidRPr="0014542C">
          <w:rPr>
            <w:rFonts w:hint="eastAsia"/>
            <w:lang w:eastAsia="ja-JP"/>
          </w:rPr>
          <w:t xml:space="preserve">  (repeat as necessary)</w:t>
        </w:r>
      </w:ins>
    </w:p>
    <w:p w:rsidR="00F87170" w:rsidRDefault="00F87170" w:rsidP="00F87170">
      <w:pPr>
        <w:jc w:val="both"/>
        <w:rPr>
          <w:ins w:id="1314" w:author="Borodina, Yulia" w:date="2013-11-15T23:45:00Z"/>
        </w:rPr>
      </w:pPr>
      <w:ins w:id="1315" w:author="Borodina, Yulia" w:date="2013-11-15T23:45:00Z">
        <w:r>
          <w:t xml:space="preserve">The exact structure of the glycane moiety is usually not fully described but only represented as a general class, using concepts such as “human glycane”, “yeast glycane” (Glycosylation Type). The N-Linked, O-Linked, and C-Linked glycosylation is specified </w:t>
        </w:r>
      </w:ins>
      <w:ins w:id="1316" w:author="Borodina, Yulia" w:date="2013-11-15T23:48:00Z">
        <w:r>
          <w:t>by</w:t>
        </w:r>
      </w:ins>
      <w:ins w:id="1317" w:author="Borodina, Yulia" w:date="2013-11-15T23:45:00Z">
        <w:r>
          <w:t xml:space="preserve"> the single positionNumber element.</w:t>
        </w:r>
      </w:ins>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87170" w:rsidRPr="007A51EF" w:rsidTr="00195545">
        <w:trPr>
          <w:ins w:id="1318" w:author="Borodina, Yulia" w:date="2013-11-15T23:45:00Z"/>
        </w:trPr>
        <w:tc>
          <w:tcPr>
            <w:tcW w:w="1951" w:type="dxa"/>
            <w:shd w:val="clear" w:color="auto" w:fill="auto"/>
          </w:tcPr>
          <w:p w:rsidR="00F87170" w:rsidRPr="007A51EF" w:rsidRDefault="00F87170" w:rsidP="00195545">
            <w:pPr>
              <w:rPr>
                <w:ins w:id="1319" w:author="Borodina, Yulia" w:date="2013-11-15T23:45:00Z"/>
                <w:b/>
                <w:lang w:eastAsia="en-US"/>
              </w:rPr>
            </w:pPr>
            <w:ins w:id="1320" w:author="Borodina, Yulia" w:date="2013-11-15T23:45:00Z">
              <w:r w:rsidRPr="007A51EF">
                <w:rPr>
                  <w:b/>
                </w:rPr>
                <w:t>User Guidance</w:t>
              </w:r>
            </w:ins>
          </w:p>
        </w:tc>
        <w:tc>
          <w:tcPr>
            <w:tcW w:w="8017" w:type="dxa"/>
            <w:shd w:val="clear" w:color="auto" w:fill="auto"/>
          </w:tcPr>
          <w:p w:rsidR="00F87170" w:rsidRPr="007A51EF" w:rsidRDefault="00E04602" w:rsidP="00E04602">
            <w:pPr>
              <w:jc w:val="both"/>
              <w:rPr>
                <w:ins w:id="1321" w:author="Borodina, Yulia" w:date="2013-11-15T23:45:00Z"/>
                <w:lang w:eastAsia="en-US"/>
              </w:rPr>
            </w:pPr>
            <w:ins w:id="1322" w:author="Borodina, Yulia" w:date="2013-11-15T23:52:00Z">
              <w:r>
                <w:rPr>
                  <w:lang w:eastAsia="en-US"/>
                </w:rPr>
                <w:t>The type of the glycane shall be specified basedon a controlled vocabulary.</w:t>
              </w:r>
            </w:ins>
          </w:p>
        </w:tc>
      </w:tr>
      <w:tr w:rsidR="00F87170" w:rsidRPr="007A51EF" w:rsidTr="00195545">
        <w:trPr>
          <w:ins w:id="1323" w:author="Borodina, Yulia" w:date="2013-11-15T23:45:00Z"/>
        </w:trPr>
        <w:tc>
          <w:tcPr>
            <w:tcW w:w="1951" w:type="dxa"/>
            <w:shd w:val="clear" w:color="auto" w:fill="auto"/>
          </w:tcPr>
          <w:p w:rsidR="00F87170" w:rsidRPr="007A51EF" w:rsidRDefault="00F87170" w:rsidP="00195545">
            <w:pPr>
              <w:rPr>
                <w:ins w:id="1324" w:author="Borodina, Yulia" w:date="2013-11-15T23:45:00Z"/>
                <w:b/>
                <w:lang w:eastAsia="en-US"/>
              </w:rPr>
            </w:pPr>
            <w:ins w:id="1325" w:author="Borodina, Yulia" w:date="2013-11-15T23:45:00Z">
              <w:r w:rsidRPr="007A51EF">
                <w:rPr>
                  <w:b/>
                </w:rPr>
                <w:t>Example(s)</w:t>
              </w:r>
            </w:ins>
          </w:p>
        </w:tc>
        <w:tc>
          <w:tcPr>
            <w:tcW w:w="8017" w:type="dxa"/>
            <w:shd w:val="clear" w:color="auto" w:fill="auto"/>
          </w:tcPr>
          <w:p w:rsidR="00F87170" w:rsidRPr="007A51EF" w:rsidRDefault="00E04602" w:rsidP="00E04602">
            <w:pPr>
              <w:rPr>
                <w:ins w:id="1326" w:author="Borodina, Yulia" w:date="2013-11-15T23:45:00Z"/>
                <w:lang w:eastAsia="en-US"/>
              </w:rPr>
            </w:pPr>
            <w:ins w:id="1327" w:author="Borodina, Yulia" w:date="2013-11-15T23:45:00Z">
              <w:r w:rsidRPr="00443192">
                <w:rPr>
                  <w:lang w:eastAsia="en-US"/>
                </w:rPr>
                <w:t>HUMAN</w:t>
              </w:r>
            </w:ins>
            <w:ins w:id="1328" w:author="Borodina, Yulia" w:date="2013-11-15T23:49:00Z">
              <w:r>
                <w:rPr>
                  <w:lang w:eastAsia="en-US"/>
                </w:rPr>
                <w:t xml:space="preserve"> GLYCAN</w:t>
              </w:r>
            </w:ins>
            <w:ins w:id="1329" w:author="Borodina, Yulia" w:date="2013-11-15T23:53:00Z">
              <w:r>
                <w:rPr>
                  <w:lang w:eastAsia="en-US"/>
                </w:rPr>
                <w:t>E</w:t>
              </w:r>
            </w:ins>
            <w:ins w:id="1330" w:author="Borodina, Yulia" w:date="2013-11-15T23:45:00Z">
              <w:r w:rsidRPr="00443192">
                <w:rPr>
                  <w:lang w:eastAsia="en-US"/>
                </w:rPr>
                <w:t>, MAMMALIAN</w:t>
              </w:r>
            </w:ins>
            <w:ins w:id="1331" w:author="Borodina, Yulia" w:date="2013-11-15T23:49:00Z">
              <w:r>
                <w:rPr>
                  <w:lang w:eastAsia="en-US"/>
                </w:rPr>
                <w:t xml:space="preserve"> GLYCAN</w:t>
              </w:r>
            </w:ins>
            <w:ins w:id="1332" w:author="Borodina, Yulia" w:date="2013-11-15T23:53:00Z">
              <w:r>
                <w:rPr>
                  <w:lang w:eastAsia="en-US"/>
                </w:rPr>
                <w:t>E</w:t>
              </w:r>
            </w:ins>
            <w:ins w:id="1333" w:author="Borodina, Yulia" w:date="2013-11-15T23:45:00Z">
              <w:r w:rsidRPr="00443192">
                <w:rPr>
                  <w:lang w:eastAsia="en-US"/>
                </w:rPr>
                <w:t>, AVIAN</w:t>
              </w:r>
            </w:ins>
            <w:ins w:id="1334" w:author="Borodina, Yulia" w:date="2013-11-15T23:53:00Z">
              <w:r>
                <w:rPr>
                  <w:lang w:eastAsia="en-US"/>
                </w:rPr>
                <w:t xml:space="preserve"> GLYCANE</w:t>
              </w:r>
            </w:ins>
            <w:ins w:id="1335" w:author="Borodina, Yulia" w:date="2013-11-15T23:45:00Z">
              <w:r w:rsidRPr="00443192">
                <w:rPr>
                  <w:lang w:eastAsia="en-US"/>
                </w:rPr>
                <w:t>, FUNGAL</w:t>
              </w:r>
            </w:ins>
            <w:ins w:id="1336" w:author="Borodina, Yulia" w:date="2013-11-15T23:53:00Z">
              <w:r>
                <w:rPr>
                  <w:lang w:eastAsia="en-US"/>
                </w:rPr>
                <w:t xml:space="preserve"> GLYCANE</w:t>
              </w:r>
            </w:ins>
            <w:ins w:id="1337" w:author="Borodina, Yulia" w:date="2013-11-15T23:45:00Z">
              <w:r w:rsidRPr="00443192">
                <w:rPr>
                  <w:lang w:eastAsia="en-US"/>
                </w:rPr>
                <w:t>, BACTERIAL</w:t>
              </w:r>
            </w:ins>
            <w:ins w:id="1338" w:author="Borodina, Yulia" w:date="2013-11-15T23:53:00Z">
              <w:r>
                <w:rPr>
                  <w:lang w:eastAsia="en-US"/>
                </w:rPr>
                <w:t xml:space="preserve"> GLYCANE</w:t>
              </w:r>
            </w:ins>
            <w:ins w:id="1339" w:author="Borodina, Yulia" w:date="2013-11-15T23:45:00Z">
              <w:r w:rsidRPr="00443192">
                <w:rPr>
                  <w:lang w:eastAsia="en-US"/>
                </w:rPr>
                <w:t>, VIRAL</w:t>
              </w:r>
            </w:ins>
            <w:ins w:id="1340" w:author="Borodina, Yulia" w:date="2013-11-15T23:53:00Z">
              <w:r>
                <w:rPr>
                  <w:lang w:eastAsia="en-US"/>
                </w:rPr>
                <w:t xml:space="preserve"> GLYCANE</w:t>
              </w:r>
            </w:ins>
            <w:ins w:id="1341" w:author="Borodina, Yulia" w:date="2013-11-15T23:45:00Z">
              <w:r w:rsidRPr="00443192">
                <w:rPr>
                  <w:lang w:eastAsia="en-US"/>
                </w:rPr>
                <w:t>, PLANT</w:t>
              </w:r>
            </w:ins>
            <w:ins w:id="1342" w:author="Borodina, Yulia" w:date="2013-11-15T23:53:00Z">
              <w:r>
                <w:rPr>
                  <w:lang w:eastAsia="en-US"/>
                </w:rPr>
                <w:t xml:space="preserve"> GLYCANE</w:t>
              </w:r>
            </w:ins>
            <w:ins w:id="1343" w:author="Borodina, Yulia" w:date="2013-11-15T23:45:00Z">
              <w:r w:rsidRPr="00443192">
                <w:rPr>
                  <w:lang w:eastAsia="en-US"/>
                </w:rPr>
                <w:t xml:space="preserve">, INSECT </w:t>
              </w:r>
            </w:ins>
            <w:ins w:id="1344" w:author="Borodina, Yulia" w:date="2013-11-15T23:54:00Z">
              <w:r>
                <w:rPr>
                  <w:lang w:eastAsia="en-US"/>
                </w:rPr>
                <w:t>GLYCANE</w:t>
              </w:r>
            </w:ins>
          </w:p>
        </w:tc>
      </w:tr>
      <w:tr w:rsidR="00F87170" w:rsidRPr="007A51EF" w:rsidTr="00195545">
        <w:trPr>
          <w:ins w:id="1345" w:author="Borodina, Yulia" w:date="2013-11-15T23:45:00Z"/>
        </w:trPr>
        <w:tc>
          <w:tcPr>
            <w:tcW w:w="1951" w:type="dxa"/>
            <w:shd w:val="clear" w:color="auto" w:fill="auto"/>
          </w:tcPr>
          <w:p w:rsidR="00F87170" w:rsidRPr="007A51EF" w:rsidRDefault="00F87170" w:rsidP="00195545">
            <w:pPr>
              <w:rPr>
                <w:ins w:id="1346" w:author="Borodina, Yulia" w:date="2013-11-15T23:45:00Z"/>
                <w:b/>
              </w:rPr>
            </w:pPr>
            <w:ins w:id="1347" w:author="Borodina, Yulia" w:date="2013-11-15T23:45:00Z">
              <w:r w:rsidRPr="007A51EF">
                <w:rPr>
                  <w:b/>
                </w:rPr>
                <w:t>Conformance</w:t>
              </w:r>
            </w:ins>
          </w:p>
        </w:tc>
        <w:tc>
          <w:tcPr>
            <w:tcW w:w="8017" w:type="dxa"/>
            <w:shd w:val="clear" w:color="auto" w:fill="auto"/>
          </w:tcPr>
          <w:p w:rsidR="00F87170" w:rsidRPr="007A51EF" w:rsidRDefault="00F87170" w:rsidP="00195545">
            <w:pPr>
              <w:rPr>
                <w:ins w:id="1348" w:author="Borodina, Yulia" w:date="2013-11-15T23:45:00Z"/>
                <w:lang w:eastAsia="en-US"/>
              </w:rPr>
            </w:pPr>
            <w:ins w:id="1349" w:author="Borodina, Yulia" w:date="2013-11-15T23:45:00Z">
              <w:r>
                <w:rPr>
                  <w:lang w:eastAsia="en-US"/>
                </w:rPr>
                <w:t>CONDITIONAL – when glycosylation is known</w:t>
              </w:r>
            </w:ins>
          </w:p>
        </w:tc>
      </w:tr>
      <w:tr w:rsidR="00F87170" w:rsidRPr="007A51EF" w:rsidTr="00195545">
        <w:trPr>
          <w:ins w:id="1350" w:author="Borodina, Yulia" w:date="2013-11-15T23:45:00Z"/>
        </w:trPr>
        <w:tc>
          <w:tcPr>
            <w:tcW w:w="1951" w:type="dxa"/>
            <w:shd w:val="clear" w:color="auto" w:fill="auto"/>
          </w:tcPr>
          <w:p w:rsidR="00F87170" w:rsidRPr="007A51EF" w:rsidRDefault="00F87170" w:rsidP="00195545">
            <w:pPr>
              <w:rPr>
                <w:ins w:id="1351" w:author="Borodina, Yulia" w:date="2013-11-15T23:45:00Z"/>
                <w:b/>
              </w:rPr>
            </w:pPr>
            <w:ins w:id="1352" w:author="Borodina, Yulia" w:date="2013-11-15T23:45:00Z">
              <w:r w:rsidRPr="007A51EF">
                <w:rPr>
                  <w:b/>
                </w:rPr>
                <w:t>Data Type</w:t>
              </w:r>
            </w:ins>
          </w:p>
        </w:tc>
        <w:tc>
          <w:tcPr>
            <w:tcW w:w="8017" w:type="dxa"/>
            <w:shd w:val="clear" w:color="auto" w:fill="auto"/>
          </w:tcPr>
          <w:p w:rsidR="00F87170" w:rsidRPr="007A51EF" w:rsidRDefault="00F87170" w:rsidP="00195545">
            <w:pPr>
              <w:rPr>
                <w:ins w:id="1353" w:author="Borodina, Yulia" w:date="2013-11-15T23:45:00Z"/>
                <w:lang w:eastAsia="en-US"/>
              </w:rPr>
            </w:pPr>
            <w:ins w:id="1354" w:author="Borodina, Yulia" w:date="2013-11-15T23:45:00Z">
              <w:r>
                <w:rPr>
                  <w:lang w:eastAsia="en-US"/>
                </w:rPr>
                <w:t>CD</w:t>
              </w:r>
            </w:ins>
          </w:p>
        </w:tc>
      </w:tr>
      <w:tr w:rsidR="00F87170" w:rsidRPr="007A51EF" w:rsidTr="00195545">
        <w:trPr>
          <w:ins w:id="1355" w:author="Borodina, Yulia" w:date="2013-11-15T23:45:00Z"/>
        </w:trPr>
        <w:tc>
          <w:tcPr>
            <w:tcW w:w="1951" w:type="dxa"/>
            <w:shd w:val="clear" w:color="auto" w:fill="auto"/>
          </w:tcPr>
          <w:p w:rsidR="00F87170" w:rsidRPr="007A51EF" w:rsidRDefault="00F87170" w:rsidP="00195545">
            <w:pPr>
              <w:rPr>
                <w:ins w:id="1356" w:author="Borodina, Yulia" w:date="2013-11-15T23:45:00Z"/>
                <w:b/>
              </w:rPr>
            </w:pPr>
            <w:ins w:id="1357" w:author="Borodina, Yulia" w:date="2013-11-15T23:45:00Z">
              <w:r w:rsidRPr="007A51EF">
                <w:rPr>
                  <w:b/>
                </w:rPr>
                <w:t>Business Rule(s)</w:t>
              </w:r>
            </w:ins>
          </w:p>
        </w:tc>
        <w:tc>
          <w:tcPr>
            <w:tcW w:w="8017" w:type="dxa"/>
            <w:shd w:val="clear" w:color="auto" w:fill="auto"/>
          </w:tcPr>
          <w:p w:rsidR="00F87170" w:rsidRPr="007A51EF" w:rsidRDefault="00F87170" w:rsidP="00195545">
            <w:pPr>
              <w:jc w:val="both"/>
              <w:rPr>
                <w:ins w:id="1358" w:author="Borodina, Yulia" w:date="2013-11-15T23:45:00Z"/>
                <w:lang w:eastAsia="en-US"/>
              </w:rPr>
            </w:pPr>
          </w:p>
        </w:tc>
      </w:tr>
    </w:tbl>
    <w:p w:rsidR="00B74A28" w:rsidRDefault="00B74A28" w:rsidP="00B74A28">
      <w:pPr>
        <w:pStyle w:val="Heading4"/>
        <w:rPr>
          <w:ins w:id="1359" w:author="Borodina, Yulia" w:date="2013-11-15T23:25:00Z"/>
        </w:rPr>
      </w:pPr>
      <w:ins w:id="1360" w:author="Borodina, Yulia" w:date="2013-11-15T23:25:00Z">
        <w:r>
          <w:t>Site non-specific modifications</w:t>
        </w:r>
      </w:ins>
    </w:p>
    <w:p w:rsidR="00B74A28" w:rsidRDefault="00B74A28">
      <w:pPr>
        <w:rPr>
          <w:ins w:id="1361" w:author="Borodina, Yulia" w:date="2013-11-15T23:25:00Z"/>
        </w:rPr>
        <w:pPrChange w:id="1362" w:author="Borodina, Yulia" w:date="2013-11-15T23:25:00Z">
          <w:pPr>
            <w:pStyle w:val="Heading4"/>
          </w:pPr>
        </w:pPrChange>
      </w:pPr>
    </w:p>
    <w:p w:rsidR="00B74A28" w:rsidRPr="00B74A28" w:rsidRDefault="00B74A28">
      <w:pPr>
        <w:rPr>
          <w:ins w:id="1363" w:author="Borodina, Yulia" w:date="2013-11-15T23:25:00Z"/>
        </w:rPr>
        <w:pPrChange w:id="1364" w:author="Borodina, Yulia" w:date="2013-11-15T23:25:00Z">
          <w:pPr>
            <w:pStyle w:val="Heading4"/>
          </w:pPr>
        </w:pPrChange>
      </w:pPr>
      <w:commentRangeStart w:id="1365"/>
      <w:ins w:id="1366" w:author="Borodina, Yulia" w:date="2013-11-15T23:26:00Z">
        <w:r>
          <w:t xml:space="preserve">In case </w:t>
        </w:r>
      </w:ins>
      <w:ins w:id="1367" w:author="Borodina, Yulia" w:date="2013-11-16T00:10:00Z">
        <w:r w:rsidR="001D7FC7">
          <w:t xml:space="preserve">the </w:t>
        </w:r>
      </w:ins>
      <w:ins w:id="1368" w:author="Borodina, Yulia" w:date="2013-11-15T23:26:00Z">
        <w:r>
          <w:t xml:space="preserve">position of </w:t>
        </w:r>
      </w:ins>
      <w:ins w:id="1369" w:author="Borodina, Yulia" w:date="2013-11-16T00:10:00Z">
        <w:r w:rsidR="001D7FC7">
          <w:t xml:space="preserve">the </w:t>
        </w:r>
      </w:ins>
      <w:ins w:id="1370" w:author="Borodina, Yulia" w:date="2013-11-15T23:26:00Z">
        <w:r>
          <w:t xml:space="preserve">modification is not known, </w:t>
        </w:r>
      </w:ins>
      <w:ins w:id="1371" w:author="Borodina, Yulia" w:date="2013-11-16T00:03:00Z">
        <w:r w:rsidR="00B06CD1">
          <w:t>“</w:t>
        </w:r>
      </w:ins>
      <w:ins w:id="1372" w:author="Borodina, Yulia" w:date="2013-11-15T23:28:00Z">
        <w:r>
          <w:t>Amount</w:t>
        </w:r>
      </w:ins>
      <w:ins w:id="1373" w:author="Borodina, Yulia" w:date="2013-11-16T00:03:00Z">
        <w:r w:rsidR="00B06CD1">
          <w:t>”</w:t>
        </w:r>
      </w:ins>
      <w:ins w:id="1374" w:author="Borodina, Yulia" w:date="2013-11-15T23:28:00Z">
        <w:r>
          <w:t xml:space="preserve"> descriptor shall be </w:t>
        </w:r>
      </w:ins>
      <w:ins w:id="1375" w:author="Borodina, Yulia" w:date="2013-11-15T23:29:00Z">
        <w:r w:rsidR="00B6365E">
          <w:t>used instead of bond elements.</w:t>
        </w:r>
      </w:ins>
      <w:commentRangeEnd w:id="1365"/>
      <w:ins w:id="1376" w:author="Borodina, Yulia" w:date="2013-11-15T23:32:00Z">
        <w:r w:rsidR="00B6365E">
          <w:rPr>
            <w:rStyle w:val="CommentReference"/>
          </w:rPr>
          <w:commentReference w:id="1365"/>
        </w:r>
      </w:ins>
    </w:p>
    <w:p w:rsidR="00B74A28" w:rsidRDefault="00B74A28" w:rsidP="00B74A28">
      <w:pPr>
        <w:rPr>
          <w:ins w:id="1377" w:author="Borodina, Yulia" w:date="2013-11-15T23:25:00Z"/>
        </w:rPr>
      </w:pPr>
    </w:p>
    <w:p w:rsidR="001440FB" w:rsidDel="00F87170" w:rsidRDefault="001440FB" w:rsidP="00CA08ED">
      <w:pPr>
        <w:jc w:val="both"/>
        <w:rPr>
          <w:del w:id="1378" w:author="Borodina, Yulia" w:date="2013-11-15T23:44:00Z"/>
        </w:rPr>
      </w:pPr>
    </w:p>
    <w:p w:rsidR="00CA08ED" w:rsidDel="00B6365E" w:rsidRDefault="00CA08ED" w:rsidP="00CA08ED">
      <w:pPr>
        <w:jc w:val="both"/>
        <w:rPr>
          <w:del w:id="1379" w:author="Borodina, Yulia" w:date="2013-11-15T23:29:00Z"/>
        </w:rPr>
      </w:pPr>
      <w:del w:id="1380" w:author="Borodina, Yulia" w:date="2013-11-15T23:29:00Z">
        <w:r w:rsidDel="00B6365E">
          <w:delText>The distalMoiety is specified in one of 3 ways:</w:delText>
        </w:r>
      </w:del>
    </w:p>
    <w:p w:rsidR="00CA08ED" w:rsidDel="00B6365E" w:rsidRDefault="00CA08ED" w:rsidP="00CA08ED">
      <w:pPr>
        <w:jc w:val="both"/>
        <w:rPr>
          <w:del w:id="1381" w:author="Borodina, Yulia" w:date="2013-11-15T23:29:00Z"/>
        </w:rPr>
      </w:pPr>
    </w:p>
    <w:p w:rsidR="00CA08ED" w:rsidDel="00B6365E" w:rsidRDefault="00CA08ED" w:rsidP="00CA08ED">
      <w:pPr>
        <w:numPr>
          <w:ilvl w:val="0"/>
          <w:numId w:val="32"/>
        </w:numPr>
        <w:jc w:val="both"/>
        <w:rPr>
          <w:del w:id="1382" w:author="Borodina, Yulia" w:date="2013-11-15T23:29:00Z"/>
        </w:rPr>
      </w:pPr>
      <w:del w:id="1383" w:author="Borodina, Yulia" w:date="2013-11-15T23:29:00Z">
        <w:r w:rsidDel="00B6365E">
          <w:delText>referencing a substance or structural fragment by code</w:delText>
        </w:r>
      </w:del>
    </w:p>
    <w:p w:rsidR="00CA08ED" w:rsidDel="00B6365E" w:rsidRDefault="00CA08ED" w:rsidP="00CA08ED">
      <w:pPr>
        <w:numPr>
          <w:ilvl w:val="1"/>
          <w:numId w:val="32"/>
        </w:numPr>
        <w:jc w:val="both"/>
        <w:rPr>
          <w:del w:id="1384" w:author="Borodina, Yulia" w:date="2013-11-15T23:29:00Z"/>
        </w:rPr>
      </w:pPr>
      <w:del w:id="1385" w:author="Borodina, Yulia" w:date="2013-11-15T23:29:00Z">
        <w:r w:rsidDel="00B6365E">
          <w:delText>by substance id</w:delText>
        </w:r>
      </w:del>
    </w:p>
    <w:p w:rsidR="00CA08ED" w:rsidDel="00B6365E" w:rsidRDefault="00CA08ED" w:rsidP="00CA08ED">
      <w:pPr>
        <w:numPr>
          <w:ilvl w:val="1"/>
          <w:numId w:val="32"/>
        </w:numPr>
        <w:jc w:val="both"/>
        <w:rPr>
          <w:del w:id="1386" w:author="Borodina, Yulia" w:date="2013-11-15T23:29:00Z"/>
        </w:rPr>
      </w:pPr>
      <w:del w:id="1387" w:author="Borodina, Yulia" w:date="2013-11-15T23:29:00Z">
        <w:r w:rsidDel="00B6365E">
          <w:delText>by code of a class of substances, e.g., glycanes</w:delText>
        </w:r>
      </w:del>
    </w:p>
    <w:p w:rsidR="00CA08ED" w:rsidDel="00B6365E" w:rsidRDefault="00CA08ED" w:rsidP="00CA08ED">
      <w:pPr>
        <w:numPr>
          <w:ilvl w:val="0"/>
          <w:numId w:val="32"/>
        </w:numPr>
        <w:jc w:val="both"/>
        <w:rPr>
          <w:del w:id="1388" w:author="Borodina, Yulia" w:date="2013-11-15T23:29:00Z"/>
        </w:rPr>
      </w:pPr>
      <w:del w:id="1389" w:author="Borodina, Yulia" w:date="2013-11-15T23:29:00Z">
        <w:r w:rsidDel="00B6365E">
          <w:delText>referencing a moiety of the substance for bridges and cyclical bonds</w:delText>
        </w:r>
      </w:del>
    </w:p>
    <w:p w:rsidR="00CA08ED" w:rsidDel="00B6365E" w:rsidRDefault="00CA08ED" w:rsidP="00CA08ED">
      <w:pPr>
        <w:numPr>
          <w:ilvl w:val="1"/>
          <w:numId w:val="32"/>
        </w:numPr>
        <w:jc w:val="both"/>
        <w:rPr>
          <w:del w:id="1390" w:author="Borodina, Yulia" w:date="2013-11-15T23:29:00Z"/>
        </w:rPr>
      </w:pPr>
      <w:del w:id="1391" w:author="Borodina, Yulia" w:date="2013-11-15T23:29:00Z">
        <w:r w:rsidDel="00B6365E">
          <w:delText>the id of a different moiety, for inter-chain bridges</w:delText>
        </w:r>
      </w:del>
    </w:p>
    <w:p w:rsidR="00CA08ED" w:rsidDel="00B6365E" w:rsidRDefault="00CA08ED" w:rsidP="00CA08ED">
      <w:pPr>
        <w:numPr>
          <w:ilvl w:val="1"/>
          <w:numId w:val="32"/>
        </w:numPr>
        <w:jc w:val="both"/>
        <w:rPr>
          <w:del w:id="1392" w:author="Borodina, Yulia" w:date="2013-11-15T23:29:00Z"/>
        </w:rPr>
      </w:pPr>
      <w:del w:id="1393" w:author="Borodina, Yulia" w:date="2013-11-15T23:29:00Z">
        <w:r w:rsidDel="00B6365E">
          <w:delText>the same moiety id for cyclical bonds</w:delText>
        </w:r>
      </w:del>
    </w:p>
    <w:p w:rsidR="00CA08ED" w:rsidDel="00B6365E" w:rsidRDefault="00CA08ED" w:rsidP="00CA08ED">
      <w:pPr>
        <w:jc w:val="both"/>
        <w:rPr>
          <w:del w:id="1394" w:author="Borodina, Yulia" w:date="2013-11-15T23:29:00Z"/>
        </w:rPr>
      </w:pPr>
      <w:del w:id="1395" w:author="Borodina, Yulia" w:date="2013-11-15T23:29:00Z">
        <w:r w:rsidDel="00B6365E">
          <w:tab/>
        </w:r>
      </w:del>
    </w:p>
    <w:p w:rsidR="00CA08ED" w:rsidRPr="00676CB4" w:rsidDel="00B6365E" w:rsidRDefault="00CA08ED" w:rsidP="00CA08ED">
      <w:pPr>
        <w:jc w:val="both"/>
        <w:rPr>
          <w:del w:id="1396" w:author="Borodina, Yulia" w:date="2013-11-15T23:29:00Z"/>
        </w:rPr>
      </w:pPr>
      <w:del w:id="1397" w:author="Borodina, Yulia" w:date="2013-11-15T23:29:00Z">
        <w:r w:rsidDel="00B6365E">
          <w:delText>By substance id or other code:</w:delText>
        </w:r>
      </w:del>
    </w:p>
    <w:p w:rsidR="00CA08ED" w:rsidDel="00B6365E" w:rsidRDefault="00CA08ED" w:rsidP="00CA08ED">
      <w:pPr>
        <w:rPr>
          <w:del w:id="1398" w:author="Borodina, Yulia" w:date="2013-11-15T23:29:00Z"/>
          <w:lang w:val="en-US"/>
        </w:rPr>
      </w:pPr>
    </w:p>
    <w:p w:rsidR="00CA08ED" w:rsidDel="00B6365E" w:rsidRDefault="00CA08ED" w:rsidP="00CA08ED">
      <w:pPr>
        <w:pStyle w:val="XML"/>
        <w:rPr>
          <w:del w:id="1399" w:author="Borodina, Yulia" w:date="2013-11-15T23:30:00Z"/>
        </w:rPr>
      </w:pPr>
      <w:del w:id="1400" w:author="Borodina, Yulia" w:date="2013-11-15T23:30:00Z">
        <w:r w:rsidDel="00B6365E">
          <w:delText>&lt;identifiedSubstance&gt;</w:delText>
        </w:r>
        <w:r w:rsidDel="00B6365E">
          <w:br/>
          <w:delText xml:space="preserve">  &lt;identifiedSubstance&gt;</w:delText>
        </w:r>
        <w:r w:rsidDel="00B6365E">
          <w:br/>
          <w:delText xml:space="preserve">    &lt;moiety&gt;</w:delText>
        </w:r>
        <w:r w:rsidDel="00B6365E">
          <w:br/>
          <w:delText xml:space="preserve">      &lt;partMoiety&gt;</w:delText>
        </w:r>
        <w:r w:rsidDel="00B6365E">
          <w:br/>
          <w:delText xml:space="preserve">        &lt;id extension="</w:delText>
        </w:r>
        <w:r w:rsidRPr="000C4ACE" w:rsidDel="00B6365E">
          <w:rPr>
            <w:i/>
            <w:iCs/>
          </w:rPr>
          <w:delText>Subunit Label (Local Id)</w:delText>
        </w:r>
        <w:r w:rsidDel="00B6365E">
          <w:delText xml:space="preserve">" </w:delText>
        </w:r>
        <w:r w:rsidDel="00B6365E">
          <w:br/>
          <w:delText xml:space="preserve">            root="</w:delText>
        </w:r>
        <w:r w:rsidRPr="000C4ACE" w:rsidDel="00B6365E">
          <w:rPr>
            <w:i/>
            <w:iCs/>
          </w:rPr>
          <w:delText>UUID of Document Id or Set Id</w:delText>
        </w:r>
        <w:r w:rsidDel="00B6365E">
          <w:delText>"/&gt;</w:delText>
        </w:r>
        <w:r w:rsidDel="00B6365E">
          <w:br/>
          <w:delText xml:space="preserve">        &lt;bond&gt;</w:delText>
        </w:r>
        <w:r w:rsidDel="00B6365E">
          <w:br/>
          <w:delText xml:space="preserve">          &lt;code code="</w:delText>
        </w:r>
        <w:r w:rsidRPr="000C4ACE" w:rsidDel="00B6365E">
          <w:rPr>
            <w:i/>
            <w:iCs/>
          </w:rPr>
          <w:delText>Bond Type Code</w:delText>
        </w:r>
        <w:r w:rsidDel="00B6365E">
          <w:delText xml:space="preserve">" </w:delText>
        </w:r>
        <w:r w:rsidDel="00B6365E">
          <w:br/>
          <w:delText xml:space="preserve">                codeSystem="</w:delText>
        </w:r>
        <w:r w:rsidRPr="000C4ACE" w:rsidDel="00B6365E">
          <w:rPr>
            <w:i/>
            <w:iCs/>
          </w:rPr>
          <w:delText>Code System (OID)</w:delText>
        </w:r>
        <w:r w:rsidDel="00B6365E">
          <w:delText>"</w:delText>
        </w:r>
        <w:r w:rsidDel="00B6365E">
          <w:br/>
          <w:delText xml:space="preserve">                displayName="</w:delText>
        </w:r>
        <w:r w:rsidRPr="000C4ACE" w:rsidDel="00B6365E">
          <w:rPr>
            <w:i/>
            <w:iCs/>
          </w:rPr>
          <w:delText>Bond Type Display Name</w:delText>
        </w:r>
        <w:r w:rsidDel="00B6365E">
          <w:delText>"/&gt;</w:delText>
        </w:r>
        <w:r w:rsidDel="00B6365E">
          <w:br/>
          <w:delText xml:space="preserve">          &lt;positionNumber value="</w:delText>
        </w:r>
        <w:r w:rsidRPr="000C4ACE" w:rsidDel="00B6365E">
          <w:rPr>
            <w:i/>
            <w:iCs/>
          </w:rPr>
          <w:delText>Position on the Proximal Moiety</w:delText>
        </w:r>
        <w:r w:rsidDel="00B6365E">
          <w:delText>"/&gt;</w:delText>
        </w:r>
        <w:r w:rsidDel="00B6365E">
          <w:br/>
          <w:delText xml:space="preserve">          &lt;positionNumber value="</w:delText>
        </w:r>
        <w:r w:rsidRPr="000C4ACE" w:rsidDel="00B6365E">
          <w:rPr>
            <w:i/>
            <w:iCs/>
          </w:rPr>
          <w:delText>Position on the Distal Moiety</w:delText>
        </w:r>
        <w:r w:rsidDel="00B6365E">
          <w:delText>"/&gt;</w:delText>
        </w:r>
        <w:r w:rsidDel="00B6365E">
          <w:br/>
          <w:delText xml:space="preserve">          &lt;distalMoiety&gt;</w:delText>
        </w:r>
        <w:r w:rsidDel="00B6365E">
          <w:br/>
          <w:delText xml:space="preserve">            &lt;code code="</w:delText>
        </w:r>
        <w:r w:rsidRPr="000C4ACE" w:rsidDel="00B6365E">
          <w:rPr>
            <w:i/>
            <w:iCs/>
          </w:rPr>
          <w:delText>Substance Id</w:delText>
        </w:r>
        <w:r w:rsidDel="00B6365E">
          <w:delText xml:space="preserve">" </w:delText>
        </w:r>
        <w:r w:rsidDel="00B6365E">
          <w:br/>
          <w:delText xml:space="preserve">                  codeSystem="</w:delText>
        </w:r>
        <w:r w:rsidRPr="000C4ACE" w:rsidDel="00B6365E">
          <w:rPr>
            <w:i/>
            <w:iCs/>
          </w:rPr>
          <w:delText>Substance Id Code System (OID)</w:delText>
        </w:r>
        <w:r w:rsidDel="00B6365E">
          <w:delText>"/&gt;</w:delText>
        </w:r>
        <w:r w:rsidDel="00B6365E">
          <w:br/>
          <w:delText xml:space="preserve">            &lt;name&gt;</w:delText>
        </w:r>
        <w:r w:rsidRPr="000C4ACE" w:rsidDel="00B6365E">
          <w:rPr>
            <w:i/>
            <w:iCs/>
          </w:rPr>
          <w:delText>Substance Name</w:delText>
        </w:r>
        <w:r w:rsidDel="00B6365E">
          <w:delText>&lt;/name&gt;</w:delText>
        </w:r>
      </w:del>
    </w:p>
    <w:p w:rsidR="00CA08ED" w:rsidDel="00B6365E" w:rsidRDefault="00CA08ED" w:rsidP="00CA08ED">
      <w:pPr>
        <w:rPr>
          <w:del w:id="1401" w:author="Borodina, Yulia" w:date="2013-11-15T23:30:00Z"/>
          <w:lang w:val="en-US"/>
        </w:rPr>
      </w:pPr>
      <w:del w:id="1402" w:author="Borodina, Yulia" w:date="2013-11-15T23:30:00Z">
        <w:r w:rsidRPr="00676CB4" w:rsidDel="00B6365E">
          <w:rPr>
            <w:lang w:val="en-US"/>
          </w:rPr>
          <w:delText>By moiety id of a moiety of the substance</w:delText>
        </w:r>
        <w:r w:rsidDel="00B6365E">
          <w:rPr>
            <w:lang w:val="en-US"/>
          </w:rPr>
          <w:delText>:</w:delText>
        </w:r>
      </w:del>
    </w:p>
    <w:p w:rsidR="00CA08ED" w:rsidDel="00B6365E" w:rsidRDefault="00CA08ED" w:rsidP="00CA08ED">
      <w:pPr>
        <w:pStyle w:val="XML"/>
        <w:rPr>
          <w:del w:id="1403" w:author="Borodina, Yulia" w:date="2013-11-15T23:30:00Z"/>
        </w:rPr>
      </w:pPr>
      <w:del w:id="1404" w:author="Borodina, Yulia" w:date="2013-11-15T23:30:00Z">
        <w:r w:rsidDel="00B6365E">
          <w:lastRenderedPageBreak/>
          <w:delText>&lt;identifiedSubstance&gt;</w:delText>
        </w:r>
        <w:r w:rsidDel="00B6365E">
          <w:br/>
          <w:delText xml:space="preserve">  &lt;identifiedSubstance&gt;</w:delText>
        </w:r>
        <w:r w:rsidDel="00B6365E">
          <w:br/>
          <w:delText xml:space="preserve">    &lt;moiety&gt;</w:delText>
        </w:r>
        <w:r w:rsidDel="00B6365E">
          <w:br/>
          <w:delText xml:space="preserve">      &lt;partMoiety&gt;</w:delText>
        </w:r>
        <w:r w:rsidDel="00B6365E">
          <w:br/>
          <w:delText xml:space="preserve">        &lt;id extension="</w:delText>
        </w:r>
        <w:r w:rsidRPr="000C4ACE" w:rsidDel="00B6365E">
          <w:rPr>
            <w:i/>
            <w:iCs/>
          </w:rPr>
          <w:delText>Subunit Label (Local Id)</w:delText>
        </w:r>
        <w:r w:rsidDel="00B6365E">
          <w:delText xml:space="preserve">" </w:delText>
        </w:r>
        <w:r w:rsidDel="00B6365E">
          <w:br/>
          <w:delText xml:space="preserve">            root="</w:delText>
        </w:r>
        <w:r w:rsidRPr="000C4ACE" w:rsidDel="00B6365E">
          <w:rPr>
            <w:i/>
            <w:iCs/>
          </w:rPr>
          <w:delText>UUID of Document Id or Set Id</w:delText>
        </w:r>
        <w:r w:rsidDel="00B6365E">
          <w:delText>"/&gt;</w:delText>
        </w:r>
        <w:r w:rsidDel="00B6365E">
          <w:br/>
          <w:delText xml:space="preserve">        &lt;bond&gt;</w:delText>
        </w:r>
        <w:r w:rsidDel="00B6365E">
          <w:br/>
          <w:delText xml:space="preserve">          &lt;code code="</w:delText>
        </w:r>
        <w:r w:rsidRPr="000C4ACE" w:rsidDel="00B6365E">
          <w:rPr>
            <w:i/>
            <w:iCs/>
          </w:rPr>
          <w:delText>Bond Type Code</w:delText>
        </w:r>
        <w:r w:rsidDel="00B6365E">
          <w:delText xml:space="preserve">" </w:delText>
        </w:r>
        <w:r w:rsidDel="00B6365E">
          <w:br/>
          <w:delText xml:space="preserve">                codeSystem="</w:delText>
        </w:r>
        <w:r w:rsidRPr="000C4ACE" w:rsidDel="00B6365E">
          <w:rPr>
            <w:i/>
            <w:iCs/>
          </w:rPr>
          <w:delText>Code System (OID)</w:delText>
        </w:r>
        <w:r w:rsidDel="00B6365E">
          <w:delText>"</w:delText>
        </w:r>
        <w:r w:rsidDel="00B6365E">
          <w:br/>
          <w:delText xml:space="preserve">                displayName="</w:delText>
        </w:r>
        <w:r w:rsidRPr="000C4ACE" w:rsidDel="00B6365E">
          <w:rPr>
            <w:i/>
            <w:iCs/>
          </w:rPr>
          <w:delText>Bond Type Display Name</w:delText>
        </w:r>
        <w:r w:rsidDel="00B6365E">
          <w:delText>"/&gt;</w:delText>
        </w:r>
        <w:r w:rsidDel="00B6365E">
          <w:br/>
          <w:delText xml:space="preserve">          &lt;positionNumber value="</w:delText>
        </w:r>
        <w:r w:rsidRPr="000C4ACE" w:rsidDel="00B6365E">
          <w:rPr>
            <w:i/>
            <w:iCs/>
          </w:rPr>
          <w:delText>Position on the Proximal Moiety</w:delText>
        </w:r>
        <w:r w:rsidDel="00B6365E">
          <w:delText>"/&gt;</w:delText>
        </w:r>
        <w:r w:rsidDel="00B6365E">
          <w:br/>
          <w:delText xml:space="preserve">          &lt;positionNumber value="</w:delText>
        </w:r>
        <w:r w:rsidRPr="000C4ACE" w:rsidDel="00B6365E">
          <w:rPr>
            <w:i/>
            <w:iCs/>
          </w:rPr>
          <w:delText>Position on the Distal Moiety</w:delText>
        </w:r>
        <w:r w:rsidDel="00B6365E">
          <w:delText>"/&gt;</w:delText>
        </w:r>
        <w:r w:rsidDel="00B6365E">
          <w:br/>
          <w:delText xml:space="preserve">          &lt;distalMoiety&gt;</w:delText>
        </w:r>
        <w:r w:rsidDel="00B6365E">
          <w:br/>
          <w:delText xml:space="preserve">            &lt;id extension="</w:delText>
        </w:r>
        <w:r w:rsidRPr="000C4ACE" w:rsidDel="00B6365E">
          <w:rPr>
            <w:i/>
            <w:iCs/>
          </w:rPr>
          <w:delText>Subunit Label (Local Id)</w:delText>
        </w:r>
        <w:r w:rsidDel="00B6365E">
          <w:delText xml:space="preserve">" </w:delText>
        </w:r>
        <w:r w:rsidDel="00B6365E">
          <w:br/>
          <w:delText xml:space="preserve">                root="</w:delText>
        </w:r>
        <w:r w:rsidRPr="000C4ACE" w:rsidDel="00B6365E">
          <w:rPr>
            <w:i/>
            <w:iCs/>
          </w:rPr>
          <w:delText>UUID of Document Id or Set Id</w:delText>
        </w:r>
        <w:r w:rsidDel="00B6365E">
          <w:delText>"/&gt;</w:delText>
        </w:r>
      </w:del>
    </w:p>
    <w:p w:rsidR="00CA08ED" w:rsidDel="00F87170" w:rsidRDefault="00CA08ED" w:rsidP="00CA08ED">
      <w:pPr>
        <w:rPr>
          <w:del w:id="1405" w:author="Borodina, Yulia" w:date="2013-11-15T23:44:00Z"/>
          <w:lang w:val="en-US"/>
        </w:rPr>
      </w:pPr>
    </w:p>
    <w:p w:rsidR="00CA08ED" w:rsidRPr="00676CB4" w:rsidDel="007A7359" w:rsidRDefault="00CA08ED" w:rsidP="00CA08ED">
      <w:pPr>
        <w:jc w:val="both"/>
        <w:rPr>
          <w:del w:id="1406" w:author="Borodina, Yulia" w:date="2013-11-15T23:37:00Z"/>
          <w:lang w:val="en-US"/>
        </w:rPr>
      </w:pPr>
      <w:del w:id="1407" w:author="Borodina, Yulia" w:date="2013-11-15T23:37:00Z">
        <w:r w:rsidRPr="00676CB4" w:rsidDel="007A7359">
          <w:rPr>
            <w:lang w:val="en-US"/>
          </w:rPr>
          <w:delText>The positionNumber elements are defined by the bond type. However, in general, the first positionNumber element specifies the position on the proximal chain, and usually the second positionNumber specifies the amino-acid position on the distal chain.</w:delText>
        </w:r>
      </w:del>
    </w:p>
    <w:p w:rsidR="00CA08ED" w:rsidRPr="00676CB4" w:rsidDel="007A7359" w:rsidRDefault="00CA08ED" w:rsidP="00CA08ED">
      <w:pPr>
        <w:jc w:val="both"/>
        <w:rPr>
          <w:del w:id="1408" w:author="Borodina, Yulia" w:date="2013-11-15T23:37:00Z"/>
          <w:lang w:val="en-US"/>
        </w:rPr>
      </w:pPr>
    </w:p>
    <w:p w:rsidR="00CA08ED" w:rsidRPr="00676CB4" w:rsidDel="007A7359" w:rsidRDefault="00CA08ED" w:rsidP="00CA08ED">
      <w:pPr>
        <w:jc w:val="both"/>
        <w:rPr>
          <w:del w:id="1409" w:author="Borodina, Yulia" w:date="2013-11-15T23:37:00Z"/>
          <w:lang w:val="en-US"/>
        </w:rPr>
      </w:pPr>
      <w:del w:id="1410" w:author="Borodina, Yulia" w:date="2013-11-15T23:37:00Z">
        <w:r w:rsidRPr="00676CB4" w:rsidDel="007A7359">
          <w:rPr>
            <w:b/>
            <w:lang w:val="en-US"/>
          </w:rPr>
          <w:delText>C-terminal substitution of hydroxyl group</w:delText>
        </w:r>
        <w:r w:rsidRPr="00676CB4" w:rsidDel="007A7359">
          <w:rPr>
            <w:lang w:val="en-US"/>
          </w:rPr>
          <w:delText xml:space="preserve">: The substitution of the C-terminal hydroxyl group –OH with the specified fragment moiety. Fragment moiety should in turn be specified by substance code (UNII). Example: replace hydroxyl in –C(=O)OH to an amide group to make –C(=O)NH2. </w:delText>
        </w:r>
      </w:del>
    </w:p>
    <w:p w:rsidR="00CA08ED" w:rsidRPr="00676CB4" w:rsidDel="007A7359" w:rsidRDefault="00CA08ED" w:rsidP="00CA08ED">
      <w:pPr>
        <w:rPr>
          <w:del w:id="1411" w:author="Borodina, Yulia" w:date="2013-11-15T23:37:00Z"/>
          <w:lang w:val="en-US"/>
        </w:rPr>
      </w:pPr>
    </w:p>
    <w:p w:rsidR="00CA08ED" w:rsidRPr="00676CB4" w:rsidDel="007A7359" w:rsidRDefault="00CA08ED" w:rsidP="001B54A0">
      <w:pPr>
        <w:jc w:val="both"/>
        <w:rPr>
          <w:del w:id="1412" w:author="Borodina, Yulia" w:date="2013-11-15T23:37:00Z"/>
          <w:lang w:val="en-US"/>
        </w:rPr>
      </w:pPr>
      <w:del w:id="1413" w:author="Borodina, Yulia" w:date="2013-11-15T23:37:00Z">
        <w:r w:rsidRPr="00676CB4" w:rsidDel="007A7359">
          <w:rPr>
            <w:b/>
            <w:lang w:val="en-US"/>
          </w:rPr>
          <w:delText>Constraints</w:delText>
        </w:r>
        <w:r w:rsidRPr="00676CB4" w:rsidDel="007A7359">
          <w:rPr>
            <w:lang w:val="en-US"/>
          </w:rPr>
          <w:delText xml:space="preserve">: distalMoiety is an identified moiety substance. Position number </w:delText>
        </w:r>
        <w:r w:rsidR="001B54A0" w:rsidDel="007A7359">
          <w:rPr>
            <w:lang w:val="en-US"/>
          </w:rPr>
          <w:delText>is not required as the position is implicit at the end of the chain. If a position number is required for specifying a position on the distalMoiety, the proximal position number must be specified as the length of the proximal amino acid sequence. I</w:delText>
        </w:r>
        <w:r w:rsidRPr="00676CB4" w:rsidDel="007A7359">
          <w:rPr>
            <w:lang w:val="en-US"/>
          </w:rPr>
          <w:delText xml:space="preserve">f a second position number is not </w:delText>
        </w:r>
        <w:r w:rsidR="001B54A0" w:rsidDel="007A7359">
          <w:rPr>
            <w:lang w:val="en-US"/>
          </w:rPr>
          <w:delText>specified</w:delText>
        </w:r>
        <w:r w:rsidRPr="00676CB4" w:rsidDel="007A7359">
          <w:rPr>
            <w:lang w:val="en-US"/>
          </w:rPr>
          <w:delText>, the connection point on the distal moiety is implicit.</w:delText>
        </w:r>
      </w:del>
    </w:p>
    <w:p w:rsidR="00CA08ED" w:rsidRPr="00676CB4" w:rsidDel="007A7359" w:rsidRDefault="00CA08ED" w:rsidP="00CA08ED">
      <w:pPr>
        <w:jc w:val="both"/>
        <w:rPr>
          <w:del w:id="1414" w:author="Borodina, Yulia" w:date="2013-11-15T23:37:00Z"/>
          <w:lang w:val="en-US"/>
        </w:rPr>
      </w:pPr>
    </w:p>
    <w:p w:rsidR="00CA08ED" w:rsidRPr="00676CB4" w:rsidDel="007A7359" w:rsidRDefault="00CA08ED" w:rsidP="00CF6427">
      <w:pPr>
        <w:jc w:val="both"/>
        <w:rPr>
          <w:del w:id="1415" w:author="Borodina, Yulia" w:date="2013-11-15T23:37:00Z"/>
          <w:lang w:val="en-US"/>
        </w:rPr>
      </w:pPr>
      <w:del w:id="1416" w:author="Borodina, Yulia" w:date="2013-11-15T23:37:00Z">
        <w:r w:rsidRPr="00676CB4" w:rsidDel="007A7359">
          <w:rPr>
            <w:lang w:val="en-US"/>
          </w:rPr>
          <w:delText>Neither of the moieties connected by the bond Role need to be specified explicitly as a fragment as hydrogenation can be generally ignored. Thus one can specify the amino-group for the amide simply as ammonia, there is no need to define an "</w:delText>
        </w:r>
        <w:r w:rsidR="00CF6427" w:rsidDel="007A7359">
          <w:rPr>
            <w:lang w:val="en-US"/>
          </w:rPr>
          <w:delText>Amide</w:delText>
        </w:r>
        <w:r w:rsidRPr="00676CB4" w:rsidDel="007A7359">
          <w:rPr>
            <w:lang w:val="en-US"/>
          </w:rPr>
          <w:delText xml:space="preserve"> Fragment" entity for the moiety as little as it is required to specify the glycine at the C-terminal position in the chain as replaced by "2-aminoacetaldehyde" (the IUPAC name for glycine acid without the –OH group.</w:delText>
        </w:r>
        <w:r w:rsidR="00CF6427" w:rsidDel="007A7359">
          <w:rPr>
            <w:lang w:val="en-US"/>
          </w:rPr>
          <w:delText>)</w:delText>
        </w:r>
      </w:del>
    </w:p>
    <w:p w:rsidR="00CA08ED" w:rsidRPr="00676CB4" w:rsidDel="007A7359" w:rsidRDefault="00CA08ED" w:rsidP="00CA08ED">
      <w:pPr>
        <w:jc w:val="both"/>
        <w:rPr>
          <w:del w:id="1417" w:author="Borodina, Yulia" w:date="2013-11-15T23:37:00Z"/>
          <w:lang w:val="en-US"/>
        </w:rPr>
      </w:pPr>
    </w:p>
    <w:p w:rsidR="00CA08ED" w:rsidRPr="00676CB4" w:rsidDel="007A7359" w:rsidRDefault="00CA08ED" w:rsidP="00CA08ED">
      <w:pPr>
        <w:jc w:val="both"/>
        <w:rPr>
          <w:del w:id="1418" w:author="Borodina, Yulia" w:date="2013-11-15T23:37:00Z"/>
          <w:lang w:val="en-US"/>
        </w:rPr>
      </w:pPr>
      <w:del w:id="1419" w:author="Borodina, Yulia" w:date="2013-11-15T23:37:00Z">
        <w:r w:rsidRPr="00676CB4" w:rsidDel="007A7359">
          <w:rPr>
            <w:b/>
            <w:lang w:val="en-US"/>
          </w:rPr>
          <w:delText>N-terminal amide</w:delText>
        </w:r>
        <w:r w:rsidRPr="00676CB4" w:rsidDel="007A7359">
          <w:rPr>
            <w:lang w:val="en-US"/>
          </w:rPr>
          <w:delText>: The substitution of a hydrogen atom on the N-terminal amino group by a carboxylic residue forming an amide, i.e., change N-chain-OH with R-C(=O)-N-chain-OH</w:delText>
        </w:r>
      </w:del>
    </w:p>
    <w:p w:rsidR="00CA08ED" w:rsidRPr="00676CB4" w:rsidDel="007A7359" w:rsidRDefault="00CA08ED" w:rsidP="00CA08ED">
      <w:pPr>
        <w:jc w:val="both"/>
        <w:rPr>
          <w:del w:id="1420" w:author="Borodina, Yulia" w:date="2013-11-15T23:37:00Z"/>
          <w:lang w:val="en-US"/>
        </w:rPr>
      </w:pPr>
    </w:p>
    <w:p w:rsidR="00CA08ED" w:rsidRPr="00676CB4" w:rsidDel="007A7359" w:rsidRDefault="00CA08ED" w:rsidP="00CA08ED">
      <w:pPr>
        <w:jc w:val="both"/>
        <w:rPr>
          <w:del w:id="1421" w:author="Borodina, Yulia" w:date="2013-11-15T23:37:00Z"/>
          <w:lang w:val="en-US"/>
        </w:rPr>
      </w:pPr>
      <w:del w:id="1422" w:author="Borodina, Yulia" w:date="2013-11-15T23:37:00Z">
        <w:r w:rsidRPr="00676CB4" w:rsidDel="007A7359">
          <w:rPr>
            <w:b/>
            <w:lang w:val="en-US"/>
          </w:rPr>
          <w:delText>Constraints</w:delText>
        </w:r>
        <w:r w:rsidRPr="00676CB4" w:rsidDel="007A7359">
          <w:rPr>
            <w:lang w:val="en-US"/>
          </w:rPr>
          <w:delText>: distalMoiety is an identified moiety substance. Position number is not required as it is one (1) by default because the N-terminal amino-acid's position in the chain has position 1. A position number of the distal moiety is not required if the distal moiety has only one carboxylic acid group (e.g. acetic acid) or if they are symmetrical (e.g. suberic acid). If the position on the other moiety must be specified, then this is done in the second position number while the first must then be fixed to 1. In the special case of a bridge to the same or other subunit, the distal moiety is specified as that subunit, the first position number is the position of the amino acid on that subunit, and the second position number works the same as described previously.</w:delText>
        </w:r>
      </w:del>
    </w:p>
    <w:p w:rsidR="00CA08ED" w:rsidRPr="00676CB4" w:rsidDel="007A7359" w:rsidRDefault="00CA08ED" w:rsidP="00CA08ED">
      <w:pPr>
        <w:jc w:val="both"/>
        <w:rPr>
          <w:del w:id="1423" w:author="Borodina, Yulia" w:date="2013-11-15T23:37:00Z"/>
          <w:lang w:val="en-US"/>
        </w:rPr>
      </w:pPr>
    </w:p>
    <w:p w:rsidR="00CA08ED" w:rsidRPr="00676CB4" w:rsidDel="007A7359" w:rsidRDefault="00CA08ED" w:rsidP="00427A45">
      <w:pPr>
        <w:jc w:val="both"/>
        <w:rPr>
          <w:del w:id="1424" w:author="Borodina, Yulia" w:date="2013-11-15T23:37:00Z"/>
          <w:lang w:val="en-US"/>
        </w:rPr>
      </w:pPr>
      <w:del w:id="1425" w:author="Borodina, Yulia" w:date="2013-11-15T23:37:00Z">
        <w:r w:rsidRPr="00676CB4" w:rsidDel="007A7359">
          <w:rPr>
            <w:b/>
            <w:lang w:val="en-US"/>
          </w:rPr>
          <w:delText>S-linked residual substitution of cysteine</w:delText>
        </w:r>
        <w:r w:rsidRPr="00676CB4" w:rsidDel="007A7359">
          <w:rPr>
            <w:lang w:val="en-US"/>
          </w:rPr>
          <w:delText xml:space="preserve">: Any change to a cysteine thiol Cys–SH to Cys–S-R. For disulfide bridges, use more specific term "disulfide </w:delText>
        </w:r>
        <w:r w:rsidR="00427A45" w:rsidDel="007A7359">
          <w:rPr>
            <w:lang w:val="en-US"/>
          </w:rPr>
          <w:delText>bridge</w:delText>
        </w:r>
        <w:r w:rsidRPr="00676CB4" w:rsidDel="007A7359">
          <w:rPr>
            <w:lang w:val="en-US"/>
          </w:rPr>
          <w:delText>".</w:delText>
        </w:r>
      </w:del>
    </w:p>
    <w:p w:rsidR="00CA08ED" w:rsidRPr="00676CB4" w:rsidDel="007A7359" w:rsidRDefault="00CA08ED" w:rsidP="00CA08ED">
      <w:pPr>
        <w:jc w:val="both"/>
        <w:rPr>
          <w:del w:id="1426" w:author="Borodina, Yulia" w:date="2013-11-15T23:37:00Z"/>
          <w:lang w:val="en-US"/>
        </w:rPr>
      </w:pPr>
    </w:p>
    <w:p w:rsidR="00CA08ED" w:rsidRPr="00676CB4" w:rsidDel="007A7359" w:rsidRDefault="00CA08ED" w:rsidP="00CA08ED">
      <w:pPr>
        <w:jc w:val="both"/>
        <w:rPr>
          <w:del w:id="1427" w:author="Borodina, Yulia" w:date="2013-11-15T23:37:00Z"/>
          <w:lang w:val="en-US"/>
        </w:rPr>
      </w:pPr>
      <w:del w:id="1428" w:author="Borodina, Yulia" w:date="2013-11-15T23:37:00Z">
        <w:r w:rsidRPr="00676CB4" w:rsidDel="007A7359">
          <w:rPr>
            <w:b/>
            <w:lang w:val="en-US"/>
          </w:rPr>
          <w:delText>Constraints</w:delText>
        </w:r>
        <w:r w:rsidRPr="00676CB4" w:rsidDel="007A7359">
          <w:rPr>
            <w:lang w:val="en-US"/>
          </w:rPr>
          <w:delText>: distalMoiety is an identified moiety substance. Position number has at least one component (1) the amino-acid's position in the chain. In this general term, if a second position number is not defined, the connection point on the distal moiety is implicit.</w:delText>
        </w:r>
      </w:del>
    </w:p>
    <w:p w:rsidR="00CA08ED" w:rsidRPr="00676CB4" w:rsidDel="007A7359" w:rsidRDefault="00CA08ED" w:rsidP="00CA08ED">
      <w:pPr>
        <w:jc w:val="both"/>
        <w:rPr>
          <w:del w:id="1429" w:author="Borodina, Yulia" w:date="2013-11-15T23:37:00Z"/>
          <w:lang w:val="en-US"/>
        </w:rPr>
      </w:pPr>
    </w:p>
    <w:p w:rsidR="00CA08ED" w:rsidRPr="00676CB4" w:rsidDel="007A7359" w:rsidRDefault="00CA08ED" w:rsidP="00427A45">
      <w:pPr>
        <w:jc w:val="both"/>
        <w:rPr>
          <w:del w:id="1430" w:author="Borodina, Yulia" w:date="2013-11-15T23:37:00Z"/>
          <w:lang w:val="en-US"/>
        </w:rPr>
      </w:pPr>
      <w:del w:id="1431" w:author="Borodina, Yulia" w:date="2013-11-15T23:37:00Z">
        <w:r w:rsidRPr="00676CB4" w:rsidDel="007A7359">
          <w:rPr>
            <w:b/>
            <w:lang w:val="en-US"/>
          </w:rPr>
          <w:delText xml:space="preserve">Disulfide </w:delText>
        </w:r>
        <w:r w:rsidR="00427A45" w:rsidDel="007A7359">
          <w:rPr>
            <w:b/>
            <w:lang w:val="en-US"/>
          </w:rPr>
          <w:delText>Bridge</w:delText>
        </w:r>
        <w:r w:rsidRPr="00676CB4" w:rsidDel="007A7359">
          <w:rPr>
            <w:lang w:val="en-US"/>
          </w:rPr>
          <w:delText>: Two cystieines connecting chain-S-S-chain, two different chains or forming a cycle in one chain.</w:delText>
        </w:r>
      </w:del>
    </w:p>
    <w:p w:rsidR="00CA08ED" w:rsidRPr="00676CB4" w:rsidDel="007A7359" w:rsidRDefault="00CA08ED" w:rsidP="00CA08ED">
      <w:pPr>
        <w:jc w:val="both"/>
        <w:rPr>
          <w:del w:id="1432" w:author="Borodina, Yulia" w:date="2013-11-15T23:37:00Z"/>
          <w:lang w:val="en-US"/>
        </w:rPr>
      </w:pPr>
    </w:p>
    <w:p w:rsidR="00CA08ED" w:rsidRPr="00676CB4" w:rsidDel="007A7359" w:rsidRDefault="00CA08ED" w:rsidP="00CA08ED">
      <w:pPr>
        <w:jc w:val="both"/>
        <w:rPr>
          <w:del w:id="1433" w:author="Borodina, Yulia" w:date="2013-11-15T23:37:00Z"/>
          <w:lang w:val="en-US"/>
        </w:rPr>
      </w:pPr>
      <w:del w:id="1434" w:author="Borodina, Yulia" w:date="2013-11-15T23:37:00Z">
        <w:r w:rsidRPr="00676CB4" w:rsidDel="007A7359">
          <w:rPr>
            <w:b/>
            <w:lang w:val="en-US"/>
          </w:rPr>
          <w:delText>Constraints</w:delText>
        </w:r>
        <w:r w:rsidRPr="00676CB4" w:rsidDel="007A7359">
          <w:rPr>
            <w:lang w:val="en-US"/>
          </w:rPr>
          <w:delText xml:space="preserve">: distalMoiety must be peptide chains. Position number has two components, (1) amino-acid position in the chain </w:delText>
        </w:r>
      </w:del>
    </w:p>
    <w:p w:rsidR="00CA08ED" w:rsidRPr="00676CB4" w:rsidDel="007A7359" w:rsidRDefault="00CA08ED" w:rsidP="00CA08ED">
      <w:pPr>
        <w:jc w:val="both"/>
        <w:rPr>
          <w:del w:id="1435" w:author="Borodina, Yulia" w:date="2013-11-15T23:37:00Z"/>
          <w:lang w:val="en-US"/>
        </w:rPr>
      </w:pPr>
      <w:del w:id="1436" w:author="Borodina, Yulia" w:date="2013-11-15T23:37:00Z">
        <w:r w:rsidRPr="00676CB4" w:rsidDel="007A7359">
          <w:rPr>
            <w:lang w:val="en-US"/>
          </w:rPr>
          <w:delText>position[2]: amino-acid position in distal chain.</w:delText>
        </w:r>
      </w:del>
    </w:p>
    <w:p w:rsidR="00CA08ED" w:rsidRPr="00676CB4" w:rsidDel="007A7359" w:rsidRDefault="00CA08ED" w:rsidP="00CA08ED">
      <w:pPr>
        <w:jc w:val="both"/>
        <w:rPr>
          <w:del w:id="1437" w:author="Borodina, Yulia" w:date="2013-11-15T23:37:00Z"/>
          <w:lang w:val="en-US"/>
        </w:rPr>
      </w:pPr>
    </w:p>
    <w:p w:rsidR="00CA08ED" w:rsidRPr="00676CB4" w:rsidDel="007A7359" w:rsidRDefault="00CA08ED" w:rsidP="00CA08ED">
      <w:pPr>
        <w:jc w:val="both"/>
        <w:rPr>
          <w:del w:id="1438" w:author="Borodina, Yulia" w:date="2013-11-15T23:37:00Z"/>
          <w:lang w:val="en-US"/>
        </w:rPr>
      </w:pPr>
      <w:del w:id="1439" w:author="Borodina, Yulia" w:date="2013-11-15T23:37:00Z">
        <w:r w:rsidRPr="006E014B" w:rsidDel="007A7359">
          <w:rPr>
            <w:b/>
            <w:lang w:val="en-US"/>
          </w:rPr>
          <w:delText>O-linked residual substitution by esterification with an acid moiety</w:delText>
        </w:r>
        <w:r w:rsidRPr="00676CB4" w:rsidDel="007A7359">
          <w:rPr>
            <w:lang w:val="en-US"/>
          </w:rPr>
          <w:delText>: Ester-forming between the –OH group of serine or threonine or thyrosine with an acid including carboxyl, phosphoric, sulfuric and other acids.</w:delText>
        </w:r>
      </w:del>
    </w:p>
    <w:p w:rsidR="00CA08ED" w:rsidRPr="00676CB4" w:rsidDel="007A7359" w:rsidRDefault="00CA08ED" w:rsidP="00CA08ED">
      <w:pPr>
        <w:jc w:val="both"/>
        <w:rPr>
          <w:del w:id="1440" w:author="Borodina, Yulia" w:date="2013-11-15T23:37:00Z"/>
          <w:lang w:val="en-US"/>
        </w:rPr>
      </w:pPr>
    </w:p>
    <w:p w:rsidR="00CA08ED" w:rsidRPr="00676CB4" w:rsidDel="007A7359" w:rsidRDefault="00CA08ED" w:rsidP="00CA08ED">
      <w:pPr>
        <w:jc w:val="both"/>
        <w:rPr>
          <w:del w:id="1441" w:author="Borodina, Yulia" w:date="2013-11-15T23:37:00Z"/>
          <w:lang w:val="en-US"/>
        </w:rPr>
      </w:pPr>
      <w:del w:id="1442" w:author="Borodina, Yulia" w:date="2013-11-15T23:37:00Z">
        <w:r w:rsidRPr="006E014B" w:rsidDel="007A7359">
          <w:rPr>
            <w:b/>
            <w:lang w:val="en-US"/>
          </w:rPr>
          <w:delText>O-linked glycosylation</w:delText>
        </w:r>
        <w:r w:rsidRPr="00676CB4" w:rsidDel="007A7359">
          <w:rPr>
            <w:lang w:val="en-US"/>
          </w:rPr>
          <w:delText>: The merging of the two hydroxyl group of the glycane acceptor amino acid with a hydroxyl group in its side chain (e.g., serine, threonine, tyrosine) and the hydroxyl group of a sugar element of the attached glycane.</w:delText>
        </w:r>
      </w:del>
    </w:p>
    <w:p w:rsidR="00CA08ED" w:rsidRPr="00676CB4" w:rsidDel="007A7359" w:rsidRDefault="00CA08ED" w:rsidP="00CA08ED">
      <w:pPr>
        <w:jc w:val="both"/>
        <w:rPr>
          <w:del w:id="1443" w:author="Borodina, Yulia" w:date="2013-11-15T23:37:00Z"/>
          <w:lang w:val="en-US"/>
        </w:rPr>
      </w:pPr>
    </w:p>
    <w:p w:rsidR="00CA08ED" w:rsidRPr="00676CB4" w:rsidDel="007A7359" w:rsidRDefault="00CA08ED" w:rsidP="00CA08ED">
      <w:pPr>
        <w:jc w:val="both"/>
        <w:rPr>
          <w:del w:id="1444" w:author="Borodina, Yulia" w:date="2013-11-15T23:37:00Z"/>
          <w:lang w:val="en-US"/>
        </w:rPr>
      </w:pPr>
      <w:del w:id="1445" w:author="Borodina, Yulia" w:date="2013-11-15T23:37:00Z">
        <w:r w:rsidRPr="006E014B" w:rsidDel="007A7359">
          <w:rPr>
            <w:b/>
            <w:lang w:val="en-US"/>
          </w:rPr>
          <w:delText>Constraints</w:delText>
        </w:r>
        <w:r w:rsidRPr="00676CB4" w:rsidDel="007A7359">
          <w:rPr>
            <w:lang w:val="en-US"/>
          </w:rPr>
          <w:delText xml:space="preserve">: distalMoiety is (usually only the vaguely defined) glycane entity. Position number has at least one component (1) the amino-acid's position in the chain. </w:delText>
        </w:r>
      </w:del>
    </w:p>
    <w:p w:rsidR="00CA08ED" w:rsidRPr="00676CB4" w:rsidDel="007A7359" w:rsidRDefault="00CA08ED" w:rsidP="00CA08ED">
      <w:pPr>
        <w:jc w:val="both"/>
        <w:rPr>
          <w:del w:id="1446" w:author="Borodina, Yulia" w:date="2013-11-15T23:37:00Z"/>
          <w:lang w:val="en-US"/>
        </w:rPr>
      </w:pPr>
    </w:p>
    <w:p w:rsidR="00CA08ED" w:rsidRPr="00676CB4" w:rsidDel="007A7359" w:rsidRDefault="00CA08ED" w:rsidP="00CA08ED">
      <w:pPr>
        <w:jc w:val="both"/>
        <w:rPr>
          <w:del w:id="1447" w:author="Borodina, Yulia" w:date="2013-11-15T23:37:00Z"/>
          <w:lang w:val="en-US"/>
        </w:rPr>
      </w:pPr>
      <w:del w:id="1448" w:author="Borodina, Yulia" w:date="2013-11-15T23:37:00Z">
        <w:r w:rsidRPr="006E014B" w:rsidDel="007A7359">
          <w:rPr>
            <w:b/>
            <w:lang w:val="en-US"/>
          </w:rPr>
          <w:delText>N-linked glycosylation</w:delText>
        </w:r>
        <w:r w:rsidRPr="00676CB4" w:rsidDel="007A7359">
          <w:rPr>
            <w:lang w:val="en-US"/>
          </w:rPr>
          <w:delText>: The merging of the glycane acceptor amino acid with an amino-group in its side chain (e.g., asparagine) and an amino-sugar (e.g. glucosamine) element of the attached glycane.</w:delText>
        </w:r>
      </w:del>
    </w:p>
    <w:p w:rsidR="00CA08ED" w:rsidRPr="00676CB4" w:rsidDel="007A7359" w:rsidRDefault="00CA08ED" w:rsidP="00CA08ED">
      <w:pPr>
        <w:rPr>
          <w:del w:id="1449" w:author="Borodina, Yulia" w:date="2013-11-15T23:37:00Z"/>
          <w:lang w:val="en-US"/>
        </w:rPr>
      </w:pPr>
    </w:p>
    <w:p w:rsidR="00CA08ED" w:rsidRPr="00676CB4" w:rsidDel="007A7359" w:rsidRDefault="00CA08ED" w:rsidP="00CA08ED">
      <w:pPr>
        <w:jc w:val="both"/>
        <w:rPr>
          <w:del w:id="1450" w:author="Borodina, Yulia" w:date="2013-11-15T23:37:00Z"/>
          <w:lang w:val="en-US"/>
        </w:rPr>
      </w:pPr>
      <w:del w:id="1451" w:author="Borodina, Yulia" w:date="2013-11-15T23:37:00Z">
        <w:r w:rsidRPr="00676CB4" w:rsidDel="007A7359">
          <w:rPr>
            <w:b/>
            <w:lang w:val="en-US"/>
          </w:rPr>
          <w:delText>Constraints</w:delText>
        </w:r>
        <w:r w:rsidRPr="00676CB4" w:rsidDel="007A7359">
          <w:rPr>
            <w:lang w:val="en-US"/>
          </w:rPr>
          <w:delText xml:space="preserve">: distalMoiety is (usually only the vaguely defined) glycane entity. Position number has at least one component (1) the amino-acid's position in the chain. </w:delText>
        </w:r>
      </w:del>
    </w:p>
    <w:p w:rsidR="00CA08ED" w:rsidRPr="00676CB4" w:rsidDel="007A7359" w:rsidRDefault="00CA08ED" w:rsidP="00CA08ED">
      <w:pPr>
        <w:jc w:val="both"/>
        <w:rPr>
          <w:del w:id="1452" w:author="Borodina, Yulia" w:date="2013-11-15T23:37:00Z"/>
          <w:lang w:val="en-US"/>
        </w:rPr>
      </w:pPr>
    </w:p>
    <w:p w:rsidR="00CA08ED" w:rsidRPr="00676CB4" w:rsidDel="007A7359" w:rsidRDefault="00CA08ED" w:rsidP="00CA08ED">
      <w:pPr>
        <w:jc w:val="both"/>
        <w:rPr>
          <w:del w:id="1453" w:author="Borodina, Yulia" w:date="2013-11-15T23:37:00Z"/>
          <w:lang w:val="en-US"/>
        </w:rPr>
      </w:pPr>
      <w:del w:id="1454" w:author="Borodina, Yulia" w:date="2013-11-15T23:37:00Z">
        <w:r w:rsidRPr="00676CB4" w:rsidDel="007A7359">
          <w:rPr>
            <w:b/>
            <w:lang w:val="en-US"/>
          </w:rPr>
          <w:delText>C-linked glycosylation</w:delText>
        </w:r>
        <w:r w:rsidRPr="00676CB4" w:rsidDel="007A7359">
          <w:rPr>
            <w:lang w:val="en-US"/>
          </w:rPr>
          <w:delText>: The merging of the glycane acceptor amino acid tryptophane with mannose element of the attached glycane.</w:delText>
        </w:r>
      </w:del>
    </w:p>
    <w:p w:rsidR="00CA08ED" w:rsidRPr="00676CB4" w:rsidDel="007A7359" w:rsidRDefault="00CA08ED" w:rsidP="00CA08ED">
      <w:pPr>
        <w:jc w:val="both"/>
        <w:rPr>
          <w:del w:id="1455" w:author="Borodina, Yulia" w:date="2013-11-15T23:37:00Z"/>
          <w:lang w:val="en-US"/>
        </w:rPr>
      </w:pPr>
    </w:p>
    <w:p w:rsidR="00CA08ED" w:rsidRPr="00676CB4" w:rsidDel="007A7359" w:rsidRDefault="00CA08ED" w:rsidP="00CA08ED">
      <w:pPr>
        <w:jc w:val="both"/>
        <w:rPr>
          <w:del w:id="1456" w:author="Borodina, Yulia" w:date="2013-11-15T23:37:00Z"/>
          <w:lang w:val="en-US"/>
        </w:rPr>
      </w:pPr>
      <w:del w:id="1457" w:author="Borodina, Yulia" w:date="2013-11-15T23:37:00Z">
        <w:r w:rsidRPr="00676CB4" w:rsidDel="007A7359">
          <w:rPr>
            <w:b/>
            <w:lang w:val="en-US"/>
          </w:rPr>
          <w:delText>Constraints</w:delText>
        </w:r>
        <w:r w:rsidRPr="00676CB4" w:rsidDel="007A7359">
          <w:rPr>
            <w:lang w:val="en-US"/>
          </w:rPr>
          <w:delText xml:space="preserve">: distalMoiety is (usually only the vaguely defined) glycane entity. Position number has at least one component (1) the amino-acid's position in the chain. </w:delText>
        </w:r>
      </w:del>
    </w:p>
    <w:p w:rsidR="00CA08ED" w:rsidRPr="00676CB4" w:rsidDel="007A7359" w:rsidRDefault="00CA08ED" w:rsidP="00CA08ED">
      <w:pPr>
        <w:jc w:val="both"/>
        <w:rPr>
          <w:del w:id="1458" w:author="Borodina, Yulia" w:date="2013-11-15T23:37:00Z"/>
          <w:lang w:val="en-US"/>
        </w:rPr>
      </w:pPr>
    </w:p>
    <w:p w:rsidR="00CA08ED" w:rsidRPr="00676CB4" w:rsidDel="007A7359" w:rsidRDefault="00CA08ED" w:rsidP="00CA08ED">
      <w:pPr>
        <w:jc w:val="both"/>
        <w:rPr>
          <w:del w:id="1459" w:author="Borodina, Yulia" w:date="2013-11-15T23:37:00Z"/>
          <w:lang w:val="en-US"/>
        </w:rPr>
      </w:pPr>
      <w:del w:id="1460" w:author="Borodina, Yulia" w:date="2013-11-15T23:37:00Z">
        <w:r w:rsidRPr="00676CB4" w:rsidDel="007A7359">
          <w:rPr>
            <w:b/>
            <w:lang w:val="en-US"/>
          </w:rPr>
          <w:delText>Amino-Acid Substitution</w:delText>
        </w:r>
        <w:r w:rsidRPr="00676CB4" w:rsidDel="007A7359">
          <w:rPr>
            <w:lang w:val="en-US"/>
          </w:rPr>
          <w:delText>: Replacement of an entire amino acid in a chain by another specified amino acid (distalMoiety).</w:delText>
        </w:r>
      </w:del>
    </w:p>
    <w:p w:rsidR="00CA08ED" w:rsidRPr="00676CB4" w:rsidDel="007A7359" w:rsidRDefault="00CA08ED" w:rsidP="00CA08ED">
      <w:pPr>
        <w:jc w:val="both"/>
        <w:rPr>
          <w:del w:id="1461" w:author="Borodina, Yulia" w:date="2013-11-15T23:37:00Z"/>
          <w:lang w:val="en-US"/>
        </w:rPr>
      </w:pPr>
    </w:p>
    <w:p w:rsidR="00CA08ED" w:rsidRPr="00676CB4" w:rsidDel="007A7359" w:rsidRDefault="00CA08ED" w:rsidP="00CA08ED">
      <w:pPr>
        <w:jc w:val="both"/>
        <w:rPr>
          <w:del w:id="1462" w:author="Borodina, Yulia" w:date="2013-11-15T23:37:00Z"/>
          <w:lang w:val="en-US"/>
        </w:rPr>
      </w:pPr>
      <w:del w:id="1463" w:author="Borodina, Yulia" w:date="2013-11-15T23:37:00Z">
        <w:r w:rsidRPr="00676CB4" w:rsidDel="007A7359">
          <w:rPr>
            <w:b/>
            <w:lang w:val="en-US"/>
          </w:rPr>
          <w:delText>Constraints</w:delText>
        </w:r>
        <w:r w:rsidRPr="00676CB4" w:rsidDel="007A7359">
          <w:rPr>
            <w:lang w:val="en-US"/>
          </w:rPr>
          <w:delText>: distalMoiety is the other amino acid. Position number has one component (1) the amino-acid's position in the chain. DistalMoiety requires no position unless there are more than one amino group or if it is an unusual use of glutamine or asparagine.</w:delText>
        </w:r>
      </w:del>
    </w:p>
    <w:p w:rsidR="00CA08ED" w:rsidRPr="00676CB4" w:rsidDel="007A7359" w:rsidRDefault="00CA08ED" w:rsidP="00CA08ED">
      <w:pPr>
        <w:jc w:val="both"/>
        <w:rPr>
          <w:del w:id="1464" w:author="Borodina, Yulia" w:date="2013-11-15T23:37:00Z"/>
          <w:lang w:val="en-US"/>
        </w:rPr>
      </w:pPr>
    </w:p>
    <w:p w:rsidR="00CA08ED" w:rsidDel="007A7359" w:rsidRDefault="00CA08ED" w:rsidP="00CA08ED">
      <w:pPr>
        <w:jc w:val="both"/>
        <w:rPr>
          <w:del w:id="1465" w:author="Borodina, Yulia" w:date="2013-11-15T23:37:00Z"/>
          <w:lang w:val="en-US"/>
        </w:rPr>
      </w:pPr>
      <w:del w:id="1466" w:author="Borodina, Yulia" w:date="2013-11-15T23:37:00Z">
        <w:r w:rsidRPr="00676CB4" w:rsidDel="007A7359">
          <w:rPr>
            <w:b/>
            <w:lang w:val="en-US"/>
          </w:rPr>
          <w:delText>Metal Binding</w:delText>
        </w:r>
        <w:r w:rsidRPr="00676CB4" w:rsidDel="007A7359">
          <w:rPr>
            <w:lang w:val="en-US"/>
          </w:rPr>
          <w:delText>: The coordination of a metal ion to an amino acid group</w:delText>
        </w:r>
      </w:del>
    </w:p>
    <w:p w:rsidR="00CA08ED" w:rsidRPr="00CA08ED" w:rsidDel="00F87170" w:rsidRDefault="00CA08ED" w:rsidP="00CA08ED">
      <w:pPr>
        <w:rPr>
          <w:del w:id="1467" w:author="Borodina, Yulia" w:date="2013-11-15T23:44:00Z"/>
        </w:rPr>
      </w:pPr>
    </w:p>
    <w:p w:rsidR="004D0403" w:rsidDel="00F87170" w:rsidRDefault="004D0403" w:rsidP="004D0403">
      <w:pPr>
        <w:pStyle w:val="Heading3"/>
        <w:rPr>
          <w:del w:id="1468" w:author="Borodina, Yulia" w:date="2013-11-15T23:44:00Z"/>
          <w:color w:val="0070C0"/>
          <w:lang w:eastAsia="en-US"/>
        </w:rPr>
      </w:pPr>
      <w:bookmarkStart w:id="1469" w:name="_Toc343650497"/>
      <w:del w:id="1470" w:author="Borodina, Yulia" w:date="2013-11-15T23:44:00Z">
        <w:r w:rsidRPr="00AE4EAA" w:rsidDel="00F87170">
          <w:rPr>
            <w:color w:val="0070C0"/>
            <w:lang w:eastAsia="en-US"/>
          </w:rPr>
          <w:delText>Disulfide Linkage</w:delText>
        </w:r>
        <w:bookmarkEnd w:id="1469"/>
      </w:del>
    </w:p>
    <w:p w:rsidR="004D0403" w:rsidDel="00F87170" w:rsidRDefault="004D0403" w:rsidP="00427A45">
      <w:pPr>
        <w:jc w:val="both"/>
        <w:rPr>
          <w:del w:id="1471" w:author="Borodina, Yulia" w:date="2013-11-15T23:44:00Z"/>
          <w:lang w:val="en-US"/>
        </w:rPr>
      </w:pPr>
      <w:del w:id="1472" w:author="Borodina, Yulia" w:date="2013-11-15T23:44:00Z">
        <w:r w:rsidRPr="00676CB4" w:rsidDel="00F87170">
          <w:rPr>
            <w:lang w:val="en-US"/>
          </w:rPr>
          <w:delText xml:space="preserve">Disulfide linkages, are specified with the </w:delText>
        </w:r>
        <w:r w:rsidRPr="00427A45" w:rsidDel="00F87170">
          <w:rPr>
            <w:i/>
            <w:iCs/>
            <w:lang w:val="en-US"/>
          </w:rPr>
          <w:delText xml:space="preserve">disulfide </w:delText>
        </w:r>
        <w:r w:rsidR="00427A45" w:rsidRPr="00427A45" w:rsidDel="00F87170">
          <w:rPr>
            <w:i/>
            <w:iCs/>
            <w:lang w:val="en-US"/>
          </w:rPr>
          <w:delText>bridge</w:delText>
        </w:r>
        <w:r w:rsidRPr="00676CB4" w:rsidDel="00F87170">
          <w:rPr>
            <w:lang w:val="en-US"/>
          </w:rPr>
          <w:delText xml:space="preserve"> type, and always imply that two cystieines connect (chain-S-S-chain), two different chains or forming a cycle in one chain.</w:delText>
        </w:r>
      </w:del>
    </w:p>
    <w:p w:rsidR="004D0403" w:rsidDel="00F87170" w:rsidRDefault="004D0403" w:rsidP="004D0403">
      <w:pPr>
        <w:jc w:val="both"/>
        <w:rPr>
          <w:del w:id="1473" w:author="Borodina, Yulia" w:date="2013-11-15T23:44:00Z"/>
          <w:lang w:val="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4D0403" w:rsidRPr="007A51EF" w:rsidDel="00F87170" w:rsidTr="00427A45">
        <w:trPr>
          <w:del w:id="1474" w:author="Borodina, Yulia" w:date="2013-11-15T23:44:00Z"/>
        </w:trPr>
        <w:tc>
          <w:tcPr>
            <w:tcW w:w="1951" w:type="dxa"/>
            <w:shd w:val="clear" w:color="auto" w:fill="auto"/>
          </w:tcPr>
          <w:p w:rsidR="004D0403" w:rsidRPr="007A51EF" w:rsidDel="00F87170" w:rsidRDefault="004D0403" w:rsidP="00653AAC">
            <w:pPr>
              <w:rPr>
                <w:del w:id="1475" w:author="Borodina, Yulia" w:date="2013-11-15T23:44:00Z"/>
                <w:b/>
                <w:lang w:eastAsia="en-US"/>
              </w:rPr>
            </w:pPr>
            <w:del w:id="1476" w:author="Borodina, Yulia" w:date="2013-11-15T23:44:00Z">
              <w:r w:rsidRPr="007A51EF" w:rsidDel="00F87170">
                <w:rPr>
                  <w:b/>
                </w:rPr>
                <w:delText>User Guidance</w:delText>
              </w:r>
            </w:del>
          </w:p>
        </w:tc>
        <w:tc>
          <w:tcPr>
            <w:tcW w:w="8017" w:type="dxa"/>
            <w:shd w:val="clear" w:color="auto" w:fill="auto"/>
          </w:tcPr>
          <w:p w:rsidR="004D0403" w:rsidRPr="007A51EF" w:rsidDel="00F87170" w:rsidRDefault="004D0403" w:rsidP="00653AAC">
            <w:pPr>
              <w:jc w:val="both"/>
              <w:rPr>
                <w:del w:id="1477" w:author="Borodina, Yulia" w:date="2013-11-15T23:44:00Z"/>
                <w:lang w:eastAsia="en-US"/>
              </w:rPr>
            </w:pPr>
            <w:del w:id="1478" w:author="Borodina, Yulia" w:date="2013-11-15T23:44:00Z">
              <w:r w:rsidRPr="00882C24" w:rsidDel="00F87170">
                <w:rPr>
                  <w:lang w:eastAsia="en-US"/>
                </w:rPr>
                <w:delText>The link between two cysteine residues either on the same sub-unit or on two different sub-units shall be described. The position of the disulfide bonds in the protein shall be listed in increasing order of subunit number and position within subunit</w:delText>
              </w:r>
              <w:r w:rsidDel="00F87170">
                <w:rPr>
                  <w:lang w:eastAsia="en-US"/>
                </w:rPr>
                <w:delText xml:space="preserve"> </w:delText>
              </w:r>
              <w:r w:rsidRPr="00882C24" w:rsidDel="00F87170">
                <w:rPr>
                  <w:lang w:eastAsia="en-US"/>
                </w:rPr>
                <w:delText>followed by the abbreviation of the aminoacids involved.</w:delText>
              </w:r>
            </w:del>
          </w:p>
        </w:tc>
      </w:tr>
      <w:tr w:rsidR="004D0403" w:rsidRPr="007A51EF" w:rsidDel="00F87170" w:rsidTr="00427A45">
        <w:trPr>
          <w:del w:id="1479" w:author="Borodina, Yulia" w:date="2013-11-15T23:44:00Z"/>
        </w:trPr>
        <w:tc>
          <w:tcPr>
            <w:tcW w:w="1951" w:type="dxa"/>
            <w:shd w:val="clear" w:color="auto" w:fill="auto"/>
          </w:tcPr>
          <w:p w:rsidR="004D0403" w:rsidRPr="007A51EF" w:rsidDel="00F87170" w:rsidRDefault="004D0403" w:rsidP="00653AAC">
            <w:pPr>
              <w:rPr>
                <w:del w:id="1480" w:author="Borodina, Yulia" w:date="2013-11-15T23:44:00Z"/>
                <w:b/>
                <w:lang w:eastAsia="en-US"/>
              </w:rPr>
            </w:pPr>
            <w:del w:id="1481" w:author="Borodina, Yulia" w:date="2013-11-15T23:44:00Z">
              <w:r w:rsidRPr="007A51EF" w:rsidDel="00F87170">
                <w:rPr>
                  <w:b/>
                </w:rPr>
                <w:delText>Example(s)</w:delText>
              </w:r>
            </w:del>
          </w:p>
        </w:tc>
        <w:tc>
          <w:tcPr>
            <w:tcW w:w="8017" w:type="dxa"/>
            <w:shd w:val="clear" w:color="auto" w:fill="auto"/>
          </w:tcPr>
          <w:p w:rsidR="004D0403" w:rsidRPr="007A51EF" w:rsidDel="00F87170" w:rsidRDefault="00427A45" w:rsidP="00427A45">
            <w:pPr>
              <w:rPr>
                <w:del w:id="1482" w:author="Borodina, Yulia" w:date="2013-11-15T23:44:00Z"/>
                <w:lang w:eastAsia="en-US"/>
              </w:rPr>
            </w:pPr>
            <w:del w:id="1483" w:author="Borodina, Yulia" w:date="2013-11-15T23:44:00Z">
              <w:r w:rsidDel="00F87170">
                <w:rPr>
                  <w:lang w:eastAsia="en-US"/>
                </w:rPr>
                <w:delText xml:space="preserve">“Subunit 1 position </w:delText>
              </w:r>
              <w:r w:rsidR="004D0403" w:rsidDel="00F87170">
                <w:rPr>
                  <w:lang w:eastAsia="en-US"/>
                </w:rPr>
                <w:delText>10</w:delText>
              </w:r>
              <w:r w:rsidDel="00F87170">
                <w:rPr>
                  <w:lang w:eastAsia="en-US"/>
                </w:rPr>
                <w:delText xml:space="preserve"> – Subunit 2 position 16</w:delText>
              </w:r>
              <w:r w:rsidR="004D0403" w:rsidDel="00F87170">
                <w:rPr>
                  <w:lang w:eastAsia="en-US"/>
                </w:rPr>
                <w:delText>”</w:delText>
              </w:r>
              <w:r w:rsidDel="00F87170">
                <w:rPr>
                  <w:lang w:eastAsia="en-US"/>
                </w:rPr>
                <w:delText xml:space="preserve"> </w:delText>
              </w:r>
              <w:r w:rsidR="004D0403" w:rsidDel="00F87170">
                <w:rPr>
                  <w:lang w:eastAsia="en-US"/>
                </w:rPr>
                <w:delText xml:space="preserve">refers to a disulfide linkage </w:delText>
              </w:r>
              <w:r w:rsidR="004D0403" w:rsidDel="00F87170">
                <w:rPr>
                  <w:lang w:eastAsia="en-US"/>
                </w:rPr>
                <w:lastRenderedPageBreak/>
                <w:delText>between the residue of cysteine in the position 10 and 16 respectively of the first and second subunit.</w:delText>
              </w:r>
            </w:del>
          </w:p>
        </w:tc>
      </w:tr>
      <w:tr w:rsidR="004D0403" w:rsidRPr="007A51EF" w:rsidDel="00F87170" w:rsidTr="00427A45">
        <w:trPr>
          <w:del w:id="1484" w:author="Borodina, Yulia" w:date="2013-11-15T23:44:00Z"/>
        </w:trPr>
        <w:tc>
          <w:tcPr>
            <w:tcW w:w="1951" w:type="dxa"/>
            <w:shd w:val="clear" w:color="auto" w:fill="auto"/>
          </w:tcPr>
          <w:p w:rsidR="004D0403" w:rsidRPr="007A51EF" w:rsidDel="00F87170" w:rsidRDefault="004D0403" w:rsidP="00653AAC">
            <w:pPr>
              <w:rPr>
                <w:del w:id="1485" w:author="Borodina, Yulia" w:date="2013-11-15T23:44:00Z"/>
                <w:b/>
              </w:rPr>
            </w:pPr>
            <w:del w:id="1486" w:author="Borodina, Yulia" w:date="2013-11-15T23:44:00Z">
              <w:r w:rsidRPr="007A51EF" w:rsidDel="00F87170">
                <w:rPr>
                  <w:b/>
                </w:rPr>
                <w:lastRenderedPageBreak/>
                <w:delText>Conformance</w:delText>
              </w:r>
            </w:del>
          </w:p>
        </w:tc>
        <w:tc>
          <w:tcPr>
            <w:tcW w:w="8017" w:type="dxa"/>
            <w:shd w:val="clear" w:color="auto" w:fill="auto"/>
          </w:tcPr>
          <w:p w:rsidR="004D0403" w:rsidRPr="007A51EF" w:rsidDel="00F87170" w:rsidRDefault="004D0403" w:rsidP="00653AAC">
            <w:pPr>
              <w:rPr>
                <w:del w:id="1487" w:author="Borodina, Yulia" w:date="2013-11-15T23:44:00Z"/>
                <w:lang w:eastAsia="en-US"/>
              </w:rPr>
            </w:pPr>
            <w:del w:id="1488" w:author="Borodina, Yulia" w:date="2013-11-15T23:44:00Z">
              <w:r w:rsidDel="00F87170">
                <w:rPr>
                  <w:lang w:eastAsia="en-US"/>
                </w:rPr>
                <w:delText>REQUIRED</w:delText>
              </w:r>
            </w:del>
          </w:p>
        </w:tc>
      </w:tr>
      <w:tr w:rsidR="004D0403" w:rsidRPr="007A51EF" w:rsidDel="00F87170" w:rsidTr="00427A45">
        <w:trPr>
          <w:del w:id="1489" w:author="Borodina, Yulia" w:date="2013-11-15T23:44:00Z"/>
        </w:trPr>
        <w:tc>
          <w:tcPr>
            <w:tcW w:w="1951" w:type="dxa"/>
            <w:shd w:val="clear" w:color="auto" w:fill="auto"/>
          </w:tcPr>
          <w:p w:rsidR="004D0403" w:rsidRPr="007A51EF" w:rsidDel="00F87170" w:rsidRDefault="004D0403" w:rsidP="00653AAC">
            <w:pPr>
              <w:rPr>
                <w:del w:id="1490" w:author="Borodina, Yulia" w:date="2013-11-15T23:44:00Z"/>
                <w:b/>
              </w:rPr>
            </w:pPr>
            <w:del w:id="1491" w:author="Borodina, Yulia" w:date="2013-11-15T23:44:00Z">
              <w:r w:rsidRPr="007A51EF" w:rsidDel="00F87170">
                <w:rPr>
                  <w:b/>
                </w:rPr>
                <w:delText>Data Type</w:delText>
              </w:r>
            </w:del>
          </w:p>
        </w:tc>
        <w:tc>
          <w:tcPr>
            <w:tcW w:w="8017" w:type="dxa"/>
            <w:shd w:val="clear" w:color="auto" w:fill="auto"/>
          </w:tcPr>
          <w:p w:rsidR="004D0403" w:rsidRPr="007A51EF" w:rsidDel="00F87170" w:rsidRDefault="004D0403" w:rsidP="00653AAC">
            <w:pPr>
              <w:rPr>
                <w:del w:id="1492" w:author="Borodina, Yulia" w:date="2013-11-15T23:44:00Z"/>
                <w:lang w:eastAsia="en-US"/>
              </w:rPr>
            </w:pPr>
            <w:del w:id="1493" w:author="Borodina, Yulia" w:date="2013-11-15T23:44:00Z">
              <w:r w:rsidDel="00F87170">
                <w:rPr>
                  <w:lang w:eastAsia="en-US"/>
                </w:rPr>
                <w:delText>ST</w:delText>
              </w:r>
            </w:del>
          </w:p>
        </w:tc>
      </w:tr>
      <w:tr w:rsidR="004D0403" w:rsidRPr="007A51EF" w:rsidDel="00F87170" w:rsidTr="00427A45">
        <w:trPr>
          <w:del w:id="1494" w:author="Borodina, Yulia" w:date="2013-11-15T23:44:00Z"/>
        </w:trPr>
        <w:tc>
          <w:tcPr>
            <w:tcW w:w="1951" w:type="dxa"/>
            <w:shd w:val="clear" w:color="auto" w:fill="auto"/>
          </w:tcPr>
          <w:p w:rsidR="004D0403" w:rsidRPr="007A51EF" w:rsidDel="00F87170" w:rsidRDefault="004D0403" w:rsidP="00653AAC">
            <w:pPr>
              <w:rPr>
                <w:del w:id="1495" w:author="Borodina, Yulia" w:date="2013-11-15T23:44:00Z"/>
                <w:b/>
              </w:rPr>
            </w:pPr>
            <w:del w:id="1496" w:author="Borodina, Yulia" w:date="2013-11-15T23:44:00Z">
              <w:r w:rsidRPr="007A51EF" w:rsidDel="00F87170">
                <w:rPr>
                  <w:b/>
                </w:rPr>
                <w:delText>Business Rule(s)</w:delText>
              </w:r>
            </w:del>
          </w:p>
        </w:tc>
        <w:tc>
          <w:tcPr>
            <w:tcW w:w="8017" w:type="dxa"/>
            <w:shd w:val="clear" w:color="auto" w:fill="auto"/>
          </w:tcPr>
          <w:p w:rsidR="004D0403" w:rsidRPr="007A51EF" w:rsidDel="00F87170" w:rsidRDefault="00427A45" w:rsidP="00653AAC">
            <w:pPr>
              <w:jc w:val="both"/>
              <w:rPr>
                <w:del w:id="1497" w:author="Borodina, Yulia" w:date="2013-11-15T23:44:00Z"/>
                <w:lang w:eastAsia="en-US"/>
              </w:rPr>
            </w:pPr>
            <w:del w:id="1498" w:author="Borodina, Yulia" w:date="2013-11-15T23:44:00Z">
              <w:r w:rsidDel="00F87170">
                <w:rPr>
                  <w:lang w:eastAsia="en-US"/>
                </w:rPr>
                <w:delText>The disulfide linkage positions must actually contain the amino acid cystein at the respective positions.</w:delText>
              </w:r>
            </w:del>
          </w:p>
        </w:tc>
      </w:tr>
    </w:tbl>
    <w:p w:rsidR="00427A45" w:rsidDel="00F87170" w:rsidRDefault="00427A45" w:rsidP="00FF7643">
      <w:pPr>
        <w:pStyle w:val="XML"/>
        <w:rPr>
          <w:del w:id="1499" w:author="Borodina, Yulia" w:date="2013-11-15T23:44:00Z"/>
        </w:rPr>
      </w:pPr>
      <w:bookmarkStart w:id="1500" w:name="_Toc304805797"/>
      <w:bookmarkStart w:id="1501" w:name="_Toc304814741"/>
      <w:del w:id="1502" w:author="Borodina, Yulia" w:date="2013-11-15T23:44:00Z">
        <w:r w:rsidDel="00F87170">
          <w:delText>&lt;identifiedSubstance&gt;</w:delText>
        </w:r>
        <w:r w:rsidDel="00F87170">
          <w:br/>
          <w:delText xml:space="preserve">  &lt;identifiedSubstance&gt;</w:delText>
        </w:r>
        <w:r w:rsidDel="00F87170">
          <w:br/>
          <w:delText xml:space="preserve">    &lt;moiety&gt;</w:delText>
        </w:r>
        <w:r w:rsidDel="00F87170">
          <w:br/>
          <w:delText xml:space="preserve">      &lt;partMoiety&gt;</w:delText>
        </w:r>
        <w:r w:rsidDel="00F87170">
          <w:br/>
          <w:delText xml:space="preserve">        &lt;id extension="</w:delText>
        </w:r>
        <w:r w:rsidRPr="000C4ACE" w:rsidDel="00F87170">
          <w:rPr>
            <w:i/>
            <w:iCs/>
          </w:rPr>
          <w:delText xml:space="preserve">Subunit </w:delText>
        </w:r>
        <w:r w:rsidDel="00F87170">
          <w:rPr>
            <w:i/>
            <w:iCs/>
          </w:rPr>
          <w:delText>Index</w:delText>
        </w:r>
        <w:r w:rsidRPr="000C4ACE" w:rsidDel="00F87170">
          <w:rPr>
            <w:i/>
            <w:iCs/>
          </w:rPr>
          <w:delText xml:space="preserve"> </w:delText>
        </w:r>
        <w:r w:rsidDel="00F87170">
          <w:rPr>
            <w:i/>
            <w:iCs/>
          </w:rPr>
          <w:delText>of first Subunit</w:delText>
        </w:r>
        <w:r w:rsidDel="00F87170">
          <w:delText xml:space="preserve">" </w:delText>
        </w:r>
        <w:r w:rsidDel="00F87170">
          <w:br/>
          <w:delText xml:space="preserve">            root="</w:delText>
        </w:r>
        <w:r w:rsidRPr="000C4ACE" w:rsidDel="00F87170">
          <w:rPr>
            <w:i/>
            <w:iCs/>
          </w:rPr>
          <w:delText>UUID of Document Id or Set Id</w:delText>
        </w:r>
        <w:r w:rsidDel="00F87170">
          <w:delText>"/&gt;</w:delText>
        </w:r>
        <w:r w:rsidDel="00F87170">
          <w:br/>
          <w:delText xml:space="preserve">      &lt;partMoiety&gt;</w:delText>
        </w:r>
        <w:r w:rsidDel="00F87170">
          <w:br/>
          <w:delText xml:space="preserve">    &lt;/moiety&gt;</w:delText>
        </w:r>
        <w:r w:rsidDel="00F87170">
          <w:br/>
          <w:delText xml:space="preserve">    &lt;moiety&gt;</w:delText>
        </w:r>
        <w:r w:rsidDel="00F87170">
          <w:br/>
          <w:delText xml:space="preserve">      &lt;partMoiety&gt;</w:delText>
        </w:r>
        <w:r w:rsidDel="00F87170">
          <w:br/>
          <w:delText xml:space="preserve">        &lt;id extension="</w:delText>
        </w:r>
        <w:r w:rsidRPr="00FF7643" w:rsidDel="00F87170">
          <w:rPr>
            <w:b/>
            <w:bCs/>
            <w:i/>
            <w:iCs/>
          </w:rPr>
          <w:delText xml:space="preserve">Subunit Index of </w:delText>
        </w:r>
        <w:r w:rsidR="00FF7643" w:rsidRPr="00FF7643" w:rsidDel="00F87170">
          <w:rPr>
            <w:b/>
            <w:bCs/>
            <w:i/>
            <w:iCs/>
          </w:rPr>
          <w:delText>this</w:delText>
        </w:r>
        <w:r w:rsidRPr="00FF7643" w:rsidDel="00F87170">
          <w:rPr>
            <w:b/>
            <w:bCs/>
            <w:i/>
            <w:iCs/>
          </w:rPr>
          <w:delText xml:space="preserve"> Subunit</w:delText>
        </w:r>
        <w:r w:rsidDel="00F87170">
          <w:delText xml:space="preserve">" </w:delText>
        </w:r>
        <w:r w:rsidDel="00F87170">
          <w:br/>
          <w:delText xml:space="preserve">            root="</w:delText>
        </w:r>
        <w:r w:rsidRPr="000C4ACE" w:rsidDel="00F87170">
          <w:rPr>
            <w:i/>
            <w:iCs/>
          </w:rPr>
          <w:delText>UUID of Document Id or Set Id</w:delText>
        </w:r>
        <w:r w:rsidDel="00F87170">
          <w:delText>"/&gt;</w:delText>
        </w:r>
        <w:r w:rsidDel="00F87170">
          <w:br/>
          <w:delText xml:space="preserve">        &lt;bond&gt;</w:delText>
        </w:r>
        <w:r w:rsidDel="00F87170">
          <w:br/>
          <w:delText xml:space="preserve">          &lt;code code="</w:delText>
        </w:r>
        <w:r w:rsidRPr="000C4ACE" w:rsidDel="00F87170">
          <w:rPr>
            <w:i/>
            <w:iCs/>
          </w:rPr>
          <w:delText>Bond Type Code</w:delText>
        </w:r>
        <w:r w:rsidDel="00F87170">
          <w:rPr>
            <w:i/>
            <w:iCs/>
          </w:rPr>
          <w:delText xml:space="preserve"> meaning ‘disulfide bridge’</w:delText>
        </w:r>
        <w:r w:rsidDel="00F87170">
          <w:delText xml:space="preserve">" </w:delText>
        </w:r>
        <w:r w:rsidDel="00F87170">
          <w:br/>
          <w:delText xml:space="preserve">                codeSystem="</w:delText>
        </w:r>
        <w:r w:rsidRPr="000C4ACE" w:rsidDel="00F87170">
          <w:rPr>
            <w:i/>
            <w:iCs/>
          </w:rPr>
          <w:delText>Code System (OID)</w:delText>
        </w:r>
        <w:r w:rsidDel="00F87170">
          <w:delText>"</w:delText>
        </w:r>
        <w:r w:rsidDel="00F87170">
          <w:br/>
          <w:delText xml:space="preserve">                displayName="</w:delText>
        </w:r>
        <w:r w:rsidRPr="00427A45" w:rsidDel="00F87170">
          <w:delText xml:space="preserve">disulfide </w:delText>
        </w:r>
        <w:r w:rsidDel="00F87170">
          <w:delText>bridge"/&gt;</w:delText>
        </w:r>
        <w:r w:rsidDel="00F87170">
          <w:br/>
          <w:delText xml:space="preserve">          &lt;positionNumber value="</w:delText>
        </w:r>
        <w:r w:rsidRPr="00427A45" w:rsidDel="00F87170">
          <w:rPr>
            <w:b/>
            <w:bCs/>
            <w:i/>
            <w:iCs/>
          </w:rPr>
          <w:delText>Position on this Subunit</w:delText>
        </w:r>
        <w:r w:rsidDel="00F87170">
          <w:delText>"/&gt;</w:delText>
        </w:r>
        <w:r w:rsidDel="00F87170">
          <w:br/>
          <w:delText xml:space="preserve">          &lt;positionNumber value="</w:delText>
        </w:r>
        <w:r w:rsidRPr="00427A45" w:rsidDel="00F87170">
          <w:rPr>
            <w:b/>
            <w:bCs/>
            <w:i/>
            <w:iCs/>
          </w:rPr>
          <w:delText>Position on the first Subunit</w:delText>
        </w:r>
        <w:r w:rsidDel="00F87170">
          <w:delText>"/&gt;</w:delText>
        </w:r>
        <w:r w:rsidDel="00F87170">
          <w:br/>
          <w:delText xml:space="preserve">          &lt;distalMoiety&gt;</w:delText>
        </w:r>
        <w:r w:rsidDel="00F87170">
          <w:br/>
          <w:delText xml:space="preserve">            &lt;id extension="</w:delText>
        </w:r>
        <w:r w:rsidRPr="00FF7643" w:rsidDel="00F87170">
          <w:rPr>
            <w:b/>
            <w:bCs/>
            <w:i/>
            <w:iCs/>
          </w:rPr>
          <w:delText>Subunit Index of first Subunit</w:delText>
        </w:r>
        <w:r w:rsidDel="00F87170">
          <w:delText xml:space="preserve">" </w:delText>
        </w:r>
        <w:r w:rsidDel="00F87170">
          <w:br/>
          <w:delText xml:space="preserve">                root="</w:delText>
        </w:r>
        <w:r w:rsidRPr="000C4ACE" w:rsidDel="00F87170">
          <w:rPr>
            <w:i/>
            <w:iCs/>
          </w:rPr>
          <w:delText>UUID of Document Id or Set Id</w:delText>
        </w:r>
        <w:r w:rsidDel="00F87170">
          <w:delText>"/&gt;</w:delText>
        </w:r>
      </w:del>
    </w:p>
    <w:p w:rsidR="00F87170" w:rsidDel="00F87170" w:rsidRDefault="00427A45" w:rsidP="00427A45">
      <w:pPr>
        <w:pStyle w:val="BodyText"/>
        <w:rPr>
          <w:del w:id="1503" w:author="Borodina, Yulia" w:date="2013-11-15T23:44:00Z"/>
        </w:rPr>
      </w:pPr>
      <w:del w:id="1504" w:author="Borodina, Yulia" w:date="2013-11-15T23:44:00Z">
        <w:r w:rsidDel="00F87170">
          <w:delText xml:space="preserve">Example: Subunit 1 position </w:delText>
        </w:r>
      </w:del>
      <w:del w:id="1505" w:author="Borodina, Yulia" w:date="2013-11-15T23:42:00Z">
        <w:r w:rsidDel="00F87170">
          <w:delText>10</w:delText>
        </w:r>
      </w:del>
      <w:del w:id="1506" w:author="Borodina, Yulia" w:date="2013-11-15T23:44:00Z">
        <w:r w:rsidDel="00F87170">
          <w:delText xml:space="preserve"> – Subunit 2 position </w:delText>
        </w:r>
      </w:del>
      <w:del w:id="1507" w:author="Borodina, Yulia" w:date="2013-11-15T23:42:00Z">
        <w:r w:rsidDel="00F87170">
          <w:delText>16</w:delText>
        </w:r>
      </w:del>
      <w:del w:id="1508" w:author="Borodina, Yulia" w:date="2013-11-15T23:44:00Z">
        <w:r w:rsidR="00FF7643" w:rsidDel="00F87170">
          <w:delText>:</w:delText>
        </w:r>
      </w:del>
    </w:p>
    <w:p w:rsidR="00427A45" w:rsidDel="00F87170" w:rsidRDefault="00427A45" w:rsidP="00E47A69">
      <w:pPr>
        <w:pStyle w:val="XML"/>
        <w:keepLines w:val="0"/>
        <w:rPr>
          <w:del w:id="1509" w:author="Borodina, Yulia" w:date="2013-11-15T23:44:00Z"/>
        </w:rPr>
      </w:pPr>
      <w:del w:id="1510" w:author="Borodina, Yulia" w:date="2013-11-15T23:44:00Z">
        <w:r w:rsidDel="00F87170">
          <w:delText>&lt;identifiedSubstance&gt;</w:delText>
        </w:r>
        <w:r w:rsidDel="00F87170">
          <w:br/>
          <w:delText xml:space="preserve">  &lt;identifiedSubstance&gt;</w:delText>
        </w:r>
        <w:r w:rsidDel="00F87170">
          <w:br/>
          <w:delText xml:space="preserve">    &lt;moiety&gt;</w:delText>
        </w:r>
        <w:r w:rsidDel="00F87170">
          <w:br/>
          <w:delText xml:space="preserve">      &lt;partMoiety&gt;</w:delText>
        </w:r>
        <w:r w:rsidDel="00F87170">
          <w:br/>
          <w:delText xml:space="preserve">        &lt;id extension="</w:delText>
        </w:r>
        <w:r w:rsidR="00FF7643" w:rsidDel="00F87170">
          <w:delText>1</w:delText>
        </w:r>
        <w:r w:rsidDel="00F87170">
          <w:delText>" root="</w:delText>
        </w:r>
        <w:r w:rsidRPr="000C4ACE" w:rsidDel="00F87170">
          <w:rPr>
            <w:i/>
            <w:iCs/>
          </w:rPr>
          <w:delText>UUID of Document Id or Set Id</w:delText>
        </w:r>
        <w:r w:rsidDel="00F87170">
          <w:delText>"/&gt;</w:delText>
        </w:r>
        <w:r w:rsidDel="00F87170">
          <w:br/>
          <w:delText xml:space="preserve">      &lt;partMoiety&gt;</w:delText>
        </w:r>
        <w:r w:rsidDel="00F87170">
          <w:br/>
          <w:delText xml:space="preserve">    &lt;/moiety&gt;</w:delText>
        </w:r>
        <w:r w:rsidDel="00F87170">
          <w:br/>
          <w:delText xml:space="preserve">    &lt;moiety&gt;</w:delText>
        </w:r>
        <w:r w:rsidDel="00F87170">
          <w:br/>
          <w:delText xml:space="preserve">      &lt;partMoiety&gt;</w:delText>
        </w:r>
        <w:r w:rsidDel="00F87170">
          <w:br/>
          <w:delText xml:space="preserve">        &lt;id extension="</w:delText>
        </w:r>
        <w:r w:rsidR="00FF7643" w:rsidRPr="00FF7643" w:rsidDel="00F87170">
          <w:delText>2</w:delText>
        </w:r>
        <w:r w:rsidDel="00F87170">
          <w:delText>" root="</w:delText>
        </w:r>
        <w:r w:rsidRPr="000C4ACE" w:rsidDel="00F87170">
          <w:rPr>
            <w:i/>
            <w:iCs/>
          </w:rPr>
          <w:delText>UUID of Document Id or Set Id</w:delText>
        </w:r>
        <w:r w:rsidDel="00F87170">
          <w:delText>"/&gt;</w:delText>
        </w:r>
        <w:r w:rsidDel="00F87170">
          <w:br/>
          <w:delText xml:space="preserve">        &lt;bond&gt;</w:delText>
        </w:r>
        <w:r w:rsidDel="00F87170">
          <w:br/>
          <w:delText xml:space="preserve">          &lt;code code="</w:delText>
        </w:r>
        <w:r w:rsidRPr="000C4ACE" w:rsidDel="00F87170">
          <w:rPr>
            <w:i/>
            <w:iCs/>
          </w:rPr>
          <w:delText>Bond Type Code</w:delText>
        </w:r>
        <w:r w:rsidDel="00F87170">
          <w:rPr>
            <w:i/>
            <w:iCs/>
          </w:rPr>
          <w:delText xml:space="preserve"> meaning ‘disulfide bridge’</w:delText>
        </w:r>
        <w:r w:rsidDel="00F87170">
          <w:delText xml:space="preserve">" </w:delText>
        </w:r>
        <w:r w:rsidDel="00F87170">
          <w:br/>
          <w:delText xml:space="preserve">                codeSystem="</w:delText>
        </w:r>
        <w:r w:rsidRPr="000C4ACE" w:rsidDel="00F87170">
          <w:rPr>
            <w:i/>
            <w:iCs/>
          </w:rPr>
          <w:delText>Code System (OID)</w:delText>
        </w:r>
        <w:r w:rsidDel="00F87170">
          <w:delText>"</w:delText>
        </w:r>
        <w:r w:rsidDel="00F87170">
          <w:br/>
          <w:delText xml:space="preserve">                displayName="</w:delText>
        </w:r>
        <w:r w:rsidRPr="00427A45" w:rsidDel="00F87170">
          <w:delText xml:space="preserve">disulfide </w:delText>
        </w:r>
        <w:r w:rsidDel="00F87170">
          <w:delText>bridge"/&gt;</w:delText>
        </w:r>
        <w:r w:rsidDel="00F87170">
          <w:br/>
          <w:delText xml:space="preserve">          &lt;positionNumber value="</w:delText>
        </w:r>
        <w:r w:rsidR="00FF7643" w:rsidDel="00F87170">
          <w:delText>16</w:delText>
        </w:r>
        <w:r w:rsidDel="00F87170">
          <w:delText>"/&gt;</w:delText>
        </w:r>
        <w:r w:rsidDel="00F87170">
          <w:br/>
          <w:delText xml:space="preserve">          &lt;positionNumber value="</w:delText>
        </w:r>
        <w:r w:rsidR="00FF7643" w:rsidDel="00F87170">
          <w:delText>10</w:delText>
        </w:r>
        <w:r w:rsidDel="00F87170">
          <w:delText>"/&gt;</w:delText>
        </w:r>
        <w:r w:rsidDel="00F87170">
          <w:br/>
          <w:delText xml:space="preserve">          &lt;distalMoiety&gt;</w:delText>
        </w:r>
        <w:r w:rsidDel="00F87170">
          <w:br/>
          <w:delText xml:space="preserve">            &lt;id extension="</w:delText>
        </w:r>
        <w:r w:rsidR="00FF7643" w:rsidDel="00F87170">
          <w:delText>1</w:delText>
        </w:r>
        <w:r w:rsidDel="00F87170">
          <w:delText>" root="</w:delText>
        </w:r>
        <w:r w:rsidRPr="000C4ACE" w:rsidDel="00F87170">
          <w:rPr>
            <w:i/>
            <w:iCs/>
          </w:rPr>
          <w:delText>UUID of Document Id or Set Id</w:delText>
        </w:r>
        <w:r w:rsidDel="00F87170">
          <w:delText>"/&gt;</w:delText>
        </w:r>
      </w:del>
    </w:p>
    <w:p w:rsidR="00427A45" w:rsidDel="00F87170" w:rsidRDefault="00427A45" w:rsidP="00427A45">
      <w:pPr>
        <w:pStyle w:val="BodyText"/>
        <w:rPr>
          <w:del w:id="1511" w:author="Borodina, Yulia" w:date="2013-11-15T23:44:00Z"/>
        </w:rPr>
      </w:pPr>
    </w:p>
    <w:p w:rsidR="006E014B" w:rsidRPr="00AE4EAA" w:rsidDel="00F87170" w:rsidRDefault="002E7131" w:rsidP="00804E61">
      <w:pPr>
        <w:pStyle w:val="Heading4"/>
        <w:rPr>
          <w:del w:id="1512" w:author="Borodina, Yulia" w:date="2013-11-15T23:44:00Z"/>
          <w:color w:val="0070C0"/>
          <w:lang w:eastAsia="en-US"/>
        </w:rPr>
      </w:pPr>
      <w:del w:id="1513" w:author="Borodina, Yulia" w:date="2013-11-15T23:44:00Z">
        <w:r w:rsidRPr="00AE4EAA" w:rsidDel="00F87170">
          <w:rPr>
            <w:color w:val="0070C0"/>
            <w:lang w:eastAsia="en-US"/>
          </w:rPr>
          <w:delText>N_</w:delText>
        </w:r>
        <w:r w:rsidR="006E014B" w:rsidRPr="00AE4EAA" w:rsidDel="00F87170">
          <w:rPr>
            <w:color w:val="0070C0"/>
            <w:lang w:eastAsia="en-US"/>
          </w:rPr>
          <w:delText>Terminal Modification</w:delText>
        </w:r>
        <w:bookmarkEnd w:id="1500"/>
        <w:bookmarkEnd w:id="1501"/>
      </w:del>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5022B" w:rsidRPr="007A51EF" w:rsidDel="00F87170" w:rsidTr="00434724">
        <w:trPr>
          <w:del w:id="1514" w:author="Borodina, Yulia" w:date="2013-11-15T23:44:00Z"/>
        </w:trPr>
        <w:tc>
          <w:tcPr>
            <w:tcW w:w="1951" w:type="dxa"/>
            <w:shd w:val="clear" w:color="auto" w:fill="auto"/>
          </w:tcPr>
          <w:p w:rsidR="0015022B" w:rsidRPr="007A51EF" w:rsidDel="00F87170" w:rsidRDefault="0015022B" w:rsidP="009E270F">
            <w:pPr>
              <w:rPr>
                <w:del w:id="1515" w:author="Borodina, Yulia" w:date="2013-11-15T23:44:00Z"/>
                <w:b/>
                <w:lang w:eastAsia="en-US"/>
              </w:rPr>
            </w:pPr>
            <w:del w:id="1516" w:author="Borodina, Yulia" w:date="2013-11-15T23:44:00Z">
              <w:r w:rsidRPr="007A51EF" w:rsidDel="00F87170">
                <w:rPr>
                  <w:b/>
                </w:rPr>
                <w:delText>User Guidance</w:delText>
              </w:r>
            </w:del>
          </w:p>
        </w:tc>
        <w:tc>
          <w:tcPr>
            <w:tcW w:w="8017" w:type="dxa"/>
            <w:shd w:val="clear" w:color="auto" w:fill="auto"/>
          </w:tcPr>
          <w:p w:rsidR="0015022B" w:rsidRPr="007A51EF" w:rsidDel="00F87170" w:rsidRDefault="0015022B" w:rsidP="009E270F">
            <w:pPr>
              <w:jc w:val="both"/>
              <w:rPr>
                <w:del w:id="1517" w:author="Borodina, Yulia" w:date="2013-11-15T23:44:00Z"/>
                <w:lang w:eastAsia="en-US"/>
              </w:rPr>
            </w:pPr>
            <w:del w:id="1518" w:author="Borodina, Yulia" w:date="2013-11-15T23:44:00Z">
              <w:r w:rsidRPr="0015022B" w:rsidDel="00F87170">
                <w:rPr>
                  <w:lang w:eastAsia="en-US"/>
                </w:rPr>
                <w:delText xml:space="preserve">The modification at the N-terminal </w:delText>
              </w:r>
              <w:r w:rsidR="00075A4D" w:rsidDel="00F87170">
                <w:rPr>
                  <w:lang w:eastAsia="en-US"/>
                </w:rPr>
                <w:delText xml:space="preserve">of the protein </w:delText>
              </w:r>
              <w:r w:rsidRPr="0015022B" w:rsidDel="00F87170">
                <w:rPr>
                  <w:lang w:eastAsia="en-US"/>
                </w:rPr>
                <w:delText>shall be specified</w:delText>
              </w:r>
              <w:r w:rsidDel="00F87170">
                <w:rPr>
                  <w:lang w:eastAsia="en-US"/>
                </w:rPr>
                <w:delText>.</w:delText>
              </w:r>
            </w:del>
          </w:p>
        </w:tc>
      </w:tr>
      <w:tr w:rsidR="0015022B" w:rsidRPr="007A51EF" w:rsidDel="00F87170" w:rsidTr="00434724">
        <w:trPr>
          <w:del w:id="1519" w:author="Borodina, Yulia" w:date="2013-11-15T23:44:00Z"/>
        </w:trPr>
        <w:tc>
          <w:tcPr>
            <w:tcW w:w="1951" w:type="dxa"/>
            <w:shd w:val="clear" w:color="auto" w:fill="auto"/>
          </w:tcPr>
          <w:p w:rsidR="0015022B" w:rsidRPr="007A51EF" w:rsidDel="00F87170" w:rsidRDefault="0015022B" w:rsidP="009E270F">
            <w:pPr>
              <w:rPr>
                <w:del w:id="1520" w:author="Borodina, Yulia" w:date="2013-11-15T23:44:00Z"/>
                <w:b/>
                <w:lang w:eastAsia="en-US"/>
              </w:rPr>
            </w:pPr>
            <w:del w:id="1521" w:author="Borodina, Yulia" w:date="2013-11-15T23:44:00Z">
              <w:r w:rsidRPr="007A51EF" w:rsidDel="00F87170">
                <w:rPr>
                  <w:b/>
                </w:rPr>
                <w:delText>Example(s)</w:delText>
              </w:r>
            </w:del>
          </w:p>
        </w:tc>
        <w:tc>
          <w:tcPr>
            <w:tcW w:w="8017" w:type="dxa"/>
            <w:shd w:val="clear" w:color="auto" w:fill="auto"/>
          </w:tcPr>
          <w:p w:rsidR="0015022B" w:rsidRPr="007A51EF" w:rsidDel="00F87170" w:rsidRDefault="00075A4D" w:rsidP="009E270F">
            <w:pPr>
              <w:rPr>
                <w:del w:id="1522" w:author="Borodina, Yulia" w:date="2013-11-15T23:44:00Z"/>
                <w:lang w:eastAsia="en-US"/>
              </w:rPr>
            </w:pPr>
            <w:del w:id="1523" w:author="Borodina, Yulia" w:date="2013-11-15T23:44:00Z">
              <w:r w:rsidRPr="00075A4D" w:rsidDel="00F87170">
                <w:rPr>
                  <w:lang w:eastAsia="en-US"/>
                </w:rPr>
                <w:delText>acetyl, formyl</w:delText>
              </w:r>
            </w:del>
          </w:p>
        </w:tc>
      </w:tr>
      <w:tr w:rsidR="0015022B" w:rsidRPr="007A51EF" w:rsidDel="00F87170" w:rsidTr="00434724">
        <w:trPr>
          <w:del w:id="1524" w:author="Borodina, Yulia" w:date="2013-11-15T23:44:00Z"/>
        </w:trPr>
        <w:tc>
          <w:tcPr>
            <w:tcW w:w="1951" w:type="dxa"/>
            <w:shd w:val="clear" w:color="auto" w:fill="auto"/>
          </w:tcPr>
          <w:p w:rsidR="0015022B" w:rsidRPr="007A51EF" w:rsidDel="00F87170" w:rsidRDefault="0015022B" w:rsidP="009E270F">
            <w:pPr>
              <w:rPr>
                <w:del w:id="1525" w:author="Borodina, Yulia" w:date="2013-11-15T23:44:00Z"/>
                <w:b/>
              </w:rPr>
            </w:pPr>
            <w:del w:id="1526" w:author="Borodina, Yulia" w:date="2013-11-15T23:44:00Z">
              <w:r w:rsidRPr="007A51EF" w:rsidDel="00F87170">
                <w:rPr>
                  <w:b/>
                </w:rPr>
                <w:delText>Conformance</w:delText>
              </w:r>
            </w:del>
          </w:p>
        </w:tc>
        <w:tc>
          <w:tcPr>
            <w:tcW w:w="8017" w:type="dxa"/>
            <w:shd w:val="clear" w:color="auto" w:fill="auto"/>
          </w:tcPr>
          <w:p w:rsidR="0015022B" w:rsidRPr="007A51EF" w:rsidDel="00F87170" w:rsidRDefault="00BE2893" w:rsidP="009E270F">
            <w:pPr>
              <w:rPr>
                <w:del w:id="1527" w:author="Borodina, Yulia" w:date="2013-11-15T23:44:00Z"/>
                <w:lang w:eastAsia="en-US"/>
              </w:rPr>
            </w:pPr>
            <w:del w:id="1528" w:author="Borodina, Yulia" w:date="2013-11-15T23:44:00Z">
              <w:r w:rsidDel="00F87170">
                <w:rPr>
                  <w:lang w:eastAsia="en-US"/>
                </w:rPr>
                <w:delText>CONDITIONAL – If an N-terminal modification exists</w:delText>
              </w:r>
            </w:del>
          </w:p>
        </w:tc>
      </w:tr>
      <w:tr w:rsidR="0015022B" w:rsidRPr="007A51EF" w:rsidDel="00F87170" w:rsidTr="00434724">
        <w:trPr>
          <w:del w:id="1529" w:author="Borodina, Yulia" w:date="2013-11-15T23:44:00Z"/>
        </w:trPr>
        <w:tc>
          <w:tcPr>
            <w:tcW w:w="1951" w:type="dxa"/>
            <w:shd w:val="clear" w:color="auto" w:fill="auto"/>
          </w:tcPr>
          <w:p w:rsidR="0015022B" w:rsidRPr="007A51EF" w:rsidDel="00F87170" w:rsidRDefault="0015022B" w:rsidP="009E270F">
            <w:pPr>
              <w:rPr>
                <w:del w:id="1530" w:author="Borodina, Yulia" w:date="2013-11-15T23:44:00Z"/>
                <w:b/>
              </w:rPr>
            </w:pPr>
            <w:del w:id="1531" w:author="Borodina, Yulia" w:date="2013-11-15T23:44:00Z">
              <w:r w:rsidRPr="007A51EF" w:rsidDel="00F87170">
                <w:rPr>
                  <w:b/>
                </w:rPr>
                <w:delText>Data Type</w:delText>
              </w:r>
            </w:del>
          </w:p>
        </w:tc>
        <w:tc>
          <w:tcPr>
            <w:tcW w:w="8017" w:type="dxa"/>
            <w:shd w:val="clear" w:color="auto" w:fill="auto"/>
          </w:tcPr>
          <w:p w:rsidR="0015022B" w:rsidRPr="007A51EF" w:rsidDel="00F87170" w:rsidRDefault="00075A4D" w:rsidP="009E270F">
            <w:pPr>
              <w:rPr>
                <w:del w:id="1532" w:author="Borodina, Yulia" w:date="2013-11-15T23:44:00Z"/>
                <w:lang w:eastAsia="en-US"/>
              </w:rPr>
            </w:pPr>
            <w:del w:id="1533" w:author="Borodina, Yulia" w:date="2013-11-15T23:44:00Z">
              <w:r w:rsidDel="00F87170">
                <w:rPr>
                  <w:lang w:eastAsia="en-US"/>
                </w:rPr>
                <w:delText>CD</w:delText>
              </w:r>
            </w:del>
          </w:p>
        </w:tc>
      </w:tr>
      <w:tr w:rsidR="0015022B" w:rsidRPr="007A51EF" w:rsidDel="00F87170" w:rsidTr="00434724">
        <w:trPr>
          <w:del w:id="1534" w:author="Borodina, Yulia" w:date="2013-11-15T23:44:00Z"/>
        </w:trPr>
        <w:tc>
          <w:tcPr>
            <w:tcW w:w="1951" w:type="dxa"/>
            <w:shd w:val="clear" w:color="auto" w:fill="auto"/>
          </w:tcPr>
          <w:p w:rsidR="0015022B" w:rsidRPr="007A51EF" w:rsidDel="00F87170" w:rsidRDefault="0015022B" w:rsidP="009E270F">
            <w:pPr>
              <w:rPr>
                <w:del w:id="1535" w:author="Borodina, Yulia" w:date="2013-11-15T23:44:00Z"/>
                <w:b/>
              </w:rPr>
            </w:pPr>
            <w:del w:id="1536" w:author="Borodina, Yulia" w:date="2013-11-15T23:44:00Z">
              <w:r w:rsidRPr="007A51EF" w:rsidDel="00F87170">
                <w:rPr>
                  <w:b/>
                </w:rPr>
                <w:delText>Business Rule(s)</w:delText>
              </w:r>
            </w:del>
          </w:p>
        </w:tc>
        <w:tc>
          <w:tcPr>
            <w:tcW w:w="8017" w:type="dxa"/>
            <w:shd w:val="clear" w:color="auto" w:fill="auto"/>
          </w:tcPr>
          <w:p w:rsidR="0015022B" w:rsidRPr="007A51EF" w:rsidDel="00F87170" w:rsidRDefault="0015022B" w:rsidP="009E270F">
            <w:pPr>
              <w:jc w:val="both"/>
              <w:rPr>
                <w:del w:id="1537" w:author="Borodina, Yulia" w:date="2013-11-15T23:44:00Z"/>
                <w:lang w:eastAsia="en-US"/>
              </w:rPr>
            </w:pPr>
          </w:p>
        </w:tc>
      </w:tr>
    </w:tbl>
    <w:p w:rsidR="00434724" w:rsidDel="00F87170" w:rsidRDefault="00434724" w:rsidP="000363A6">
      <w:pPr>
        <w:jc w:val="both"/>
        <w:rPr>
          <w:del w:id="1538" w:author="Borodina, Yulia" w:date="2013-11-15T23:44:00Z"/>
          <w:lang w:val="en-US"/>
        </w:rPr>
      </w:pPr>
    </w:p>
    <w:p w:rsidR="006E014B" w:rsidDel="00F87170" w:rsidRDefault="006E014B" w:rsidP="000363A6">
      <w:pPr>
        <w:jc w:val="both"/>
        <w:rPr>
          <w:del w:id="1539" w:author="Borodina, Yulia" w:date="2013-11-15T23:44:00Z"/>
          <w:lang w:val="en-US"/>
        </w:rPr>
      </w:pPr>
      <w:del w:id="1540" w:author="Borodina, Yulia" w:date="2013-11-15T23:44:00Z">
        <w:r w:rsidRPr="006E014B" w:rsidDel="00F87170">
          <w:rPr>
            <w:lang w:val="en-US"/>
          </w:rPr>
          <w:delText xml:space="preserve">N-Terminal Modifications are N-terminal amides, i.e., the substitution of a hydrogen on the N-terminal amino group by a carboxylic residue forming an amide, i.e., change N-chain-OH with R-C(=O)-N-chain-OH. Because the bond type is specified as the amid-formation with an acid, the distal </w:delText>
        </w:r>
        <w:r w:rsidRPr="006E014B" w:rsidDel="00F87170">
          <w:rPr>
            <w:lang w:val="en-US"/>
          </w:rPr>
          <w:lastRenderedPageBreak/>
          <w:delText>moiety can be specified as the complete acid substance and it is not required to refer to these as acyl-fragments. The following N-Terminal modifications have been encountered:</w:delText>
        </w:r>
      </w:del>
    </w:p>
    <w:p w:rsidR="006E014B" w:rsidDel="00F87170" w:rsidRDefault="006E014B" w:rsidP="00676CB4">
      <w:pPr>
        <w:rPr>
          <w:del w:id="1541" w:author="Borodina, Yulia" w:date="2013-11-15T23:44:00Z"/>
          <w:lang w:val="en-US"/>
        </w:rPr>
      </w:pPr>
    </w:p>
    <w:tbl>
      <w:tblPr>
        <w:tblW w:w="9242" w:type="dxa"/>
        <w:tblLook w:val="0000" w:firstRow="0" w:lastRow="0" w:firstColumn="0" w:lastColumn="0" w:noHBand="0" w:noVBand="0"/>
      </w:tblPr>
      <w:tblGrid>
        <w:gridCol w:w="3803"/>
        <w:gridCol w:w="3805"/>
        <w:gridCol w:w="1634"/>
      </w:tblGrid>
      <w:tr w:rsidR="006E014B" w:rsidRPr="008C0C51" w:rsidDel="00F87170" w:rsidTr="00697B33">
        <w:trPr>
          <w:del w:id="1542" w:author="Borodina, Yulia" w:date="2013-11-15T23:44:00Z"/>
        </w:trPr>
        <w:tc>
          <w:tcPr>
            <w:tcW w:w="3803" w:type="dxa"/>
            <w:tcBorders>
              <w:top w:val="thinThickSmallGap" w:sz="12" w:space="0" w:color="auto"/>
              <w:bottom w:val="single" w:sz="8" w:space="0" w:color="auto"/>
            </w:tcBorders>
            <w:shd w:val="clear" w:color="auto" w:fill="auto"/>
          </w:tcPr>
          <w:p w:rsidR="006E014B" w:rsidRPr="008C0C51" w:rsidDel="00F87170" w:rsidRDefault="006E014B" w:rsidP="00697B33">
            <w:pPr>
              <w:pStyle w:val="TableHeading"/>
              <w:rPr>
                <w:del w:id="1543" w:author="Borodina, Yulia" w:date="2013-11-15T23:44:00Z"/>
              </w:rPr>
            </w:pPr>
            <w:del w:id="1544" w:author="Borodina, Yulia" w:date="2013-11-15T23:44:00Z">
              <w:r w:rsidRPr="008C0C51" w:rsidDel="00F87170">
                <w:delText>Fragment</w:delText>
              </w:r>
            </w:del>
          </w:p>
        </w:tc>
        <w:tc>
          <w:tcPr>
            <w:tcW w:w="3805" w:type="dxa"/>
            <w:tcBorders>
              <w:top w:val="thinThickSmallGap" w:sz="12" w:space="0" w:color="auto"/>
              <w:bottom w:val="single" w:sz="8" w:space="0" w:color="auto"/>
            </w:tcBorders>
            <w:shd w:val="clear" w:color="auto" w:fill="auto"/>
          </w:tcPr>
          <w:p w:rsidR="006E014B" w:rsidRPr="008C0C51" w:rsidDel="00F87170" w:rsidRDefault="006E014B" w:rsidP="00697B33">
            <w:pPr>
              <w:pStyle w:val="TableHeading"/>
              <w:rPr>
                <w:del w:id="1545" w:author="Borodina, Yulia" w:date="2013-11-15T23:44:00Z"/>
              </w:rPr>
            </w:pPr>
            <w:del w:id="1546" w:author="Borodina, Yulia" w:date="2013-11-15T23:44:00Z">
              <w:r w:rsidRPr="008C0C51" w:rsidDel="00F87170">
                <w:delText>Acid Substance</w:delText>
              </w:r>
            </w:del>
          </w:p>
        </w:tc>
        <w:tc>
          <w:tcPr>
            <w:tcW w:w="1634" w:type="dxa"/>
            <w:tcBorders>
              <w:top w:val="thinThickSmallGap" w:sz="12" w:space="0" w:color="auto"/>
              <w:bottom w:val="single" w:sz="8" w:space="0" w:color="auto"/>
            </w:tcBorders>
            <w:shd w:val="clear" w:color="auto" w:fill="auto"/>
          </w:tcPr>
          <w:p w:rsidR="006E014B" w:rsidRPr="008C0C51" w:rsidDel="00F87170" w:rsidRDefault="006E014B" w:rsidP="00697B33">
            <w:pPr>
              <w:pStyle w:val="TableHeading"/>
              <w:rPr>
                <w:del w:id="1547" w:author="Borodina, Yulia" w:date="2013-11-15T23:44:00Z"/>
              </w:rPr>
            </w:pPr>
            <w:del w:id="1548" w:author="Borodina, Yulia" w:date="2013-11-15T23:44:00Z">
              <w:r w:rsidRPr="008C0C51" w:rsidDel="00F87170">
                <w:delText>Substance Id</w:delText>
              </w:r>
            </w:del>
          </w:p>
        </w:tc>
      </w:tr>
      <w:tr w:rsidR="006E014B" w:rsidRPr="008C0C51" w:rsidDel="00F87170" w:rsidTr="00697B33">
        <w:trPr>
          <w:del w:id="1549" w:author="Borodina, Yulia" w:date="2013-11-15T23:44:00Z"/>
        </w:trPr>
        <w:tc>
          <w:tcPr>
            <w:tcW w:w="3803" w:type="dxa"/>
            <w:tcBorders>
              <w:top w:val="single" w:sz="8" w:space="0" w:color="auto"/>
              <w:bottom w:val="single" w:sz="4" w:space="0" w:color="auto"/>
            </w:tcBorders>
            <w:shd w:val="clear" w:color="auto" w:fill="auto"/>
          </w:tcPr>
          <w:p w:rsidR="006E014B" w:rsidRPr="008C0C51" w:rsidDel="00F87170" w:rsidRDefault="006E014B" w:rsidP="00697B33">
            <w:pPr>
              <w:pStyle w:val="Table"/>
              <w:jc w:val="left"/>
              <w:rPr>
                <w:del w:id="1550" w:author="Borodina, Yulia" w:date="2013-11-15T23:44:00Z"/>
              </w:rPr>
            </w:pPr>
            <w:del w:id="1551" w:author="Borodina, Yulia" w:date="2013-11-15T23:44:00Z">
              <w:r w:rsidRPr="008C0C51" w:rsidDel="00F87170">
                <w:delText>acetyl</w:delText>
              </w:r>
            </w:del>
          </w:p>
        </w:tc>
        <w:tc>
          <w:tcPr>
            <w:tcW w:w="3805" w:type="dxa"/>
            <w:tcBorders>
              <w:top w:val="single" w:sz="8" w:space="0" w:color="auto"/>
              <w:bottom w:val="single" w:sz="4" w:space="0" w:color="auto"/>
            </w:tcBorders>
            <w:shd w:val="clear" w:color="auto" w:fill="auto"/>
          </w:tcPr>
          <w:p w:rsidR="006E014B" w:rsidRPr="008C0C51" w:rsidDel="00F87170" w:rsidRDefault="006E014B" w:rsidP="00697B33">
            <w:pPr>
              <w:pStyle w:val="Table"/>
              <w:jc w:val="left"/>
              <w:rPr>
                <w:del w:id="1552" w:author="Borodina, Yulia" w:date="2013-11-15T23:44:00Z"/>
              </w:rPr>
            </w:pPr>
            <w:del w:id="1553" w:author="Borodina, Yulia" w:date="2013-11-15T23:44:00Z">
              <w:r w:rsidRPr="008C0C51" w:rsidDel="00F87170">
                <w:delText>acetic acid</w:delText>
              </w:r>
            </w:del>
          </w:p>
        </w:tc>
        <w:tc>
          <w:tcPr>
            <w:tcW w:w="1634" w:type="dxa"/>
            <w:tcBorders>
              <w:top w:val="single" w:sz="8" w:space="0" w:color="auto"/>
              <w:bottom w:val="single" w:sz="4" w:space="0" w:color="auto"/>
            </w:tcBorders>
            <w:shd w:val="clear" w:color="auto" w:fill="auto"/>
          </w:tcPr>
          <w:p w:rsidR="006E014B" w:rsidRPr="008C0C51" w:rsidDel="00F87170" w:rsidRDefault="006E014B" w:rsidP="00697B33">
            <w:pPr>
              <w:pStyle w:val="Table"/>
              <w:jc w:val="left"/>
              <w:rPr>
                <w:del w:id="1554" w:author="Borodina, Yulia" w:date="2013-11-15T23:44:00Z"/>
              </w:rPr>
            </w:pPr>
            <w:del w:id="1555" w:author="Borodina, Yulia" w:date="2013-11-15T23:44:00Z">
              <w:r w:rsidRPr="008C0C51" w:rsidDel="00F87170">
                <w:delText>Q40Q9N063P</w:delText>
              </w:r>
            </w:del>
          </w:p>
        </w:tc>
      </w:tr>
      <w:tr w:rsidR="006E014B" w:rsidRPr="008C0C51" w:rsidDel="00F87170" w:rsidTr="00697B33">
        <w:trPr>
          <w:del w:id="1556" w:author="Borodina, Yulia" w:date="2013-11-15T23:44:00Z"/>
        </w:trPr>
        <w:tc>
          <w:tcPr>
            <w:tcW w:w="3803" w:type="dxa"/>
            <w:tcBorders>
              <w:top w:val="single" w:sz="4" w:space="0" w:color="auto"/>
              <w:bottom w:val="single" w:sz="4" w:space="0" w:color="auto"/>
            </w:tcBorders>
            <w:shd w:val="clear" w:color="auto" w:fill="auto"/>
          </w:tcPr>
          <w:p w:rsidR="006E014B" w:rsidRPr="008C0C51" w:rsidDel="00F87170" w:rsidRDefault="006E014B" w:rsidP="00697B33">
            <w:pPr>
              <w:pStyle w:val="Table"/>
              <w:jc w:val="left"/>
              <w:rPr>
                <w:del w:id="1557" w:author="Borodina, Yulia" w:date="2013-11-15T23:44:00Z"/>
              </w:rPr>
            </w:pPr>
            <w:del w:id="1558" w:author="Borodina, Yulia" w:date="2013-11-15T23:44:00Z">
              <w:r w:rsidRPr="008C0C51" w:rsidDel="00F87170">
                <w:delText>formyl</w:delText>
              </w:r>
            </w:del>
          </w:p>
        </w:tc>
        <w:tc>
          <w:tcPr>
            <w:tcW w:w="3805" w:type="dxa"/>
            <w:tcBorders>
              <w:top w:val="single" w:sz="4" w:space="0" w:color="auto"/>
              <w:bottom w:val="single" w:sz="4" w:space="0" w:color="auto"/>
            </w:tcBorders>
            <w:shd w:val="clear" w:color="auto" w:fill="auto"/>
          </w:tcPr>
          <w:p w:rsidR="006E014B" w:rsidRPr="008C0C51" w:rsidDel="00F87170" w:rsidRDefault="006E014B" w:rsidP="00697B33">
            <w:pPr>
              <w:pStyle w:val="Table"/>
              <w:jc w:val="left"/>
              <w:rPr>
                <w:del w:id="1559" w:author="Borodina, Yulia" w:date="2013-11-15T23:44:00Z"/>
              </w:rPr>
            </w:pPr>
            <w:del w:id="1560" w:author="Borodina, Yulia" w:date="2013-11-15T23:44:00Z">
              <w:r w:rsidRPr="008C0C51" w:rsidDel="00F87170">
                <w:delText>formic acid</w:delText>
              </w:r>
            </w:del>
          </w:p>
        </w:tc>
        <w:tc>
          <w:tcPr>
            <w:tcW w:w="1634" w:type="dxa"/>
            <w:tcBorders>
              <w:top w:val="single" w:sz="4" w:space="0" w:color="auto"/>
              <w:bottom w:val="single" w:sz="4" w:space="0" w:color="auto"/>
            </w:tcBorders>
            <w:shd w:val="clear" w:color="auto" w:fill="auto"/>
          </w:tcPr>
          <w:p w:rsidR="006E014B" w:rsidRPr="008C0C51" w:rsidDel="00F87170" w:rsidRDefault="006E014B" w:rsidP="00697B33">
            <w:pPr>
              <w:pStyle w:val="Table"/>
              <w:jc w:val="left"/>
              <w:rPr>
                <w:del w:id="1561" w:author="Borodina, Yulia" w:date="2013-11-15T23:44:00Z"/>
              </w:rPr>
            </w:pPr>
            <w:del w:id="1562" w:author="Borodina, Yulia" w:date="2013-11-15T23:44:00Z">
              <w:r w:rsidRPr="008C0C51" w:rsidDel="00F87170">
                <w:delText>0YIW783RG1</w:delText>
              </w:r>
            </w:del>
          </w:p>
        </w:tc>
      </w:tr>
      <w:tr w:rsidR="006E014B" w:rsidRPr="008C0C51" w:rsidDel="00F87170" w:rsidTr="00697B33">
        <w:trPr>
          <w:del w:id="1563" w:author="Borodina, Yulia" w:date="2013-11-15T23:44:00Z"/>
        </w:trPr>
        <w:tc>
          <w:tcPr>
            <w:tcW w:w="3803" w:type="dxa"/>
            <w:tcBorders>
              <w:top w:val="single" w:sz="4" w:space="0" w:color="auto"/>
              <w:bottom w:val="single" w:sz="4" w:space="0" w:color="auto"/>
            </w:tcBorders>
            <w:shd w:val="clear" w:color="auto" w:fill="auto"/>
          </w:tcPr>
          <w:p w:rsidR="006E014B" w:rsidRPr="008C0C51" w:rsidDel="00F87170" w:rsidRDefault="006E014B" w:rsidP="00697B33">
            <w:pPr>
              <w:pStyle w:val="Table"/>
              <w:jc w:val="left"/>
              <w:rPr>
                <w:del w:id="1564" w:author="Borodina, Yulia" w:date="2013-11-15T23:44:00Z"/>
              </w:rPr>
            </w:pPr>
            <w:del w:id="1565" w:author="Borodina, Yulia" w:date="2013-11-15T23:44:00Z">
              <w:r w:rsidRPr="008C0C51" w:rsidDel="00F87170">
                <w:delText xml:space="preserve">(3E)-HEX-3-ENOYL </w:delText>
              </w:r>
            </w:del>
          </w:p>
        </w:tc>
        <w:tc>
          <w:tcPr>
            <w:tcW w:w="3805" w:type="dxa"/>
            <w:tcBorders>
              <w:top w:val="single" w:sz="4" w:space="0" w:color="auto"/>
              <w:bottom w:val="single" w:sz="4" w:space="0" w:color="auto"/>
            </w:tcBorders>
            <w:shd w:val="clear" w:color="auto" w:fill="auto"/>
          </w:tcPr>
          <w:p w:rsidR="006E014B" w:rsidRPr="008C0C51" w:rsidDel="00F87170" w:rsidRDefault="006E014B" w:rsidP="00697B33">
            <w:pPr>
              <w:pStyle w:val="Table"/>
              <w:jc w:val="left"/>
              <w:rPr>
                <w:del w:id="1566" w:author="Borodina, Yulia" w:date="2013-11-15T23:44:00Z"/>
              </w:rPr>
            </w:pPr>
            <w:del w:id="1567" w:author="Borodina, Yulia" w:date="2013-11-15T23:44:00Z">
              <w:r w:rsidRPr="008C0C51" w:rsidDel="00F87170">
                <w:delText>(3E)-hex-3-enoic acid</w:delText>
              </w:r>
            </w:del>
          </w:p>
        </w:tc>
        <w:tc>
          <w:tcPr>
            <w:tcW w:w="1634" w:type="dxa"/>
            <w:tcBorders>
              <w:top w:val="single" w:sz="4" w:space="0" w:color="auto"/>
              <w:bottom w:val="single" w:sz="4" w:space="0" w:color="auto"/>
            </w:tcBorders>
            <w:shd w:val="clear" w:color="auto" w:fill="auto"/>
          </w:tcPr>
          <w:p w:rsidR="006E014B" w:rsidRPr="008C0C51" w:rsidDel="00F87170" w:rsidRDefault="006E014B" w:rsidP="00697B33">
            <w:pPr>
              <w:pStyle w:val="Table"/>
              <w:jc w:val="left"/>
              <w:rPr>
                <w:del w:id="1568" w:author="Borodina, Yulia" w:date="2013-11-15T23:44:00Z"/>
              </w:rPr>
            </w:pPr>
            <w:del w:id="1569" w:author="Borodina, Yulia" w:date="2013-11-15T23:44:00Z">
              <w:r w:rsidRPr="008C0C51" w:rsidDel="00F87170">
                <w:delText>9B3N069EDG</w:delText>
              </w:r>
            </w:del>
          </w:p>
        </w:tc>
      </w:tr>
      <w:tr w:rsidR="006E014B" w:rsidRPr="008C0C51" w:rsidDel="00F87170" w:rsidTr="00697B33">
        <w:trPr>
          <w:del w:id="1570" w:author="Borodina, Yulia" w:date="2013-11-15T23:44:00Z"/>
        </w:trPr>
        <w:tc>
          <w:tcPr>
            <w:tcW w:w="3803" w:type="dxa"/>
            <w:tcBorders>
              <w:top w:val="single" w:sz="4" w:space="0" w:color="auto"/>
              <w:bottom w:val="single" w:sz="4" w:space="0" w:color="auto"/>
            </w:tcBorders>
            <w:shd w:val="clear" w:color="auto" w:fill="auto"/>
          </w:tcPr>
          <w:p w:rsidR="006E014B" w:rsidRPr="008C0C51" w:rsidDel="00F87170" w:rsidRDefault="006E014B" w:rsidP="00697B33">
            <w:pPr>
              <w:pStyle w:val="Table"/>
              <w:jc w:val="left"/>
              <w:rPr>
                <w:del w:id="1571" w:author="Borodina, Yulia" w:date="2013-11-15T23:44:00Z"/>
              </w:rPr>
            </w:pPr>
            <w:del w:id="1572" w:author="Borodina, Yulia" w:date="2013-11-15T23:44:00Z">
              <w:r w:rsidRPr="008C0C51" w:rsidDel="00F87170">
                <w:delText>((4R)-2-((1S,2S)-1-AMINO-2-METHYLBUTYL)-4,5-DIHYDRO-4-THIAZOLYL)CARBONYL</w:delText>
              </w:r>
            </w:del>
          </w:p>
        </w:tc>
        <w:tc>
          <w:tcPr>
            <w:tcW w:w="3805" w:type="dxa"/>
            <w:tcBorders>
              <w:top w:val="single" w:sz="4" w:space="0" w:color="auto"/>
              <w:bottom w:val="single" w:sz="4" w:space="0" w:color="auto"/>
            </w:tcBorders>
            <w:shd w:val="clear" w:color="auto" w:fill="auto"/>
          </w:tcPr>
          <w:p w:rsidR="006E014B" w:rsidRPr="008C0C51" w:rsidDel="00F87170" w:rsidRDefault="006E014B" w:rsidP="00697B33">
            <w:pPr>
              <w:pStyle w:val="Table"/>
              <w:jc w:val="left"/>
              <w:rPr>
                <w:del w:id="1573" w:author="Borodina, Yulia" w:date="2013-11-15T23:44:00Z"/>
              </w:rPr>
            </w:pPr>
            <w:del w:id="1574" w:author="Borodina, Yulia" w:date="2013-11-15T23:44:00Z">
              <w:r w:rsidRPr="008C0C51" w:rsidDel="00F87170">
                <w:delText>(4R)-2-[(1S,2S)-1-amino-2-methylbutyl]-4,5-dihydro-1,3-thiazole-4-carboxylic acid</w:delText>
              </w:r>
            </w:del>
          </w:p>
        </w:tc>
        <w:tc>
          <w:tcPr>
            <w:tcW w:w="1634" w:type="dxa"/>
            <w:tcBorders>
              <w:top w:val="single" w:sz="4" w:space="0" w:color="auto"/>
              <w:bottom w:val="single" w:sz="4" w:space="0" w:color="auto"/>
            </w:tcBorders>
            <w:shd w:val="clear" w:color="auto" w:fill="auto"/>
          </w:tcPr>
          <w:p w:rsidR="006E014B" w:rsidRPr="008C0C51" w:rsidDel="00F87170" w:rsidRDefault="006E014B" w:rsidP="00697B33">
            <w:pPr>
              <w:pStyle w:val="Table"/>
              <w:jc w:val="left"/>
              <w:rPr>
                <w:del w:id="1575" w:author="Borodina, Yulia" w:date="2013-11-15T23:44:00Z"/>
              </w:rPr>
            </w:pPr>
          </w:p>
        </w:tc>
      </w:tr>
      <w:tr w:rsidR="006E014B" w:rsidRPr="008C0C51" w:rsidDel="00F87170" w:rsidTr="00697B33">
        <w:trPr>
          <w:del w:id="1576" w:author="Borodina, Yulia" w:date="2013-11-15T23:44:00Z"/>
        </w:trPr>
        <w:tc>
          <w:tcPr>
            <w:tcW w:w="3803" w:type="dxa"/>
            <w:tcBorders>
              <w:top w:val="single" w:sz="4" w:space="0" w:color="auto"/>
              <w:bottom w:val="thickThinSmallGap" w:sz="12" w:space="0" w:color="auto"/>
            </w:tcBorders>
            <w:shd w:val="clear" w:color="auto" w:fill="auto"/>
          </w:tcPr>
          <w:p w:rsidR="006E014B" w:rsidRPr="0040051E" w:rsidDel="00F87170" w:rsidRDefault="006E014B" w:rsidP="00697B33">
            <w:pPr>
              <w:pStyle w:val="Table"/>
              <w:jc w:val="left"/>
              <w:rPr>
                <w:del w:id="1577" w:author="Borodina, Yulia" w:date="2013-11-15T23:44:00Z"/>
              </w:rPr>
            </w:pPr>
            <w:del w:id="1578" w:author="Borodina, Yulia" w:date="2013-11-15T23:44:00Z">
              <w:r w:rsidRPr="0040051E" w:rsidDel="00F87170">
                <w:delText>CYCLO-1-6-CYCLOSUBERATE</w:delText>
              </w:r>
            </w:del>
          </w:p>
        </w:tc>
        <w:tc>
          <w:tcPr>
            <w:tcW w:w="3805" w:type="dxa"/>
            <w:tcBorders>
              <w:top w:val="single" w:sz="4" w:space="0" w:color="auto"/>
              <w:bottom w:val="thickThinSmallGap" w:sz="12" w:space="0" w:color="auto"/>
            </w:tcBorders>
            <w:shd w:val="clear" w:color="auto" w:fill="auto"/>
          </w:tcPr>
          <w:p w:rsidR="006E014B" w:rsidRPr="0040051E" w:rsidDel="00F87170" w:rsidRDefault="006E014B" w:rsidP="00697B33">
            <w:pPr>
              <w:pStyle w:val="Table"/>
              <w:jc w:val="left"/>
              <w:rPr>
                <w:del w:id="1579" w:author="Borodina, Yulia" w:date="2013-11-15T23:44:00Z"/>
              </w:rPr>
            </w:pPr>
            <w:del w:id="1580" w:author="Borodina, Yulia" w:date="2013-11-15T23:44:00Z">
              <w:r w:rsidRPr="0040051E" w:rsidDel="00F87170">
                <w:delText>The same chain, at position 6, wher</w:delText>
              </w:r>
              <w:r w:rsidR="00AD55D0" w:rsidDel="00F87170">
                <w:delText>e</w:delText>
              </w:r>
              <w:r w:rsidRPr="0040051E" w:rsidDel="00F87170">
                <w:delText xml:space="preserve"> an amino-acid substitution has left the special amino acid L-α-aminosuberic acid, or in SMILES: [chain]-OC(=O)[C@H](CO)-N-C(=O)CCCCC[C@H](NR)C(=O)R</w:delText>
              </w:r>
            </w:del>
          </w:p>
        </w:tc>
        <w:tc>
          <w:tcPr>
            <w:tcW w:w="1634" w:type="dxa"/>
            <w:tcBorders>
              <w:top w:val="single" w:sz="4" w:space="0" w:color="auto"/>
              <w:bottom w:val="thickThinSmallGap" w:sz="12" w:space="0" w:color="auto"/>
            </w:tcBorders>
            <w:shd w:val="clear" w:color="auto" w:fill="auto"/>
          </w:tcPr>
          <w:p w:rsidR="006E014B" w:rsidRPr="0040051E" w:rsidDel="00F87170" w:rsidRDefault="006E014B" w:rsidP="00697B33">
            <w:pPr>
              <w:pStyle w:val="Table"/>
              <w:jc w:val="left"/>
              <w:rPr>
                <w:del w:id="1581" w:author="Borodina, Yulia" w:date="2013-11-15T23:44:00Z"/>
              </w:rPr>
            </w:pPr>
            <w:del w:id="1582" w:author="Borodina, Yulia" w:date="2013-11-15T23:44:00Z">
              <w:r w:rsidRPr="0040051E" w:rsidDel="00F87170">
                <w:delText>Same as proximal moiety, by local id, at position 6.</w:delText>
              </w:r>
            </w:del>
          </w:p>
        </w:tc>
      </w:tr>
    </w:tbl>
    <w:p w:rsidR="006E014B" w:rsidDel="00F87170" w:rsidRDefault="006E014B" w:rsidP="00676CB4">
      <w:pPr>
        <w:rPr>
          <w:del w:id="1583" w:author="Borodina, Yulia" w:date="2013-11-15T23:44:00Z"/>
        </w:rPr>
      </w:pPr>
    </w:p>
    <w:p w:rsidR="006E014B" w:rsidDel="00F87170" w:rsidRDefault="006E014B" w:rsidP="000363A6">
      <w:pPr>
        <w:jc w:val="both"/>
        <w:rPr>
          <w:del w:id="1584" w:author="Borodina, Yulia" w:date="2013-11-15T23:44:00Z"/>
        </w:rPr>
      </w:pPr>
      <w:del w:id="1585" w:author="Borodina, Yulia" w:date="2013-11-15T23:44:00Z">
        <w:r w:rsidRPr="006E014B" w:rsidDel="00F87170">
          <w:delText>Note: a substitution of a side-chain amino group of an N-Terminal Arginine or Lysine is not considered an N-Terminal Modification but a modification of a side chain which might as well occur with that amino acid at any other position.</w:delText>
        </w:r>
      </w:del>
    </w:p>
    <w:p w:rsidR="006E014B" w:rsidRPr="00AE4EAA" w:rsidDel="00F87170" w:rsidRDefault="00075A4D" w:rsidP="00804E61">
      <w:pPr>
        <w:pStyle w:val="Heading4"/>
        <w:rPr>
          <w:del w:id="1586" w:author="Borodina, Yulia" w:date="2013-11-15T23:44:00Z"/>
          <w:color w:val="0070C0"/>
          <w:lang w:eastAsia="en-US"/>
        </w:rPr>
      </w:pPr>
      <w:bookmarkStart w:id="1587" w:name="_Toc304805798"/>
      <w:bookmarkStart w:id="1588" w:name="_Toc304814742"/>
      <w:del w:id="1589" w:author="Borodina, Yulia" w:date="2013-11-15T23:44:00Z">
        <w:r w:rsidRPr="00AE4EAA" w:rsidDel="00F87170">
          <w:rPr>
            <w:color w:val="0070C0"/>
            <w:lang w:eastAsia="en-US"/>
          </w:rPr>
          <w:delText>N_</w:delText>
        </w:r>
        <w:r w:rsidR="006E014B" w:rsidRPr="00AE4EAA" w:rsidDel="00F87170">
          <w:rPr>
            <w:color w:val="0070C0"/>
            <w:lang w:eastAsia="en-US"/>
          </w:rPr>
          <w:delText>Terminal Modification ID</w:delText>
        </w:r>
        <w:bookmarkEnd w:id="1587"/>
        <w:bookmarkEnd w:id="1588"/>
      </w:del>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Del="00F87170" w:rsidTr="00434724">
        <w:trPr>
          <w:del w:id="1590" w:author="Borodina, Yulia" w:date="2013-11-15T23:44:00Z"/>
        </w:trPr>
        <w:tc>
          <w:tcPr>
            <w:tcW w:w="1951" w:type="dxa"/>
            <w:shd w:val="clear" w:color="auto" w:fill="auto"/>
          </w:tcPr>
          <w:p w:rsidR="008F0A76" w:rsidRPr="007A51EF" w:rsidDel="00F87170" w:rsidRDefault="008F0A76" w:rsidP="009E270F">
            <w:pPr>
              <w:rPr>
                <w:del w:id="1591" w:author="Borodina, Yulia" w:date="2013-11-15T23:44:00Z"/>
                <w:b/>
                <w:lang w:eastAsia="en-US"/>
              </w:rPr>
            </w:pPr>
            <w:del w:id="1592" w:author="Borodina, Yulia" w:date="2013-11-15T23:44:00Z">
              <w:r w:rsidRPr="007A51EF" w:rsidDel="00F87170">
                <w:rPr>
                  <w:b/>
                </w:rPr>
                <w:delText>User Guidance</w:delText>
              </w:r>
            </w:del>
          </w:p>
        </w:tc>
        <w:tc>
          <w:tcPr>
            <w:tcW w:w="8017" w:type="dxa"/>
            <w:shd w:val="clear" w:color="auto" w:fill="auto"/>
          </w:tcPr>
          <w:p w:rsidR="008F0A76" w:rsidRPr="007A51EF" w:rsidDel="00F87170" w:rsidRDefault="00075A4D" w:rsidP="009E270F">
            <w:pPr>
              <w:jc w:val="both"/>
              <w:rPr>
                <w:del w:id="1593" w:author="Borodina, Yulia" w:date="2013-11-15T23:44:00Z"/>
                <w:lang w:eastAsia="en-US"/>
              </w:rPr>
            </w:pPr>
            <w:del w:id="1594" w:author="Borodina, Yulia" w:date="2013-11-15T23:44:00Z">
              <w:r w:rsidRPr="00075A4D" w:rsidDel="00F87170">
                <w:rPr>
                  <w:lang w:eastAsia="en-US"/>
                </w:rPr>
                <w:delText>Unique identifier for molecular fragment modification</w:delText>
              </w:r>
            </w:del>
          </w:p>
        </w:tc>
      </w:tr>
      <w:tr w:rsidR="008F0A76" w:rsidRPr="007A51EF" w:rsidDel="00F87170" w:rsidTr="00434724">
        <w:trPr>
          <w:del w:id="1595" w:author="Borodina, Yulia" w:date="2013-11-15T23:44:00Z"/>
        </w:trPr>
        <w:tc>
          <w:tcPr>
            <w:tcW w:w="1951" w:type="dxa"/>
            <w:shd w:val="clear" w:color="auto" w:fill="auto"/>
          </w:tcPr>
          <w:p w:rsidR="008F0A76" w:rsidRPr="007A51EF" w:rsidDel="00F87170" w:rsidRDefault="008F0A76" w:rsidP="009E270F">
            <w:pPr>
              <w:rPr>
                <w:del w:id="1596" w:author="Borodina, Yulia" w:date="2013-11-15T23:44:00Z"/>
                <w:b/>
                <w:lang w:eastAsia="en-US"/>
              </w:rPr>
            </w:pPr>
            <w:del w:id="1597" w:author="Borodina, Yulia" w:date="2013-11-15T23:44:00Z">
              <w:r w:rsidRPr="007A51EF" w:rsidDel="00F87170">
                <w:rPr>
                  <w:b/>
                </w:rPr>
                <w:delText>Example(s)</w:delText>
              </w:r>
            </w:del>
          </w:p>
        </w:tc>
        <w:tc>
          <w:tcPr>
            <w:tcW w:w="8017" w:type="dxa"/>
            <w:shd w:val="clear" w:color="auto" w:fill="auto"/>
          </w:tcPr>
          <w:p w:rsidR="008F0A76" w:rsidRPr="007A51EF" w:rsidDel="00F87170" w:rsidRDefault="008F0A76" w:rsidP="009E270F">
            <w:pPr>
              <w:rPr>
                <w:del w:id="1598" w:author="Borodina, Yulia" w:date="2013-11-15T23:44:00Z"/>
                <w:lang w:eastAsia="en-US"/>
              </w:rPr>
            </w:pPr>
          </w:p>
        </w:tc>
      </w:tr>
      <w:tr w:rsidR="008F0A76" w:rsidRPr="007A51EF" w:rsidDel="00F87170" w:rsidTr="00434724">
        <w:trPr>
          <w:del w:id="1599" w:author="Borodina, Yulia" w:date="2013-11-15T23:44:00Z"/>
        </w:trPr>
        <w:tc>
          <w:tcPr>
            <w:tcW w:w="1951" w:type="dxa"/>
            <w:shd w:val="clear" w:color="auto" w:fill="auto"/>
          </w:tcPr>
          <w:p w:rsidR="008F0A76" w:rsidRPr="007A51EF" w:rsidDel="00F87170" w:rsidRDefault="008F0A76" w:rsidP="009E270F">
            <w:pPr>
              <w:rPr>
                <w:del w:id="1600" w:author="Borodina, Yulia" w:date="2013-11-15T23:44:00Z"/>
                <w:b/>
              </w:rPr>
            </w:pPr>
            <w:del w:id="1601" w:author="Borodina, Yulia" w:date="2013-11-15T23:44:00Z">
              <w:r w:rsidRPr="007A51EF" w:rsidDel="00F87170">
                <w:rPr>
                  <w:b/>
                </w:rPr>
                <w:delText>Conformance</w:delText>
              </w:r>
            </w:del>
          </w:p>
        </w:tc>
        <w:tc>
          <w:tcPr>
            <w:tcW w:w="8017" w:type="dxa"/>
            <w:shd w:val="clear" w:color="auto" w:fill="auto"/>
          </w:tcPr>
          <w:p w:rsidR="008F0A76" w:rsidRPr="007A51EF" w:rsidDel="00F87170" w:rsidRDefault="00AD55D0" w:rsidP="00075A4D">
            <w:pPr>
              <w:rPr>
                <w:del w:id="1602" w:author="Borodina, Yulia" w:date="2013-11-15T23:44:00Z"/>
                <w:lang w:eastAsia="en-US"/>
              </w:rPr>
            </w:pPr>
            <w:del w:id="1603" w:author="Borodina, Yulia" w:date="2013-11-15T23:44:00Z">
              <w:r w:rsidDel="00F87170">
                <w:rPr>
                  <w:lang w:eastAsia="en-US"/>
                </w:rPr>
                <w:delText>REQUIRED</w:delText>
              </w:r>
            </w:del>
          </w:p>
        </w:tc>
      </w:tr>
      <w:tr w:rsidR="008F0A76" w:rsidRPr="007A51EF" w:rsidDel="00F87170" w:rsidTr="00434724">
        <w:trPr>
          <w:del w:id="1604" w:author="Borodina, Yulia" w:date="2013-11-15T23:44:00Z"/>
        </w:trPr>
        <w:tc>
          <w:tcPr>
            <w:tcW w:w="1951" w:type="dxa"/>
            <w:shd w:val="clear" w:color="auto" w:fill="auto"/>
          </w:tcPr>
          <w:p w:rsidR="008F0A76" w:rsidRPr="007A51EF" w:rsidDel="00F87170" w:rsidRDefault="008F0A76" w:rsidP="009E270F">
            <w:pPr>
              <w:rPr>
                <w:del w:id="1605" w:author="Borodina, Yulia" w:date="2013-11-15T23:44:00Z"/>
                <w:b/>
              </w:rPr>
            </w:pPr>
            <w:del w:id="1606" w:author="Borodina, Yulia" w:date="2013-11-15T23:44:00Z">
              <w:r w:rsidRPr="007A51EF" w:rsidDel="00F87170">
                <w:rPr>
                  <w:b/>
                </w:rPr>
                <w:delText>Data Type</w:delText>
              </w:r>
            </w:del>
          </w:p>
        </w:tc>
        <w:tc>
          <w:tcPr>
            <w:tcW w:w="8017" w:type="dxa"/>
            <w:shd w:val="clear" w:color="auto" w:fill="auto"/>
          </w:tcPr>
          <w:p w:rsidR="008F0A76" w:rsidRPr="007A51EF" w:rsidDel="00F87170" w:rsidRDefault="00075A4D" w:rsidP="009E270F">
            <w:pPr>
              <w:rPr>
                <w:del w:id="1607" w:author="Borodina, Yulia" w:date="2013-11-15T23:44:00Z"/>
                <w:lang w:eastAsia="en-US"/>
              </w:rPr>
            </w:pPr>
            <w:del w:id="1608" w:author="Borodina, Yulia" w:date="2013-11-15T23:44:00Z">
              <w:r w:rsidDel="00F87170">
                <w:rPr>
                  <w:lang w:eastAsia="en-US"/>
                </w:rPr>
                <w:delText>II</w:delText>
              </w:r>
            </w:del>
          </w:p>
        </w:tc>
      </w:tr>
      <w:tr w:rsidR="008F0A76" w:rsidRPr="007A51EF" w:rsidDel="00F87170" w:rsidTr="00434724">
        <w:trPr>
          <w:del w:id="1609" w:author="Borodina, Yulia" w:date="2013-11-15T23:44:00Z"/>
        </w:trPr>
        <w:tc>
          <w:tcPr>
            <w:tcW w:w="1951" w:type="dxa"/>
            <w:shd w:val="clear" w:color="auto" w:fill="auto"/>
          </w:tcPr>
          <w:p w:rsidR="008F0A76" w:rsidRPr="007A51EF" w:rsidDel="00F87170" w:rsidRDefault="008F0A76" w:rsidP="009E270F">
            <w:pPr>
              <w:rPr>
                <w:del w:id="1610" w:author="Borodina, Yulia" w:date="2013-11-15T23:44:00Z"/>
                <w:b/>
              </w:rPr>
            </w:pPr>
            <w:del w:id="1611" w:author="Borodina, Yulia" w:date="2013-11-15T23:44:00Z">
              <w:r w:rsidRPr="007A51EF" w:rsidDel="00F87170">
                <w:rPr>
                  <w:b/>
                </w:rPr>
                <w:delText>Business Rule(s)</w:delText>
              </w:r>
            </w:del>
          </w:p>
        </w:tc>
        <w:tc>
          <w:tcPr>
            <w:tcW w:w="8017" w:type="dxa"/>
            <w:shd w:val="clear" w:color="auto" w:fill="auto"/>
          </w:tcPr>
          <w:p w:rsidR="008F0A76" w:rsidRPr="007A51EF" w:rsidDel="00F87170" w:rsidRDefault="00075A4D" w:rsidP="009E270F">
            <w:pPr>
              <w:jc w:val="both"/>
              <w:rPr>
                <w:del w:id="1612" w:author="Borodina, Yulia" w:date="2013-11-15T23:44:00Z"/>
                <w:lang w:eastAsia="en-US"/>
              </w:rPr>
            </w:pPr>
            <w:del w:id="1613" w:author="Borodina, Yulia" w:date="2013-11-15T23:44:00Z">
              <w:r w:rsidDel="00F87170">
                <w:rPr>
                  <w:lang w:eastAsia="en-US"/>
                </w:rPr>
                <w:delText>If N_T</w:delText>
              </w:r>
              <w:r w:rsidRPr="00075A4D" w:rsidDel="00F87170">
                <w:rPr>
                  <w:lang w:eastAsia="en-US"/>
                </w:rPr>
                <w:delText>erminal_modification value is not equal to unknown or not applicable, the N_terminal_modification_id field is mandatory</w:delText>
              </w:r>
              <w:r w:rsidDel="00F87170">
                <w:rPr>
                  <w:lang w:eastAsia="en-US"/>
                </w:rPr>
                <w:delText>.</w:delText>
              </w:r>
            </w:del>
          </w:p>
        </w:tc>
      </w:tr>
    </w:tbl>
    <w:p w:rsidR="00434724" w:rsidDel="00F87170" w:rsidRDefault="00434724" w:rsidP="00434724">
      <w:pPr>
        <w:pStyle w:val="XML"/>
        <w:rPr>
          <w:del w:id="1614" w:author="Borodina, Yulia" w:date="2013-11-15T23:44:00Z"/>
        </w:rPr>
      </w:pPr>
      <w:bookmarkStart w:id="1615" w:name="_Toc304805799"/>
      <w:bookmarkStart w:id="1616" w:name="_Toc304814743"/>
      <w:del w:id="1617" w:author="Borodina, Yulia" w:date="2013-11-15T23:44:00Z">
        <w:r w:rsidDel="00F87170">
          <w:delText>&lt;identifiedSubstance&gt;</w:delText>
        </w:r>
        <w:r w:rsidDel="00F87170">
          <w:br/>
          <w:delText xml:space="preserve">  &lt;identifiedSubstance&gt;</w:delText>
        </w:r>
        <w:r w:rsidDel="00F87170">
          <w:br/>
          <w:delText xml:space="preserve">    &lt;moiety&gt;</w:delText>
        </w:r>
        <w:r w:rsidDel="00F87170">
          <w:br/>
          <w:delText xml:space="preserve">      &lt;partMoiety&gt;</w:delText>
        </w:r>
        <w:r w:rsidDel="00F87170">
          <w:br/>
          <w:delText xml:space="preserve">        &lt;bond&gt;</w:delText>
        </w:r>
        <w:r w:rsidDel="00F87170">
          <w:br/>
          <w:delText xml:space="preserve">          &lt;code code="</w:delText>
        </w:r>
        <w:r w:rsidRPr="000C4ACE" w:rsidDel="00F87170">
          <w:rPr>
            <w:i/>
            <w:iCs/>
          </w:rPr>
          <w:delText>Bond Type Code</w:delText>
        </w:r>
        <w:r w:rsidDel="00F87170">
          <w:rPr>
            <w:i/>
            <w:iCs/>
          </w:rPr>
          <w:delText xml:space="preserve"> meaning ‘N-Terminal Amide’</w:delText>
        </w:r>
        <w:r w:rsidDel="00F87170">
          <w:delText xml:space="preserve">" </w:delText>
        </w:r>
        <w:r w:rsidDel="00F87170">
          <w:br/>
          <w:delText xml:space="preserve">                codeSystem="</w:delText>
        </w:r>
        <w:r w:rsidRPr="000C4ACE" w:rsidDel="00F87170">
          <w:rPr>
            <w:i/>
            <w:iCs/>
          </w:rPr>
          <w:delText>Code System (OID)</w:delText>
        </w:r>
        <w:r w:rsidDel="00F87170">
          <w:delText>"</w:delText>
        </w:r>
        <w:r w:rsidDel="00F87170">
          <w:br/>
          <w:delText xml:space="preserve">                displayName="N-terminal amide"/&gt;</w:delText>
        </w:r>
        <w:r w:rsidDel="00F87170">
          <w:br/>
          <w:delText xml:space="preserve">          &lt;distalMoiety&gt;</w:delText>
        </w:r>
        <w:r w:rsidDel="00F87170">
          <w:br/>
          <w:delText xml:space="preserve">            &lt;code code="</w:delText>
        </w:r>
        <w:r w:rsidRPr="00434724" w:rsidDel="00F87170">
          <w:rPr>
            <w:b/>
            <w:bCs/>
            <w:i/>
            <w:iCs/>
          </w:rPr>
          <w:delText>N-Terminal Modification</w:delText>
        </w:r>
        <w:r w:rsidRPr="00434724" w:rsidDel="00F87170">
          <w:rPr>
            <w:i/>
            <w:iCs/>
          </w:rPr>
          <w:delText xml:space="preserve"> Substance</w:delText>
        </w:r>
        <w:r w:rsidDel="00F87170">
          <w:rPr>
            <w:b/>
            <w:bCs/>
            <w:i/>
            <w:iCs/>
          </w:rPr>
          <w:delText xml:space="preserve"> </w:delText>
        </w:r>
        <w:r w:rsidRPr="00434724" w:rsidDel="00F87170">
          <w:rPr>
            <w:b/>
            <w:bCs/>
            <w:i/>
            <w:iCs/>
          </w:rPr>
          <w:delText>Id</w:delText>
        </w:r>
        <w:r w:rsidDel="00F87170">
          <w:delText xml:space="preserve">" </w:delText>
        </w:r>
        <w:r w:rsidDel="00F87170">
          <w:br/>
          <w:delText xml:space="preserve">                  codeSystem="</w:delText>
        </w:r>
        <w:r w:rsidRPr="000C4ACE" w:rsidDel="00F87170">
          <w:rPr>
            <w:i/>
            <w:iCs/>
          </w:rPr>
          <w:delText>Substance Id Code System (OID)</w:delText>
        </w:r>
        <w:r w:rsidDel="00F87170">
          <w:delText>"/&gt;</w:delText>
        </w:r>
        <w:r w:rsidDel="00F87170">
          <w:br/>
          <w:delText xml:space="preserve">            &lt;name&gt;</w:delText>
        </w:r>
        <w:r w:rsidRPr="000C4ACE" w:rsidDel="00F87170">
          <w:rPr>
            <w:i/>
            <w:iCs/>
          </w:rPr>
          <w:delText>Substance Name</w:delText>
        </w:r>
        <w:r w:rsidDel="00F87170">
          <w:delText>&lt;/name&gt;</w:delText>
        </w:r>
      </w:del>
    </w:p>
    <w:p w:rsidR="00AD55D0" w:rsidRPr="00AD55D0" w:rsidDel="00F87170" w:rsidRDefault="00AD55D0" w:rsidP="00AD55D0">
      <w:pPr>
        <w:pStyle w:val="BodyText"/>
        <w:rPr>
          <w:del w:id="1618" w:author="Borodina, Yulia" w:date="2013-11-15T23:44:00Z"/>
        </w:rPr>
      </w:pPr>
      <w:del w:id="1619" w:author="Borodina, Yulia" w:date="2013-11-15T23:44:00Z">
        <w:r w:rsidDel="00F87170">
          <w:delText xml:space="preserve">If the N-terminal modification is forming a bond to another amino acid, including a cyclic bond to the same sub-unit, the distalMoiety is specified by local Subunit Index. For example of </w:delText>
        </w:r>
        <w:r w:rsidRPr="00AD55D0" w:rsidDel="00F87170">
          <w:delText>CYCLO-1-6-CYCLOSUBERATE</w:delText>
        </w:r>
        <w:r w:rsidDel="00F87170">
          <w:delText xml:space="preserve"> terminus, of the</w:delText>
        </w:r>
        <w:r w:rsidRPr="00AD55D0" w:rsidDel="00F87170">
          <w:delText xml:space="preserve"> same chain, at position 6, wher</w:delText>
        </w:r>
        <w:r w:rsidDel="00F87170">
          <w:delText>e</w:delText>
        </w:r>
        <w:r w:rsidRPr="00AD55D0" w:rsidDel="00F87170">
          <w:delText xml:space="preserve"> an amino-acid substitution has left the special amino acid L-α-aminosuberic acid</w:delText>
        </w:r>
        <w:r w:rsidDel="00F87170">
          <w:delText>.</w:delText>
        </w:r>
      </w:del>
    </w:p>
    <w:p w:rsidR="00AD55D0" w:rsidDel="00F87170" w:rsidRDefault="00AD55D0" w:rsidP="00AD55D0">
      <w:pPr>
        <w:pStyle w:val="XML"/>
        <w:rPr>
          <w:del w:id="1620" w:author="Borodina, Yulia" w:date="2013-11-15T23:44:00Z"/>
        </w:rPr>
      </w:pPr>
      <w:del w:id="1621" w:author="Borodina, Yulia" w:date="2013-11-15T23:44:00Z">
        <w:r w:rsidDel="00F87170">
          <w:lastRenderedPageBreak/>
          <w:delText>&lt;identifiedSubstance&gt;</w:delText>
        </w:r>
        <w:r w:rsidDel="00F87170">
          <w:br/>
          <w:delText xml:space="preserve">  &lt;identifiedSubstance&gt;</w:delText>
        </w:r>
        <w:r w:rsidDel="00F87170">
          <w:br/>
          <w:delText xml:space="preserve">    &lt;moiety&gt;</w:delText>
        </w:r>
        <w:r w:rsidDel="00F87170">
          <w:br/>
          <w:delText xml:space="preserve">      &lt;partMoiety&gt;</w:delText>
        </w:r>
        <w:r w:rsidDel="00F87170">
          <w:br/>
          <w:delText xml:space="preserve">        &lt;id extension="1" root="</w:delText>
        </w:r>
        <w:r w:rsidRPr="000C4ACE" w:rsidDel="00F87170">
          <w:rPr>
            <w:i/>
            <w:iCs/>
          </w:rPr>
          <w:delText>UUID of Document Id or Set Id</w:delText>
        </w:r>
        <w:r w:rsidDel="00F87170">
          <w:delText>"/&gt;</w:delText>
        </w:r>
        <w:r w:rsidDel="00F87170">
          <w:br/>
          <w:delText xml:space="preserve">        &lt;bond&gt;</w:delText>
        </w:r>
        <w:r w:rsidDel="00F87170">
          <w:br/>
          <w:delText xml:space="preserve">          &lt;code code="</w:delText>
        </w:r>
        <w:r w:rsidRPr="000C4ACE" w:rsidDel="00F87170">
          <w:rPr>
            <w:i/>
            <w:iCs/>
          </w:rPr>
          <w:delText>Bond Type Code</w:delText>
        </w:r>
        <w:r w:rsidDel="00F87170">
          <w:rPr>
            <w:i/>
            <w:iCs/>
          </w:rPr>
          <w:delText xml:space="preserve"> meaning ‘Amino-acid substitution’</w:delText>
        </w:r>
        <w:r w:rsidDel="00F87170">
          <w:delText xml:space="preserve">" </w:delText>
        </w:r>
        <w:r w:rsidDel="00F87170">
          <w:br/>
          <w:delText xml:space="preserve">                codeSystem="</w:delText>
        </w:r>
        <w:r w:rsidRPr="000C4ACE" w:rsidDel="00F87170">
          <w:rPr>
            <w:i/>
            <w:iCs/>
          </w:rPr>
          <w:delText>Code System (OID)</w:delText>
        </w:r>
        <w:r w:rsidDel="00F87170">
          <w:delText>"</w:delText>
        </w:r>
        <w:r w:rsidDel="00F87170">
          <w:br/>
          <w:delText xml:space="preserve">                displayName="amino-acid substitution"/&gt;</w:delText>
        </w:r>
        <w:r w:rsidDel="00F87170">
          <w:br/>
          <w:delText xml:space="preserve">          &lt;distalMoiety&gt;</w:delText>
        </w:r>
        <w:r w:rsidDel="00F87170">
          <w:br/>
          <w:delText xml:space="preserve">            &lt;code code="</w:delText>
        </w:r>
        <w:r w:rsidDel="00F87170">
          <w:rPr>
            <w:i/>
            <w:iCs/>
          </w:rPr>
          <w:delText>Substance Id for ‘</w:delText>
        </w:r>
        <w:r w:rsidRPr="00AD55D0" w:rsidDel="00F87170">
          <w:delText>L-α-aminosuberic acid</w:delText>
        </w:r>
        <w:r w:rsidDel="00F87170">
          <w:delText xml:space="preserve">’" </w:delText>
        </w:r>
        <w:r w:rsidDel="00F87170">
          <w:br/>
          <w:delText xml:space="preserve">                  codeSystem="</w:delText>
        </w:r>
        <w:r w:rsidRPr="000C4ACE" w:rsidDel="00F87170">
          <w:rPr>
            <w:i/>
            <w:iCs/>
          </w:rPr>
          <w:delText>Substance Id Code System (OID)</w:delText>
        </w:r>
        <w:r w:rsidDel="00F87170">
          <w:delText>"/&gt;</w:delText>
        </w:r>
        <w:r w:rsidDel="00F87170">
          <w:br/>
          <w:delText xml:space="preserve">            &lt;name&gt;</w:delText>
        </w:r>
        <w:r w:rsidRPr="00AD55D0" w:rsidDel="00F87170">
          <w:delText>L-α-aminosuberic acid</w:delText>
        </w:r>
        <w:r w:rsidDel="00F87170">
          <w:delText xml:space="preserve"> &lt;/name&gt;</w:delText>
        </w:r>
        <w:r w:rsidDel="00F87170">
          <w:br/>
          <w:delText xml:space="preserve">          &lt;/distalMoiety&gt;</w:delText>
        </w:r>
        <w:r w:rsidDel="00F87170">
          <w:br/>
          <w:delText xml:space="preserve">        &lt;bond&gt;</w:delText>
        </w:r>
        <w:r w:rsidDel="00F87170">
          <w:br/>
          <w:delText xml:space="preserve">        &lt;bond&gt;</w:delText>
        </w:r>
        <w:r w:rsidDel="00F87170">
          <w:br/>
          <w:delText xml:space="preserve">          &lt;code code="</w:delText>
        </w:r>
        <w:r w:rsidRPr="000C4ACE" w:rsidDel="00F87170">
          <w:rPr>
            <w:i/>
            <w:iCs/>
          </w:rPr>
          <w:delText>Bond Type Code</w:delText>
        </w:r>
        <w:r w:rsidDel="00F87170">
          <w:rPr>
            <w:i/>
            <w:iCs/>
          </w:rPr>
          <w:delText xml:space="preserve"> meaning ‘N-Terminal Amide’</w:delText>
        </w:r>
        <w:r w:rsidDel="00F87170">
          <w:delText xml:space="preserve">" </w:delText>
        </w:r>
        <w:r w:rsidDel="00F87170">
          <w:br/>
          <w:delText xml:space="preserve">                codeSystem="</w:delText>
        </w:r>
        <w:r w:rsidRPr="000C4ACE" w:rsidDel="00F87170">
          <w:rPr>
            <w:i/>
            <w:iCs/>
          </w:rPr>
          <w:delText>Code System (OID)</w:delText>
        </w:r>
        <w:r w:rsidDel="00F87170">
          <w:delText>"</w:delText>
        </w:r>
        <w:r w:rsidDel="00F87170">
          <w:br/>
          <w:delText xml:space="preserve">                displayName="N-terminal amide"/&gt;</w:delText>
        </w:r>
        <w:r w:rsidDel="00F87170">
          <w:br/>
          <w:delText xml:space="preserve">          &lt;positionNumber value="1"/&gt;</w:delText>
        </w:r>
        <w:r w:rsidDel="00F87170">
          <w:br/>
          <w:delText xml:space="preserve">          &lt;positionNumber value="6"/&gt;</w:delText>
        </w:r>
        <w:r w:rsidDel="00F87170">
          <w:br/>
          <w:delText xml:space="preserve">          &lt;distalMoiety&gt;</w:delText>
        </w:r>
        <w:r w:rsidDel="00F87170">
          <w:br/>
          <w:delText xml:space="preserve">            &lt;id extension="1" root="</w:delText>
        </w:r>
        <w:r w:rsidRPr="000C4ACE" w:rsidDel="00F87170">
          <w:rPr>
            <w:i/>
            <w:iCs/>
          </w:rPr>
          <w:delText>UUID of Document Id or Set Id</w:delText>
        </w:r>
        <w:r w:rsidDel="00F87170">
          <w:delText>"/&gt;</w:delText>
        </w:r>
        <w:r w:rsidDel="00F87170">
          <w:br/>
          <w:delText xml:space="preserve">          &lt;distalMoiety&gt;</w:delText>
        </w:r>
        <w:r w:rsidDel="00F87170">
          <w:br/>
          <w:delText xml:space="preserve">        &lt;/bond&gt;</w:delText>
        </w:r>
      </w:del>
    </w:p>
    <w:p w:rsidR="006E014B" w:rsidDel="00F87170" w:rsidRDefault="002E7131" w:rsidP="00804E61">
      <w:pPr>
        <w:pStyle w:val="Heading4"/>
        <w:rPr>
          <w:del w:id="1622" w:author="Borodina, Yulia" w:date="2013-11-15T23:44:00Z"/>
          <w:color w:val="0070C0"/>
          <w:lang w:eastAsia="en-US"/>
        </w:rPr>
      </w:pPr>
      <w:del w:id="1623" w:author="Borodina, Yulia" w:date="2013-11-15T23:44:00Z">
        <w:r w:rsidRPr="00AE4EAA" w:rsidDel="00F87170">
          <w:rPr>
            <w:color w:val="0070C0"/>
            <w:lang w:eastAsia="en-US"/>
          </w:rPr>
          <w:delText>C_</w:delText>
        </w:r>
        <w:r w:rsidR="006E014B" w:rsidRPr="00AE4EAA" w:rsidDel="00F87170">
          <w:rPr>
            <w:color w:val="0070C0"/>
            <w:lang w:eastAsia="en-US"/>
          </w:rPr>
          <w:delText>Terminal Modification</w:delText>
        </w:r>
        <w:bookmarkEnd w:id="1615"/>
        <w:bookmarkEnd w:id="1616"/>
      </w:del>
    </w:p>
    <w:p w:rsidR="00D31E4F" w:rsidDel="00F87170" w:rsidRDefault="00D31E4F" w:rsidP="00D31E4F">
      <w:pPr>
        <w:jc w:val="both"/>
        <w:rPr>
          <w:del w:id="1624" w:author="Borodina, Yulia" w:date="2013-11-15T23:44:00Z"/>
        </w:rPr>
      </w:pPr>
      <w:del w:id="1625" w:author="Borodina, Yulia" w:date="2013-11-15T23:44:00Z">
        <w:r w:rsidDel="00F87170">
          <w:delText xml:space="preserve">C-Terminal Modifications are substitutions of the C-terminal hydroxyl group –OH with the specified fragment moiety. Fragment moiety should in turn be specified by substance code (UNII). Example: replace hydroxyl in –C(=O)OH to an amide group to make –C(=O)NH2. </w:delText>
        </w:r>
      </w:del>
    </w:p>
    <w:p w:rsidR="00D31E4F" w:rsidDel="00F87170" w:rsidRDefault="00D31E4F" w:rsidP="00D31E4F">
      <w:pPr>
        <w:jc w:val="both"/>
        <w:rPr>
          <w:del w:id="1626" w:author="Borodina, Yulia" w:date="2013-11-15T23:44:00Z"/>
        </w:rPr>
      </w:pPr>
    </w:p>
    <w:p w:rsidR="00D31E4F" w:rsidDel="00F87170" w:rsidRDefault="00D31E4F" w:rsidP="00D31E4F">
      <w:pPr>
        <w:jc w:val="both"/>
        <w:rPr>
          <w:del w:id="1627" w:author="Borodina, Yulia" w:date="2013-11-15T23:44:00Z"/>
        </w:rPr>
      </w:pPr>
      <w:del w:id="1628" w:author="Borodina, Yulia" w:date="2013-11-15T23:44:00Z">
        <w:r w:rsidRPr="006E014B" w:rsidDel="00F87170">
          <w:delText xml:space="preserve">The distalMoiety is </w:delText>
        </w:r>
        <w:r w:rsidDel="00F87170">
          <w:delText>specified by a Substance Id. Neither of the moieties connected by the bond Role need to be specified explicitly as a fragment as hydrogenation can be generally ignored. Thus one can specify the amino-group for the amide simply as ammonia (5138Q19F1X), there is no need to define an "amide fragment" entity for the moiety as little as it is required to specify the glycine at the C-terminal position in the chain as replaced by "2-aminoacetaldehyde" (the IUPAC name for glycine acid without the –OH group.</w:delText>
        </w:r>
      </w:del>
    </w:p>
    <w:p w:rsidR="00D31E4F" w:rsidDel="00F87170" w:rsidRDefault="00D31E4F" w:rsidP="00D31E4F">
      <w:pPr>
        <w:jc w:val="both"/>
        <w:rPr>
          <w:del w:id="1629" w:author="Borodina, Yulia" w:date="2013-11-15T23:44:00Z"/>
        </w:rPr>
      </w:pPr>
    </w:p>
    <w:p w:rsidR="00D31E4F" w:rsidRPr="00D31E4F" w:rsidDel="00F87170" w:rsidRDefault="00D31E4F" w:rsidP="00D31E4F">
      <w:pPr>
        <w:jc w:val="both"/>
        <w:rPr>
          <w:del w:id="1630" w:author="Borodina, Yulia" w:date="2013-11-15T23:44:00Z"/>
        </w:rPr>
      </w:pPr>
      <w:del w:id="1631" w:author="Borodina, Yulia" w:date="2013-11-15T23:44:00Z">
        <w:r w:rsidRPr="00676CB4" w:rsidDel="00F87170">
          <w:rPr>
            <w:lang w:val="en-US"/>
          </w:rPr>
          <w:delText xml:space="preserve">Position number </w:delText>
        </w:r>
        <w:r w:rsidDel="00F87170">
          <w:rPr>
            <w:lang w:val="en-US"/>
          </w:rPr>
          <w:delText>is not required as the position is implicit at the end of the chain. If a position number is required for specifying a position on the distalMoiety, the proximal position number must be specified as the length of the proximal amino acid sequence. I</w:delText>
        </w:r>
        <w:r w:rsidRPr="00676CB4" w:rsidDel="00F87170">
          <w:rPr>
            <w:lang w:val="en-US"/>
          </w:rPr>
          <w:delText xml:space="preserve">f a second position number is not </w:delText>
        </w:r>
        <w:r w:rsidDel="00F87170">
          <w:rPr>
            <w:lang w:val="en-US"/>
          </w:rPr>
          <w:delText>specified</w:delText>
        </w:r>
        <w:r w:rsidRPr="00676CB4" w:rsidDel="00F87170">
          <w:rPr>
            <w:lang w:val="en-US"/>
          </w:rPr>
          <w:delText>, the connection point on the distal moiety is implicit.</w:delText>
        </w:r>
      </w:del>
    </w:p>
    <w:p w:rsidR="00D31E4F" w:rsidRPr="00D31E4F" w:rsidDel="00F87170" w:rsidRDefault="00D31E4F" w:rsidP="00D31E4F">
      <w:pPr>
        <w:rPr>
          <w:del w:id="1632" w:author="Borodina, Yulia" w:date="2013-11-15T23:44:00Z"/>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Del="00F87170" w:rsidTr="0040051E">
        <w:trPr>
          <w:del w:id="1633" w:author="Borodina, Yulia" w:date="2013-11-15T23:44:00Z"/>
        </w:trPr>
        <w:tc>
          <w:tcPr>
            <w:tcW w:w="1951" w:type="dxa"/>
            <w:shd w:val="clear" w:color="auto" w:fill="auto"/>
          </w:tcPr>
          <w:p w:rsidR="008F0A76" w:rsidRPr="007A51EF" w:rsidDel="00F87170" w:rsidRDefault="008F0A76" w:rsidP="009E270F">
            <w:pPr>
              <w:rPr>
                <w:del w:id="1634" w:author="Borodina, Yulia" w:date="2013-11-15T23:44:00Z"/>
                <w:b/>
                <w:lang w:eastAsia="en-US"/>
              </w:rPr>
            </w:pPr>
            <w:del w:id="1635" w:author="Borodina, Yulia" w:date="2013-11-15T23:44:00Z">
              <w:r w:rsidRPr="007A51EF" w:rsidDel="00F87170">
                <w:rPr>
                  <w:b/>
                </w:rPr>
                <w:delText>User Guidance</w:delText>
              </w:r>
            </w:del>
          </w:p>
        </w:tc>
        <w:tc>
          <w:tcPr>
            <w:tcW w:w="8017" w:type="dxa"/>
            <w:shd w:val="clear" w:color="auto" w:fill="auto"/>
          </w:tcPr>
          <w:p w:rsidR="008F0A76" w:rsidRPr="007A51EF" w:rsidDel="00F87170" w:rsidRDefault="002E7131" w:rsidP="009E270F">
            <w:pPr>
              <w:jc w:val="both"/>
              <w:rPr>
                <w:del w:id="1636" w:author="Borodina, Yulia" w:date="2013-11-15T23:44:00Z"/>
                <w:lang w:eastAsia="en-US"/>
              </w:rPr>
            </w:pPr>
            <w:del w:id="1637" w:author="Borodina, Yulia" w:date="2013-11-15T23:44:00Z">
              <w:r w:rsidRPr="002E7131" w:rsidDel="00F87170">
                <w:rPr>
                  <w:lang w:eastAsia="en-US"/>
                </w:rPr>
                <w:delText>The modification at the C-terminal shall be specified</w:delText>
              </w:r>
              <w:r w:rsidDel="00F87170">
                <w:rPr>
                  <w:lang w:eastAsia="en-US"/>
                </w:rPr>
                <w:delText>.</w:delText>
              </w:r>
            </w:del>
          </w:p>
        </w:tc>
      </w:tr>
      <w:tr w:rsidR="008F0A76" w:rsidRPr="007A51EF" w:rsidDel="00F87170" w:rsidTr="0040051E">
        <w:trPr>
          <w:del w:id="1638" w:author="Borodina, Yulia" w:date="2013-11-15T23:44:00Z"/>
        </w:trPr>
        <w:tc>
          <w:tcPr>
            <w:tcW w:w="1951" w:type="dxa"/>
            <w:shd w:val="clear" w:color="auto" w:fill="auto"/>
          </w:tcPr>
          <w:p w:rsidR="008F0A76" w:rsidRPr="007A51EF" w:rsidDel="00F87170" w:rsidRDefault="008F0A76" w:rsidP="009E270F">
            <w:pPr>
              <w:rPr>
                <w:del w:id="1639" w:author="Borodina, Yulia" w:date="2013-11-15T23:44:00Z"/>
                <w:b/>
                <w:lang w:eastAsia="en-US"/>
              </w:rPr>
            </w:pPr>
            <w:del w:id="1640" w:author="Borodina, Yulia" w:date="2013-11-15T23:44:00Z">
              <w:r w:rsidRPr="007A51EF" w:rsidDel="00F87170">
                <w:rPr>
                  <w:b/>
                </w:rPr>
                <w:delText>Example(s)</w:delText>
              </w:r>
            </w:del>
          </w:p>
        </w:tc>
        <w:tc>
          <w:tcPr>
            <w:tcW w:w="8017" w:type="dxa"/>
            <w:shd w:val="clear" w:color="auto" w:fill="auto"/>
          </w:tcPr>
          <w:p w:rsidR="008F0A76" w:rsidRPr="007A51EF" w:rsidDel="00F87170" w:rsidRDefault="002E7131" w:rsidP="009E270F">
            <w:pPr>
              <w:rPr>
                <w:del w:id="1641" w:author="Borodina, Yulia" w:date="2013-11-15T23:44:00Z"/>
                <w:lang w:eastAsia="en-US"/>
              </w:rPr>
            </w:pPr>
            <w:del w:id="1642" w:author="Borodina, Yulia" w:date="2013-11-15T23:44:00Z">
              <w:r w:rsidRPr="002E7131" w:rsidDel="00F87170">
                <w:rPr>
                  <w:lang w:eastAsia="en-US"/>
                </w:rPr>
                <w:delText>amide, ethyl ester etc.</w:delText>
              </w:r>
            </w:del>
          </w:p>
        </w:tc>
      </w:tr>
      <w:tr w:rsidR="008F0A76" w:rsidRPr="007A51EF" w:rsidDel="00F87170" w:rsidTr="0040051E">
        <w:trPr>
          <w:del w:id="1643" w:author="Borodina, Yulia" w:date="2013-11-15T23:44:00Z"/>
        </w:trPr>
        <w:tc>
          <w:tcPr>
            <w:tcW w:w="1951" w:type="dxa"/>
            <w:shd w:val="clear" w:color="auto" w:fill="auto"/>
          </w:tcPr>
          <w:p w:rsidR="008F0A76" w:rsidRPr="007A51EF" w:rsidDel="00F87170" w:rsidRDefault="008F0A76" w:rsidP="009E270F">
            <w:pPr>
              <w:rPr>
                <w:del w:id="1644" w:author="Borodina, Yulia" w:date="2013-11-15T23:44:00Z"/>
                <w:b/>
              </w:rPr>
            </w:pPr>
            <w:del w:id="1645" w:author="Borodina, Yulia" w:date="2013-11-15T23:44:00Z">
              <w:r w:rsidRPr="007A51EF" w:rsidDel="00F87170">
                <w:rPr>
                  <w:b/>
                </w:rPr>
                <w:delText>Conformance</w:delText>
              </w:r>
            </w:del>
          </w:p>
        </w:tc>
        <w:tc>
          <w:tcPr>
            <w:tcW w:w="8017" w:type="dxa"/>
            <w:shd w:val="clear" w:color="auto" w:fill="auto"/>
          </w:tcPr>
          <w:p w:rsidR="008F0A76" w:rsidRPr="007A51EF" w:rsidDel="00F87170" w:rsidRDefault="00BE2893" w:rsidP="009E270F">
            <w:pPr>
              <w:rPr>
                <w:del w:id="1646" w:author="Borodina, Yulia" w:date="2013-11-15T23:44:00Z"/>
                <w:lang w:eastAsia="en-US"/>
              </w:rPr>
            </w:pPr>
            <w:del w:id="1647" w:author="Borodina, Yulia" w:date="2013-11-15T23:44:00Z">
              <w:r w:rsidDel="00F87170">
                <w:rPr>
                  <w:lang w:eastAsia="en-US"/>
                </w:rPr>
                <w:delText>CONDITIONAL – if a C-Terminal modification exists.</w:delText>
              </w:r>
            </w:del>
          </w:p>
        </w:tc>
      </w:tr>
      <w:tr w:rsidR="008F0A76" w:rsidRPr="007A51EF" w:rsidDel="00F87170" w:rsidTr="0040051E">
        <w:trPr>
          <w:del w:id="1648" w:author="Borodina, Yulia" w:date="2013-11-15T23:44:00Z"/>
        </w:trPr>
        <w:tc>
          <w:tcPr>
            <w:tcW w:w="1951" w:type="dxa"/>
            <w:shd w:val="clear" w:color="auto" w:fill="auto"/>
          </w:tcPr>
          <w:p w:rsidR="008F0A76" w:rsidRPr="007A51EF" w:rsidDel="00F87170" w:rsidRDefault="008F0A76" w:rsidP="009E270F">
            <w:pPr>
              <w:rPr>
                <w:del w:id="1649" w:author="Borodina, Yulia" w:date="2013-11-15T23:44:00Z"/>
                <w:b/>
              </w:rPr>
            </w:pPr>
            <w:del w:id="1650" w:author="Borodina, Yulia" w:date="2013-11-15T23:44:00Z">
              <w:r w:rsidRPr="007A51EF" w:rsidDel="00F87170">
                <w:rPr>
                  <w:b/>
                </w:rPr>
                <w:delText>Data Type</w:delText>
              </w:r>
            </w:del>
          </w:p>
        </w:tc>
        <w:tc>
          <w:tcPr>
            <w:tcW w:w="8017" w:type="dxa"/>
            <w:shd w:val="clear" w:color="auto" w:fill="auto"/>
          </w:tcPr>
          <w:p w:rsidR="008F0A76" w:rsidRPr="007A51EF" w:rsidDel="00F87170" w:rsidRDefault="00075A4D" w:rsidP="009E270F">
            <w:pPr>
              <w:rPr>
                <w:del w:id="1651" w:author="Borodina, Yulia" w:date="2013-11-15T23:44:00Z"/>
                <w:lang w:eastAsia="en-US"/>
              </w:rPr>
            </w:pPr>
            <w:del w:id="1652" w:author="Borodina, Yulia" w:date="2013-11-15T23:44:00Z">
              <w:r w:rsidDel="00F87170">
                <w:rPr>
                  <w:lang w:eastAsia="en-US"/>
                </w:rPr>
                <w:delText>CD</w:delText>
              </w:r>
            </w:del>
          </w:p>
        </w:tc>
      </w:tr>
      <w:tr w:rsidR="008F0A76" w:rsidRPr="007A51EF" w:rsidDel="00F87170" w:rsidTr="0040051E">
        <w:trPr>
          <w:del w:id="1653" w:author="Borodina, Yulia" w:date="2013-11-15T23:44:00Z"/>
        </w:trPr>
        <w:tc>
          <w:tcPr>
            <w:tcW w:w="1951" w:type="dxa"/>
            <w:shd w:val="clear" w:color="auto" w:fill="auto"/>
          </w:tcPr>
          <w:p w:rsidR="008F0A76" w:rsidRPr="007A51EF" w:rsidDel="00F87170" w:rsidRDefault="008F0A76" w:rsidP="009E270F">
            <w:pPr>
              <w:rPr>
                <w:del w:id="1654" w:author="Borodina, Yulia" w:date="2013-11-15T23:44:00Z"/>
                <w:b/>
              </w:rPr>
            </w:pPr>
            <w:del w:id="1655" w:author="Borodina, Yulia" w:date="2013-11-15T23:44:00Z">
              <w:r w:rsidRPr="007A51EF" w:rsidDel="00F87170">
                <w:rPr>
                  <w:b/>
                </w:rPr>
                <w:delText>Business Rule(s)</w:delText>
              </w:r>
            </w:del>
          </w:p>
        </w:tc>
        <w:tc>
          <w:tcPr>
            <w:tcW w:w="8017" w:type="dxa"/>
            <w:shd w:val="clear" w:color="auto" w:fill="auto"/>
          </w:tcPr>
          <w:p w:rsidR="008F0A76" w:rsidRPr="007A51EF" w:rsidDel="00F87170" w:rsidRDefault="008F0A76" w:rsidP="009E270F">
            <w:pPr>
              <w:jc w:val="both"/>
              <w:rPr>
                <w:del w:id="1656" w:author="Borodina, Yulia" w:date="2013-11-15T23:44:00Z"/>
                <w:lang w:eastAsia="en-US"/>
              </w:rPr>
            </w:pPr>
          </w:p>
        </w:tc>
      </w:tr>
    </w:tbl>
    <w:p w:rsidR="00D65A04" w:rsidDel="00F87170" w:rsidRDefault="00D65A04" w:rsidP="005E7803">
      <w:pPr>
        <w:pStyle w:val="XML"/>
        <w:rPr>
          <w:del w:id="1657" w:author="Borodina, Yulia" w:date="2013-11-15T23:44:00Z"/>
        </w:rPr>
      </w:pPr>
      <w:bookmarkStart w:id="1658" w:name="_Toc304805800"/>
      <w:bookmarkStart w:id="1659" w:name="_Toc304814744"/>
      <w:del w:id="1660" w:author="Borodina, Yulia" w:date="2013-11-15T23:44:00Z">
        <w:r w:rsidDel="00F87170">
          <w:delText>&lt;identifiedSubstance&gt;</w:delText>
        </w:r>
        <w:r w:rsidDel="00F87170">
          <w:br/>
          <w:delText xml:space="preserve">  &lt;identifiedSubstance&gt;</w:delText>
        </w:r>
        <w:r w:rsidDel="00F87170">
          <w:br/>
          <w:delText xml:space="preserve">    &lt;moiety&gt;</w:delText>
        </w:r>
        <w:r w:rsidDel="00F87170">
          <w:br/>
          <w:delText xml:space="preserve">      &lt;partMoiety&gt;</w:delText>
        </w:r>
        <w:r w:rsidDel="00F87170">
          <w:br/>
          <w:delText xml:space="preserve">        &lt;bond&gt;</w:delText>
        </w:r>
        <w:r w:rsidDel="00F87170">
          <w:br/>
          <w:delText xml:space="preserve">          &lt;code code="</w:delText>
        </w:r>
        <w:r w:rsidRPr="000C4ACE" w:rsidDel="00F87170">
          <w:rPr>
            <w:i/>
            <w:iCs/>
          </w:rPr>
          <w:delText>Bond Type Code</w:delText>
        </w:r>
        <w:r w:rsidR="005E7803" w:rsidDel="00F87170">
          <w:rPr>
            <w:i/>
            <w:iCs/>
          </w:rPr>
          <w:delText xml:space="preserve"> meaning ‘</w:delText>
        </w:r>
        <w:r w:rsidR="005E7803" w:rsidRPr="005E7803" w:rsidDel="00F87170">
          <w:rPr>
            <w:i/>
            <w:iCs/>
          </w:rPr>
          <w:delText>C-terminal substitution of hydroxyl group</w:delText>
        </w:r>
        <w:r w:rsidDel="00F87170">
          <w:rPr>
            <w:i/>
            <w:iCs/>
          </w:rPr>
          <w:delText>’</w:delText>
        </w:r>
        <w:r w:rsidDel="00F87170">
          <w:delText xml:space="preserve">" </w:delText>
        </w:r>
        <w:r w:rsidDel="00F87170">
          <w:br/>
          <w:delText xml:space="preserve">                codeSystem="</w:delText>
        </w:r>
        <w:r w:rsidRPr="000C4ACE" w:rsidDel="00F87170">
          <w:rPr>
            <w:i/>
            <w:iCs/>
          </w:rPr>
          <w:delText>Code System (OID)</w:delText>
        </w:r>
        <w:r w:rsidDel="00F87170">
          <w:delText>"</w:delText>
        </w:r>
        <w:r w:rsidDel="00F87170">
          <w:br/>
          <w:delText xml:space="preserve">                displayName="</w:delText>
        </w:r>
        <w:r w:rsidR="005E7803" w:rsidRPr="005E7803" w:rsidDel="00F87170">
          <w:delText>C-terminal substitution of hydroxyl group</w:delText>
        </w:r>
        <w:r w:rsidDel="00F87170">
          <w:delText>"/&gt;</w:delText>
        </w:r>
        <w:r w:rsidDel="00F87170">
          <w:br/>
          <w:delText xml:space="preserve">          &lt;distalMoiety&gt;</w:delText>
        </w:r>
        <w:r w:rsidDel="00F87170">
          <w:br/>
          <w:delText xml:space="preserve">            &lt;code code</w:delText>
        </w:r>
        <w:r w:rsidRPr="00686676" w:rsidDel="00F87170">
          <w:delText>="</w:delText>
        </w:r>
        <w:r w:rsidRPr="00686676" w:rsidDel="00F87170">
          <w:rPr>
            <w:i/>
            <w:iCs/>
          </w:rPr>
          <w:delText>C-Terminal Modification Substance Id</w:delText>
        </w:r>
        <w:r w:rsidRPr="00686676" w:rsidDel="00F87170">
          <w:delText>"</w:delText>
        </w:r>
        <w:r w:rsidDel="00F87170">
          <w:delText xml:space="preserve"> </w:delText>
        </w:r>
        <w:r w:rsidDel="00F87170">
          <w:br/>
          <w:delText xml:space="preserve">                  codeSystem="</w:delText>
        </w:r>
        <w:r w:rsidRPr="000C4ACE" w:rsidDel="00F87170">
          <w:rPr>
            <w:i/>
            <w:iCs/>
          </w:rPr>
          <w:delText>Substance Id Code System (OID)</w:delText>
        </w:r>
        <w:r w:rsidDel="00F87170">
          <w:delText>"/&gt;</w:delText>
        </w:r>
        <w:r w:rsidDel="00F87170">
          <w:br/>
          <w:delText xml:space="preserve">            &lt;name&gt;</w:delText>
        </w:r>
        <w:r w:rsidRPr="000C4ACE" w:rsidDel="00F87170">
          <w:rPr>
            <w:i/>
            <w:iCs/>
          </w:rPr>
          <w:delText>Substance Name</w:delText>
        </w:r>
        <w:r w:rsidDel="00F87170">
          <w:delText>&lt;/name&gt;</w:delText>
        </w:r>
      </w:del>
    </w:p>
    <w:p w:rsidR="006E014B" w:rsidRPr="00AE4EAA" w:rsidDel="00F87170" w:rsidRDefault="002E7131" w:rsidP="00804E61">
      <w:pPr>
        <w:pStyle w:val="Heading4"/>
        <w:rPr>
          <w:del w:id="1661" w:author="Borodina, Yulia" w:date="2013-11-15T23:44:00Z"/>
          <w:color w:val="0070C0"/>
          <w:lang w:eastAsia="en-US"/>
        </w:rPr>
      </w:pPr>
      <w:del w:id="1662" w:author="Borodina, Yulia" w:date="2013-11-15T23:44:00Z">
        <w:r w:rsidRPr="00AE4EAA" w:rsidDel="00F87170">
          <w:rPr>
            <w:color w:val="0070C0"/>
            <w:lang w:eastAsia="en-US"/>
          </w:rPr>
          <w:lastRenderedPageBreak/>
          <w:delText>C_</w:delText>
        </w:r>
        <w:r w:rsidR="006E014B" w:rsidRPr="00AE4EAA" w:rsidDel="00F87170">
          <w:rPr>
            <w:color w:val="0070C0"/>
            <w:lang w:eastAsia="en-US"/>
          </w:rPr>
          <w:delText>Terminal Modification ID</w:delText>
        </w:r>
        <w:bookmarkEnd w:id="1658"/>
        <w:bookmarkEnd w:id="1659"/>
      </w:del>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Del="00F87170" w:rsidTr="00B3411A">
        <w:trPr>
          <w:del w:id="1663" w:author="Borodina, Yulia" w:date="2013-11-15T23:44:00Z"/>
        </w:trPr>
        <w:tc>
          <w:tcPr>
            <w:tcW w:w="1951" w:type="dxa"/>
            <w:shd w:val="clear" w:color="auto" w:fill="auto"/>
          </w:tcPr>
          <w:p w:rsidR="008F0A76" w:rsidRPr="007A51EF" w:rsidDel="00F87170" w:rsidRDefault="008F0A76" w:rsidP="009E270F">
            <w:pPr>
              <w:rPr>
                <w:del w:id="1664" w:author="Borodina, Yulia" w:date="2013-11-15T23:44:00Z"/>
                <w:b/>
                <w:lang w:eastAsia="en-US"/>
              </w:rPr>
            </w:pPr>
            <w:del w:id="1665" w:author="Borodina, Yulia" w:date="2013-11-15T23:44:00Z">
              <w:r w:rsidRPr="007A51EF" w:rsidDel="00F87170">
                <w:rPr>
                  <w:b/>
                </w:rPr>
                <w:delText>User Guidance</w:delText>
              </w:r>
            </w:del>
          </w:p>
        </w:tc>
        <w:tc>
          <w:tcPr>
            <w:tcW w:w="8017" w:type="dxa"/>
            <w:shd w:val="clear" w:color="auto" w:fill="auto"/>
          </w:tcPr>
          <w:p w:rsidR="008F0A76" w:rsidRPr="007A51EF" w:rsidDel="00F87170" w:rsidRDefault="002E7131" w:rsidP="009E270F">
            <w:pPr>
              <w:jc w:val="both"/>
              <w:rPr>
                <w:del w:id="1666" w:author="Borodina, Yulia" w:date="2013-11-15T23:44:00Z"/>
                <w:lang w:eastAsia="en-US"/>
              </w:rPr>
            </w:pPr>
            <w:del w:id="1667" w:author="Borodina, Yulia" w:date="2013-11-15T23:44:00Z">
              <w:r w:rsidRPr="002E7131" w:rsidDel="00F87170">
                <w:rPr>
                  <w:lang w:eastAsia="en-US"/>
                </w:rPr>
                <w:delText>Unique identifier for molecular fragment modification</w:delText>
              </w:r>
            </w:del>
          </w:p>
        </w:tc>
      </w:tr>
      <w:tr w:rsidR="008F0A76" w:rsidRPr="007A51EF" w:rsidDel="00F87170" w:rsidTr="00B3411A">
        <w:trPr>
          <w:del w:id="1668" w:author="Borodina, Yulia" w:date="2013-11-15T23:44:00Z"/>
        </w:trPr>
        <w:tc>
          <w:tcPr>
            <w:tcW w:w="1951" w:type="dxa"/>
            <w:shd w:val="clear" w:color="auto" w:fill="auto"/>
          </w:tcPr>
          <w:p w:rsidR="008F0A76" w:rsidRPr="007A51EF" w:rsidDel="00F87170" w:rsidRDefault="008F0A76" w:rsidP="009E270F">
            <w:pPr>
              <w:rPr>
                <w:del w:id="1669" w:author="Borodina, Yulia" w:date="2013-11-15T23:44:00Z"/>
                <w:b/>
                <w:lang w:eastAsia="en-US"/>
              </w:rPr>
            </w:pPr>
            <w:del w:id="1670" w:author="Borodina, Yulia" w:date="2013-11-15T23:44:00Z">
              <w:r w:rsidRPr="007A51EF" w:rsidDel="00F87170">
                <w:rPr>
                  <w:b/>
                </w:rPr>
                <w:delText>Example(s)</w:delText>
              </w:r>
            </w:del>
          </w:p>
        </w:tc>
        <w:tc>
          <w:tcPr>
            <w:tcW w:w="8017" w:type="dxa"/>
            <w:shd w:val="clear" w:color="auto" w:fill="auto"/>
          </w:tcPr>
          <w:p w:rsidR="008F0A76" w:rsidRPr="007A51EF" w:rsidDel="00F87170" w:rsidRDefault="008F0A76" w:rsidP="009E270F">
            <w:pPr>
              <w:rPr>
                <w:del w:id="1671" w:author="Borodina, Yulia" w:date="2013-11-15T23:44:00Z"/>
                <w:lang w:eastAsia="en-US"/>
              </w:rPr>
            </w:pPr>
          </w:p>
        </w:tc>
      </w:tr>
      <w:tr w:rsidR="008F0A76" w:rsidRPr="007A51EF" w:rsidDel="00F87170" w:rsidTr="00B3411A">
        <w:trPr>
          <w:del w:id="1672" w:author="Borodina, Yulia" w:date="2013-11-15T23:44:00Z"/>
        </w:trPr>
        <w:tc>
          <w:tcPr>
            <w:tcW w:w="1951" w:type="dxa"/>
            <w:shd w:val="clear" w:color="auto" w:fill="auto"/>
          </w:tcPr>
          <w:p w:rsidR="008F0A76" w:rsidRPr="007A51EF" w:rsidDel="00F87170" w:rsidRDefault="008F0A76" w:rsidP="009E270F">
            <w:pPr>
              <w:rPr>
                <w:del w:id="1673" w:author="Borodina, Yulia" w:date="2013-11-15T23:44:00Z"/>
                <w:b/>
              </w:rPr>
            </w:pPr>
            <w:del w:id="1674" w:author="Borodina, Yulia" w:date="2013-11-15T23:44:00Z">
              <w:r w:rsidRPr="007A51EF" w:rsidDel="00F87170">
                <w:rPr>
                  <w:b/>
                </w:rPr>
                <w:delText>Conformance</w:delText>
              </w:r>
            </w:del>
          </w:p>
        </w:tc>
        <w:tc>
          <w:tcPr>
            <w:tcW w:w="8017" w:type="dxa"/>
            <w:shd w:val="clear" w:color="auto" w:fill="auto"/>
          </w:tcPr>
          <w:p w:rsidR="008F0A76" w:rsidRPr="007A51EF" w:rsidDel="00F87170" w:rsidRDefault="00BE2893" w:rsidP="009E270F">
            <w:pPr>
              <w:rPr>
                <w:del w:id="1675" w:author="Borodina, Yulia" w:date="2013-11-15T23:44:00Z"/>
                <w:lang w:eastAsia="en-US"/>
              </w:rPr>
            </w:pPr>
            <w:del w:id="1676" w:author="Borodina, Yulia" w:date="2013-11-15T23:44:00Z">
              <w:r w:rsidDel="00F87170">
                <w:rPr>
                  <w:lang w:eastAsia="en-US"/>
                </w:rPr>
                <w:delText>REQUIRED</w:delText>
              </w:r>
            </w:del>
          </w:p>
        </w:tc>
      </w:tr>
      <w:tr w:rsidR="008F0A76" w:rsidRPr="007A51EF" w:rsidDel="00F87170" w:rsidTr="00B3411A">
        <w:trPr>
          <w:del w:id="1677" w:author="Borodina, Yulia" w:date="2013-11-15T23:44:00Z"/>
        </w:trPr>
        <w:tc>
          <w:tcPr>
            <w:tcW w:w="1951" w:type="dxa"/>
            <w:shd w:val="clear" w:color="auto" w:fill="auto"/>
          </w:tcPr>
          <w:p w:rsidR="008F0A76" w:rsidRPr="007A51EF" w:rsidDel="00F87170" w:rsidRDefault="008F0A76" w:rsidP="009E270F">
            <w:pPr>
              <w:rPr>
                <w:del w:id="1678" w:author="Borodina, Yulia" w:date="2013-11-15T23:44:00Z"/>
                <w:b/>
              </w:rPr>
            </w:pPr>
            <w:del w:id="1679" w:author="Borodina, Yulia" w:date="2013-11-15T23:44:00Z">
              <w:r w:rsidRPr="007A51EF" w:rsidDel="00F87170">
                <w:rPr>
                  <w:b/>
                </w:rPr>
                <w:delText>Data Type</w:delText>
              </w:r>
            </w:del>
          </w:p>
        </w:tc>
        <w:tc>
          <w:tcPr>
            <w:tcW w:w="8017" w:type="dxa"/>
            <w:shd w:val="clear" w:color="auto" w:fill="auto"/>
          </w:tcPr>
          <w:p w:rsidR="008F0A76" w:rsidRPr="007A51EF" w:rsidDel="00F87170" w:rsidRDefault="00075A4D" w:rsidP="009E270F">
            <w:pPr>
              <w:rPr>
                <w:del w:id="1680" w:author="Borodina, Yulia" w:date="2013-11-15T23:44:00Z"/>
                <w:lang w:eastAsia="en-US"/>
              </w:rPr>
            </w:pPr>
            <w:del w:id="1681" w:author="Borodina, Yulia" w:date="2013-11-15T23:44:00Z">
              <w:r w:rsidDel="00F87170">
                <w:rPr>
                  <w:lang w:eastAsia="en-US"/>
                </w:rPr>
                <w:delText>II</w:delText>
              </w:r>
            </w:del>
          </w:p>
        </w:tc>
      </w:tr>
      <w:tr w:rsidR="008F0A76" w:rsidRPr="007A51EF" w:rsidDel="00F87170" w:rsidTr="00B3411A">
        <w:trPr>
          <w:del w:id="1682" w:author="Borodina, Yulia" w:date="2013-11-15T23:44:00Z"/>
        </w:trPr>
        <w:tc>
          <w:tcPr>
            <w:tcW w:w="1951" w:type="dxa"/>
            <w:shd w:val="clear" w:color="auto" w:fill="auto"/>
          </w:tcPr>
          <w:p w:rsidR="008F0A76" w:rsidRPr="007A51EF" w:rsidDel="00F87170" w:rsidRDefault="008F0A76" w:rsidP="009E270F">
            <w:pPr>
              <w:rPr>
                <w:del w:id="1683" w:author="Borodina, Yulia" w:date="2013-11-15T23:44:00Z"/>
                <w:b/>
              </w:rPr>
            </w:pPr>
            <w:del w:id="1684" w:author="Borodina, Yulia" w:date="2013-11-15T23:44:00Z">
              <w:r w:rsidRPr="007A51EF" w:rsidDel="00F87170">
                <w:rPr>
                  <w:b/>
                </w:rPr>
                <w:delText>Business Rule(s)</w:delText>
              </w:r>
            </w:del>
          </w:p>
        </w:tc>
        <w:tc>
          <w:tcPr>
            <w:tcW w:w="8017" w:type="dxa"/>
            <w:shd w:val="clear" w:color="auto" w:fill="auto"/>
          </w:tcPr>
          <w:p w:rsidR="008F0A76" w:rsidRPr="007A51EF" w:rsidDel="00F87170" w:rsidRDefault="008F0A76" w:rsidP="002E7131">
            <w:pPr>
              <w:jc w:val="both"/>
              <w:rPr>
                <w:del w:id="1685" w:author="Borodina, Yulia" w:date="2013-11-15T23:44:00Z"/>
                <w:lang w:eastAsia="en-US"/>
              </w:rPr>
            </w:pPr>
          </w:p>
        </w:tc>
      </w:tr>
    </w:tbl>
    <w:p w:rsidR="00B3411A" w:rsidDel="00F87170" w:rsidRDefault="00B3411A" w:rsidP="005E7803">
      <w:pPr>
        <w:pStyle w:val="XML"/>
        <w:rPr>
          <w:del w:id="1686" w:author="Borodina, Yulia" w:date="2013-11-15T23:44:00Z"/>
        </w:rPr>
      </w:pPr>
      <w:del w:id="1687" w:author="Borodina, Yulia" w:date="2013-11-15T23:44:00Z">
        <w:r w:rsidDel="00F87170">
          <w:delText>&lt;identifiedSubstance&gt;</w:delText>
        </w:r>
        <w:r w:rsidDel="00F87170">
          <w:br/>
          <w:delText xml:space="preserve">  &lt;identifiedSubstance&gt;</w:delText>
        </w:r>
        <w:r w:rsidDel="00F87170">
          <w:br/>
          <w:delText xml:space="preserve">    &lt;moiety&gt;</w:delText>
        </w:r>
        <w:r w:rsidDel="00F87170">
          <w:br/>
          <w:delText xml:space="preserve">      &lt;partMoiety&gt;</w:delText>
        </w:r>
        <w:r w:rsidDel="00F87170">
          <w:br/>
          <w:delText xml:space="preserve">        &lt;bond&gt;</w:delText>
        </w:r>
        <w:r w:rsidDel="00F87170">
          <w:br/>
        </w:r>
        <w:r w:rsidR="005E7803" w:rsidDel="00F87170">
          <w:delText xml:space="preserve">          &lt;code code="</w:delText>
        </w:r>
        <w:r w:rsidR="005E7803" w:rsidRPr="000C4ACE" w:rsidDel="00F87170">
          <w:rPr>
            <w:i/>
            <w:iCs/>
          </w:rPr>
          <w:delText>Bond Type Code</w:delText>
        </w:r>
        <w:r w:rsidR="005E7803" w:rsidDel="00F87170">
          <w:rPr>
            <w:i/>
            <w:iCs/>
          </w:rPr>
          <w:delText xml:space="preserve"> meaning ‘</w:delText>
        </w:r>
        <w:r w:rsidR="005E7803" w:rsidRPr="005E7803" w:rsidDel="00F87170">
          <w:rPr>
            <w:i/>
            <w:iCs/>
          </w:rPr>
          <w:delText>C-terminal substitution of hydroxyl group</w:delText>
        </w:r>
        <w:r w:rsidR="005E7803" w:rsidDel="00F87170">
          <w:rPr>
            <w:i/>
            <w:iCs/>
          </w:rPr>
          <w:delText>’</w:delText>
        </w:r>
        <w:r w:rsidR="00686676" w:rsidDel="00F87170">
          <w:delText>"</w:delText>
        </w:r>
        <w:r w:rsidR="005E7803" w:rsidDel="00F87170">
          <w:br/>
          <w:delText xml:space="preserve">                codeSystem="</w:delText>
        </w:r>
        <w:r w:rsidR="005E7803" w:rsidRPr="000C4ACE" w:rsidDel="00F87170">
          <w:rPr>
            <w:i/>
            <w:iCs/>
          </w:rPr>
          <w:delText>Code System (OID)</w:delText>
        </w:r>
        <w:r w:rsidR="005E7803" w:rsidDel="00F87170">
          <w:delText>"</w:delText>
        </w:r>
        <w:r w:rsidR="005E7803" w:rsidDel="00F87170">
          <w:br/>
          <w:delText xml:space="preserve">                displayName="</w:delText>
        </w:r>
        <w:r w:rsidR="005E7803" w:rsidRPr="005E7803" w:rsidDel="00F87170">
          <w:delText>C-terminal substitution of hydroxyl group</w:delText>
        </w:r>
        <w:r w:rsidR="005E7803" w:rsidDel="00F87170">
          <w:delText>"/&gt;</w:delText>
        </w:r>
        <w:r w:rsidR="005E7803" w:rsidDel="00F87170">
          <w:br/>
        </w:r>
        <w:r w:rsidDel="00F87170">
          <w:delText xml:space="preserve">          &lt;distalMoiety&gt;</w:delText>
        </w:r>
        <w:r w:rsidDel="00F87170">
          <w:br/>
          <w:delText xml:space="preserve">            &lt;code code="</w:delText>
        </w:r>
        <w:r w:rsidDel="00F87170">
          <w:rPr>
            <w:b/>
            <w:bCs/>
            <w:i/>
            <w:iCs/>
          </w:rPr>
          <w:delText>C</w:delText>
        </w:r>
        <w:r w:rsidR="00686676" w:rsidDel="00F87170">
          <w:rPr>
            <w:b/>
            <w:bCs/>
            <w:i/>
            <w:iCs/>
          </w:rPr>
          <w:delText>-T</w:delText>
        </w:r>
        <w:r w:rsidRPr="00434724" w:rsidDel="00F87170">
          <w:rPr>
            <w:b/>
            <w:bCs/>
            <w:i/>
            <w:iCs/>
          </w:rPr>
          <w:delText>erminal Modification</w:delText>
        </w:r>
        <w:r w:rsidRPr="00434724" w:rsidDel="00F87170">
          <w:rPr>
            <w:i/>
            <w:iCs/>
          </w:rPr>
          <w:delText xml:space="preserve"> Substance</w:delText>
        </w:r>
        <w:r w:rsidDel="00F87170">
          <w:rPr>
            <w:b/>
            <w:bCs/>
            <w:i/>
            <w:iCs/>
          </w:rPr>
          <w:delText xml:space="preserve"> </w:delText>
        </w:r>
        <w:r w:rsidRPr="00434724" w:rsidDel="00F87170">
          <w:rPr>
            <w:b/>
            <w:bCs/>
            <w:i/>
            <w:iCs/>
          </w:rPr>
          <w:delText>Id</w:delText>
        </w:r>
        <w:r w:rsidDel="00F87170">
          <w:delText xml:space="preserve">" </w:delText>
        </w:r>
        <w:r w:rsidDel="00F87170">
          <w:br/>
          <w:delText xml:space="preserve">                  codeSystem="</w:delText>
        </w:r>
        <w:r w:rsidRPr="000C4ACE" w:rsidDel="00F87170">
          <w:rPr>
            <w:i/>
            <w:iCs/>
          </w:rPr>
          <w:delText>Substance Id Code System (OID)</w:delText>
        </w:r>
        <w:r w:rsidDel="00F87170">
          <w:delText>"/&gt;</w:delText>
        </w:r>
        <w:r w:rsidDel="00F87170">
          <w:br/>
          <w:delText xml:space="preserve">            &lt;name&gt;</w:delText>
        </w:r>
        <w:r w:rsidRPr="000C4ACE" w:rsidDel="00F87170">
          <w:rPr>
            <w:i/>
            <w:iCs/>
          </w:rPr>
          <w:delText>Substance Name</w:delText>
        </w:r>
        <w:r w:rsidDel="00F87170">
          <w:delText>&lt;/name&gt;</w:delText>
        </w:r>
      </w:del>
    </w:p>
    <w:p w:rsidR="006E014B" w:rsidRPr="00AE4EAA" w:rsidDel="00F87170" w:rsidRDefault="006E014B" w:rsidP="001F0C12">
      <w:pPr>
        <w:pStyle w:val="Heading3"/>
        <w:rPr>
          <w:del w:id="1688" w:author="Borodina, Yulia" w:date="2013-11-15T23:45:00Z"/>
          <w:color w:val="FF0000"/>
          <w:lang w:eastAsia="en-US"/>
        </w:rPr>
      </w:pPr>
      <w:bookmarkStart w:id="1689" w:name="_Toc343650498"/>
      <w:del w:id="1690" w:author="Borodina, Yulia" w:date="2013-11-15T23:45:00Z">
        <w:r w:rsidRPr="00AE4EAA" w:rsidDel="00F87170">
          <w:rPr>
            <w:color w:val="FF0000"/>
            <w:lang w:eastAsia="en-US"/>
          </w:rPr>
          <w:delText>Glycosylation</w:delText>
        </w:r>
      </w:del>
      <w:bookmarkEnd w:id="1689"/>
      <w:ins w:id="1691" w:author="HYST (Hiroyuki Sato)" w:date="2013-01-08T17:51:00Z">
        <w:del w:id="1692" w:author="Borodina, Yulia" w:date="2013-11-15T23:45:00Z">
          <w:r w:rsidR="00626D75" w:rsidRPr="0014542C" w:rsidDel="00F87170">
            <w:rPr>
              <w:rFonts w:eastAsia="MS Mincho" w:hint="eastAsia"/>
              <w:color w:val="FF0000"/>
              <w:lang w:eastAsia="ja-JP"/>
            </w:rPr>
            <w:delText xml:space="preserve">  (repeat as necessary)</w:delText>
          </w:r>
        </w:del>
      </w:ins>
    </w:p>
    <w:p w:rsidR="006E014B" w:rsidDel="00F87170" w:rsidRDefault="006E014B" w:rsidP="000363A6">
      <w:pPr>
        <w:jc w:val="both"/>
        <w:rPr>
          <w:del w:id="1693" w:author="Borodina, Yulia" w:date="2013-11-15T23:45:00Z"/>
        </w:rPr>
      </w:pPr>
      <w:del w:id="1694" w:author="Borodina, Yulia" w:date="2013-11-15T23:45:00Z">
        <w:r w:rsidDel="00F87170">
          <w:delText>Glycosylation is applicable to the entire protein micro-heterogeneity due to glycosylation is not described</w:delText>
        </w:r>
        <w:r w:rsidR="00443192" w:rsidDel="00F87170">
          <w:delText>.</w:delText>
        </w:r>
      </w:del>
    </w:p>
    <w:p w:rsidR="006E014B" w:rsidDel="00F87170" w:rsidRDefault="006E014B" w:rsidP="001F0C12">
      <w:pPr>
        <w:pStyle w:val="Heading4"/>
        <w:rPr>
          <w:del w:id="1695" w:author="Borodina, Yulia" w:date="2013-11-15T23:45:00Z"/>
          <w:color w:val="0070C0"/>
          <w:lang w:eastAsia="en-US"/>
        </w:rPr>
      </w:pPr>
      <w:bookmarkStart w:id="1696" w:name="_Toc304805803"/>
      <w:bookmarkStart w:id="1697" w:name="_Toc304814747"/>
      <w:del w:id="1698" w:author="Borodina, Yulia" w:date="2013-11-15T23:45:00Z">
        <w:r w:rsidRPr="00AE4EAA" w:rsidDel="00F87170">
          <w:rPr>
            <w:color w:val="0070C0"/>
            <w:lang w:eastAsia="en-US"/>
          </w:rPr>
          <w:delText>Glycosylati</w:delText>
        </w:r>
        <w:r w:rsidR="00F16A6F" w:rsidRPr="00AE4EAA" w:rsidDel="00F87170">
          <w:rPr>
            <w:color w:val="0070C0"/>
            <w:lang w:eastAsia="en-US"/>
          </w:rPr>
          <w:delText>on_</w:delText>
        </w:r>
        <w:r w:rsidRPr="00AE4EAA" w:rsidDel="00F87170">
          <w:rPr>
            <w:color w:val="0070C0"/>
            <w:lang w:eastAsia="en-US"/>
          </w:rPr>
          <w:delText>Type</w:delText>
        </w:r>
        <w:bookmarkEnd w:id="1696"/>
        <w:bookmarkEnd w:id="1697"/>
      </w:del>
    </w:p>
    <w:p w:rsidR="00B35BBB" w:rsidDel="00F87170" w:rsidRDefault="00B35BBB" w:rsidP="00B35BBB">
      <w:pPr>
        <w:jc w:val="both"/>
        <w:rPr>
          <w:del w:id="1699" w:author="Borodina, Yulia" w:date="2013-11-15T23:45:00Z"/>
        </w:rPr>
      </w:pPr>
      <w:del w:id="1700" w:author="Borodina, Yulia" w:date="2013-11-15T23:45:00Z">
        <w:r w:rsidDel="00F87170">
          <w:delText>The exact structure of the glycane moiety is usually not fully described but only represented as a general class, using concepts such as “human glycane”, “yeast glycane” (Glycosylation Type). The N-Linked, O-Linked, and C-Linked glycosylation is specified by bond type, and the position of glycosylation on the chain can be specified by the single positionNumber element.</w:delText>
        </w:r>
      </w:del>
    </w:p>
    <w:p w:rsidR="00B35BBB" w:rsidRPr="00B35BBB" w:rsidDel="00F87170" w:rsidRDefault="00B35BBB" w:rsidP="00B35BBB">
      <w:pPr>
        <w:rPr>
          <w:del w:id="1701" w:author="Borodina, Yulia" w:date="2013-11-15T23:45:00Z"/>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Del="00F87170" w:rsidTr="007A054F">
        <w:trPr>
          <w:del w:id="1702" w:author="Borodina, Yulia" w:date="2013-11-15T23:45:00Z"/>
        </w:trPr>
        <w:tc>
          <w:tcPr>
            <w:tcW w:w="1951" w:type="dxa"/>
            <w:shd w:val="clear" w:color="auto" w:fill="auto"/>
          </w:tcPr>
          <w:p w:rsidR="008F0A76" w:rsidRPr="007A51EF" w:rsidDel="00F87170" w:rsidRDefault="008F0A76" w:rsidP="009E270F">
            <w:pPr>
              <w:rPr>
                <w:del w:id="1703" w:author="Borodina, Yulia" w:date="2013-11-15T23:45:00Z"/>
                <w:b/>
                <w:lang w:eastAsia="en-US"/>
              </w:rPr>
            </w:pPr>
            <w:del w:id="1704" w:author="Borodina, Yulia" w:date="2013-11-15T23:45:00Z">
              <w:r w:rsidRPr="007A51EF" w:rsidDel="00F87170">
                <w:rPr>
                  <w:b/>
                </w:rPr>
                <w:delText>User Guidance</w:delText>
              </w:r>
            </w:del>
          </w:p>
        </w:tc>
        <w:tc>
          <w:tcPr>
            <w:tcW w:w="8017" w:type="dxa"/>
            <w:shd w:val="clear" w:color="auto" w:fill="auto"/>
          </w:tcPr>
          <w:p w:rsidR="008F0A76" w:rsidRPr="007A51EF" w:rsidDel="00F87170" w:rsidRDefault="00443192" w:rsidP="00443192">
            <w:pPr>
              <w:jc w:val="both"/>
              <w:rPr>
                <w:del w:id="1705" w:author="Borodina, Yulia" w:date="2013-11-15T23:45:00Z"/>
                <w:lang w:eastAsia="en-US"/>
              </w:rPr>
            </w:pPr>
            <w:del w:id="1706" w:author="Borodina, Yulia" w:date="2013-11-15T23:45:00Z">
              <w:r w:rsidRPr="00443192" w:rsidDel="00F87170">
                <w:rPr>
                  <w:lang w:eastAsia="en-US"/>
                </w:rPr>
                <w:delText>Information on the host system from which the protein was isolated shall be provided</w:delText>
              </w:r>
              <w:r w:rsidDel="00F87170">
                <w:rPr>
                  <w:lang w:eastAsia="en-US"/>
                </w:rPr>
                <w:delText>.</w:delText>
              </w:r>
            </w:del>
          </w:p>
        </w:tc>
      </w:tr>
      <w:tr w:rsidR="008F0A76" w:rsidRPr="007A51EF" w:rsidDel="00F87170" w:rsidTr="007A054F">
        <w:trPr>
          <w:del w:id="1707" w:author="Borodina, Yulia" w:date="2013-11-15T23:45:00Z"/>
        </w:trPr>
        <w:tc>
          <w:tcPr>
            <w:tcW w:w="1951" w:type="dxa"/>
            <w:shd w:val="clear" w:color="auto" w:fill="auto"/>
          </w:tcPr>
          <w:p w:rsidR="008F0A76" w:rsidRPr="007A51EF" w:rsidDel="00F87170" w:rsidRDefault="008F0A76" w:rsidP="009E270F">
            <w:pPr>
              <w:rPr>
                <w:del w:id="1708" w:author="Borodina, Yulia" w:date="2013-11-15T23:45:00Z"/>
                <w:b/>
                <w:lang w:eastAsia="en-US"/>
              </w:rPr>
            </w:pPr>
            <w:del w:id="1709" w:author="Borodina, Yulia" w:date="2013-11-15T23:45:00Z">
              <w:r w:rsidRPr="007A51EF" w:rsidDel="00F87170">
                <w:rPr>
                  <w:b/>
                </w:rPr>
                <w:delText>Example(s)</w:delText>
              </w:r>
            </w:del>
          </w:p>
        </w:tc>
        <w:tc>
          <w:tcPr>
            <w:tcW w:w="8017" w:type="dxa"/>
            <w:shd w:val="clear" w:color="auto" w:fill="auto"/>
          </w:tcPr>
          <w:p w:rsidR="008F0A76" w:rsidRPr="007A51EF" w:rsidDel="00F87170" w:rsidRDefault="00443192" w:rsidP="009E270F">
            <w:pPr>
              <w:rPr>
                <w:del w:id="1710" w:author="Borodina, Yulia" w:date="2013-11-15T23:45:00Z"/>
                <w:lang w:eastAsia="en-US"/>
              </w:rPr>
            </w:pPr>
            <w:del w:id="1711" w:author="Borodina, Yulia" w:date="2013-11-15T23:45:00Z">
              <w:r w:rsidRPr="00443192" w:rsidDel="00F87170">
                <w:rPr>
                  <w:lang w:eastAsia="en-US"/>
                </w:rPr>
                <w:delText>Human, mammalian, avian, fungal, bacterial, viral, plant, insect (..)</w:delText>
              </w:r>
            </w:del>
          </w:p>
        </w:tc>
      </w:tr>
      <w:tr w:rsidR="008F0A76" w:rsidRPr="007A51EF" w:rsidDel="00F87170" w:rsidTr="007A054F">
        <w:trPr>
          <w:del w:id="1712" w:author="Borodina, Yulia" w:date="2013-11-15T23:45:00Z"/>
        </w:trPr>
        <w:tc>
          <w:tcPr>
            <w:tcW w:w="1951" w:type="dxa"/>
            <w:shd w:val="clear" w:color="auto" w:fill="auto"/>
          </w:tcPr>
          <w:p w:rsidR="008F0A76" w:rsidRPr="007A51EF" w:rsidDel="00F87170" w:rsidRDefault="008F0A76" w:rsidP="009E270F">
            <w:pPr>
              <w:rPr>
                <w:del w:id="1713" w:author="Borodina, Yulia" w:date="2013-11-15T23:45:00Z"/>
                <w:b/>
              </w:rPr>
            </w:pPr>
            <w:del w:id="1714" w:author="Borodina, Yulia" w:date="2013-11-15T23:45:00Z">
              <w:r w:rsidRPr="007A51EF" w:rsidDel="00F87170">
                <w:rPr>
                  <w:b/>
                </w:rPr>
                <w:delText>Conformance</w:delText>
              </w:r>
            </w:del>
          </w:p>
        </w:tc>
        <w:tc>
          <w:tcPr>
            <w:tcW w:w="8017" w:type="dxa"/>
            <w:shd w:val="clear" w:color="auto" w:fill="auto"/>
          </w:tcPr>
          <w:p w:rsidR="008F0A76" w:rsidRPr="007A51EF" w:rsidDel="00F87170" w:rsidRDefault="001441BA" w:rsidP="009E270F">
            <w:pPr>
              <w:rPr>
                <w:del w:id="1715" w:author="Borodina, Yulia" w:date="2013-11-15T23:45:00Z"/>
                <w:lang w:eastAsia="en-US"/>
              </w:rPr>
            </w:pPr>
            <w:del w:id="1716" w:author="Borodina, Yulia" w:date="2013-11-15T23:45:00Z">
              <w:r w:rsidDel="00F87170">
                <w:rPr>
                  <w:lang w:eastAsia="en-US"/>
                </w:rPr>
                <w:delText>CONDITIONAL – when glycosylation is known</w:delText>
              </w:r>
            </w:del>
          </w:p>
        </w:tc>
      </w:tr>
      <w:tr w:rsidR="008F0A76" w:rsidRPr="007A51EF" w:rsidDel="00F87170" w:rsidTr="007A054F">
        <w:trPr>
          <w:del w:id="1717" w:author="Borodina, Yulia" w:date="2013-11-15T23:45:00Z"/>
        </w:trPr>
        <w:tc>
          <w:tcPr>
            <w:tcW w:w="1951" w:type="dxa"/>
            <w:shd w:val="clear" w:color="auto" w:fill="auto"/>
          </w:tcPr>
          <w:p w:rsidR="008F0A76" w:rsidRPr="007A51EF" w:rsidDel="00F87170" w:rsidRDefault="008F0A76" w:rsidP="009E270F">
            <w:pPr>
              <w:rPr>
                <w:del w:id="1718" w:author="Borodina, Yulia" w:date="2013-11-15T23:45:00Z"/>
                <w:b/>
              </w:rPr>
            </w:pPr>
            <w:del w:id="1719" w:author="Borodina, Yulia" w:date="2013-11-15T23:45:00Z">
              <w:r w:rsidRPr="007A51EF" w:rsidDel="00F87170">
                <w:rPr>
                  <w:b/>
                </w:rPr>
                <w:delText>Data Type</w:delText>
              </w:r>
            </w:del>
          </w:p>
        </w:tc>
        <w:tc>
          <w:tcPr>
            <w:tcW w:w="8017" w:type="dxa"/>
            <w:shd w:val="clear" w:color="auto" w:fill="auto"/>
          </w:tcPr>
          <w:p w:rsidR="008F0A76" w:rsidRPr="007A51EF" w:rsidDel="00F87170" w:rsidRDefault="00443192" w:rsidP="009E270F">
            <w:pPr>
              <w:rPr>
                <w:del w:id="1720" w:author="Borodina, Yulia" w:date="2013-11-15T23:45:00Z"/>
                <w:lang w:eastAsia="en-US"/>
              </w:rPr>
            </w:pPr>
            <w:del w:id="1721" w:author="Borodina, Yulia" w:date="2013-11-15T23:45:00Z">
              <w:r w:rsidDel="00F87170">
                <w:rPr>
                  <w:lang w:eastAsia="en-US"/>
                </w:rPr>
                <w:delText>CD</w:delText>
              </w:r>
            </w:del>
          </w:p>
        </w:tc>
      </w:tr>
      <w:tr w:rsidR="008F0A76" w:rsidRPr="007A51EF" w:rsidDel="00F87170" w:rsidTr="007A054F">
        <w:trPr>
          <w:del w:id="1722" w:author="Borodina, Yulia" w:date="2013-11-15T23:45:00Z"/>
        </w:trPr>
        <w:tc>
          <w:tcPr>
            <w:tcW w:w="1951" w:type="dxa"/>
            <w:shd w:val="clear" w:color="auto" w:fill="auto"/>
          </w:tcPr>
          <w:p w:rsidR="008F0A76" w:rsidRPr="007A51EF" w:rsidDel="00F87170" w:rsidRDefault="008F0A76" w:rsidP="009E270F">
            <w:pPr>
              <w:rPr>
                <w:del w:id="1723" w:author="Borodina, Yulia" w:date="2013-11-15T23:45:00Z"/>
                <w:b/>
              </w:rPr>
            </w:pPr>
            <w:del w:id="1724" w:author="Borodina, Yulia" w:date="2013-11-15T23:45:00Z">
              <w:r w:rsidRPr="007A51EF" w:rsidDel="00F87170">
                <w:rPr>
                  <w:b/>
                </w:rPr>
                <w:delText>Business Rule(s)</w:delText>
              </w:r>
            </w:del>
          </w:p>
        </w:tc>
        <w:tc>
          <w:tcPr>
            <w:tcW w:w="8017" w:type="dxa"/>
            <w:shd w:val="clear" w:color="auto" w:fill="auto"/>
          </w:tcPr>
          <w:p w:rsidR="008F0A76" w:rsidRPr="007A51EF" w:rsidDel="00F87170" w:rsidRDefault="008F0A76" w:rsidP="009E270F">
            <w:pPr>
              <w:jc w:val="both"/>
              <w:rPr>
                <w:del w:id="1725" w:author="Borodina, Yulia" w:date="2013-11-15T23:45:00Z"/>
                <w:lang w:eastAsia="en-US"/>
              </w:rPr>
            </w:pPr>
          </w:p>
        </w:tc>
      </w:tr>
    </w:tbl>
    <w:p w:rsidR="005E7803" w:rsidDel="00F87170" w:rsidRDefault="005E7803" w:rsidP="005E7803">
      <w:pPr>
        <w:pStyle w:val="XML"/>
        <w:rPr>
          <w:del w:id="1726" w:author="Borodina, Yulia" w:date="2013-11-15T23:45:00Z"/>
        </w:rPr>
      </w:pPr>
      <w:bookmarkStart w:id="1727" w:name="_Toc304805804"/>
      <w:bookmarkStart w:id="1728" w:name="_Toc304814748"/>
      <w:del w:id="1729" w:author="Borodina, Yulia" w:date="2013-11-15T23:45:00Z">
        <w:r w:rsidDel="00F87170">
          <w:delText>&lt;identifiedSubstance&gt;</w:delText>
        </w:r>
        <w:r w:rsidDel="00F87170">
          <w:br/>
          <w:delText xml:space="preserve">  &lt;identifiedSubstance&gt;</w:delText>
        </w:r>
        <w:r w:rsidDel="00F87170">
          <w:br/>
          <w:delText xml:space="preserve">    &lt;moiety&gt;</w:delText>
        </w:r>
        <w:r w:rsidDel="00F87170">
          <w:br/>
          <w:delText xml:space="preserve">      &lt;partMoiety&gt;</w:delText>
        </w:r>
        <w:r w:rsidDel="00F87170">
          <w:br/>
          <w:delText xml:space="preserve">        &lt;bond&gt;</w:delText>
        </w:r>
        <w:r w:rsidDel="00F87170">
          <w:br/>
          <w:delText xml:space="preserve">          &lt;distalMoiety&gt;</w:delText>
        </w:r>
        <w:r w:rsidDel="00F87170">
          <w:br/>
          <w:delText xml:space="preserve">            &lt;code code="</w:delText>
        </w:r>
        <w:r w:rsidDel="00F87170">
          <w:rPr>
            <w:b/>
            <w:bCs/>
            <w:i/>
            <w:iCs/>
          </w:rPr>
          <w:delText>Glycosylation Type Code</w:delText>
        </w:r>
        <w:r w:rsidDel="00F87170">
          <w:delText xml:space="preserve">" </w:delText>
        </w:r>
        <w:r w:rsidDel="00F87170">
          <w:br/>
          <w:delText xml:space="preserve">                  codeSystem="</w:delText>
        </w:r>
        <w:r w:rsidDel="00F87170">
          <w:rPr>
            <w:i/>
            <w:iCs/>
          </w:rPr>
          <w:delText>Glycosylation Type</w:delText>
        </w:r>
        <w:r w:rsidRPr="000C4ACE" w:rsidDel="00F87170">
          <w:rPr>
            <w:i/>
            <w:iCs/>
          </w:rPr>
          <w:delText xml:space="preserve"> Code System (OID)</w:delText>
        </w:r>
        <w:r w:rsidDel="00F87170">
          <w:delText>"</w:delText>
        </w:r>
        <w:r w:rsidDel="00F87170">
          <w:br/>
          <w:delText xml:space="preserve">                  displayName="</w:delText>
        </w:r>
        <w:r w:rsidRPr="005E7803" w:rsidDel="00F87170">
          <w:rPr>
            <w:i/>
            <w:iCs/>
          </w:rPr>
          <w:delText>Display Name</w:delText>
        </w:r>
        <w:r w:rsidDel="00F87170">
          <w:delText>"/&gt;</w:delText>
        </w:r>
      </w:del>
    </w:p>
    <w:p w:rsidR="006E014B" w:rsidDel="00F87170" w:rsidRDefault="00443192" w:rsidP="001F0C12">
      <w:pPr>
        <w:pStyle w:val="Heading4"/>
        <w:rPr>
          <w:del w:id="1730" w:author="Borodina, Yulia" w:date="2013-11-15T23:45:00Z"/>
          <w:color w:val="0070C0"/>
          <w:lang w:eastAsia="en-US"/>
        </w:rPr>
      </w:pPr>
      <w:del w:id="1731" w:author="Borodina, Yulia" w:date="2013-11-15T23:45:00Z">
        <w:r w:rsidRPr="00AE4EAA" w:rsidDel="00F87170">
          <w:rPr>
            <w:color w:val="0070C0"/>
            <w:lang w:eastAsia="en-US"/>
          </w:rPr>
          <w:delText>N_</w:delText>
        </w:r>
        <w:r w:rsidR="006E014B" w:rsidRPr="00AE4EAA" w:rsidDel="00F87170">
          <w:rPr>
            <w:color w:val="0070C0"/>
            <w:lang w:eastAsia="en-US"/>
          </w:rPr>
          <w:delText>Glycosylation</w:delText>
        </w:r>
        <w:bookmarkEnd w:id="1727"/>
        <w:bookmarkEnd w:id="1728"/>
      </w:del>
    </w:p>
    <w:p w:rsidR="00C073C8" w:rsidRPr="00676CB4" w:rsidDel="00F87170" w:rsidRDefault="00C073C8" w:rsidP="00C073C8">
      <w:pPr>
        <w:jc w:val="both"/>
        <w:rPr>
          <w:del w:id="1732" w:author="Borodina, Yulia" w:date="2013-11-15T23:45:00Z"/>
          <w:lang w:val="en-US"/>
        </w:rPr>
      </w:pPr>
      <w:del w:id="1733" w:author="Borodina, Yulia" w:date="2013-11-15T23:45:00Z">
        <w:r w:rsidRPr="006E014B" w:rsidDel="00F87170">
          <w:rPr>
            <w:b/>
            <w:lang w:val="en-US"/>
          </w:rPr>
          <w:delText>N-linked glycosylation</w:delText>
        </w:r>
        <w:r w:rsidRPr="00676CB4" w:rsidDel="00F87170">
          <w:rPr>
            <w:lang w:val="en-US"/>
          </w:rPr>
          <w:delText>: The merging of the glycane acceptor amino acid with an amino-group in its side chain (e.g., asparagine) and an amino-sugar (e.g. glucosamine) element of the attached glycane.</w:delText>
        </w:r>
      </w:del>
    </w:p>
    <w:p w:rsidR="00C073C8" w:rsidRPr="00676CB4" w:rsidDel="00F87170" w:rsidRDefault="00C073C8" w:rsidP="00C073C8">
      <w:pPr>
        <w:rPr>
          <w:del w:id="1734" w:author="Borodina, Yulia" w:date="2013-11-15T23:45:00Z"/>
          <w:lang w:val="en-US"/>
        </w:rPr>
      </w:pPr>
    </w:p>
    <w:p w:rsidR="00C073C8" w:rsidRPr="00676CB4" w:rsidDel="00F87170" w:rsidRDefault="00C073C8" w:rsidP="00C073C8">
      <w:pPr>
        <w:jc w:val="both"/>
        <w:rPr>
          <w:del w:id="1735" w:author="Borodina, Yulia" w:date="2013-11-15T23:45:00Z"/>
          <w:lang w:val="en-US"/>
        </w:rPr>
      </w:pPr>
      <w:del w:id="1736" w:author="Borodina, Yulia" w:date="2013-11-15T23:45:00Z">
        <w:r w:rsidRPr="00676CB4" w:rsidDel="00F87170">
          <w:rPr>
            <w:b/>
            <w:lang w:val="en-US"/>
          </w:rPr>
          <w:delText>Constraints</w:delText>
        </w:r>
        <w:r w:rsidRPr="00676CB4" w:rsidDel="00F87170">
          <w:rPr>
            <w:lang w:val="en-US"/>
          </w:rPr>
          <w:delText xml:space="preserve">: distalMoiety is (usually only the vaguely defined) glycane entity. Position number has at least one component (1) the amino-acid's position in the chain. </w:delText>
        </w:r>
      </w:del>
    </w:p>
    <w:p w:rsidR="00C073C8" w:rsidRPr="00C073C8" w:rsidDel="00F87170" w:rsidRDefault="00C073C8" w:rsidP="00C073C8">
      <w:pPr>
        <w:rPr>
          <w:del w:id="1737" w:author="Borodina, Yulia" w:date="2013-11-15T23:45:00Z"/>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Del="00F87170" w:rsidTr="007A054F">
        <w:trPr>
          <w:del w:id="1738" w:author="Borodina, Yulia" w:date="2013-11-15T23:45:00Z"/>
        </w:trPr>
        <w:tc>
          <w:tcPr>
            <w:tcW w:w="1951" w:type="dxa"/>
            <w:shd w:val="clear" w:color="auto" w:fill="auto"/>
          </w:tcPr>
          <w:p w:rsidR="008F0A76" w:rsidRPr="007A51EF" w:rsidDel="00F87170" w:rsidRDefault="008F0A76" w:rsidP="009E270F">
            <w:pPr>
              <w:rPr>
                <w:del w:id="1739" w:author="Borodina, Yulia" w:date="2013-11-15T23:45:00Z"/>
                <w:b/>
                <w:lang w:eastAsia="en-US"/>
              </w:rPr>
            </w:pPr>
            <w:del w:id="1740" w:author="Borodina, Yulia" w:date="2013-11-15T23:45:00Z">
              <w:r w:rsidRPr="007A51EF" w:rsidDel="00F87170">
                <w:rPr>
                  <w:b/>
                </w:rPr>
                <w:delText>User Guidance</w:delText>
              </w:r>
            </w:del>
          </w:p>
        </w:tc>
        <w:tc>
          <w:tcPr>
            <w:tcW w:w="8017" w:type="dxa"/>
            <w:shd w:val="clear" w:color="auto" w:fill="auto"/>
          </w:tcPr>
          <w:p w:rsidR="00F16A6F" w:rsidDel="00F87170" w:rsidRDefault="004F7E44" w:rsidP="00F16A6F">
            <w:pPr>
              <w:jc w:val="both"/>
              <w:rPr>
                <w:del w:id="1741" w:author="Borodina, Yulia" w:date="2013-11-15T23:45:00Z"/>
                <w:lang w:eastAsia="en-US"/>
              </w:rPr>
            </w:pPr>
            <w:del w:id="1742" w:author="Borodina, Yulia" w:date="2013-11-15T23:45:00Z">
              <w:r w:rsidRPr="004F7E44" w:rsidDel="00F87170">
                <w:rPr>
                  <w:lang w:eastAsia="en-US"/>
                </w:rPr>
                <w:delText xml:space="preserve">Information on the site of n-glycosylation (asparagine); n-glycosylation is to be listed according to the protein sequence. The extent and type of modification at </w:delText>
              </w:r>
              <w:r w:rsidRPr="004F7E44" w:rsidDel="00F87170">
                <w:rPr>
                  <w:lang w:eastAsia="en-US"/>
                </w:rPr>
                <w:lastRenderedPageBreak/>
                <w:delText>a given site is not captured.</w:delText>
              </w:r>
              <w:r w:rsidR="00F16A6F" w:rsidDel="00F87170">
                <w:rPr>
                  <w:lang w:eastAsia="en-US"/>
                </w:rPr>
                <w:delText xml:space="preserve"> The convention to be used is as follows:</w:delText>
              </w:r>
            </w:del>
          </w:p>
          <w:p w:rsidR="00F16A6F" w:rsidDel="00F87170" w:rsidRDefault="00F16A6F" w:rsidP="00F16A6F">
            <w:pPr>
              <w:jc w:val="both"/>
              <w:rPr>
                <w:del w:id="1743" w:author="Borodina, Yulia" w:date="2013-11-15T23:45:00Z"/>
                <w:lang w:eastAsia="en-US"/>
              </w:rPr>
            </w:pPr>
          </w:p>
          <w:p w:rsidR="008F0A76" w:rsidRPr="007A51EF" w:rsidDel="00F87170" w:rsidRDefault="00F16A6F" w:rsidP="00F16A6F">
            <w:pPr>
              <w:jc w:val="both"/>
              <w:rPr>
                <w:del w:id="1744" w:author="Borodina, Yulia" w:date="2013-11-15T23:45:00Z"/>
                <w:lang w:eastAsia="en-US"/>
              </w:rPr>
            </w:pPr>
            <w:del w:id="1745" w:author="Borodina, Yulia" w:date="2013-11-15T23:45:00Z">
              <w:r w:rsidDel="00F87170">
                <w:rPr>
                  <w:lang w:eastAsia="en-US"/>
                </w:rPr>
                <w:delText>“3 Aminoacid code letter+subunit number”_”position of aminoacid”</w:delText>
              </w:r>
            </w:del>
          </w:p>
        </w:tc>
      </w:tr>
      <w:tr w:rsidR="008F0A76" w:rsidRPr="007A51EF" w:rsidDel="00F87170" w:rsidTr="007A054F">
        <w:trPr>
          <w:del w:id="1746" w:author="Borodina, Yulia" w:date="2013-11-15T23:45:00Z"/>
        </w:trPr>
        <w:tc>
          <w:tcPr>
            <w:tcW w:w="1951" w:type="dxa"/>
            <w:shd w:val="clear" w:color="auto" w:fill="auto"/>
          </w:tcPr>
          <w:p w:rsidR="008F0A76" w:rsidRPr="007A51EF" w:rsidDel="00F87170" w:rsidRDefault="008F0A76" w:rsidP="009E270F">
            <w:pPr>
              <w:rPr>
                <w:del w:id="1747" w:author="Borodina, Yulia" w:date="2013-11-15T23:45:00Z"/>
                <w:b/>
                <w:lang w:eastAsia="en-US"/>
              </w:rPr>
            </w:pPr>
            <w:del w:id="1748" w:author="Borodina, Yulia" w:date="2013-11-15T23:45:00Z">
              <w:r w:rsidRPr="007A51EF" w:rsidDel="00F87170">
                <w:rPr>
                  <w:b/>
                </w:rPr>
                <w:lastRenderedPageBreak/>
                <w:delText>Example(s)</w:delText>
              </w:r>
            </w:del>
          </w:p>
        </w:tc>
        <w:tc>
          <w:tcPr>
            <w:tcW w:w="8017" w:type="dxa"/>
            <w:shd w:val="clear" w:color="auto" w:fill="auto"/>
          </w:tcPr>
          <w:p w:rsidR="008F0A76" w:rsidRPr="007A51EF" w:rsidDel="00F87170" w:rsidRDefault="00C073C8" w:rsidP="00422C10">
            <w:pPr>
              <w:jc w:val="both"/>
              <w:rPr>
                <w:del w:id="1749" w:author="Borodina, Yulia" w:date="2013-11-15T23:45:00Z"/>
                <w:lang w:eastAsia="en-US"/>
              </w:rPr>
            </w:pPr>
            <w:del w:id="1750" w:author="Borodina, Yulia" w:date="2013-11-15T23:45:00Z">
              <w:r w:rsidDel="00F87170">
                <w:rPr>
                  <w:lang w:eastAsia="en-US"/>
                </w:rPr>
                <w:delText xml:space="preserve">Position 34 of this Subunit, an </w:delText>
              </w:r>
              <w:r w:rsidR="00422C10" w:rsidDel="00F87170">
                <w:rPr>
                  <w:lang w:eastAsia="en-US"/>
                </w:rPr>
                <w:delText>A</w:delText>
              </w:r>
              <w:r w:rsidR="00F16A6F" w:rsidDel="00F87170">
                <w:rPr>
                  <w:lang w:eastAsia="en-US"/>
                </w:rPr>
                <w:delText>sparagine</w:delText>
              </w:r>
            </w:del>
          </w:p>
        </w:tc>
      </w:tr>
      <w:tr w:rsidR="008F0A76" w:rsidRPr="007A51EF" w:rsidDel="00F87170" w:rsidTr="007A054F">
        <w:trPr>
          <w:del w:id="1751" w:author="Borodina, Yulia" w:date="2013-11-15T23:45:00Z"/>
        </w:trPr>
        <w:tc>
          <w:tcPr>
            <w:tcW w:w="1951" w:type="dxa"/>
            <w:shd w:val="clear" w:color="auto" w:fill="auto"/>
          </w:tcPr>
          <w:p w:rsidR="008F0A76" w:rsidRPr="007A51EF" w:rsidDel="00F87170" w:rsidRDefault="008F0A76" w:rsidP="009E270F">
            <w:pPr>
              <w:rPr>
                <w:del w:id="1752" w:author="Borodina, Yulia" w:date="2013-11-15T23:45:00Z"/>
                <w:b/>
              </w:rPr>
            </w:pPr>
            <w:del w:id="1753" w:author="Borodina, Yulia" w:date="2013-11-15T23:45:00Z">
              <w:r w:rsidRPr="007A51EF" w:rsidDel="00F87170">
                <w:rPr>
                  <w:b/>
                </w:rPr>
                <w:delText>Conformance</w:delText>
              </w:r>
            </w:del>
          </w:p>
        </w:tc>
        <w:tc>
          <w:tcPr>
            <w:tcW w:w="8017" w:type="dxa"/>
            <w:shd w:val="clear" w:color="auto" w:fill="auto"/>
          </w:tcPr>
          <w:p w:rsidR="008F0A76" w:rsidRPr="007A51EF" w:rsidDel="00F87170" w:rsidRDefault="004F7E44" w:rsidP="009E270F">
            <w:pPr>
              <w:rPr>
                <w:del w:id="1754" w:author="Borodina, Yulia" w:date="2013-11-15T23:45:00Z"/>
                <w:lang w:eastAsia="en-US"/>
              </w:rPr>
            </w:pPr>
            <w:del w:id="1755" w:author="Borodina, Yulia" w:date="2013-11-15T23:45:00Z">
              <w:r w:rsidDel="00F87170">
                <w:rPr>
                  <w:lang w:eastAsia="en-US"/>
                </w:rPr>
                <w:delText>CONDITIONAL by element</w:delText>
              </w:r>
            </w:del>
          </w:p>
        </w:tc>
      </w:tr>
      <w:tr w:rsidR="008F0A76" w:rsidRPr="007A51EF" w:rsidDel="00F87170" w:rsidTr="007A054F">
        <w:trPr>
          <w:del w:id="1756" w:author="Borodina, Yulia" w:date="2013-11-15T23:45:00Z"/>
        </w:trPr>
        <w:tc>
          <w:tcPr>
            <w:tcW w:w="1951" w:type="dxa"/>
            <w:shd w:val="clear" w:color="auto" w:fill="auto"/>
          </w:tcPr>
          <w:p w:rsidR="008F0A76" w:rsidRPr="007A51EF" w:rsidDel="00F87170" w:rsidRDefault="008F0A76" w:rsidP="009E270F">
            <w:pPr>
              <w:rPr>
                <w:del w:id="1757" w:author="Borodina, Yulia" w:date="2013-11-15T23:45:00Z"/>
                <w:b/>
              </w:rPr>
            </w:pPr>
            <w:del w:id="1758" w:author="Borodina, Yulia" w:date="2013-11-15T23:45:00Z">
              <w:r w:rsidRPr="007A51EF" w:rsidDel="00F87170">
                <w:rPr>
                  <w:b/>
                </w:rPr>
                <w:delText>Data Type</w:delText>
              </w:r>
            </w:del>
          </w:p>
        </w:tc>
        <w:tc>
          <w:tcPr>
            <w:tcW w:w="8017" w:type="dxa"/>
            <w:shd w:val="clear" w:color="auto" w:fill="auto"/>
          </w:tcPr>
          <w:p w:rsidR="008F0A76" w:rsidRPr="007A51EF" w:rsidDel="00F87170" w:rsidRDefault="00443192" w:rsidP="009E270F">
            <w:pPr>
              <w:rPr>
                <w:del w:id="1759" w:author="Borodina, Yulia" w:date="2013-11-15T23:45:00Z"/>
                <w:lang w:eastAsia="en-US"/>
              </w:rPr>
            </w:pPr>
            <w:del w:id="1760" w:author="Borodina, Yulia" w:date="2013-11-15T23:45:00Z">
              <w:r w:rsidDel="00F87170">
                <w:rPr>
                  <w:lang w:eastAsia="en-US"/>
                </w:rPr>
                <w:delText>ST</w:delText>
              </w:r>
            </w:del>
          </w:p>
        </w:tc>
      </w:tr>
      <w:tr w:rsidR="008F0A76" w:rsidRPr="007A51EF" w:rsidDel="00F87170" w:rsidTr="007A054F">
        <w:trPr>
          <w:del w:id="1761" w:author="Borodina, Yulia" w:date="2013-11-15T23:45:00Z"/>
        </w:trPr>
        <w:tc>
          <w:tcPr>
            <w:tcW w:w="1951" w:type="dxa"/>
            <w:shd w:val="clear" w:color="auto" w:fill="auto"/>
          </w:tcPr>
          <w:p w:rsidR="008F0A76" w:rsidRPr="007A51EF" w:rsidDel="00F87170" w:rsidRDefault="008F0A76" w:rsidP="009E270F">
            <w:pPr>
              <w:rPr>
                <w:del w:id="1762" w:author="Borodina, Yulia" w:date="2013-11-15T23:45:00Z"/>
                <w:b/>
              </w:rPr>
            </w:pPr>
            <w:del w:id="1763" w:author="Borodina, Yulia" w:date="2013-11-15T23:45:00Z">
              <w:r w:rsidRPr="007A51EF" w:rsidDel="00F87170">
                <w:rPr>
                  <w:b/>
                </w:rPr>
                <w:delText>Business Rule(s)</w:delText>
              </w:r>
            </w:del>
          </w:p>
        </w:tc>
        <w:tc>
          <w:tcPr>
            <w:tcW w:w="8017" w:type="dxa"/>
            <w:shd w:val="clear" w:color="auto" w:fill="auto"/>
          </w:tcPr>
          <w:p w:rsidR="008F0A76" w:rsidRPr="007A51EF" w:rsidDel="00F87170" w:rsidRDefault="00C073C8" w:rsidP="009E270F">
            <w:pPr>
              <w:jc w:val="both"/>
              <w:rPr>
                <w:del w:id="1764" w:author="Borodina, Yulia" w:date="2013-11-15T23:45:00Z"/>
                <w:lang w:eastAsia="en-US"/>
              </w:rPr>
            </w:pPr>
            <w:del w:id="1765" w:author="Borodina, Yulia" w:date="2013-11-15T23:45:00Z">
              <w:r w:rsidDel="00F87170">
                <w:rPr>
                  <w:lang w:eastAsia="en-US"/>
                </w:rPr>
                <w:delText>The position of that subunit must actually contain an amino-acid that can have N-linked glycosylation.</w:delText>
              </w:r>
            </w:del>
          </w:p>
        </w:tc>
      </w:tr>
    </w:tbl>
    <w:p w:rsidR="005E7803" w:rsidDel="00F87170" w:rsidRDefault="005E7803" w:rsidP="00686676">
      <w:pPr>
        <w:pStyle w:val="XML"/>
        <w:rPr>
          <w:del w:id="1766" w:author="Borodina, Yulia" w:date="2013-11-15T23:45:00Z"/>
        </w:rPr>
      </w:pPr>
      <w:del w:id="1767" w:author="Borodina, Yulia" w:date="2013-11-15T23:45:00Z">
        <w:r w:rsidDel="00F87170">
          <w:delText>&lt;identifiedSubstance&gt;</w:delText>
        </w:r>
        <w:r w:rsidDel="00F87170">
          <w:br/>
          <w:delText xml:space="preserve">  &lt;identifiedSubstance&gt;</w:delText>
        </w:r>
        <w:r w:rsidDel="00F87170">
          <w:br/>
          <w:delText xml:space="preserve">    &lt;moiety&gt;</w:delText>
        </w:r>
        <w:r w:rsidDel="00F87170">
          <w:br/>
          <w:delText xml:space="preserve">      &lt;partMoiety&gt;</w:delText>
        </w:r>
        <w:r w:rsidDel="00F87170">
          <w:br/>
          <w:delText xml:space="preserve">        &lt;bond&gt;</w:delText>
        </w:r>
        <w:r w:rsidDel="00F87170">
          <w:br/>
        </w:r>
        <w:r w:rsidR="00686676" w:rsidDel="00F87170">
          <w:delText xml:space="preserve">          &lt;code code="</w:delText>
        </w:r>
        <w:r w:rsidR="00686676" w:rsidRPr="000C4ACE" w:rsidDel="00F87170">
          <w:rPr>
            <w:i/>
            <w:iCs/>
          </w:rPr>
          <w:delText>Bond Type Code</w:delText>
        </w:r>
        <w:r w:rsidR="00686676" w:rsidDel="00F87170">
          <w:rPr>
            <w:i/>
            <w:iCs/>
          </w:rPr>
          <w:delText xml:space="preserve"> meaning ‘</w:delText>
        </w:r>
        <w:r w:rsidR="00686676" w:rsidRPr="00686676" w:rsidDel="00F87170">
          <w:rPr>
            <w:i/>
            <w:iCs/>
          </w:rPr>
          <w:delText>N-linked glycosylation</w:delText>
        </w:r>
        <w:r w:rsidR="00686676" w:rsidDel="00F87170">
          <w:rPr>
            <w:i/>
            <w:iCs/>
          </w:rPr>
          <w:delText>’</w:delText>
        </w:r>
        <w:r w:rsidR="00686676" w:rsidDel="00F87170">
          <w:delText xml:space="preserve">" </w:delText>
        </w:r>
        <w:r w:rsidR="00686676" w:rsidDel="00F87170">
          <w:br/>
          <w:delText xml:space="preserve">                codeSystem="</w:delText>
        </w:r>
        <w:r w:rsidR="00686676" w:rsidRPr="000C4ACE" w:rsidDel="00F87170">
          <w:rPr>
            <w:i/>
            <w:iCs/>
          </w:rPr>
          <w:delText>Code System (OID)</w:delText>
        </w:r>
        <w:r w:rsidR="00686676" w:rsidDel="00F87170">
          <w:delText>"</w:delText>
        </w:r>
        <w:r w:rsidR="00686676" w:rsidDel="00F87170">
          <w:br/>
          <w:delText xml:space="preserve">                displayName="</w:delText>
        </w:r>
        <w:r w:rsidR="00686676" w:rsidRPr="00686676" w:rsidDel="00F87170">
          <w:delText>N-linked glycosylation</w:delText>
        </w:r>
        <w:r w:rsidR="00686676" w:rsidDel="00F87170">
          <w:delText>"/&gt;</w:delText>
        </w:r>
        <w:r w:rsidR="00686676" w:rsidDel="00F87170">
          <w:br/>
          <w:delText xml:space="preserve">          &lt;position value="</w:delText>
        </w:r>
        <w:r w:rsidR="00686676" w:rsidRPr="00686676" w:rsidDel="00F87170">
          <w:rPr>
            <w:b/>
            <w:bCs/>
            <w:i/>
            <w:iCs/>
          </w:rPr>
          <w:delText xml:space="preserve">N_Glycosylation </w:delText>
        </w:r>
        <w:r w:rsidR="00686676" w:rsidRPr="00686676" w:rsidDel="00F87170">
          <w:rPr>
            <w:i/>
            <w:iCs/>
          </w:rPr>
          <w:delText>position</w:delText>
        </w:r>
        <w:r w:rsidR="00686676" w:rsidDel="00F87170">
          <w:delText>"/&gt;</w:delText>
        </w:r>
        <w:r w:rsidR="00686676" w:rsidDel="00F87170">
          <w:br/>
        </w:r>
        <w:r w:rsidDel="00F87170">
          <w:delText xml:space="preserve">          &lt;distalMoiety&gt;</w:delText>
        </w:r>
        <w:r w:rsidDel="00F87170">
          <w:br/>
          <w:delText xml:space="preserve">            &lt;code code="</w:delText>
        </w:r>
        <w:r w:rsidRPr="00686676" w:rsidDel="00F87170">
          <w:rPr>
            <w:i/>
            <w:iCs/>
          </w:rPr>
          <w:delText>Glycosylation Type Code</w:delText>
        </w:r>
        <w:r w:rsidDel="00F87170">
          <w:delText xml:space="preserve">" </w:delText>
        </w:r>
        <w:r w:rsidDel="00F87170">
          <w:br/>
          <w:delText xml:space="preserve">                  codeSystem="</w:delText>
        </w:r>
        <w:r w:rsidDel="00F87170">
          <w:rPr>
            <w:i/>
            <w:iCs/>
          </w:rPr>
          <w:delText>Glycosylation Type</w:delText>
        </w:r>
        <w:r w:rsidRPr="000C4ACE" w:rsidDel="00F87170">
          <w:rPr>
            <w:i/>
            <w:iCs/>
          </w:rPr>
          <w:delText xml:space="preserve"> Code System (OID)</w:delText>
        </w:r>
        <w:r w:rsidDel="00F87170">
          <w:delText>"</w:delText>
        </w:r>
        <w:r w:rsidDel="00F87170">
          <w:br/>
          <w:delText xml:space="preserve">                  displayName="</w:delText>
        </w:r>
        <w:r w:rsidRPr="005E7803" w:rsidDel="00F87170">
          <w:rPr>
            <w:i/>
            <w:iCs/>
          </w:rPr>
          <w:delText>Display Name</w:delText>
        </w:r>
        <w:r w:rsidDel="00F87170">
          <w:delText>"/&gt;</w:delText>
        </w:r>
      </w:del>
    </w:p>
    <w:p w:rsidR="006E014B" w:rsidDel="00F87170" w:rsidRDefault="00443192" w:rsidP="001F0C12">
      <w:pPr>
        <w:pStyle w:val="Heading4"/>
        <w:rPr>
          <w:del w:id="1768" w:author="Borodina, Yulia" w:date="2013-11-15T23:45:00Z"/>
          <w:color w:val="0070C0"/>
          <w:lang w:eastAsia="en-US"/>
        </w:rPr>
      </w:pPr>
      <w:del w:id="1769" w:author="Borodina, Yulia" w:date="2013-11-15T23:45:00Z">
        <w:r w:rsidRPr="00AE4EAA" w:rsidDel="00F87170">
          <w:rPr>
            <w:color w:val="0070C0"/>
            <w:lang w:eastAsia="en-US"/>
          </w:rPr>
          <w:delText>O_</w:delText>
        </w:r>
        <w:r w:rsidR="006E014B" w:rsidRPr="00AE4EAA" w:rsidDel="00F87170">
          <w:rPr>
            <w:color w:val="0070C0"/>
            <w:lang w:eastAsia="en-US"/>
          </w:rPr>
          <w:delText>Glycosylation</w:delText>
        </w:r>
      </w:del>
    </w:p>
    <w:p w:rsidR="00C073C8" w:rsidRPr="00676CB4" w:rsidDel="00F87170" w:rsidRDefault="00C073C8" w:rsidP="00C073C8">
      <w:pPr>
        <w:jc w:val="both"/>
        <w:rPr>
          <w:del w:id="1770" w:author="Borodina, Yulia" w:date="2013-11-15T23:45:00Z"/>
          <w:lang w:val="en-US"/>
        </w:rPr>
      </w:pPr>
      <w:del w:id="1771" w:author="Borodina, Yulia" w:date="2013-11-15T23:45:00Z">
        <w:r w:rsidRPr="006E014B" w:rsidDel="00F87170">
          <w:rPr>
            <w:b/>
            <w:lang w:val="en-US"/>
          </w:rPr>
          <w:delText>O-linked glycosylation</w:delText>
        </w:r>
        <w:r w:rsidRPr="00676CB4" w:rsidDel="00F87170">
          <w:rPr>
            <w:lang w:val="en-US"/>
          </w:rPr>
          <w:delText>: The merging of the two hydroxyl group of the glycane acceptor amino acid with a hydroxyl group in its side chain (e.g., serine, threonine, tyrosine) and the hydroxyl group of a sugar element of the attached glycane.</w:delText>
        </w:r>
      </w:del>
    </w:p>
    <w:p w:rsidR="00C073C8" w:rsidRPr="00676CB4" w:rsidDel="00F87170" w:rsidRDefault="00C073C8" w:rsidP="00C073C8">
      <w:pPr>
        <w:jc w:val="both"/>
        <w:rPr>
          <w:del w:id="1772" w:author="Borodina, Yulia" w:date="2013-11-15T23:45:00Z"/>
          <w:lang w:val="en-US"/>
        </w:rPr>
      </w:pPr>
    </w:p>
    <w:p w:rsidR="00C073C8" w:rsidRPr="00676CB4" w:rsidDel="00F87170" w:rsidRDefault="00C073C8" w:rsidP="00C073C8">
      <w:pPr>
        <w:jc w:val="both"/>
        <w:rPr>
          <w:del w:id="1773" w:author="Borodina, Yulia" w:date="2013-11-15T23:45:00Z"/>
          <w:lang w:val="en-US"/>
        </w:rPr>
      </w:pPr>
      <w:del w:id="1774" w:author="Borodina, Yulia" w:date="2013-11-15T23:45:00Z">
        <w:r w:rsidRPr="006E014B" w:rsidDel="00F87170">
          <w:rPr>
            <w:b/>
            <w:lang w:val="en-US"/>
          </w:rPr>
          <w:delText>Constraints</w:delText>
        </w:r>
        <w:r w:rsidRPr="00676CB4" w:rsidDel="00F87170">
          <w:rPr>
            <w:lang w:val="en-US"/>
          </w:rPr>
          <w:delText xml:space="preserve">: distalMoiety is (usually only the vaguely defined) glycane entity. Position number has at least one component (1) the amino-acid's position in the chain. </w:delText>
        </w:r>
      </w:del>
    </w:p>
    <w:p w:rsidR="00C073C8" w:rsidRPr="00C073C8" w:rsidDel="00F87170" w:rsidRDefault="00C073C8" w:rsidP="00C073C8">
      <w:pPr>
        <w:rPr>
          <w:del w:id="1775" w:author="Borodina, Yulia" w:date="2013-11-15T23:45:00Z"/>
          <w:lang w:eastAsia="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Del="00F87170" w:rsidTr="009120E4">
        <w:trPr>
          <w:del w:id="1776" w:author="Borodina, Yulia" w:date="2013-11-15T23:45:00Z"/>
        </w:trPr>
        <w:tc>
          <w:tcPr>
            <w:tcW w:w="1951" w:type="dxa"/>
            <w:shd w:val="clear" w:color="auto" w:fill="auto"/>
          </w:tcPr>
          <w:p w:rsidR="008F0A76" w:rsidRPr="007A51EF" w:rsidDel="00F87170" w:rsidRDefault="008F0A76" w:rsidP="009E270F">
            <w:pPr>
              <w:rPr>
                <w:del w:id="1777" w:author="Borodina, Yulia" w:date="2013-11-15T23:45:00Z"/>
                <w:b/>
                <w:lang w:eastAsia="en-US"/>
              </w:rPr>
            </w:pPr>
            <w:del w:id="1778" w:author="Borodina, Yulia" w:date="2013-11-15T23:45:00Z">
              <w:r w:rsidRPr="007A51EF" w:rsidDel="00F87170">
                <w:rPr>
                  <w:b/>
                </w:rPr>
                <w:delText>User Guidance</w:delText>
              </w:r>
            </w:del>
          </w:p>
        </w:tc>
        <w:tc>
          <w:tcPr>
            <w:tcW w:w="8017" w:type="dxa"/>
            <w:shd w:val="clear" w:color="auto" w:fill="auto"/>
          </w:tcPr>
          <w:p w:rsidR="00422C10" w:rsidDel="00F87170" w:rsidRDefault="00A93377" w:rsidP="00422C10">
            <w:pPr>
              <w:jc w:val="both"/>
              <w:rPr>
                <w:del w:id="1779" w:author="Borodina, Yulia" w:date="2013-11-15T23:45:00Z"/>
                <w:lang w:eastAsia="en-US"/>
              </w:rPr>
            </w:pPr>
            <w:del w:id="1780" w:author="Borodina, Yulia" w:date="2013-11-15T23:45:00Z">
              <w:r w:rsidRPr="00A93377" w:rsidDel="00F87170">
                <w:rPr>
                  <w:lang w:eastAsia="en-US"/>
                </w:rPr>
                <w:delText>Information on the site of o-glycosylation (serine, threonine, etc) shall be provided</w:delText>
              </w:r>
              <w:r w:rsidDel="00F87170">
                <w:rPr>
                  <w:lang w:eastAsia="en-US"/>
                </w:rPr>
                <w:delText>.</w:delText>
              </w:r>
              <w:r w:rsidR="00422C10" w:rsidDel="00F87170">
                <w:rPr>
                  <w:lang w:eastAsia="en-US"/>
                </w:rPr>
                <w:delText xml:space="preserve"> The convention to be used is as follow</w:delText>
              </w:r>
              <w:r w:rsidR="00E60F5D" w:rsidDel="00F87170">
                <w:rPr>
                  <w:lang w:eastAsia="en-US"/>
                </w:rPr>
                <w:delText>s</w:delText>
              </w:r>
              <w:r w:rsidR="00422C10" w:rsidDel="00F87170">
                <w:rPr>
                  <w:lang w:eastAsia="en-US"/>
                </w:rPr>
                <w:delText>:</w:delText>
              </w:r>
            </w:del>
          </w:p>
          <w:p w:rsidR="00422C10" w:rsidDel="00F87170" w:rsidRDefault="00422C10" w:rsidP="00422C10">
            <w:pPr>
              <w:jc w:val="both"/>
              <w:rPr>
                <w:del w:id="1781" w:author="Borodina, Yulia" w:date="2013-11-15T23:45:00Z"/>
                <w:lang w:eastAsia="en-US"/>
              </w:rPr>
            </w:pPr>
          </w:p>
          <w:p w:rsidR="008F0A76" w:rsidRPr="007A51EF" w:rsidDel="00F87170" w:rsidRDefault="00422C10" w:rsidP="00422C10">
            <w:pPr>
              <w:jc w:val="both"/>
              <w:rPr>
                <w:del w:id="1782" w:author="Borodina, Yulia" w:date="2013-11-15T23:45:00Z"/>
                <w:lang w:eastAsia="en-US"/>
              </w:rPr>
            </w:pPr>
            <w:del w:id="1783" w:author="Borodina, Yulia" w:date="2013-11-15T23:45:00Z">
              <w:r w:rsidDel="00F87170">
                <w:rPr>
                  <w:lang w:eastAsia="en-US"/>
                </w:rPr>
                <w:delText xml:space="preserve">“3 Aminoacid code letter+subunit number”_”position of aminoacid” </w:delText>
              </w:r>
            </w:del>
          </w:p>
        </w:tc>
      </w:tr>
      <w:tr w:rsidR="008F0A76" w:rsidRPr="007A51EF" w:rsidDel="00F87170" w:rsidTr="009120E4">
        <w:trPr>
          <w:del w:id="1784" w:author="Borodina, Yulia" w:date="2013-11-15T23:45:00Z"/>
        </w:trPr>
        <w:tc>
          <w:tcPr>
            <w:tcW w:w="1951" w:type="dxa"/>
            <w:shd w:val="clear" w:color="auto" w:fill="auto"/>
          </w:tcPr>
          <w:p w:rsidR="008F0A76" w:rsidRPr="007A51EF" w:rsidDel="00F87170" w:rsidRDefault="008F0A76" w:rsidP="009E270F">
            <w:pPr>
              <w:rPr>
                <w:del w:id="1785" w:author="Borodina, Yulia" w:date="2013-11-15T23:45:00Z"/>
                <w:b/>
                <w:lang w:eastAsia="en-US"/>
              </w:rPr>
            </w:pPr>
            <w:del w:id="1786" w:author="Borodina, Yulia" w:date="2013-11-15T23:45:00Z">
              <w:r w:rsidRPr="007A51EF" w:rsidDel="00F87170">
                <w:rPr>
                  <w:b/>
                </w:rPr>
                <w:delText>Example(s)</w:delText>
              </w:r>
            </w:del>
          </w:p>
        </w:tc>
        <w:tc>
          <w:tcPr>
            <w:tcW w:w="8017" w:type="dxa"/>
            <w:shd w:val="clear" w:color="auto" w:fill="auto"/>
          </w:tcPr>
          <w:p w:rsidR="008F0A76" w:rsidRPr="007A51EF" w:rsidDel="00F87170" w:rsidRDefault="00C073C8" w:rsidP="009E270F">
            <w:pPr>
              <w:rPr>
                <w:del w:id="1787" w:author="Borodina, Yulia" w:date="2013-11-15T23:45:00Z"/>
                <w:lang w:eastAsia="en-US"/>
              </w:rPr>
            </w:pPr>
            <w:del w:id="1788" w:author="Borodina, Yulia" w:date="2013-11-15T23:45:00Z">
              <w:r w:rsidDel="00F87170">
                <w:rPr>
                  <w:lang w:eastAsia="en-US"/>
                </w:rPr>
                <w:delText xml:space="preserve">Position </w:delText>
              </w:r>
              <w:r w:rsidR="00422C10" w:rsidDel="00F87170">
                <w:rPr>
                  <w:lang w:eastAsia="en-US"/>
                </w:rPr>
                <w:delText>34</w:delText>
              </w:r>
              <w:r w:rsidDel="00F87170">
                <w:rPr>
                  <w:lang w:eastAsia="en-US"/>
                </w:rPr>
                <w:delText xml:space="preserve"> of this Subunit, a Serine.</w:delText>
              </w:r>
            </w:del>
          </w:p>
        </w:tc>
      </w:tr>
      <w:tr w:rsidR="008F0A76" w:rsidRPr="007A51EF" w:rsidDel="00F87170" w:rsidTr="009120E4">
        <w:trPr>
          <w:del w:id="1789" w:author="Borodina, Yulia" w:date="2013-11-15T23:45:00Z"/>
        </w:trPr>
        <w:tc>
          <w:tcPr>
            <w:tcW w:w="1951" w:type="dxa"/>
            <w:shd w:val="clear" w:color="auto" w:fill="auto"/>
          </w:tcPr>
          <w:p w:rsidR="008F0A76" w:rsidRPr="007A51EF" w:rsidDel="00F87170" w:rsidRDefault="008F0A76" w:rsidP="009E270F">
            <w:pPr>
              <w:rPr>
                <w:del w:id="1790" w:author="Borodina, Yulia" w:date="2013-11-15T23:45:00Z"/>
                <w:b/>
              </w:rPr>
            </w:pPr>
            <w:del w:id="1791" w:author="Borodina, Yulia" w:date="2013-11-15T23:45:00Z">
              <w:r w:rsidRPr="007A51EF" w:rsidDel="00F87170">
                <w:rPr>
                  <w:b/>
                </w:rPr>
                <w:delText>Conformance</w:delText>
              </w:r>
            </w:del>
          </w:p>
        </w:tc>
        <w:tc>
          <w:tcPr>
            <w:tcW w:w="8017" w:type="dxa"/>
            <w:shd w:val="clear" w:color="auto" w:fill="auto"/>
          </w:tcPr>
          <w:p w:rsidR="008F0A76" w:rsidRPr="007A51EF" w:rsidDel="00F87170" w:rsidRDefault="00A93377" w:rsidP="009E270F">
            <w:pPr>
              <w:rPr>
                <w:del w:id="1792" w:author="Borodina, Yulia" w:date="2013-11-15T23:45:00Z"/>
                <w:lang w:eastAsia="en-US"/>
              </w:rPr>
            </w:pPr>
            <w:del w:id="1793" w:author="Borodina, Yulia" w:date="2013-11-15T23:45:00Z">
              <w:r w:rsidDel="00F87170">
                <w:rPr>
                  <w:lang w:eastAsia="en-US"/>
                </w:rPr>
                <w:delText>CONDITIONAL by element</w:delText>
              </w:r>
            </w:del>
          </w:p>
        </w:tc>
      </w:tr>
      <w:tr w:rsidR="008F0A76" w:rsidRPr="007A51EF" w:rsidDel="00F87170" w:rsidTr="009120E4">
        <w:trPr>
          <w:del w:id="1794" w:author="Borodina, Yulia" w:date="2013-11-15T23:45:00Z"/>
        </w:trPr>
        <w:tc>
          <w:tcPr>
            <w:tcW w:w="1951" w:type="dxa"/>
            <w:shd w:val="clear" w:color="auto" w:fill="auto"/>
          </w:tcPr>
          <w:p w:rsidR="008F0A76" w:rsidRPr="007A51EF" w:rsidDel="00F87170" w:rsidRDefault="008F0A76" w:rsidP="009E270F">
            <w:pPr>
              <w:rPr>
                <w:del w:id="1795" w:author="Borodina, Yulia" w:date="2013-11-15T23:45:00Z"/>
                <w:b/>
              </w:rPr>
            </w:pPr>
            <w:del w:id="1796" w:author="Borodina, Yulia" w:date="2013-11-15T23:45:00Z">
              <w:r w:rsidRPr="007A51EF" w:rsidDel="00F87170">
                <w:rPr>
                  <w:b/>
                </w:rPr>
                <w:delText>Data Type</w:delText>
              </w:r>
            </w:del>
          </w:p>
        </w:tc>
        <w:tc>
          <w:tcPr>
            <w:tcW w:w="8017" w:type="dxa"/>
            <w:shd w:val="clear" w:color="auto" w:fill="auto"/>
          </w:tcPr>
          <w:p w:rsidR="008F0A76" w:rsidRPr="007A51EF" w:rsidDel="00F87170" w:rsidRDefault="00443192" w:rsidP="009E270F">
            <w:pPr>
              <w:rPr>
                <w:del w:id="1797" w:author="Borodina, Yulia" w:date="2013-11-15T23:45:00Z"/>
                <w:lang w:eastAsia="en-US"/>
              </w:rPr>
            </w:pPr>
            <w:del w:id="1798" w:author="Borodina, Yulia" w:date="2013-11-15T23:45:00Z">
              <w:r w:rsidDel="00F87170">
                <w:rPr>
                  <w:lang w:eastAsia="en-US"/>
                </w:rPr>
                <w:delText>ST</w:delText>
              </w:r>
            </w:del>
          </w:p>
        </w:tc>
      </w:tr>
      <w:tr w:rsidR="009120E4" w:rsidRPr="007A51EF" w:rsidDel="00F87170" w:rsidTr="009120E4">
        <w:trPr>
          <w:del w:id="1799" w:author="Borodina, Yulia" w:date="2013-11-15T23:45:00Z"/>
        </w:trPr>
        <w:tc>
          <w:tcPr>
            <w:tcW w:w="1951" w:type="dxa"/>
            <w:shd w:val="clear" w:color="auto" w:fill="auto"/>
          </w:tcPr>
          <w:p w:rsidR="009120E4" w:rsidRPr="007A51EF" w:rsidDel="00F87170" w:rsidRDefault="009120E4" w:rsidP="009E270F">
            <w:pPr>
              <w:rPr>
                <w:del w:id="1800" w:author="Borodina, Yulia" w:date="2013-11-15T23:45:00Z"/>
                <w:b/>
              </w:rPr>
            </w:pPr>
            <w:del w:id="1801" w:author="Borodina, Yulia" w:date="2013-11-15T23:45:00Z">
              <w:r w:rsidRPr="007A51EF" w:rsidDel="00F87170">
                <w:rPr>
                  <w:b/>
                </w:rPr>
                <w:delText>Business Rule(s)</w:delText>
              </w:r>
            </w:del>
          </w:p>
        </w:tc>
        <w:tc>
          <w:tcPr>
            <w:tcW w:w="8017" w:type="dxa"/>
            <w:shd w:val="clear" w:color="auto" w:fill="auto"/>
          </w:tcPr>
          <w:p w:rsidR="009120E4" w:rsidRPr="007A51EF" w:rsidDel="00F87170" w:rsidRDefault="00C073C8" w:rsidP="009E270F">
            <w:pPr>
              <w:jc w:val="both"/>
              <w:rPr>
                <w:del w:id="1802" w:author="Borodina, Yulia" w:date="2013-11-15T23:45:00Z"/>
                <w:lang w:eastAsia="en-US"/>
              </w:rPr>
            </w:pPr>
            <w:del w:id="1803" w:author="Borodina, Yulia" w:date="2013-11-15T23:45:00Z">
              <w:r w:rsidDel="00F87170">
                <w:rPr>
                  <w:lang w:eastAsia="en-US"/>
                </w:rPr>
                <w:delText xml:space="preserve">The position of that subunit must actually contain an amino-acid with an </w:delText>
              </w:r>
              <w:r w:rsidRPr="00676CB4" w:rsidDel="00F87170">
                <w:rPr>
                  <w:lang w:val="en-US"/>
                </w:rPr>
                <w:delText xml:space="preserve">OH group </w:delText>
              </w:r>
              <w:r w:rsidDel="00F87170">
                <w:rPr>
                  <w:lang w:val="en-US"/>
                </w:rPr>
                <w:delText xml:space="preserve">(i.e., </w:delText>
              </w:r>
              <w:r w:rsidRPr="00676CB4" w:rsidDel="00F87170">
                <w:rPr>
                  <w:lang w:val="en-US"/>
                </w:rPr>
                <w:delText>serine or threonine or thyrosine</w:delText>
              </w:r>
              <w:r w:rsidDel="00F87170">
                <w:rPr>
                  <w:lang w:val="en-US"/>
                </w:rPr>
                <w:delText>).</w:delText>
              </w:r>
            </w:del>
          </w:p>
        </w:tc>
      </w:tr>
    </w:tbl>
    <w:p w:rsidR="001441BA" w:rsidDel="00F87170" w:rsidRDefault="001441BA" w:rsidP="001441BA">
      <w:pPr>
        <w:pStyle w:val="XML"/>
        <w:rPr>
          <w:del w:id="1804" w:author="Borodina, Yulia" w:date="2013-11-15T23:45:00Z"/>
        </w:rPr>
      </w:pPr>
      <w:del w:id="1805" w:author="Borodina, Yulia" w:date="2013-11-15T23:45:00Z">
        <w:r w:rsidDel="00F87170">
          <w:delText>&lt;identifiedSubstance&gt;</w:delText>
        </w:r>
        <w:r w:rsidDel="00F87170">
          <w:br/>
          <w:delText xml:space="preserve">  &lt;identifiedSubstance&gt;</w:delText>
        </w:r>
        <w:r w:rsidDel="00F87170">
          <w:br/>
          <w:delText xml:space="preserve">    &lt;moiety&gt;</w:delText>
        </w:r>
        <w:r w:rsidDel="00F87170">
          <w:br/>
          <w:delText xml:space="preserve">      &lt;partMoiety&gt;</w:delText>
        </w:r>
        <w:r w:rsidDel="00F87170">
          <w:br/>
          <w:delText xml:space="preserve">        &lt;bond&gt;</w:delText>
        </w:r>
        <w:r w:rsidDel="00F87170">
          <w:br/>
          <w:delText xml:space="preserve">          &lt;code code="</w:delText>
        </w:r>
        <w:r w:rsidRPr="000C4ACE" w:rsidDel="00F87170">
          <w:rPr>
            <w:i/>
            <w:iCs/>
          </w:rPr>
          <w:delText>Bond Type Code</w:delText>
        </w:r>
        <w:r w:rsidDel="00F87170">
          <w:rPr>
            <w:i/>
            <w:iCs/>
          </w:rPr>
          <w:delText xml:space="preserve"> meaning ‘O</w:delText>
        </w:r>
        <w:r w:rsidRPr="00686676" w:rsidDel="00F87170">
          <w:rPr>
            <w:i/>
            <w:iCs/>
          </w:rPr>
          <w:delText>-linked glycosylation</w:delText>
        </w:r>
        <w:r w:rsidDel="00F87170">
          <w:rPr>
            <w:i/>
            <w:iCs/>
          </w:rPr>
          <w:delText>’</w:delText>
        </w:r>
        <w:r w:rsidDel="00F87170">
          <w:delText xml:space="preserve">" </w:delText>
        </w:r>
        <w:r w:rsidDel="00F87170">
          <w:br/>
          <w:delText xml:space="preserve">                codeSystem="</w:delText>
        </w:r>
        <w:r w:rsidRPr="000C4ACE" w:rsidDel="00F87170">
          <w:rPr>
            <w:i/>
            <w:iCs/>
          </w:rPr>
          <w:delText>Code System (OID)</w:delText>
        </w:r>
        <w:r w:rsidDel="00F87170">
          <w:delText>"</w:delText>
        </w:r>
        <w:r w:rsidDel="00F87170">
          <w:br/>
          <w:delText xml:space="preserve">                displayName="O</w:delText>
        </w:r>
        <w:r w:rsidRPr="00686676" w:rsidDel="00F87170">
          <w:delText>-linked glycosylation</w:delText>
        </w:r>
        <w:r w:rsidDel="00F87170">
          <w:delText>"/&gt;</w:delText>
        </w:r>
        <w:r w:rsidDel="00F87170">
          <w:br/>
          <w:delText xml:space="preserve">          &lt;position value="</w:delText>
        </w:r>
        <w:r w:rsidDel="00F87170">
          <w:rPr>
            <w:b/>
            <w:bCs/>
            <w:i/>
            <w:iCs/>
          </w:rPr>
          <w:delText>O</w:delText>
        </w:r>
        <w:r w:rsidRPr="00686676" w:rsidDel="00F87170">
          <w:rPr>
            <w:b/>
            <w:bCs/>
            <w:i/>
            <w:iCs/>
          </w:rPr>
          <w:delText xml:space="preserve">_Glycosylation </w:delText>
        </w:r>
        <w:r w:rsidRPr="00686676" w:rsidDel="00F87170">
          <w:rPr>
            <w:i/>
            <w:iCs/>
          </w:rPr>
          <w:delText>position</w:delText>
        </w:r>
        <w:r w:rsidDel="00F87170">
          <w:delText>"/&gt;</w:delText>
        </w:r>
        <w:r w:rsidDel="00F87170">
          <w:br/>
          <w:delText xml:space="preserve">          &lt;distalMoiety&gt;</w:delText>
        </w:r>
        <w:r w:rsidDel="00F87170">
          <w:br/>
          <w:delText xml:space="preserve">            &lt;code code="</w:delText>
        </w:r>
        <w:r w:rsidRPr="00686676" w:rsidDel="00F87170">
          <w:rPr>
            <w:i/>
            <w:iCs/>
          </w:rPr>
          <w:delText>Glycosylation Type Code</w:delText>
        </w:r>
        <w:r w:rsidDel="00F87170">
          <w:delText xml:space="preserve">" </w:delText>
        </w:r>
        <w:r w:rsidDel="00F87170">
          <w:br/>
          <w:delText xml:space="preserve">                  codeSystem="</w:delText>
        </w:r>
        <w:r w:rsidDel="00F87170">
          <w:rPr>
            <w:i/>
            <w:iCs/>
          </w:rPr>
          <w:delText>Glycosylation Type</w:delText>
        </w:r>
        <w:r w:rsidRPr="000C4ACE" w:rsidDel="00F87170">
          <w:rPr>
            <w:i/>
            <w:iCs/>
          </w:rPr>
          <w:delText xml:space="preserve"> Code System (OID)</w:delText>
        </w:r>
        <w:r w:rsidDel="00F87170">
          <w:delText>"</w:delText>
        </w:r>
        <w:r w:rsidDel="00F87170">
          <w:br/>
          <w:delText xml:space="preserve">                  displayName="</w:delText>
        </w:r>
        <w:r w:rsidRPr="005E7803" w:rsidDel="00F87170">
          <w:rPr>
            <w:i/>
            <w:iCs/>
          </w:rPr>
          <w:delText>Display Name</w:delText>
        </w:r>
        <w:r w:rsidDel="00F87170">
          <w:delText>"/&gt;</w:delText>
        </w:r>
      </w:del>
    </w:p>
    <w:p w:rsidR="006E014B" w:rsidRPr="00AE4EAA" w:rsidDel="00F87170" w:rsidRDefault="00443192" w:rsidP="001F0C12">
      <w:pPr>
        <w:pStyle w:val="Heading4"/>
        <w:rPr>
          <w:del w:id="1806" w:author="Borodina, Yulia" w:date="2013-11-15T23:45:00Z"/>
          <w:color w:val="0070C0"/>
          <w:lang w:eastAsia="en-US"/>
        </w:rPr>
      </w:pPr>
      <w:del w:id="1807" w:author="Borodina, Yulia" w:date="2013-11-15T23:45:00Z">
        <w:r w:rsidRPr="00AE4EAA" w:rsidDel="00F87170">
          <w:rPr>
            <w:color w:val="0070C0"/>
            <w:lang w:eastAsia="en-US"/>
          </w:rPr>
          <w:delText>C_</w:delText>
        </w:r>
        <w:r w:rsidR="006E014B" w:rsidRPr="00AE4EAA" w:rsidDel="00F87170">
          <w:rPr>
            <w:color w:val="0070C0"/>
            <w:lang w:eastAsia="en-US"/>
          </w:rPr>
          <w:delText>Glycosylation</w:delText>
        </w:r>
      </w:del>
    </w:p>
    <w:p w:rsidR="00C073C8" w:rsidRPr="00676CB4" w:rsidDel="00F87170" w:rsidRDefault="00C073C8" w:rsidP="00C073C8">
      <w:pPr>
        <w:jc w:val="both"/>
        <w:rPr>
          <w:del w:id="1808" w:author="Borodina, Yulia" w:date="2013-11-15T23:45:00Z"/>
          <w:lang w:val="en-US"/>
        </w:rPr>
      </w:pPr>
      <w:del w:id="1809" w:author="Borodina, Yulia" w:date="2013-11-15T23:45:00Z">
        <w:r w:rsidRPr="00676CB4" w:rsidDel="00F87170">
          <w:rPr>
            <w:b/>
            <w:lang w:val="en-US"/>
          </w:rPr>
          <w:delText>C-linked glycosylation</w:delText>
        </w:r>
        <w:r w:rsidRPr="00676CB4" w:rsidDel="00F87170">
          <w:rPr>
            <w:lang w:val="en-US"/>
          </w:rPr>
          <w:delText>: The merging of the glycane acceptor amino acid tryptophane with mannose element of the attached glycane.</w:delText>
        </w:r>
      </w:del>
    </w:p>
    <w:p w:rsidR="00C073C8" w:rsidRPr="00676CB4" w:rsidDel="00F87170" w:rsidRDefault="00C073C8" w:rsidP="00C073C8">
      <w:pPr>
        <w:jc w:val="both"/>
        <w:rPr>
          <w:del w:id="1810" w:author="Borodina, Yulia" w:date="2013-11-15T23:45:00Z"/>
          <w:lang w:val="en-US"/>
        </w:rPr>
      </w:pPr>
    </w:p>
    <w:p w:rsidR="00C073C8" w:rsidDel="00F87170" w:rsidRDefault="00C073C8" w:rsidP="00C073C8">
      <w:pPr>
        <w:jc w:val="both"/>
        <w:rPr>
          <w:del w:id="1811" w:author="Borodina, Yulia" w:date="2013-11-15T23:45:00Z"/>
          <w:lang w:val="en-US"/>
        </w:rPr>
      </w:pPr>
      <w:del w:id="1812" w:author="Borodina, Yulia" w:date="2013-11-15T23:45:00Z">
        <w:r w:rsidRPr="00676CB4" w:rsidDel="00F87170">
          <w:rPr>
            <w:b/>
            <w:lang w:val="en-US"/>
          </w:rPr>
          <w:delText>Constraints</w:delText>
        </w:r>
        <w:r w:rsidRPr="00676CB4" w:rsidDel="00F87170">
          <w:rPr>
            <w:lang w:val="en-US"/>
          </w:rPr>
          <w:delText>: distalMoiety is (usually only the vaguely defined) glycane entity. Position number has at least one component (1) the amin</w:delText>
        </w:r>
        <w:r w:rsidR="00B35BBB" w:rsidDel="00F87170">
          <w:rPr>
            <w:lang w:val="en-US"/>
          </w:rPr>
          <w:delText>o-acid's position in the chain.</w:delText>
        </w:r>
      </w:del>
    </w:p>
    <w:p w:rsidR="00B35BBB" w:rsidRPr="00676CB4" w:rsidDel="00F87170" w:rsidRDefault="00B35BBB" w:rsidP="00C073C8">
      <w:pPr>
        <w:jc w:val="both"/>
        <w:rPr>
          <w:del w:id="1813" w:author="Borodina, Yulia" w:date="2013-11-15T23:45:00Z"/>
          <w:lang w:val="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Del="00F87170" w:rsidTr="007A054F">
        <w:trPr>
          <w:del w:id="1814" w:author="Borodina, Yulia" w:date="2013-11-15T23:45:00Z"/>
        </w:trPr>
        <w:tc>
          <w:tcPr>
            <w:tcW w:w="1951" w:type="dxa"/>
            <w:shd w:val="clear" w:color="auto" w:fill="auto"/>
          </w:tcPr>
          <w:p w:rsidR="008F0A76" w:rsidRPr="007A51EF" w:rsidDel="00F87170" w:rsidRDefault="008F0A76" w:rsidP="009E270F">
            <w:pPr>
              <w:rPr>
                <w:del w:id="1815" w:author="Borodina, Yulia" w:date="2013-11-15T23:45:00Z"/>
                <w:b/>
                <w:lang w:eastAsia="en-US"/>
              </w:rPr>
            </w:pPr>
            <w:del w:id="1816" w:author="Borodina, Yulia" w:date="2013-11-15T23:45:00Z">
              <w:r w:rsidRPr="007A51EF" w:rsidDel="00F87170">
                <w:rPr>
                  <w:b/>
                </w:rPr>
                <w:delText>User Guidance</w:delText>
              </w:r>
            </w:del>
          </w:p>
        </w:tc>
        <w:tc>
          <w:tcPr>
            <w:tcW w:w="8017" w:type="dxa"/>
            <w:shd w:val="clear" w:color="auto" w:fill="auto"/>
          </w:tcPr>
          <w:p w:rsidR="00E60F5D" w:rsidDel="00F87170" w:rsidRDefault="00E60F5D" w:rsidP="00E60F5D">
            <w:pPr>
              <w:jc w:val="both"/>
              <w:rPr>
                <w:del w:id="1817" w:author="Borodina, Yulia" w:date="2013-11-15T23:45:00Z"/>
                <w:lang w:eastAsia="en-US"/>
              </w:rPr>
            </w:pPr>
            <w:del w:id="1818" w:author="Borodina, Yulia" w:date="2013-11-15T23:45:00Z">
              <w:r w:rsidRPr="00E60F5D" w:rsidDel="00F87170">
                <w:rPr>
                  <w:lang w:eastAsia="en-US"/>
                </w:rPr>
                <w:delText>Information on the C-Glycosylation: site of c-glycosylation (tryptophan) shall be provided</w:delText>
              </w:r>
              <w:r w:rsidDel="00F87170">
                <w:rPr>
                  <w:lang w:eastAsia="en-US"/>
                </w:rPr>
                <w:delText>. The convention to be used is as follows:</w:delText>
              </w:r>
            </w:del>
          </w:p>
          <w:p w:rsidR="00E60F5D" w:rsidDel="00F87170" w:rsidRDefault="00E60F5D" w:rsidP="00E60F5D">
            <w:pPr>
              <w:jc w:val="both"/>
              <w:rPr>
                <w:del w:id="1819" w:author="Borodina, Yulia" w:date="2013-11-15T23:45:00Z"/>
                <w:lang w:eastAsia="en-US"/>
              </w:rPr>
            </w:pPr>
          </w:p>
          <w:p w:rsidR="008F0A76" w:rsidRPr="007A51EF" w:rsidDel="00F87170" w:rsidRDefault="00E60F5D" w:rsidP="00E60F5D">
            <w:pPr>
              <w:jc w:val="both"/>
              <w:rPr>
                <w:del w:id="1820" w:author="Borodina, Yulia" w:date="2013-11-15T23:45:00Z"/>
                <w:lang w:eastAsia="en-US"/>
              </w:rPr>
            </w:pPr>
            <w:del w:id="1821" w:author="Borodina, Yulia" w:date="2013-11-15T23:45:00Z">
              <w:r w:rsidDel="00F87170">
                <w:rPr>
                  <w:lang w:eastAsia="en-US"/>
                </w:rPr>
                <w:delText>“3 Aminoacid code letter+subunit number”_”position of aminoacid”</w:delText>
              </w:r>
            </w:del>
          </w:p>
        </w:tc>
      </w:tr>
      <w:tr w:rsidR="008F0A76" w:rsidRPr="007A51EF" w:rsidDel="00F87170" w:rsidTr="007A054F">
        <w:trPr>
          <w:del w:id="1822" w:author="Borodina, Yulia" w:date="2013-11-15T23:45:00Z"/>
        </w:trPr>
        <w:tc>
          <w:tcPr>
            <w:tcW w:w="1951" w:type="dxa"/>
            <w:shd w:val="clear" w:color="auto" w:fill="auto"/>
          </w:tcPr>
          <w:p w:rsidR="008F0A76" w:rsidRPr="007A51EF" w:rsidDel="00F87170" w:rsidRDefault="008F0A76" w:rsidP="009E270F">
            <w:pPr>
              <w:rPr>
                <w:del w:id="1823" w:author="Borodina, Yulia" w:date="2013-11-15T23:45:00Z"/>
                <w:b/>
                <w:lang w:eastAsia="en-US"/>
              </w:rPr>
            </w:pPr>
            <w:del w:id="1824" w:author="Borodina, Yulia" w:date="2013-11-15T23:45:00Z">
              <w:r w:rsidRPr="007A51EF" w:rsidDel="00F87170">
                <w:rPr>
                  <w:b/>
                </w:rPr>
                <w:delText>Example(s)</w:delText>
              </w:r>
            </w:del>
          </w:p>
        </w:tc>
        <w:tc>
          <w:tcPr>
            <w:tcW w:w="8017" w:type="dxa"/>
            <w:shd w:val="clear" w:color="auto" w:fill="auto"/>
          </w:tcPr>
          <w:p w:rsidR="008F0A76" w:rsidRPr="007A51EF" w:rsidDel="00F87170" w:rsidRDefault="00C073C8" w:rsidP="00E60F5D">
            <w:pPr>
              <w:jc w:val="both"/>
              <w:rPr>
                <w:del w:id="1825" w:author="Borodina, Yulia" w:date="2013-11-15T23:45:00Z"/>
                <w:lang w:eastAsia="en-US"/>
              </w:rPr>
            </w:pPr>
            <w:del w:id="1826" w:author="Borodina, Yulia" w:date="2013-11-15T23:45:00Z">
              <w:r w:rsidDel="00F87170">
                <w:rPr>
                  <w:lang w:eastAsia="en-US"/>
                </w:rPr>
                <w:delText xml:space="preserve">Position 45 of this Subunit, a </w:delText>
              </w:r>
              <w:r w:rsidR="00E60F5D" w:rsidDel="00F87170">
                <w:rPr>
                  <w:lang w:eastAsia="en-US"/>
                </w:rPr>
                <w:delText>Tryptophan</w:delText>
              </w:r>
            </w:del>
          </w:p>
        </w:tc>
      </w:tr>
      <w:tr w:rsidR="008F0A76" w:rsidRPr="007A51EF" w:rsidDel="00F87170" w:rsidTr="007A054F">
        <w:trPr>
          <w:del w:id="1827" w:author="Borodina, Yulia" w:date="2013-11-15T23:45:00Z"/>
        </w:trPr>
        <w:tc>
          <w:tcPr>
            <w:tcW w:w="1951" w:type="dxa"/>
            <w:shd w:val="clear" w:color="auto" w:fill="auto"/>
          </w:tcPr>
          <w:p w:rsidR="008F0A76" w:rsidRPr="007A51EF" w:rsidDel="00F87170" w:rsidRDefault="008F0A76" w:rsidP="009E270F">
            <w:pPr>
              <w:rPr>
                <w:del w:id="1828" w:author="Borodina, Yulia" w:date="2013-11-15T23:45:00Z"/>
                <w:b/>
              </w:rPr>
            </w:pPr>
            <w:del w:id="1829" w:author="Borodina, Yulia" w:date="2013-11-15T23:45:00Z">
              <w:r w:rsidRPr="007A51EF" w:rsidDel="00F87170">
                <w:rPr>
                  <w:b/>
                </w:rPr>
                <w:delText>Conformance</w:delText>
              </w:r>
            </w:del>
          </w:p>
        </w:tc>
        <w:tc>
          <w:tcPr>
            <w:tcW w:w="8017" w:type="dxa"/>
            <w:shd w:val="clear" w:color="auto" w:fill="auto"/>
          </w:tcPr>
          <w:p w:rsidR="008F0A76" w:rsidRPr="007A51EF" w:rsidDel="00F87170" w:rsidRDefault="008F0A76" w:rsidP="009E270F">
            <w:pPr>
              <w:rPr>
                <w:del w:id="1830" w:author="Borodina, Yulia" w:date="2013-11-15T23:45:00Z"/>
                <w:lang w:eastAsia="en-US"/>
              </w:rPr>
            </w:pPr>
          </w:p>
        </w:tc>
      </w:tr>
      <w:tr w:rsidR="008F0A76" w:rsidRPr="007A51EF" w:rsidDel="00F87170" w:rsidTr="007A054F">
        <w:trPr>
          <w:del w:id="1831" w:author="Borodina, Yulia" w:date="2013-11-15T23:45:00Z"/>
        </w:trPr>
        <w:tc>
          <w:tcPr>
            <w:tcW w:w="1951" w:type="dxa"/>
            <w:shd w:val="clear" w:color="auto" w:fill="auto"/>
          </w:tcPr>
          <w:p w:rsidR="008F0A76" w:rsidRPr="007A51EF" w:rsidDel="00F87170" w:rsidRDefault="008F0A76" w:rsidP="009E270F">
            <w:pPr>
              <w:rPr>
                <w:del w:id="1832" w:author="Borodina, Yulia" w:date="2013-11-15T23:45:00Z"/>
                <w:b/>
              </w:rPr>
            </w:pPr>
            <w:del w:id="1833" w:author="Borodina, Yulia" w:date="2013-11-15T23:45:00Z">
              <w:r w:rsidRPr="007A51EF" w:rsidDel="00F87170">
                <w:rPr>
                  <w:b/>
                </w:rPr>
                <w:delText>Data Type</w:delText>
              </w:r>
            </w:del>
          </w:p>
        </w:tc>
        <w:tc>
          <w:tcPr>
            <w:tcW w:w="8017" w:type="dxa"/>
            <w:shd w:val="clear" w:color="auto" w:fill="auto"/>
          </w:tcPr>
          <w:p w:rsidR="008F0A76" w:rsidRPr="007A51EF" w:rsidDel="00F87170" w:rsidRDefault="00443192" w:rsidP="009E270F">
            <w:pPr>
              <w:rPr>
                <w:del w:id="1834" w:author="Borodina, Yulia" w:date="2013-11-15T23:45:00Z"/>
                <w:lang w:eastAsia="en-US"/>
              </w:rPr>
            </w:pPr>
            <w:del w:id="1835" w:author="Borodina, Yulia" w:date="2013-11-15T23:45:00Z">
              <w:r w:rsidDel="00F87170">
                <w:rPr>
                  <w:lang w:eastAsia="en-US"/>
                </w:rPr>
                <w:delText>ST</w:delText>
              </w:r>
            </w:del>
          </w:p>
        </w:tc>
      </w:tr>
      <w:tr w:rsidR="008F0A76" w:rsidRPr="007A51EF" w:rsidDel="00F87170" w:rsidTr="007A054F">
        <w:trPr>
          <w:del w:id="1836" w:author="Borodina, Yulia" w:date="2013-11-15T23:45:00Z"/>
        </w:trPr>
        <w:tc>
          <w:tcPr>
            <w:tcW w:w="1951" w:type="dxa"/>
            <w:shd w:val="clear" w:color="auto" w:fill="auto"/>
          </w:tcPr>
          <w:p w:rsidR="008F0A76" w:rsidRPr="007A51EF" w:rsidDel="00F87170" w:rsidRDefault="008F0A76" w:rsidP="009E270F">
            <w:pPr>
              <w:rPr>
                <w:del w:id="1837" w:author="Borodina, Yulia" w:date="2013-11-15T23:45:00Z"/>
                <w:b/>
              </w:rPr>
            </w:pPr>
            <w:del w:id="1838" w:author="Borodina, Yulia" w:date="2013-11-15T23:45:00Z">
              <w:r w:rsidRPr="007A51EF" w:rsidDel="00F87170">
                <w:rPr>
                  <w:b/>
                </w:rPr>
                <w:delText>Business Rule(s)</w:delText>
              </w:r>
            </w:del>
          </w:p>
        </w:tc>
        <w:tc>
          <w:tcPr>
            <w:tcW w:w="8017" w:type="dxa"/>
            <w:shd w:val="clear" w:color="auto" w:fill="auto"/>
          </w:tcPr>
          <w:p w:rsidR="008F0A76" w:rsidRPr="007A51EF" w:rsidDel="00F87170" w:rsidRDefault="00C073C8" w:rsidP="009E270F">
            <w:pPr>
              <w:jc w:val="both"/>
              <w:rPr>
                <w:del w:id="1839" w:author="Borodina, Yulia" w:date="2013-11-15T23:45:00Z"/>
                <w:lang w:eastAsia="en-US"/>
              </w:rPr>
            </w:pPr>
            <w:del w:id="1840" w:author="Borodina, Yulia" w:date="2013-11-15T23:45:00Z">
              <w:r w:rsidDel="00F87170">
                <w:rPr>
                  <w:lang w:eastAsia="en-US"/>
                </w:rPr>
                <w:delText xml:space="preserve">The position of that subunit must actually contain an amino-acid with an </w:delText>
              </w:r>
              <w:r w:rsidRPr="00676CB4" w:rsidDel="00F87170">
                <w:rPr>
                  <w:lang w:val="en-US"/>
                </w:rPr>
                <w:delText xml:space="preserve">OH group </w:delText>
              </w:r>
              <w:r w:rsidDel="00F87170">
                <w:rPr>
                  <w:lang w:val="en-US"/>
                </w:rPr>
                <w:delText xml:space="preserve">(i.e., </w:delText>
              </w:r>
              <w:r w:rsidRPr="00676CB4" w:rsidDel="00F87170">
                <w:rPr>
                  <w:lang w:val="en-US"/>
                </w:rPr>
                <w:delText>serine or threonine or thyrosine</w:delText>
              </w:r>
              <w:r w:rsidDel="00F87170">
                <w:rPr>
                  <w:lang w:val="en-US"/>
                </w:rPr>
                <w:delText>).</w:delText>
              </w:r>
            </w:del>
          </w:p>
        </w:tc>
      </w:tr>
    </w:tbl>
    <w:p w:rsidR="00C073C8" w:rsidDel="00F87170" w:rsidRDefault="00C073C8" w:rsidP="00666A42">
      <w:pPr>
        <w:pStyle w:val="XML"/>
        <w:rPr>
          <w:del w:id="1841" w:author="Borodina, Yulia" w:date="2013-11-15T23:45:00Z"/>
        </w:rPr>
      </w:pPr>
      <w:del w:id="1842" w:author="Borodina, Yulia" w:date="2013-11-15T23:45:00Z">
        <w:r w:rsidDel="00F87170">
          <w:delText>&lt;identifiedSubstance&gt;</w:delText>
        </w:r>
        <w:r w:rsidDel="00F87170">
          <w:br/>
          <w:delText xml:space="preserve">  &lt;identifiedSubstance&gt;</w:delText>
        </w:r>
        <w:r w:rsidDel="00F87170">
          <w:br/>
          <w:delText xml:space="preserve">    &lt;moiety&gt;</w:delText>
        </w:r>
        <w:r w:rsidDel="00F87170">
          <w:br/>
          <w:delText xml:space="preserve">      &lt;partMoiety&gt;</w:delText>
        </w:r>
        <w:r w:rsidDel="00F87170">
          <w:br/>
          <w:delText xml:space="preserve">        &lt;bond&gt;</w:delText>
        </w:r>
        <w:r w:rsidDel="00F87170">
          <w:br/>
          <w:delText xml:space="preserve">          &lt;code code="</w:delText>
        </w:r>
        <w:r w:rsidRPr="000C4ACE" w:rsidDel="00F87170">
          <w:rPr>
            <w:i/>
            <w:iCs/>
          </w:rPr>
          <w:delText>Bond Type Code</w:delText>
        </w:r>
        <w:r w:rsidDel="00F87170">
          <w:rPr>
            <w:i/>
            <w:iCs/>
          </w:rPr>
          <w:delText xml:space="preserve"> meaning ‘O</w:delText>
        </w:r>
        <w:r w:rsidRPr="00686676" w:rsidDel="00F87170">
          <w:rPr>
            <w:i/>
            <w:iCs/>
          </w:rPr>
          <w:delText>-linked glycosylation</w:delText>
        </w:r>
        <w:r w:rsidDel="00F87170">
          <w:rPr>
            <w:i/>
            <w:iCs/>
          </w:rPr>
          <w:delText>’</w:delText>
        </w:r>
        <w:r w:rsidDel="00F87170">
          <w:delText xml:space="preserve">" </w:delText>
        </w:r>
        <w:r w:rsidDel="00F87170">
          <w:br/>
          <w:delText xml:space="preserve">                codeSystem="</w:delText>
        </w:r>
        <w:r w:rsidRPr="000C4ACE" w:rsidDel="00F87170">
          <w:rPr>
            <w:i/>
            <w:iCs/>
          </w:rPr>
          <w:delText>Code System (OID)</w:delText>
        </w:r>
        <w:r w:rsidR="00666A42" w:rsidDel="00F87170">
          <w:delText>"</w:delText>
        </w:r>
        <w:r w:rsidR="00666A42" w:rsidDel="00F87170">
          <w:br/>
          <w:delText xml:space="preserve">                displayName="C</w:delText>
        </w:r>
        <w:r w:rsidRPr="00686676" w:rsidDel="00F87170">
          <w:delText>-linked glycosylation</w:delText>
        </w:r>
        <w:r w:rsidDel="00F87170">
          <w:delText>"/&gt;</w:delText>
        </w:r>
        <w:r w:rsidDel="00F87170">
          <w:br/>
          <w:delText xml:space="preserve">          &lt;position value="</w:delText>
        </w:r>
        <w:r w:rsidR="00666A42" w:rsidDel="00F87170">
          <w:rPr>
            <w:b/>
            <w:bCs/>
            <w:i/>
            <w:iCs/>
          </w:rPr>
          <w:delText>C</w:delText>
        </w:r>
        <w:r w:rsidRPr="00686676" w:rsidDel="00F87170">
          <w:rPr>
            <w:b/>
            <w:bCs/>
            <w:i/>
            <w:iCs/>
          </w:rPr>
          <w:delText xml:space="preserve">_Glycosylation </w:delText>
        </w:r>
        <w:r w:rsidRPr="00686676" w:rsidDel="00F87170">
          <w:rPr>
            <w:i/>
            <w:iCs/>
          </w:rPr>
          <w:delText>position</w:delText>
        </w:r>
        <w:r w:rsidDel="00F87170">
          <w:delText>"/&gt;</w:delText>
        </w:r>
        <w:r w:rsidDel="00F87170">
          <w:br/>
          <w:delText xml:space="preserve">          &lt;distalMoiety&gt;</w:delText>
        </w:r>
        <w:r w:rsidDel="00F87170">
          <w:br/>
          <w:delText xml:space="preserve">            &lt;code code="</w:delText>
        </w:r>
        <w:r w:rsidRPr="00686676" w:rsidDel="00F87170">
          <w:rPr>
            <w:i/>
            <w:iCs/>
          </w:rPr>
          <w:delText>Glycosylation Type Code</w:delText>
        </w:r>
        <w:r w:rsidDel="00F87170">
          <w:delText xml:space="preserve">" </w:delText>
        </w:r>
        <w:r w:rsidDel="00F87170">
          <w:br/>
          <w:delText xml:space="preserve">                  codeSystem="</w:delText>
        </w:r>
        <w:r w:rsidDel="00F87170">
          <w:rPr>
            <w:i/>
            <w:iCs/>
          </w:rPr>
          <w:delText>Glycosylation Type</w:delText>
        </w:r>
        <w:r w:rsidRPr="000C4ACE" w:rsidDel="00F87170">
          <w:rPr>
            <w:i/>
            <w:iCs/>
          </w:rPr>
          <w:delText xml:space="preserve"> Code System (OID)</w:delText>
        </w:r>
        <w:r w:rsidDel="00F87170">
          <w:delText>"</w:delText>
        </w:r>
        <w:r w:rsidDel="00F87170">
          <w:br/>
          <w:delText xml:space="preserve">                  displayName="</w:delText>
        </w:r>
        <w:r w:rsidRPr="005E7803" w:rsidDel="00F87170">
          <w:rPr>
            <w:i/>
            <w:iCs/>
          </w:rPr>
          <w:delText>Display Name</w:delText>
        </w:r>
        <w:r w:rsidDel="00F87170">
          <w:delText>"/&gt;</w:delText>
        </w:r>
      </w:del>
    </w:p>
    <w:p w:rsidR="006E014B" w:rsidRPr="00D17AE1" w:rsidRDefault="006E014B" w:rsidP="001F0C12">
      <w:pPr>
        <w:pStyle w:val="Heading3"/>
        <w:rPr>
          <w:color w:val="FF0000"/>
          <w:lang w:eastAsia="en-US"/>
        </w:rPr>
      </w:pPr>
      <w:bookmarkStart w:id="1843" w:name="_Toc343650499"/>
      <w:r w:rsidRPr="00D17AE1">
        <w:rPr>
          <w:color w:val="FF0000"/>
          <w:lang w:eastAsia="en-US"/>
        </w:rPr>
        <w:t>Modification</w:t>
      </w:r>
      <w:bookmarkEnd w:id="1843"/>
      <w:ins w:id="1844" w:author="HYST (Hiroyuki Sato)" w:date="2013-01-08T17:53:00Z">
        <w:r w:rsidR="00626D75" w:rsidRPr="0014542C">
          <w:rPr>
            <w:rFonts w:eastAsia="MS Mincho" w:hint="eastAsia"/>
            <w:color w:val="FF0000"/>
            <w:lang w:eastAsia="ja-JP"/>
          </w:rPr>
          <w:t xml:space="preserve">  (repeat as necessary)</w:t>
        </w:r>
      </w:ins>
    </w:p>
    <w:p w:rsidR="00816671" w:rsidRDefault="00816671" w:rsidP="000363A6">
      <w:pPr>
        <w:tabs>
          <w:tab w:val="left" w:pos="2141"/>
        </w:tabs>
        <w:jc w:val="both"/>
      </w:pPr>
      <w:r w:rsidRPr="0077540E">
        <w:t xml:space="preserve">The Modification is to </w:t>
      </w:r>
      <w:r>
        <w:t xml:space="preserve">be used to </w:t>
      </w:r>
      <w:r w:rsidRPr="0077540E">
        <w:t>describe irreversible modifications to a protein or peptide (e.g., PEGylation, phosphorylation, etc). The modifications may be physical, chemical, enzymatic, etc. Modifications may be described by their structural result (substitution of moieties to residues, etc.) or by the process</w:t>
      </w:r>
      <w:r>
        <w:t>, reagents, processing time if a specific structural modification cannot be determined (aggregated albumin).</w:t>
      </w:r>
    </w:p>
    <w:p w:rsidR="00423973" w:rsidRDefault="00423973" w:rsidP="000363A6">
      <w:pPr>
        <w:tabs>
          <w:tab w:val="left" w:pos="2141"/>
        </w:tabs>
        <w:jc w:val="both"/>
      </w:pPr>
    </w:p>
    <w:p w:rsidR="00816671" w:rsidRDefault="00816671" w:rsidP="000363A6">
      <w:pPr>
        <w:jc w:val="both"/>
      </w:pPr>
      <w:r>
        <w:t>A minimal description of the modification process shall be generated when a definitive structural modification can not be determined.</w:t>
      </w:r>
    </w:p>
    <w:p w:rsidR="00816671" w:rsidRDefault="00816671" w:rsidP="000363A6">
      <w:pPr>
        <w:tabs>
          <w:tab w:val="left" w:pos="2141"/>
        </w:tabs>
        <w:jc w:val="both"/>
      </w:pPr>
    </w:p>
    <w:p w:rsidR="00241B07" w:rsidRDefault="00241B07" w:rsidP="00241B07">
      <w:pPr>
        <w:tabs>
          <w:tab w:val="left" w:pos="2141"/>
        </w:tabs>
        <w:jc w:val="both"/>
      </w:pPr>
      <w:r>
        <w:t>This section applies to:</w:t>
      </w:r>
    </w:p>
    <w:p w:rsidR="00241B07" w:rsidRDefault="00241B07" w:rsidP="00241B07">
      <w:pPr>
        <w:tabs>
          <w:tab w:val="left" w:pos="2141"/>
        </w:tabs>
        <w:jc w:val="both"/>
      </w:pPr>
    </w:p>
    <w:p w:rsidR="00E14694" w:rsidRDefault="00241B07" w:rsidP="00E14694">
      <w:pPr>
        <w:numPr>
          <w:ilvl w:val="0"/>
          <w:numId w:val="24"/>
        </w:numPr>
        <w:jc w:val="both"/>
        <w:rPr>
          <w:lang w:eastAsia="en-US"/>
        </w:rPr>
      </w:pPr>
      <w:r>
        <w:rPr>
          <w:lang w:eastAsia="en-US"/>
        </w:rPr>
        <w:t>Nucleic Acid</w:t>
      </w:r>
    </w:p>
    <w:p w:rsidR="00E14694" w:rsidRDefault="00241B07" w:rsidP="00E14694">
      <w:pPr>
        <w:numPr>
          <w:ilvl w:val="0"/>
          <w:numId w:val="24"/>
        </w:numPr>
        <w:jc w:val="both"/>
        <w:rPr>
          <w:lang w:eastAsia="en-US"/>
        </w:rPr>
      </w:pPr>
      <w:r>
        <w:t>Protein</w:t>
      </w:r>
    </w:p>
    <w:p w:rsidR="00E14694" w:rsidRDefault="00241B07" w:rsidP="00E14694">
      <w:pPr>
        <w:numPr>
          <w:ilvl w:val="0"/>
          <w:numId w:val="24"/>
        </w:numPr>
        <w:jc w:val="both"/>
        <w:rPr>
          <w:lang w:eastAsia="en-US"/>
        </w:rPr>
      </w:pPr>
      <w:r>
        <w:t>Polymer</w:t>
      </w:r>
    </w:p>
    <w:p w:rsidR="00E14694" w:rsidRDefault="00241B07" w:rsidP="00E14694">
      <w:pPr>
        <w:numPr>
          <w:ilvl w:val="0"/>
          <w:numId w:val="24"/>
        </w:numPr>
        <w:jc w:val="both"/>
        <w:rPr>
          <w:lang w:eastAsia="en-US"/>
        </w:rPr>
      </w:pPr>
      <w:r>
        <w:t>Structurally Diverse Substances</w:t>
      </w:r>
    </w:p>
    <w:p w:rsidR="00241B07" w:rsidRDefault="00241B07" w:rsidP="00E14694">
      <w:pPr>
        <w:numPr>
          <w:ilvl w:val="0"/>
          <w:numId w:val="24"/>
        </w:numPr>
        <w:jc w:val="both"/>
        <w:rPr>
          <w:lang w:eastAsia="en-US"/>
        </w:rPr>
      </w:pPr>
      <w:r>
        <w:t>Mixture</w:t>
      </w:r>
    </w:p>
    <w:p w:rsidR="00241B07" w:rsidRDefault="00241B07" w:rsidP="00241B07">
      <w:pPr>
        <w:tabs>
          <w:tab w:val="left" w:pos="2141"/>
        </w:tabs>
        <w:jc w:val="both"/>
      </w:pPr>
    </w:p>
    <w:p w:rsidR="00241B07" w:rsidRDefault="00241B07" w:rsidP="00241B07">
      <w:pPr>
        <w:tabs>
          <w:tab w:val="left" w:pos="2141"/>
        </w:tabs>
        <w:jc w:val="both"/>
      </w:pPr>
      <w:r>
        <w:t>This section shall be repeatable to describe each modification occurred on each residue modified.</w:t>
      </w:r>
    </w:p>
    <w:p w:rsidR="00241B07" w:rsidRDefault="00241B07" w:rsidP="000363A6">
      <w:pPr>
        <w:tabs>
          <w:tab w:val="left" w:pos="2141"/>
        </w:tabs>
        <w:jc w:val="both"/>
      </w:pPr>
    </w:p>
    <w:p w:rsidR="00816671" w:rsidRDefault="00816671" w:rsidP="000363A6">
      <w:pPr>
        <w:tabs>
          <w:tab w:val="left" w:pos="2141"/>
        </w:tabs>
        <w:jc w:val="both"/>
      </w:pPr>
      <w:r>
        <w:t>The information model for the class modification group is shown</w:t>
      </w:r>
      <w:r w:rsidRPr="00414CF2">
        <w:t xml:space="preserve"> </w:t>
      </w:r>
      <w:r>
        <w:t>in the following figure:</w:t>
      </w:r>
    </w:p>
    <w:p w:rsidR="000363A6" w:rsidRDefault="000363A6" w:rsidP="000363A6">
      <w:pPr>
        <w:tabs>
          <w:tab w:val="left" w:pos="2141"/>
        </w:tabs>
        <w:jc w:val="both"/>
      </w:pPr>
    </w:p>
    <w:p w:rsidR="006E014B" w:rsidRDefault="001B0DC3" w:rsidP="006E014B">
      <w:r>
        <w:rPr>
          <w:noProof/>
          <w:lang w:val="en-US" w:eastAsia="en-US"/>
        </w:rPr>
        <w:lastRenderedPageBreak/>
        <w:drawing>
          <wp:inline distT="0" distB="0" distL="0" distR="0">
            <wp:extent cx="6193790" cy="3856355"/>
            <wp:effectExtent l="0" t="0" r="0" b="0"/>
            <wp:docPr id="19" name="Picture 19" descr="fig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0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93790" cy="3856355"/>
                    </a:xfrm>
                    <a:prstGeom prst="rect">
                      <a:avLst/>
                    </a:prstGeom>
                    <a:noFill/>
                    <a:ln>
                      <a:noFill/>
                    </a:ln>
                  </pic:spPr>
                </pic:pic>
              </a:graphicData>
            </a:graphic>
          </wp:inline>
        </w:drawing>
      </w:r>
    </w:p>
    <w:p w:rsidR="004858E7" w:rsidRPr="00DA14EC" w:rsidRDefault="004858E7" w:rsidP="00580198">
      <w:pPr>
        <w:pStyle w:val="Caption"/>
      </w:pPr>
      <w:bookmarkStart w:id="1845" w:name="_Toc343720774"/>
      <w:r w:rsidRPr="00DA14EC">
        <w:t xml:space="preserve">Figure </w:t>
      </w:r>
      <w:r w:rsidR="00580198">
        <w:fldChar w:fldCharType="begin"/>
      </w:r>
      <w:r w:rsidR="00580198">
        <w:instrText xml:space="preserve"> SEQ Figure \* ARABIC </w:instrText>
      </w:r>
      <w:r w:rsidR="00580198">
        <w:fldChar w:fldCharType="separate"/>
      </w:r>
      <w:r w:rsidR="00D15CCB">
        <w:rPr>
          <w:noProof/>
        </w:rPr>
        <w:t>11</w:t>
      </w:r>
      <w:r w:rsidR="00580198">
        <w:fldChar w:fldCharType="end"/>
      </w:r>
      <w:r w:rsidRPr="00DA14EC">
        <w:t>–</w:t>
      </w:r>
      <w:r w:rsidR="00775B61" w:rsidRPr="00DA14EC">
        <w:t xml:space="preserve"> Information Model for Modifications</w:t>
      </w:r>
      <w:bookmarkEnd w:id="1845"/>
    </w:p>
    <w:p w:rsidR="00816671" w:rsidRDefault="00816671" w:rsidP="006E014B"/>
    <w:p w:rsidR="00816671" w:rsidRDefault="00816671" w:rsidP="00F341E2">
      <w:pPr>
        <w:jc w:val="both"/>
      </w:pPr>
      <w:r w:rsidRPr="00816671">
        <w:t>Specifically, information on the modification shall be provided by means of the following descriptors:</w:t>
      </w:r>
    </w:p>
    <w:p w:rsidR="00816671" w:rsidRPr="00601395" w:rsidRDefault="00816671" w:rsidP="001F0C12">
      <w:pPr>
        <w:pStyle w:val="Heading4"/>
        <w:rPr>
          <w:color w:val="0070C0"/>
          <w:lang w:eastAsia="en-US"/>
        </w:rPr>
      </w:pPr>
      <w:bookmarkStart w:id="1846" w:name="_Toc304805808"/>
      <w:bookmarkStart w:id="1847" w:name="_Toc304814752"/>
      <w:r w:rsidRPr="00601395">
        <w:rPr>
          <w:color w:val="0070C0"/>
          <w:lang w:eastAsia="en-US"/>
        </w:rPr>
        <w:t>Modification Type</w:t>
      </w:r>
      <w:bookmarkEnd w:id="1846"/>
      <w:bookmarkEnd w:id="184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Tr="00F579DA">
        <w:tc>
          <w:tcPr>
            <w:tcW w:w="1951" w:type="dxa"/>
            <w:shd w:val="clear" w:color="auto" w:fill="auto"/>
          </w:tcPr>
          <w:p w:rsidR="008F0A76" w:rsidRPr="007A51EF" w:rsidRDefault="008F0A76" w:rsidP="009E270F">
            <w:pPr>
              <w:rPr>
                <w:b/>
                <w:lang w:eastAsia="en-US"/>
              </w:rPr>
            </w:pPr>
            <w:r w:rsidRPr="007A51EF">
              <w:rPr>
                <w:b/>
              </w:rPr>
              <w:t>User Guidance</w:t>
            </w:r>
          </w:p>
        </w:tc>
        <w:tc>
          <w:tcPr>
            <w:tcW w:w="8017" w:type="dxa"/>
            <w:shd w:val="clear" w:color="auto" w:fill="auto"/>
          </w:tcPr>
          <w:p w:rsidR="008F0A76" w:rsidRPr="007A51EF" w:rsidRDefault="00A6388A" w:rsidP="009E270F">
            <w:pPr>
              <w:jc w:val="both"/>
              <w:rPr>
                <w:lang w:eastAsia="en-US"/>
              </w:rPr>
            </w:pPr>
            <w:r w:rsidRPr="00A6388A">
              <w:rPr>
                <w:lang w:eastAsia="en-US"/>
              </w:rPr>
              <w:t>To provide information on the general classification of modification</w:t>
            </w:r>
            <w:r>
              <w:rPr>
                <w:lang w:eastAsia="en-US"/>
              </w:rPr>
              <w:t>.</w:t>
            </w:r>
          </w:p>
        </w:tc>
      </w:tr>
      <w:tr w:rsidR="008F0A76" w:rsidRPr="007A51EF" w:rsidTr="00F579DA">
        <w:tc>
          <w:tcPr>
            <w:tcW w:w="1951" w:type="dxa"/>
            <w:shd w:val="clear" w:color="auto" w:fill="auto"/>
          </w:tcPr>
          <w:p w:rsidR="008F0A76" w:rsidRPr="007A51EF" w:rsidRDefault="008F0A76" w:rsidP="009E270F">
            <w:pPr>
              <w:rPr>
                <w:b/>
                <w:lang w:eastAsia="en-US"/>
              </w:rPr>
            </w:pPr>
            <w:r w:rsidRPr="007A51EF">
              <w:rPr>
                <w:b/>
              </w:rPr>
              <w:t>Example(s)</w:t>
            </w:r>
          </w:p>
        </w:tc>
        <w:tc>
          <w:tcPr>
            <w:tcW w:w="8017" w:type="dxa"/>
            <w:shd w:val="clear" w:color="auto" w:fill="auto"/>
          </w:tcPr>
          <w:p w:rsidR="008F0A76" w:rsidRPr="007A51EF" w:rsidRDefault="00A6388A" w:rsidP="009E270F">
            <w:pPr>
              <w:rPr>
                <w:lang w:eastAsia="en-US"/>
              </w:rPr>
            </w:pPr>
            <w:r w:rsidRPr="00A6388A">
              <w:rPr>
                <w:lang w:eastAsia="en-US"/>
              </w:rPr>
              <w:t>physical, chemical, enzymatic</w:t>
            </w:r>
          </w:p>
        </w:tc>
      </w:tr>
      <w:tr w:rsidR="008F0A76" w:rsidRPr="007A51EF" w:rsidTr="00F579DA">
        <w:tc>
          <w:tcPr>
            <w:tcW w:w="1951" w:type="dxa"/>
            <w:shd w:val="clear" w:color="auto" w:fill="auto"/>
          </w:tcPr>
          <w:p w:rsidR="008F0A76" w:rsidRPr="007A51EF" w:rsidRDefault="008F0A76" w:rsidP="009E270F">
            <w:pPr>
              <w:rPr>
                <w:b/>
              </w:rPr>
            </w:pPr>
            <w:r w:rsidRPr="007A51EF">
              <w:rPr>
                <w:b/>
              </w:rPr>
              <w:t>Conformance</w:t>
            </w:r>
          </w:p>
        </w:tc>
        <w:tc>
          <w:tcPr>
            <w:tcW w:w="8017" w:type="dxa"/>
            <w:shd w:val="clear" w:color="auto" w:fill="auto"/>
          </w:tcPr>
          <w:p w:rsidR="008F0A76" w:rsidRPr="007A51EF" w:rsidRDefault="00A6388A" w:rsidP="009E270F">
            <w:pPr>
              <w:rPr>
                <w:lang w:eastAsia="en-US"/>
              </w:rPr>
            </w:pPr>
            <w:r>
              <w:rPr>
                <w:lang w:eastAsia="en-US"/>
              </w:rPr>
              <w:t>REQUIRED</w:t>
            </w:r>
          </w:p>
        </w:tc>
      </w:tr>
      <w:tr w:rsidR="008F0A76" w:rsidRPr="007A51EF" w:rsidTr="00F579DA">
        <w:tc>
          <w:tcPr>
            <w:tcW w:w="1951" w:type="dxa"/>
            <w:shd w:val="clear" w:color="auto" w:fill="auto"/>
          </w:tcPr>
          <w:p w:rsidR="008F0A76" w:rsidRPr="007A51EF" w:rsidRDefault="008F0A76" w:rsidP="009E270F">
            <w:pPr>
              <w:rPr>
                <w:b/>
              </w:rPr>
            </w:pPr>
            <w:r w:rsidRPr="007A51EF">
              <w:rPr>
                <w:b/>
              </w:rPr>
              <w:t>Data Type</w:t>
            </w:r>
          </w:p>
        </w:tc>
        <w:tc>
          <w:tcPr>
            <w:tcW w:w="8017" w:type="dxa"/>
            <w:shd w:val="clear" w:color="auto" w:fill="auto"/>
          </w:tcPr>
          <w:p w:rsidR="008F0A76" w:rsidRPr="007A51EF" w:rsidRDefault="009E270F" w:rsidP="009E270F">
            <w:pPr>
              <w:rPr>
                <w:lang w:eastAsia="en-US"/>
              </w:rPr>
            </w:pPr>
            <w:r>
              <w:rPr>
                <w:lang w:eastAsia="en-US"/>
              </w:rPr>
              <w:t>CD</w:t>
            </w:r>
          </w:p>
        </w:tc>
      </w:tr>
      <w:tr w:rsidR="008F0A76" w:rsidRPr="007A51EF" w:rsidTr="00F579DA">
        <w:tc>
          <w:tcPr>
            <w:tcW w:w="1951" w:type="dxa"/>
            <w:shd w:val="clear" w:color="auto" w:fill="auto"/>
          </w:tcPr>
          <w:p w:rsidR="008F0A76" w:rsidRPr="007A51EF" w:rsidRDefault="008F0A76" w:rsidP="009E270F">
            <w:pPr>
              <w:rPr>
                <w:b/>
              </w:rPr>
            </w:pPr>
            <w:r w:rsidRPr="007A51EF">
              <w:rPr>
                <w:b/>
              </w:rPr>
              <w:t>Business Rule(s)</w:t>
            </w:r>
          </w:p>
        </w:tc>
        <w:tc>
          <w:tcPr>
            <w:tcW w:w="8017" w:type="dxa"/>
            <w:shd w:val="clear" w:color="auto" w:fill="auto"/>
          </w:tcPr>
          <w:p w:rsidR="008F0A76" w:rsidRPr="007A51EF" w:rsidRDefault="008F0A76" w:rsidP="009E270F">
            <w:pPr>
              <w:jc w:val="both"/>
              <w:rPr>
                <w:lang w:eastAsia="en-US"/>
              </w:rPr>
            </w:pPr>
          </w:p>
        </w:tc>
      </w:tr>
    </w:tbl>
    <w:p w:rsidR="000F55A3" w:rsidRDefault="000F55A3" w:rsidP="000F55A3">
      <w:pPr>
        <w:pStyle w:val="BodyText"/>
      </w:pPr>
      <w:bookmarkStart w:id="1848" w:name="_Toc304805809"/>
      <w:bookmarkStart w:id="1849" w:name="_Toc304814753"/>
      <w:r>
        <w:t>The modification type becomes apparent by its description. Structural modification is described using the structural elements &lt;moiety&gt; and &lt;bond&gt;. Agent and physical modifications are described by the &lt;derivationProcess&gt; element.</w:t>
      </w:r>
    </w:p>
    <w:p w:rsidR="00816671" w:rsidRPr="00601395" w:rsidRDefault="00816671" w:rsidP="001F0C12">
      <w:pPr>
        <w:pStyle w:val="Heading4"/>
        <w:rPr>
          <w:color w:val="0070C0"/>
          <w:lang w:eastAsia="en-US"/>
        </w:rPr>
      </w:pPr>
      <w:r w:rsidRPr="00601395">
        <w:rPr>
          <w:color w:val="0070C0"/>
          <w:lang w:eastAsia="en-US"/>
        </w:rPr>
        <w:t>Residue Modified</w:t>
      </w:r>
      <w:bookmarkEnd w:id="1848"/>
      <w:bookmarkEnd w:id="1849"/>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Tr="00B61E42">
        <w:tc>
          <w:tcPr>
            <w:tcW w:w="1951" w:type="dxa"/>
            <w:shd w:val="clear" w:color="auto" w:fill="auto"/>
          </w:tcPr>
          <w:p w:rsidR="008F0A76" w:rsidRPr="007A51EF" w:rsidRDefault="008F0A76" w:rsidP="009E270F">
            <w:pPr>
              <w:rPr>
                <w:b/>
                <w:lang w:eastAsia="en-US"/>
              </w:rPr>
            </w:pPr>
            <w:r w:rsidRPr="007A51EF">
              <w:rPr>
                <w:b/>
              </w:rPr>
              <w:t>User Guidance</w:t>
            </w:r>
          </w:p>
        </w:tc>
        <w:tc>
          <w:tcPr>
            <w:tcW w:w="8017" w:type="dxa"/>
            <w:shd w:val="clear" w:color="auto" w:fill="auto"/>
          </w:tcPr>
          <w:p w:rsidR="00BD6CA5" w:rsidRDefault="00CF249D" w:rsidP="00F579DA">
            <w:pPr>
              <w:jc w:val="both"/>
              <w:rPr>
                <w:lang w:eastAsia="en-US"/>
              </w:rPr>
            </w:pPr>
            <w:r w:rsidRPr="00CF249D">
              <w:rPr>
                <w:lang w:eastAsia="en-US"/>
              </w:rPr>
              <w:t>Every different amino acid modified is a separate modified residue</w:t>
            </w:r>
            <w:r>
              <w:rPr>
                <w:lang w:eastAsia="en-US"/>
              </w:rPr>
              <w:t>.</w:t>
            </w:r>
          </w:p>
          <w:p w:rsidR="00BD6CA5" w:rsidRPr="007A51EF" w:rsidRDefault="00BD6CA5" w:rsidP="00BD6CA5">
            <w:pPr>
              <w:jc w:val="both"/>
              <w:rPr>
                <w:lang w:eastAsia="en-US"/>
              </w:rPr>
            </w:pPr>
            <w:r>
              <w:rPr>
                <w:lang w:eastAsia="en-US"/>
              </w:rPr>
              <w:t>NOTE: For virus or bacteria the value residue modified is not applicable</w:t>
            </w:r>
          </w:p>
        </w:tc>
      </w:tr>
      <w:tr w:rsidR="008F0A76" w:rsidRPr="007A51EF" w:rsidTr="00B61E42">
        <w:tc>
          <w:tcPr>
            <w:tcW w:w="1951" w:type="dxa"/>
            <w:shd w:val="clear" w:color="auto" w:fill="auto"/>
          </w:tcPr>
          <w:p w:rsidR="008F0A76" w:rsidRPr="007A51EF" w:rsidRDefault="008F0A76" w:rsidP="009E270F">
            <w:pPr>
              <w:rPr>
                <w:b/>
                <w:lang w:eastAsia="en-US"/>
              </w:rPr>
            </w:pPr>
            <w:r w:rsidRPr="007A51EF">
              <w:rPr>
                <w:b/>
              </w:rPr>
              <w:t>Example(s)</w:t>
            </w:r>
          </w:p>
        </w:tc>
        <w:tc>
          <w:tcPr>
            <w:tcW w:w="8017" w:type="dxa"/>
            <w:shd w:val="clear" w:color="auto" w:fill="auto"/>
          </w:tcPr>
          <w:p w:rsidR="008F0A76" w:rsidRPr="007A51EF" w:rsidRDefault="00CF249D" w:rsidP="009E270F">
            <w:pPr>
              <w:rPr>
                <w:lang w:eastAsia="en-US"/>
              </w:rPr>
            </w:pPr>
            <w:r w:rsidRPr="00CF249D">
              <w:rPr>
                <w:lang w:eastAsia="en-US"/>
              </w:rPr>
              <w:t>20 amino acids plus 5 nucleotides</w:t>
            </w:r>
          </w:p>
        </w:tc>
      </w:tr>
      <w:tr w:rsidR="008F0A76" w:rsidRPr="007A51EF" w:rsidTr="00B61E42">
        <w:tc>
          <w:tcPr>
            <w:tcW w:w="1951" w:type="dxa"/>
            <w:shd w:val="clear" w:color="auto" w:fill="auto"/>
          </w:tcPr>
          <w:p w:rsidR="008F0A76" w:rsidRPr="007A51EF" w:rsidRDefault="008F0A76" w:rsidP="009E270F">
            <w:pPr>
              <w:rPr>
                <w:b/>
              </w:rPr>
            </w:pPr>
            <w:r w:rsidRPr="007A51EF">
              <w:rPr>
                <w:b/>
              </w:rPr>
              <w:t>Conformance</w:t>
            </w:r>
          </w:p>
        </w:tc>
        <w:tc>
          <w:tcPr>
            <w:tcW w:w="8017" w:type="dxa"/>
            <w:shd w:val="clear" w:color="auto" w:fill="auto"/>
          </w:tcPr>
          <w:p w:rsidR="008F0A76" w:rsidRPr="007A51EF" w:rsidRDefault="00CF249D" w:rsidP="009E270F">
            <w:pPr>
              <w:rPr>
                <w:lang w:eastAsia="en-US"/>
              </w:rPr>
            </w:pPr>
            <w:r>
              <w:rPr>
                <w:lang w:eastAsia="en-US"/>
              </w:rPr>
              <w:t>REQUIRED</w:t>
            </w:r>
          </w:p>
        </w:tc>
      </w:tr>
      <w:tr w:rsidR="008F0A76" w:rsidRPr="007A51EF" w:rsidTr="00B61E42">
        <w:tc>
          <w:tcPr>
            <w:tcW w:w="1951" w:type="dxa"/>
            <w:shd w:val="clear" w:color="auto" w:fill="auto"/>
          </w:tcPr>
          <w:p w:rsidR="008F0A76" w:rsidRPr="007A51EF" w:rsidRDefault="008F0A76" w:rsidP="009E270F">
            <w:pPr>
              <w:rPr>
                <w:b/>
              </w:rPr>
            </w:pPr>
            <w:r w:rsidRPr="007A51EF">
              <w:rPr>
                <w:b/>
              </w:rPr>
              <w:t>Data Type</w:t>
            </w:r>
          </w:p>
        </w:tc>
        <w:tc>
          <w:tcPr>
            <w:tcW w:w="8017" w:type="dxa"/>
            <w:shd w:val="clear" w:color="auto" w:fill="auto"/>
          </w:tcPr>
          <w:p w:rsidR="008F0A76" w:rsidRPr="007A51EF" w:rsidRDefault="009E270F" w:rsidP="009E270F">
            <w:pPr>
              <w:rPr>
                <w:lang w:eastAsia="en-US"/>
              </w:rPr>
            </w:pPr>
            <w:r>
              <w:rPr>
                <w:lang w:eastAsia="en-US"/>
              </w:rPr>
              <w:t>CD</w:t>
            </w:r>
          </w:p>
        </w:tc>
      </w:tr>
      <w:tr w:rsidR="008F0A76" w:rsidRPr="007A51EF" w:rsidTr="00B61E42">
        <w:tc>
          <w:tcPr>
            <w:tcW w:w="1951" w:type="dxa"/>
            <w:shd w:val="clear" w:color="auto" w:fill="auto"/>
          </w:tcPr>
          <w:p w:rsidR="008F0A76" w:rsidRPr="007A51EF" w:rsidRDefault="008F0A76" w:rsidP="009E270F">
            <w:pPr>
              <w:rPr>
                <w:b/>
              </w:rPr>
            </w:pPr>
            <w:r w:rsidRPr="007A51EF">
              <w:rPr>
                <w:b/>
              </w:rPr>
              <w:t>Business Rule(s)</w:t>
            </w:r>
          </w:p>
        </w:tc>
        <w:tc>
          <w:tcPr>
            <w:tcW w:w="8017" w:type="dxa"/>
            <w:shd w:val="clear" w:color="auto" w:fill="auto"/>
          </w:tcPr>
          <w:p w:rsidR="008F0A76" w:rsidRPr="007A51EF" w:rsidRDefault="00BD6CA5" w:rsidP="00BD6CA5">
            <w:pPr>
              <w:jc w:val="both"/>
              <w:rPr>
                <w:lang w:eastAsia="en-US"/>
              </w:rPr>
            </w:pPr>
            <w:r>
              <w:rPr>
                <w:lang w:eastAsia="en-US"/>
              </w:rPr>
              <w:t>For proteins, the controlled vocabulary for amino acids applies; for nucleic acid, the Nucleotide Bases controlled vocabulary applies; for polymers, the controlled vocabulary for substance names applies; for structurally diverse substance or Mixture, the value residue modified equals to: not applicable</w:t>
            </w:r>
          </w:p>
        </w:tc>
      </w:tr>
    </w:tbl>
    <w:p w:rsidR="000F55A3" w:rsidRDefault="000F55A3" w:rsidP="000F55A3">
      <w:pPr>
        <w:pStyle w:val="BodyText"/>
      </w:pPr>
      <w:bookmarkStart w:id="1850" w:name="_Toc263320869"/>
      <w:bookmarkStart w:id="1851" w:name="_Toc304805810"/>
      <w:bookmarkStart w:id="1852" w:name="_Toc304814754"/>
      <w:r>
        <w:t>The modified residue should be specified by bond elements, because if it is known then the moiety / molecular fragment will also be known at least in general terms (as in glycosylation). In that case bonds and distal moieties can be specified. If the position is not known, but we want to specify that certain types of amino acids are being modified this can be accomplished in the bond code. Further, the quantity of the bond element can be specified.</w:t>
      </w:r>
    </w:p>
    <w:p w:rsidR="00F3698C" w:rsidRDefault="00F3698C" w:rsidP="004A67D6">
      <w:pPr>
        <w:pStyle w:val="XML"/>
        <w:keepLines w:val="0"/>
      </w:pPr>
      <w:r>
        <w:lastRenderedPageBreak/>
        <w:t>&lt;identifiedSubstance&gt;</w:t>
      </w:r>
      <w:r>
        <w:br/>
        <w:t xml:space="preserve">  &lt;identifiedSubstance&gt;</w:t>
      </w:r>
      <w:r>
        <w:br/>
        <w:t xml:space="preserve">    &lt;moiety&gt;</w:t>
      </w:r>
      <w:r>
        <w:br/>
        <w:t xml:space="preserve">      &lt;bond&gt;</w:t>
      </w:r>
      <w:r>
        <w:br/>
        <w:t xml:space="preserve">        &lt;code code="</w:t>
      </w:r>
      <w:r>
        <w:rPr>
          <w:i/>
          <w:iCs/>
        </w:rPr>
        <w:t xml:space="preserve">Bond Type Code specifying </w:t>
      </w:r>
      <w:r w:rsidRPr="00F3698C">
        <w:rPr>
          <w:b/>
          <w:bCs/>
          <w:i/>
          <w:iCs/>
        </w:rPr>
        <w:t>Residue Modified</w:t>
      </w:r>
      <w:r>
        <w:t>"</w:t>
      </w:r>
      <w:r>
        <w:br/>
        <w:t xml:space="preserve">              codeSystem="</w:t>
      </w:r>
      <w:r w:rsidRPr="000C4ACE">
        <w:rPr>
          <w:i/>
          <w:iCs/>
        </w:rPr>
        <w:t>Code System (OID)</w:t>
      </w:r>
      <w:r>
        <w:t>"</w:t>
      </w:r>
      <w:r>
        <w:br/>
        <w:t xml:space="preserve">              displayName="</w:t>
      </w:r>
      <w:r w:rsidR="004A67D6">
        <w:rPr>
          <w:i/>
          <w:iCs/>
        </w:rPr>
        <w:t xml:space="preserve">Bond Type </w:t>
      </w:r>
      <w:r w:rsidRPr="00911060">
        <w:rPr>
          <w:i/>
          <w:iCs/>
        </w:rPr>
        <w:t>Name</w:t>
      </w:r>
      <w:r>
        <w:t>"/&gt;</w:t>
      </w:r>
      <w:r>
        <w:br/>
        <w:t xml:space="preserve">        &lt;quantity&gt;&lt;!-- amount of structural modification --&gt;&lt;/quantity&gt;</w:t>
      </w:r>
      <w:r>
        <w:br/>
        <w:t xml:space="preserve">        &lt;distalMoiety&gt;</w:t>
      </w:r>
      <w:r>
        <w:br/>
        <w:t xml:space="preserve">          &lt;code code="</w:t>
      </w:r>
      <w:r>
        <w:rPr>
          <w:i/>
          <w:iCs/>
        </w:rPr>
        <w:t>Molecular Fragment (Substance)</w:t>
      </w:r>
      <w:r w:rsidRPr="000C4ACE">
        <w:rPr>
          <w:i/>
          <w:iCs/>
        </w:rPr>
        <w:t xml:space="preserve"> Id</w:t>
      </w:r>
      <w:r>
        <w:t xml:space="preserve">" </w:t>
      </w:r>
      <w:r>
        <w:br/>
        <w:t xml:space="preserve">                codeSystem="</w:t>
      </w:r>
      <w:r>
        <w:rPr>
          <w:i/>
          <w:iCs/>
        </w:rPr>
        <w:t>Substance Id</w:t>
      </w:r>
      <w:r w:rsidRPr="000C4ACE">
        <w:rPr>
          <w:i/>
          <w:iCs/>
        </w:rPr>
        <w:t xml:space="preserve"> System (OID)</w:t>
      </w:r>
      <w:r>
        <w:t>"/&gt;</w:t>
      </w:r>
      <w:r>
        <w:br/>
        <w:t xml:space="preserve">          &lt;name&gt;</w:t>
      </w:r>
      <w:r>
        <w:rPr>
          <w:i/>
          <w:iCs/>
        </w:rPr>
        <w:t>Molecular Fragment</w:t>
      </w:r>
      <w:r w:rsidRPr="000C4ACE">
        <w:rPr>
          <w:i/>
          <w:iCs/>
        </w:rPr>
        <w:t xml:space="preserve"> Name</w:t>
      </w:r>
      <w:r>
        <w:t>&lt;/name&gt;</w:t>
      </w:r>
      <w:r>
        <w:br/>
        <w:t xml:space="preserve">        &lt;/distalMoiety&gt;</w:t>
      </w:r>
    </w:p>
    <w:p w:rsidR="00816671" w:rsidRPr="00601395" w:rsidRDefault="00816671" w:rsidP="001F0C12">
      <w:pPr>
        <w:pStyle w:val="Heading4"/>
        <w:rPr>
          <w:color w:val="0070C0"/>
          <w:lang w:eastAsia="en-US"/>
        </w:rPr>
      </w:pPr>
      <w:r w:rsidRPr="00601395">
        <w:rPr>
          <w:color w:val="0070C0"/>
          <w:lang w:eastAsia="en-US"/>
        </w:rPr>
        <w:t>Residue Site</w:t>
      </w:r>
      <w:bookmarkEnd w:id="1850"/>
      <w:bookmarkEnd w:id="1851"/>
      <w:bookmarkEnd w:id="1852"/>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Tr="00B61E42">
        <w:tc>
          <w:tcPr>
            <w:tcW w:w="1951" w:type="dxa"/>
            <w:shd w:val="clear" w:color="auto" w:fill="auto"/>
          </w:tcPr>
          <w:p w:rsidR="008F0A76" w:rsidRPr="007A51EF" w:rsidRDefault="008F0A76" w:rsidP="009E270F">
            <w:pPr>
              <w:rPr>
                <w:b/>
                <w:lang w:eastAsia="en-US"/>
              </w:rPr>
            </w:pPr>
            <w:r w:rsidRPr="007A51EF">
              <w:rPr>
                <w:b/>
              </w:rPr>
              <w:t>User Guidance</w:t>
            </w:r>
          </w:p>
        </w:tc>
        <w:tc>
          <w:tcPr>
            <w:tcW w:w="8017" w:type="dxa"/>
            <w:shd w:val="clear" w:color="auto" w:fill="auto"/>
          </w:tcPr>
          <w:p w:rsidR="008F0A76" w:rsidRPr="007A51EF" w:rsidRDefault="00CB4D4C" w:rsidP="001844C9">
            <w:pPr>
              <w:jc w:val="both"/>
              <w:rPr>
                <w:lang w:eastAsia="en-US"/>
              </w:rPr>
            </w:pPr>
            <w:r>
              <w:rPr>
                <w:lang w:eastAsia="en-US"/>
              </w:rPr>
              <w:t>The position of specific residue undergone to modifications shall be described.</w:t>
            </w:r>
          </w:p>
        </w:tc>
      </w:tr>
      <w:tr w:rsidR="008F0A76" w:rsidRPr="007A51EF" w:rsidTr="00B61E42">
        <w:tc>
          <w:tcPr>
            <w:tcW w:w="1951" w:type="dxa"/>
            <w:shd w:val="clear" w:color="auto" w:fill="auto"/>
          </w:tcPr>
          <w:p w:rsidR="008F0A76" w:rsidRPr="007A51EF" w:rsidRDefault="008F0A76" w:rsidP="009E270F">
            <w:pPr>
              <w:rPr>
                <w:b/>
                <w:lang w:eastAsia="en-US"/>
              </w:rPr>
            </w:pPr>
            <w:r w:rsidRPr="007A51EF">
              <w:rPr>
                <w:b/>
              </w:rPr>
              <w:t>Example(s)</w:t>
            </w:r>
          </w:p>
        </w:tc>
        <w:tc>
          <w:tcPr>
            <w:tcW w:w="8017" w:type="dxa"/>
            <w:shd w:val="clear" w:color="auto" w:fill="auto"/>
          </w:tcPr>
          <w:p w:rsidR="008F0A76" w:rsidRPr="007A51EF" w:rsidRDefault="008F0A76" w:rsidP="00CB4D4C">
            <w:pPr>
              <w:rPr>
                <w:lang w:eastAsia="en-US"/>
              </w:rPr>
            </w:pPr>
          </w:p>
        </w:tc>
      </w:tr>
      <w:tr w:rsidR="008F0A76" w:rsidRPr="007A51EF" w:rsidTr="00B61E42">
        <w:tc>
          <w:tcPr>
            <w:tcW w:w="1951" w:type="dxa"/>
            <w:shd w:val="clear" w:color="auto" w:fill="auto"/>
          </w:tcPr>
          <w:p w:rsidR="008F0A76" w:rsidRPr="007A51EF" w:rsidRDefault="008F0A76" w:rsidP="009E270F">
            <w:pPr>
              <w:rPr>
                <w:b/>
              </w:rPr>
            </w:pPr>
            <w:r w:rsidRPr="007A51EF">
              <w:rPr>
                <w:b/>
              </w:rPr>
              <w:t>Conformance</w:t>
            </w:r>
          </w:p>
        </w:tc>
        <w:tc>
          <w:tcPr>
            <w:tcW w:w="8017" w:type="dxa"/>
            <w:shd w:val="clear" w:color="auto" w:fill="auto"/>
          </w:tcPr>
          <w:p w:rsidR="008F0A76" w:rsidRPr="007A51EF" w:rsidRDefault="00CF249D" w:rsidP="009E270F">
            <w:pPr>
              <w:rPr>
                <w:lang w:eastAsia="en-US"/>
              </w:rPr>
            </w:pPr>
            <w:r>
              <w:rPr>
                <w:lang w:eastAsia="en-US"/>
              </w:rPr>
              <w:t>CONDITIONAL</w:t>
            </w:r>
          </w:p>
        </w:tc>
      </w:tr>
      <w:tr w:rsidR="008F0A76" w:rsidRPr="007A51EF" w:rsidTr="00B61E42">
        <w:tc>
          <w:tcPr>
            <w:tcW w:w="1951" w:type="dxa"/>
            <w:shd w:val="clear" w:color="auto" w:fill="auto"/>
          </w:tcPr>
          <w:p w:rsidR="008F0A76" w:rsidRPr="007A51EF" w:rsidRDefault="008F0A76" w:rsidP="009E270F">
            <w:pPr>
              <w:rPr>
                <w:b/>
              </w:rPr>
            </w:pPr>
            <w:r w:rsidRPr="007A51EF">
              <w:rPr>
                <w:b/>
              </w:rPr>
              <w:t>Data Type</w:t>
            </w:r>
          </w:p>
        </w:tc>
        <w:tc>
          <w:tcPr>
            <w:tcW w:w="8017" w:type="dxa"/>
            <w:shd w:val="clear" w:color="auto" w:fill="auto"/>
          </w:tcPr>
          <w:p w:rsidR="008F0A76" w:rsidRPr="007A51EF" w:rsidRDefault="009E270F" w:rsidP="009E270F">
            <w:pPr>
              <w:rPr>
                <w:lang w:eastAsia="en-US"/>
              </w:rPr>
            </w:pPr>
            <w:r>
              <w:rPr>
                <w:lang w:eastAsia="en-US"/>
              </w:rPr>
              <w:t>ST</w:t>
            </w:r>
          </w:p>
        </w:tc>
      </w:tr>
      <w:tr w:rsidR="008F0A76" w:rsidRPr="007A51EF" w:rsidTr="00B61E42">
        <w:tc>
          <w:tcPr>
            <w:tcW w:w="1951" w:type="dxa"/>
            <w:shd w:val="clear" w:color="auto" w:fill="auto"/>
          </w:tcPr>
          <w:p w:rsidR="008F0A76" w:rsidRPr="007A51EF" w:rsidRDefault="008F0A76" w:rsidP="009E270F">
            <w:pPr>
              <w:rPr>
                <w:b/>
              </w:rPr>
            </w:pPr>
            <w:r w:rsidRPr="007A51EF">
              <w:rPr>
                <w:b/>
              </w:rPr>
              <w:t>Business Rule(s)</w:t>
            </w:r>
          </w:p>
        </w:tc>
        <w:tc>
          <w:tcPr>
            <w:tcW w:w="8017" w:type="dxa"/>
            <w:shd w:val="clear" w:color="auto" w:fill="auto"/>
          </w:tcPr>
          <w:p w:rsidR="008F0A76" w:rsidRPr="007A51EF" w:rsidRDefault="008F0A76" w:rsidP="009E270F">
            <w:pPr>
              <w:jc w:val="both"/>
              <w:rPr>
                <w:lang w:eastAsia="en-US"/>
              </w:rPr>
            </w:pPr>
          </w:p>
        </w:tc>
      </w:tr>
    </w:tbl>
    <w:p w:rsidR="001844C9" w:rsidRDefault="001844C9" w:rsidP="004A67D6">
      <w:pPr>
        <w:pStyle w:val="XML"/>
        <w:keepLines w:val="0"/>
      </w:pPr>
      <w:r>
        <w:t>&lt;identifiedSubstance&gt;</w:t>
      </w:r>
      <w:r>
        <w:br/>
        <w:t xml:space="preserve">  &lt;identifiedSubstance&gt;</w:t>
      </w:r>
      <w:r>
        <w:br/>
        <w:t xml:space="preserve">    &lt;moiety&gt;</w:t>
      </w:r>
      <w:r>
        <w:br/>
        <w:t xml:space="preserve">      &lt;bond&gt;</w:t>
      </w:r>
      <w:r>
        <w:br/>
        <w:t xml:space="preserve">        &lt;code code="</w:t>
      </w:r>
      <w:r>
        <w:rPr>
          <w:i/>
          <w:iCs/>
        </w:rPr>
        <w:t>Bond Type Code</w:t>
      </w:r>
      <w:r>
        <w:t>"</w:t>
      </w:r>
      <w:r w:rsidR="004A67D6">
        <w:t xml:space="preserve"> </w:t>
      </w:r>
      <w:r>
        <w:t>codeSystem="</w:t>
      </w:r>
      <w:r w:rsidRPr="000C4ACE">
        <w:rPr>
          <w:i/>
          <w:iCs/>
        </w:rPr>
        <w:t>Code System (OID)</w:t>
      </w:r>
      <w:r>
        <w:t>"</w:t>
      </w:r>
      <w:r>
        <w:br/>
        <w:t xml:space="preserve">              displayName="</w:t>
      </w:r>
      <w:r w:rsidR="004A67D6">
        <w:rPr>
          <w:i/>
          <w:iCs/>
        </w:rPr>
        <w:t>Bond Type</w:t>
      </w:r>
      <w:r w:rsidRPr="00911060">
        <w:rPr>
          <w:i/>
          <w:iCs/>
        </w:rPr>
        <w:t xml:space="preserve"> Name</w:t>
      </w:r>
      <w:r>
        <w:t>"/&gt;</w:t>
      </w:r>
      <w:r>
        <w:br/>
        <w:t xml:space="preserve">        &lt;position value="</w:t>
      </w:r>
      <w:r w:rsidR="004A67D6" w:rsidRPr="004A67D6">
        <w:rPr>
          <w:b/>
          <w:bCs/>
          <w:i/>
          <w:iCs/>
        </w:rPr>
        <w:t>Residue Site</w:t>
      </w:r>
      <w:r>
        <w:t>"/&gt;</w:t>
      </w:r>
    </w:p>
    <w:p w:rsidR="00816671" w:rsidRPr="00601395" w:rsidRDefault="00816671" w:rsidP="001F0C12">
      <w:pPr>
        <w:pStyle w:val="Heading4"/>
        <w:rPr>
          <w:color w:val="FF0000"/>
          <w:lang w:eastAsia="en-US"/>
        </w:rPr>
      </w:pPr>
      <w:r w:rsidRPr="00601395">
        <w:rPr>
          <w:color w:val="FF0000"/>
          <w:lang w:eastAsia="en-US"/>
        </w:rPr>
        <w:t>Structural Modification</w:t>
      </w:r>
    </w:p>
    <w:p w:rsidR="00816671" w:rsidRDefault="00816671" w:rsidP="00610B06">
      <w:pPr>
        <w:pStyle w:val="CommentText"/>
        <w:jc w:val="both"/>
      </w:pPr>
      <w:r>
        <w:t>M</w:t>
      </w:r>
      <w:r w:rsidRPr="00096872">
        <w:t>odification</w:t>
      </w:r>
      <w:r>
        <w:t>s wh</w:t>
      </w:r>
      <w:r w:rsidR="00610B06">
        <w:t>ich can be structurally defined</w:t>
      </w:r>
      <w:r w:rsidR="00525EAD">
        <w:t xml:space="preserve"> </w:t>
      </w:r>
      <w:r>
        <w:t>shall be described by means of the following descriptors:</w:t>
      </w:r>
    </w:p>
    <w:p w:rsidR="00816671" w:rsidRPr="00601395" w:rsidRDefault="00816671" w:rsidP="001F0C12">
      <w:pPr>
        <w:pStyle w:val="Heading5"/>
        <w:rPr>
          <w:color w:val="0070C0"/>
          <w:lang w:eastAsia="en-US"/>
        </w:rPr>
      </w:pPr>
      <w:bookmarkStart w:id="1853" w:name="_Toc304805818"/>
      <w:bookmarkStart w:id="1854" w:name="_Toc304814762"/>
      <w:r w:rsidRPr="00601395">
        <w:rPr>
          <w:color w:val="0070C0"/>
          <w:lang w:eastAsia="en-US"/>
        </w:rPr>
        <w:t>Structural Modification Type</w:t>
      </w:r>
      <w:bookmarkEnd w:id="1853"/>
      <w:bookmarkEnd w:id="1854"/>
    </w:p>
    <w:p w:rsidR="00816671" w:rsidRDefault="00816671" w:rsidP="00816671"/>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Tr="00B61E42">
        <w:tc>
          <w:tcPr>
            <w:tcW w:w="1951" w:type="dxa"/>
            <w:shd w:val="clear" w:color="auto" w:fill="auto"/>
          </w:tcPr>
          <w:p w:rsidR="008F0A76" w:rsidRPr="007A51EF" w:rsidRDefault="008F0A76" w:rsidP="009E270F">
            <w:pPr>
              <w:rPr>
                <w:b/>
                <w:lang w:eastAsia="en-US"/>
              </w:rPr>
            </w:pPr>
            <w:r w:rsidRPr="007A51EF">
              <w:rPr>
                <w:b/>
              </w:rPr>
              <w:t>User Guidance</w:t>
            </w:r>
          </w:p>
        </w:tc>
        <w:tc>
          <w:tcPr>
            <w:tcW w:w="8017" w:type="dxa"/>
            <w:shd w:val="clear" w:color="auto" w:fill="auto"/>
          </w:tcPr>
          <w:p w:rsidR="008F0A76" w:rsidRPr="007A51EF" w:rsidRDefault="00A1618E" w:rsidP="009E270F">
            <w:pPr>
              <w:jc w:val="both"/>
              <w:rPr>
                <w:lang w:eastAsia="en-US"/>
              </w:rPr>
            </w:pPr>
            <w:r w:rsidRPr="00A1618E">
              <w:rPr>
                <w:lang w:eastAsia="en-US"/>
              </w:rPr>
              <w:t>Refers to the type of the structural modification</w:t>
            </w:r>
            <w:r>
              <w:rPr>
                <w:lang w:eastAsia="en-US"/>
              </w:rPr>
              <w:t>.</w:t>
            </w:r>
          </w:p>
        </w:tc>
      </w:tr>
      <w:tr w:rsidR="008F0A76" w:rsidRPr="007A51EF" w:rsidTr="00B61E42">
        <w:tc>
          <w:tcPr>
            <w:tcW w:w="1951" w:type="dxa"/>
            <w:shd w:val="clear" w:color="auto" w:fill="auto"/>
          </w:tcPr>
          <w:p w:rsidR="008F0A76" w:rsidRPr="007A51EF" w:rsidRDefault="008F0A76" w:rsidP="009E270F">
            <w:pPr>
              <w:rPr>
                <w:b/>
                <w:lang w:eastAsia="en-US"/>
              </w:rPr>
            </w:pPr>
            <w:r w:rsidRPr="007A51EF">
              <w:rPr>
                <w:b/>
              </w:rPr>
              <w:t>Example(s)</w:t>
            </w:r>
          </w:p>
        </w:tc>
        <w:tc>
          <w:tcPr>
            <w:tcW w:w="8017" w:type="dxa"/>
            <w:shd w:val="clear" w:color="auto" w:fill="auto"/>
          </w:tcPr>
          <w:p w:rsidR="008F0A76" w:rsidRPr="007A51EF" w:rsidRDefault="008F0A76" w:rsidP="009E270F">
            <w:pPr>
              <w:rPr>
                <w:lang w:eastAsia="en-US"/>
              </w:rPr>
            </w:pPr>
          </w:p>
        </w:tc>
      </w:tr>
      <w:tr w:rsidR="008F0A76" w:rsidRPr="007A51EF" w:rsidTr="00B61E42">
        <w:tc>
          <w:tcPr>
            <w:tcW w:w="1951" w:type="dxa"/>
            <w:shd w:val="clear" w:color="auto" w:fill="auto"/>
          </w:tcPr>
          <w:p w:rsidR="008F0A76" w:rsidRPr="007A51EF" w:rsidRDefault="008F0A76" w:rsidP="009E270F">
            <w:pPr>
              <w:rPr>
                <w:b/>
              </w:rPr>
            </w:pPr>
            <w:r w:rsidRPr="007A51EF">
              <w:rPr>
                <w:b/>
              </w:rPr>
              <w:t>Conformance</w:t>
            </w:r>
          </w:p>
        </w:tc>
        <w:tc>
          <w:tcPr>
            <w:tcW w:w="8017" w:type="dxa"/>
            <w:shd w:val="clear" w:color="auto" w:fill="auto"/>
          </w:tcPr>
          <w:p w:rsidR="008F0A76" w:rsidRPr="007A51EF" w:rsidRDefault="008F0A76" w:rsidP="009E270F">
            <w:pPr>
              <w:rPr>
                <w:lang w:eastAsia="en-US"/>
              </w:rPr>
            </w:pPr>
          </w:p>
        </w:tc>
      </w:tr>
      <w:tr w:rsidR="008F0A76" w:rsidRPr="007A51EF" w:rsidTr="00B61E42">
        <w:tc>
          <w:tcPr>
            <w:tcW w:w="1951" w:type="dxa"/>
            <w:shd w:val="clear" w:color="auto" w:fill="auto"/>
          </w:tcPr>
          <w:p w:rsidR="008F0A76" w:rsidRPr="007A51EF" w:rsidRDefault="008F0A76" w:rsidP="009E270F">
            <w:pPr>
              <w:rPr>
                <w:b/>
              </w:rPr>
            </w:pPr>
            <w:r w:rsidRPr="007A51EF">
              <w:rPr>
                <w:b/>
              </w:rPr>
              <w:t>Data Type</w:t>
            </w:r>
          </w:p>
        </w:tc>
        <w:tc>
          <w:tcPr>
            <w:tcW w:w="8017" w:type="dxa"/>
            <w:shd w:val="clear" w:color="auto" w:fill="auto"/>
          </w:tcPr>
          <w:p w:rsidR="008F0A76" w:rsidRPr="007A51EF" w:rsidRDefault="00A1618E" w:rsidP="009E270F">
            <w:pPr>
              <w:rPr>
                <w:lang w:eastAsia="en-US"/>
              </w:rPr>
            </w:pPr>
            <w:r>
              <w:rPr>
                <w:lang w:eastAsia="en-US"/>
              </w:rPr>
              <w:t>CD</w:t>
            </w:r>
          </w:p>
        </w:tc>
      </w:tr>
      <w:tr w:rsidR="008F0A76" w:rsidRPr="007A51EF" w:rsidTr="00B61E42">
        <w:tc>
          <w:tcPr>
            <w:tcW w:w="1951" w:type="dxa"/>
            <w:shd w:val="clear" w:color="auto" w:fill="auto"/>
          </w:tcPr>
          <w:p w:rsidR="008F0A76" w:rsidRPr="007A51EF" w:rsidRDefault="008F0A76" w:rsidP="009E270F">
            <w:pPr>
              <w:rPr>
                <w:b/>
              </w:rPr>
            </w:pPr>
            <w:r w:rsidRPr="007A51EF">
              <w:rPr>
                <w:b/>
              </w:rPr>
              <w:t>Business Rule(s)</w:t>
            </w:r>
          </w:p>
        </w:tc>
        <w:tc>
          <w:tcPr>
            <w:tcW w:w="8017" w:type="dxa"/>
            <w:shd w:val="clear" w:color="auto" w:fill="auto"/>
          </w:tcPr>
          <w:p w:rsidR="008F0A76" w:rsidRPr="007A51EF" w:rsidRDefault="008F0A76" w:rsidP="009E270F">
            <w:pPr>
              <w:jc w:val="both"/>
              <w:rPr>
                <w:lang w:eastAsia="en-US"/>
              </w:rPr>
            </w:pPr>
          </w:p>
        </w:tc>
      </w:tr>
    </w:tbl>
    <w:p w:rsidR="00816671" w:rsidRPr="00074477" w:rsidRDefault="00816671" w:rsidP="001F0C12">
      <w:pPr>
        <w:pStyle w:val="Heading5"/>
        <w:rPr>
          <w:color w:val="FF0000"/>
          <w:lang w:eastAsia="en-US"/>
        </w:rPr>
      </w:pPr>
      <w:bookmarkStart w:id="1855" w:name="_Toc304805819"/>
      <w:bookmarkStart w:id="1856" w:name="_Toc304814763"/>
      <w:r w:rsidRPr="00074477">
        <w:rPr>
          <w:color w:val="FF0000"/>
          <w:lang w:eastAsia="en-US"/>
        </w:rPr>
        <w:t>Moiety</w:t>
      </w:r>
      <w:bookmarkEnd w:id="1855"/>
      <w:bookmarkEnd w:id="1856"/>
    </w:p>
    <w:p w:rsidR="00816671" w:rsidRDefault="00816671" w:rsidP="00E31477">
      <w:r w:rsidRPr="00816671">
        <w:t>The moiety is a defined chemical structure covalently linked to the protein</w:t>
      </w:r>
      <w:r w:rsidR="00E31477">
        <w:t xml:space="preserve">. </w:t>
      </w:r>
      <w:r w:rsidR="00C22C3D" w:rsidRPr="00C22C3D">
        <w:t xml:space="preserve">The information related to the </w:t>
      </w:r>
      <w:r w:rsidR="00C22C3D">
        <w:t>moiety</w:t>
      </w:r>
      <w:r w:rsidR="00C22C3D" w:rsidRPr="00C22C3D">
        <w:t xml:space="preserve"> shall be provided as per specification described in </w:t>
      </w:r>
      <w:r w:rsidR="00C22C3D">
        <w:t xml:space="preserve">the </w:t>
      </w:r>
      <w:r w:rsidR="00C22C3D" w:rsidRPr="00C22C3D">
        <w:t>Section 8.10.9.2.</w:t>
      </w:r>
    </w:p>
    <w:p w:rsidR="00816671" w:rsidRDefault="00816671" w:rsidP="001F0C12">
      <w:pPr>
        <w:pStyle w:val="Heading5"/>
        <w:rPr>
          <w:color w:val="FF0000"/>
          <w:lang w:eastAsia="en-US"/>
        </w:rPr>
      </w:pPr>
      <w:r w:rsidRPr="00074477">
        <w:rPr>
          <w:color w:val="FF0000"/>
          <w:lang w:eastAsia="en-US"/>
        </w:rPr>
        <w:t>Molecular Fragment</w:t>
      </w:r>
    </w:p>
    <w:p w:rsidR="00423973" w:rsidRPr="00423973" w:rsidRDefault="00423973" w:rsidP="00423973">
      <w:pPr>
        <w:rPr>
          <w:lang w:eastAsia="en-US"/>
        </w:rPr>
      </w:pPr>
      <w:r>
        <w:rPr>
          <w:lang w:eastAsia="en-US"/>
        </w:rPr>
        <w:t xml:space="preserve">Molecular Fragment and Moiety are the same thing </w:t>
      </w:r>
      <w:r w:rsidR="00E31477">
        <w:rPr>
          <w:lang w:eastAsia="en-US"/>
        </w:rPr>
        <w:t>and represented in the same way as Moiety.</w:t>
      </w:r>
    </w:p>
    <w:p w:rsidR="00816671" w:rsidRPr="00074477" w:rsidRDefault="00816671" w:rsidP="00B75022">
      <w:pPr>
        <w:pStyle w:val="Heading6"/>
        <w:rPr>
          <w:color w:val="0070C0"/>
          <w:lang w:eastAsia="en-US"/>
        </w:rPr>
      </w:pPr>
      <w:bookmarkStart w:id="1857" w:name="_Toc304814768"/>
      <w:r w:rsidRPr="00074477">
        <w:rPr>
          <w:color w:val="0070C0"/>
          <w:lang w:eastAsia="en-US"/>
        </w:rPr>
        <w:t>Role</w:t>
      </w:r>
      <w:bookmarkEnd w:id="185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Tr="00B61E42">
        <w:tc>
          <w:tcPr>
            <w:tcW w:w="1951" w:type="dxa"/>
            <w:shd w:val="clear" w:color="auto" w:fill="auto"/>
          </w:tcPr>
          <w:p w:rsidR="008F0A76" w:rsidRPr="007A51EF" w:rsidRDefault="008F0A76" w:rsidP="009E270F">
            <w:pPr>
              <w:rPr>
                <w:b/>
                <w:lang w:eastAsia="en-US"/>
              </w:rPr>
            </w:pPr>
            <w:r w:rsidRPr="007A51EF">
              <w:rPr>
                <w:b/>
              </w:rPr>
              <w:t>User Guidance</w:t>
            </w:r>
          </w:p>
        </w:tc>
        <w:tc>
          <w:tcPr>
            <w:tcW w:w="8017" w:type="dxa"/>
            <w:shd w:val="clear" w:color="auto" w:fill="auto"/>
          </w:tcPr>
          <w:p w:rsidR="008F0A76" w:rsidRPr="007A51EF" w:rsidRDefault="00F74B35" w:rsidP="009E270F">
            <w:pPr>
              <w:jc w:val="both"/>
              <w:rPr>
                <w:lang w:eastAsia="en-US"/>
              </w:rPr>
            </w:pPr>
            <w:r w:rsidRPr="00F74B35">
              <w:rPr>
                <w:lang w:eastAsia="en-US"/>
              </w:rPr>
              <w:t>The function of the molecular fragment</w:t>
            </w:r>
            <w:r>
              <w:rPr>
                <w:lang w:eastAsia="en-US"/>
              </w:rPr>
              <w:t>.</w:t>
            </w:r>
          </w:p>
        </w:tc>
      </w:tr>
      <w:tr w:rsidR="008F0A76" w:rsidRPr="007A51EF" w:rsidTr="00B61E42">
        <w:tc>
          <w:tcPr>
            <w:tcW w:w="1951" w:type="dxa"/>
            <w:shd w:val="clear" w:color="auto" w:fill="auto"/>
          </w:tcPr>
          <w:p w:rsidR="008F0A76" w:rsidRPr="007A51EF" w:rsidRDefault="008F0A76" w:rsidP="009E270F">
            <w:pPr>
              <w:rPr>
                <w:b/>
                <w:lang w:eastAsia="en-US"/>
              </w:rPr>
            </w:pPr>
            <w:r w:rsidRPr="007A51EF">
              <w:rPr>
                <w:b/>
              </w:rPr>
              <w:t>Example(s)</w:t>
            </w:r>
          </w:p>
        </w:tc>
        <w:tc>
          <w:tcPr>
            <w:tcW w:w="8017" w:type="dxa"/>
            <w:shd w:val="clear" w:color="auto" w:fill="auto"/>
          </w:tcPr>
          <w:p w:rsidR="008F0A76" w:rsidRPr="007A51EF" w:rsidRDefault="00F74B35" w:rsidP="00F74B35">
            <w:pPr>
              <w:rPr>
                <w:lang w:eastAsia="en-US"/>
              </w:rPr>
            </w:pPr>
            <w:r w:rsidRPr="00F74B35">
              <w:rPr>
                <w:lang w:eastAsia="en-US"/>
              </w:rPr>
              <w:t>antigen, linker, conjugate, etc.</w:t>
            </w:r>
          </w:p>
        </w:tc>
      </w:tr>
      <w:tr w:rsidR="008F0A76" w:rsidRPr="007A51EF" w:rsidTr="00B61E42">
        <w:tc>
          <w:tcPr>
            <w:tcW w:w="1951" w:type="dxa"/>
            <w:shd w:val="clear" w:color="auto" w:fill="auto"/>
          </w:tcPr>
          <w:p w:rsidR="008F0A76" w:rsidRPr="007A51EF" w:rsidRDefault="008F0A76" w:rsidP="009E270F">
            <w:pPr>
              <w:rPr>
                <w:b/>
              </w:rPr>
            </w:pPr>
            <w:r w:rsidRPr="007A51EF">
              <w:rPr>
                <w:b/>
              </w:rPr>
              <w:t>Conformance</w:t>
            </w:r>
          </w:p>
        </w:tc>
        <w:tc>
          <w:tcPr>
            <w:tcW w:w="8017" w:type="dxa"/>
            <w:shd w:val="clear" w:color="auto" w:fill="auto"/>
          </w:tcPr>
          <w:p w:rsidR="008F0A76" w:rsidRPr="007A51EF" w:rsidRDefault="00F74B35" w:rsidP="009E270F">
            <w:pPr>
              <w:rPr>
                <w:lang w:eastAsia="en-US"/>
              </w:rPr>
            </w:pPr>
            <w:r>
              <w:rPr>
                <w:lang w:eastAsia="en-US"/>
              </w:rPr>
              <w:t>REQUIRED</w:t>
            </w:r>
          </w:p>
        </w:tc>
      </w:tr>
      <w:tr w:rsidR="008F0A76" w:rsidRPr="007A51EF" w:rsidTr="00B61E42">
        <w:tc>
          <w:tcPr>
            <w:tcW w:w="1951" w:type="dxa"/>
            <w:shd w:val="clear" w:color="auto" w:fill="auto"/>
          </w:tcPr>
          <w:p w:rsidR="008F0A76" w:rsidRPr="007A51EF" w:rsidRDefault="008F0A76" w:rsidP="009E270F">
            <w:pPr>
              <w:rPr>
                <w:b/>
              </w:rPr>
            </w:pPr>
            <w:r w:rsidRPr="007A51EF">
              <w:rPr>
                <w:b/>
              </w:rPr>
              <w:t>Data Type</w:t>
            </w:r>
          </w:p>
        </w:tc>
        <w:tc>
          <w:tcPr>
            <w:tcW w:w="8017" w:type="dxa"/>
            <w:shd w:val="clear" w:color="auto" w:fill="auto"/>
          </w:tcPr>
          <w:p w:rsidR="008F0A76" w:rsidRPr="007A51EF" w:rsidRDefault="00F74B35" w:rsidP="009E270F">
            <w:pPr>
              <w:rPr>
                <w:lang w:eastAsia="en-US"/>
              </w:rPr>
            </w:pPr>
            <w:r>
              <w:rPr>
                <w:lang w:eastAsia="en-US"/>
              </w:rPr>
              <w:t>CD</w:t>
            </w:r>
          </w:p>
        </w:tc>
      </w:tr>
      <w:tr w:rsidR="008F0A76" w:rsidRPr="007A51EF" w:rsidTr="00B61E42">
        <w:tc>
          <w:tcPr>
            <w:tcW w:w="1951" w:type="dxa"/>
            <w:shd w:val="clear" w:color="auto" w:fill="auto"/>
          </w:tcPr>
          <w:p w:rsidR="008F0A76" w:rsidRPr="007A51EF" w:rsidRDefault="008F0A76" w:rsidP="009E270F">
            <w:pPr>
              <w:rPr>
                <w:b/>
              </w:rPr>
            </w:pPr>
            <w:r w:rsidRPr="007A51EF">
              <w:rPr>
                <w:b/>
              </w:rPr>
              <w:t>Business Rule(s)</w:t>
            </w:r>
          </w:p>
        </w:tc>
        <w:tc>
          <w:tcPr>
            <w:tcW w:w="8017" w:type="dxa"/>
            <w:shd w:val="clear" w:color="auto" w:fill="auto"/>
          </w:tcPr>
          <w:p w:rsidR="008F0A76" w:rsidRPr="007A51EF" w:rsidRDefault="008F0A76" w:rsidP="009E270F">
            <w:pPr>
              <w:jc w:val="both"/>
              <w:rPr>
                <w:lang w:eastAsia="en-US"/>
              </w:rPr>
            </w:pPr>
          </w:p>
        </w:tc>
      </w:tr>
    </w:tbl>
    <w:p w:rsidR="00E31477" w:rsidRDefault="00E31477" w:rsidP="004A67D6">
      <w:pPr>
        <w:pStyle w:val="XML"/>
        <w:keepLines w:val="0"/>
      </w:pPr>
      <w:bookmarkStart w:id="1858" w:name="_Toc304814769"/>
      <w:r>
        <w:t>&lt;identifiedSubstance&gt;</w:t>
      </w:r>
      <w:r>
        <w:br/>
      </w:r>
      <w:r>
        <w:lastRenderedPageBreak/>
        <w:t xml:space="preserve">  &lt;identifiedSubstance&gt;</w:t>
      </w:r>
      <w:r>
        <w:br/>
        <w:t xml:space="preserve">    &lt;moiety&gt;</w:t>
      </w:r>
      <w:r>
        <w:br/>
        <w:t xml:space="preserve">      &lt;code code="</w:t>
      </w:r>
      <w:r>
        <w:rPr>
          <w:b/>
          <w:bCs/>
          <w:i/>
          <w:iCs/>
        </w:rPr>
        <w:t>Molecular Fragment</w:t>
      </w:r>
      <w:r w:rsidRPr="00911060">
        <w:rPr>
          <w:b/>
          <w:bCs/>
          <w:i/>
          <w:iCs/>
        </w:rPr>
        <w:t xml:space="preserve"> Role</w:t>
      </w:r>
      <w:r>
        <w:rPr>
          <w:i/>
          <w:iCs/>
        </w:rPr>
        <w:t xml:space="preserve"> Code</w:t>
      </w:r>
      <w:r>
        <w:t>" codeSystem="</w:t>
      </w:r>
      <w:r w:rsidRPr="000C4ACE">
        <w:rPr>
          <w:i/>
          <w:iCs/>
        </w:rPr>
        <w:t>Code System (OID)</w:t>
      </w:r>
      <w:r>
        <w:t>"</w:t>
      </w:r>
      <w:r>
        <w:br/>
        <w:t xml:space="preserve">            displayName="</w:t>
      </w:r>
      <w:r w:rsidRPr="00911060">
        <w:rPr>
          <w:i/>
          <w:iCs/>
        </w:rPr>
        <w:t>Moiety Role Name</w:t>
      </w:r>
      <w:r>
        <w:t>"/&gt;</w:t>
      </w:r>
      <w:r>
        <w:br/>
        <w:t xml:space="preserve">      &lt;quantity&gt;&lt;!-- Moiety Amount --&gt;&lt;/quantity&gt;</w:t>
      </w:r>
      <w:r>
        <w:br/>
        <w:t xml:space="preserve">      &lt;partMoiety&gt;</w:t>
      </w:r>
      <w:r>
        <w:br/>
        <w:t xml:space="preserve">        &lt;code code="</w:t>
      </w:r>
      <w:r>
        <w:rPr>
          <w:i/>
          <w:iCs/>
        </w:rPr>
        <w:t>Molecular Fragment (Substance)</w:t>
      </w:r>
      <w:r w:rsidRPr="000C4ACE">
        <w:rPr>
          <w:i/>
          <w:iCs/>
        </w:rPr>
        <w:t xml:space="preserve"> Id</w:t>
      </w:r>
      <w:r>
        <w:t xml:space="preserve">" </w:t>
      </w:r>
      <w:r>
        <w:br/>
        <w:t xml:space="preserve">              codeSystem="</w:t>
      </w:r>
      <w:r>
        <w:rPr>
          <w:i/>
          <w:iCs/>
        </w:rPr>
        <w:t>Substance Id</w:t>
      </w:r>
      <w:r w:rsidRPr="000C4ACE">
        <w:rPr>
          <w:i/>
          <w:iCs/>
        </w:rPr>
        <w:t xml:space="preserve"> System (OID)</w:t>
      </w:r>
      <w:r>
        <w:t>"/&gt;</w:t>
      </w:r>
      <w:r>
        <w:br/>
        <w:t xml:space="preserve">        &lt;name&gt;</w:t>
      </w:r>
      <w:r>
        <w:rPr>
          <w:i/>
          <w:iCs/>
        </w:rPr>
        <w:t>Molecular Fragment</w:t>
      </w:r>
      <w:r w:rsidRPr="000C4ACE">
        <w:rPr>
          <w:i/>
          <w:iCs/>
        </w:rPr>
        <w:t xml:space="preserve"> Name</w:t>
      </w:r>
      <w:r>
        <w:t>&lt;/name&gt;</w:t>
      </w:r>
    </w:p>
    <w:p w:rsidR="00816671" w:rsidRPr="00074477" w:rsidRDefault="00816671" w:rsidP="00B75022">
      <w:pPr>
        <w:pStyle w:val="Heading6"/>
        <w:rPr>
          <w:color w:val="0070C0"/>
          <w:lang w:eastAsia="en-US"/>
        </w:rPr>
      </w:pPr>
      <w:r w:rsidRPr="00074477">
        <w:rPr>
          <w:color w:val="0070C0"/>
          <w:lang w:eastAsia="en-US"/>
        </w:rPr>
        <w:t>Molecular Fragment ID</w:t>
      </w:r>
      <w:bookmarkEnd w:id="1858"/>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Tr="00B61E42">
        <w:tc>
          <w:tcPr>
            <w:tcW w:w="1951" w:type="dxa"/>
            <w:shd w:val="clear" w:color="auto" w:fill="auto"/>
          </w:tcPr>
          <w:p w:rsidR="008F0A76" w:rsidRPr="007A51EF" w:rsidRDefault="008F0A76" w:rsidP="009E270F">
            <w:pPr>
              <w:rPr>
                <w:b/>
                <w:lang w:eastAsia="en-US"/>
              </w:rPr>
            </w:pPr>
            <w:r w:rsidRPr="007A51EF">
              <w:rPr>
                <w:b/>
              </w:rPr>
              <w:t>User Guidance</w:t>
            </w:r>
          </w:p>
        </w:tc>
        <w:tc>
          <w:tcPr>
            <w:tcW w:w="8017" w:type="dxa"/>
            <w:shd w:val="clear" w:color="auto" w:fill="auto"/>
          </w:tcPr>
          <w:p w:rsidR="008F0A76" w:rsidRPr="007A51EF" w:rsidRDefault="009A13D8" w:rsidP="009E270F">
            <w:pPr>
              <w:jc w:val="both"/>
              <w:rPr>
                <w:lang w:eastAsia="en-US"/>
              </w:rPr>
            </w:pPr>
            <w:r>
              <w:rPr>
                <w:lang w:eastAsia="en-US"/>
              </w:rPr>
              <w:t xml:space="preserve">The Substance Id of the </w:t>
            </w:r>
            <w:r w:rsidRPr="00366952">
              <w:rPr>
                <w:lang w:eastAsia="en-US"/>
              </w:rPr>
              <w:t>molecular fragment</w:t>
            </w:r>
            <w:r>
              <w:rPr>
                <w:lang w:eastAsia="en-US"/>
              </w:rPr>
              <w:t>.</w:t>
            </w:r>
          </w:p>
        </w:tc>
      </w:tr>
      <w:tr w:rsidR="008F0A76" w:rsidRPr="007A51EF" w:rsidTr="00B61E42">
        <w:tc>
          <w:tcPr>
            <w:tcW w:w="1951" w:type="dxa"/>
            <w:shd w:val="clear" w:color="auto" w:fill="auto"/>
          </w:tcPr>
          <w:p w:rsidR="008F0A76" w:rsidRPr="007A51EF" w:rsidRDefault="008F0A76" w:rsidP="009E270F">
            <w:pPr>
              <w:rPr>
                <w:b/>
                <w:lang w:eastAsia="en-US"/>
              </w:rPr>
            </w:pPr>
            <w:r w:rsidRPr="007A51EF">
              <w:rPr>
                <w:b/>
              </w:rPr>
              <w:t>Example(s)</w:t>
            </w:r>
          </w:p>
        </w:tc>
        <w:tc>
          <w:tcPr>
            <w:tcW w:w="8017" w:type="dxa"/>
            <w:shd w:val="clear" w:color="auto" w:fill="auto"/>
          </w:tcPr>
          <w:p w:rsidR="008F0A76" w:rsidRPr="007A51EF" w:rsidRDefault="008F0A76" w:rsidP="009E270F">
            <w:pPr>
              <w:rPr>
                <w:lang w:eastAsia="en-US"/>
              </w:rPr>
            </w:pPr>
          </w:p>
        </w:tc>
      </w:tr>
      <w:tr w:rsidR="008F0A76" w:rsidRPr="007A51EF" w:rsidTr="00B61E42">
        <w:tc>
          <w:tcPr>
            <w:tcW w:w="1951" w:type="dxa"/>
            <w:shd w:val="clear" w:color="auto" w:fill="auto"/>
          </w:tcPr>
          <w:p w:rsidR="008F0A76" w:rsidRPr="007A51EF" w:rsidRDefault="008F0A76" w:rsidP="009E270F">
            <w:pPr>
              <w:rPr>
                <w:b/>
              </w:rPr>
            </w:pPr>
            <w:r w:rsidRPr="007A51EF">
              <w:rPr>
                <w:b/>
              </w:rPr>
              <w:t>Conformance</w:t>
            </w:r>
          </w:p>
        </w:tc>
        <w:tc>
          <w:tcPr>
            <w:tcW w:w="8017" w:type="dxa"/>
            <w:shd w:val="clear" w:color="auto" w:fill="auto"/>
          </w:tcPr>
          <w:p w:rsidR="008F0A76" w:rsidRPr="007A51EF" w:rsidRDefault="00E31477" w:rsidP="009E270F">
            <w:pPr>
              <w:rPr>
                <w:lang w:eastAsia="en-US"/>
              </w:rPr>
            </w:pPr>
            <w:r>
              <w:rPr>
                <w:lang w:eastAsia="en-US"/>
              </w:rPr>
              <w:t>REQUIRED</w:t>
            </w:r>
          </w:p>
        </w:tc>
      </w:tr>
      <w:tr w:rsidR="008F0A76" w:rsidRPr="007A51EF" w:rsidTr="00B61E42">
        <w:tc>
          <w:tcPr>
            <w:tcW w:w="1951" w:type="dxa"/>
            <w:shd w:val="clear" w:color="auto" w:fill="auto"/>
          </w:tcPr>
          <w:p w:rsidR="008F0A76" w:rsidRPr="007A51EF" w:rsidRDefault="008F0A76" w:rsidP="009E270F">
            <w:pPr>
              <w:rPr>
                <w:b/>
              </w:rPr>
            </w:pPr>
            <w:r w:rsidRPr="007A51EF">
              <w:rPr>
                <w:b/>
              </w:rPr>
              <w:t>Data Type</w:t>
            </w:r>
          </w:p>
        </w:tc>
        <w:tc>
          <w:tcPr>
            <w:tcW w:w="8017" w:type="dxa"/>
            <w:shd w:val="clear" w:color="auto" w:fill="auto"/>
          </w:tcPr>
          <w:p w:rsidR="008F0A76" w:rsidRPr="007A51EF" w:rsidRDefault="00F74B35" w:rsidP="009E270F">
            <w:pPr>
              <w:rPr>
                <w:lang w:eastAsia="en-US"/>
              </w:rPr>
            </w:pPr>
            <w:r>
              <w:rPr>
                <w:lang w:eastAsia="en-US"/>
              </w:rPr>
              <w:t>CD</w:t>
            </w:r>
          </w:p>
        </w:tc>
      </w:tr>
      <w:tr w:rsidR="008F0A76" w:rsidRPr="007A51EF" w:rsidTr="00B61E42">
        <w:tc>
          <w:tcPr>
            <w:tcW w:w="1951" w:type="dxa"/>
            <w:shd w:val="clear" w:color="auto" w:fill="auto"/>
          </w:tcPr>
          <w:p w:rsidR="008F0A76" w:rsidRPr="007A51EF" w:rsidRDefault="008F0A76" w:rsidP="009E270F">
            <w:pPr>
              <w:rPr>
                <w:b/>
              </w:rPr>
            </w:pPr>
            <w:r w:rsidRPr="007A51EF">
              <w:rPr>
                <w:b/>
              </w:rPr>
              <w:t>Business Rule(s)</w:t>
            </w:r>
          </w:p>
        </w:tc>
        <w:tc>
          <w:tcPr>
            <w:tcW w:w="8017" w:type="dxa"/>
            <w:shd w:val="clear" w:color="auto" w:fill="auto"/>
          </w:tcPr>
          <w:p w:rsidR="008F0A76" w:rsidRPr="007A51EF" w:rsidRDefault="008F0A76" w:rsidP="009E270F">
            <w:pPr>
              <w:jc w:val="both"/>
              <w:rPr>
                <w:lang w:eastAsia="en-US"/>
              </w:rPr>
            </w:pPr>
          </w:p>
        </w:tc>
      </w:tr>
    </w:tbl>
    <w:p w:rsidR="004A67D6" w:rsidRDefault="004A67D6" w:rsidP="004A67D6">
      <w:pPr>
        <w:pStyle w:val="XML"/>
        <w:keepLines w:val="0"/>
      </w:pPr>
      <w:r>
        <w:t>&lt;identifiedSubstance&gt;</w:t>
      </w:r>
      <w:r>
        <w:br/>
        <w:t xml:space="preserve">  &lt;identifiedSubstance&gt;</w:t>
      </w:r>
      <w:r>
        <w:br/>
        <w:t xml:space="preserve">    &lt;moiety&gt;</w:t>
      </w:r>
      <w:r>
        <w:br/>
        <w:t xml:space="preserve">      &lt;code code="</w:t>
      </w:r>
      <w:r w:rsidRPr="004A67D6">
        <w:rPr>
          <w:i/>
          <w:iCs/>
        </w:rPr>
        <w:t>Molecular Fragment Role</w:t>
      </w:r>
      <w:r>
        <w:rPr>
          <w:i/>
          <w:iCs/>
        </w:rPr>
        <w:t xml:space="preserve"> Code</w:t>
      </w:r>
      <w:r>
        <w:t>" codeSystem="</w:t>
      </w:r>
      <w:r w:rsidRPr="000C4ACE">
        <w:rPr>
          <w:i/>
          <w:iCs/>
        </w:rPr>
        <w:t>Code System (OID)</w:t>
      </w:r>
      <w:r>
        <w:t>"</w:t>
      </w:r>
      <w:r>
        <w:br/>
        <w:t xml:space="preserve">            displayName="</w:t>
      </w:r>
      <w:r w:rsidRPr="00911060">
        <w:rPr>
          <w:i/>
          <w:iCs/>
        </w:rPr>
        <w:t>Moiety Role Name</w:t>
      </w:r>
      <w:r>
        <w:t>"/&gt;</w:t>
      </w:r>
      <w:r>
        <w:br/>
        <w:t xml:space="preserve">      &lt;quantity&gt;&lt;!-- Moiety Amount --&gt;&lt;/quantity&gt;</w:t>
      </w:r>
      <w:r>
        <w:br/>
        <w:t xml:space="preserve">      &lt;partMoiety&gt;</w:t>
      </w:r>
      <w:r>
        <w:br/>
        <w:t xml:space="preserve">        &lt;code code="</w:t>
      </w:r>
      <w:r w:rsidRPr="004A67D6">
        <w:rPr>
          <w:b/>
          <w:bCs/>
          <w:i/>
          <w:iCs/>
        </w:rPr>
        <w:t xml:space="preserve">Molecular Fragment </w:t>
      </w:r>
      <w:r>
        <w:rPr>
          <w:i/>
          <w:iCs/>
        </w:rPr>
        <w:t>(Substance)</w:t>
      </w:r>
      <w:r w:rsidRPr="000C4ACE">
        <w:rPr>
          <w:i/>
          <w:iCs/>
        </w:rPr>
        <w:t xml:space="preserve"> </w:t>
      </w:r>
      <w:r w:rsidRPr="004A67D6">
        <w:rPr>
          <w:b/>
          <w:bCs/>
          <w:i/>
          <w:iCs/>
        </w:rPr>
        <w:t>Id</w:t>
      </w:r>
      <w:r>
        <w:t xml:space="preserve">" </w:t>
      </w:r>
      <w:r>
        <w:br/>
        <w:t xml:space="preserve">              codeSystem="</w:t>
      </w:r>
      <w:r>
        <w:rPr>
          <w:i/>
          <w:iCs/>
        </w:rPr>
        <w:t>Substance Id</w:t>
      </w:r>
      <w:r w:rsidRPr="000C4ACE">
        <w:rPr>
          <w:i/>
          <w:iCs/>
        </w:rPr>
        <w:t xml:space="preserve"> System (OID)</w:t>
      </w:r>
      <w:r>
        <w:t>"/&gt;</w:t>
      </w:r>
      <w:r>
        <w:br/>
        <w:t xml:space="preserve">        &lt;name&gt;</w:t>
      </w:r>
      <w:r>
        <w:rPr>
          <w:i/>
          <w:iCs/>
        </w:rPr>
        <w:t>Molecular Fragment</w:t>
      </w:r>
      <w:r w:rsidRPr="000C4ACE">
        <w:rPr>
          <w:i/>
          <w:iCs/>
        </w:rPr>
        <w:t xml:space="preserve"> Name</w:t>
      </w:r>
      <w:r>
        <w:t>&lt;/name&gt;</w:t>
      </w:r>
    </w:p>
    <w:p w:rsidR="00816671" w:rsidRPr="00074477" w:rsidRDefault="00816671" w:rsidP="00B75022">
      <w:pPr>
        <w:pStyle w:val="Heading6"/>
        <w:rPr>
          <w:color w:val="0070C0"/>
          <w:lang w:eastAsia="en-US"/>
        </w:rPr>
      </w:pPr>
      <w:r w:rsidRPr="00074477">
        <w:rPr>
          <w:color w:val="0070C0"/>
          <w:lang w:eastAsia="en-US"/>
        </w:rPr>
        <w:t>Molecular Fragment Name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Tr="00B61E42">
        <w:tc>
          <w:tcPr>
            <w:tcW w:w="1951" w:type="dxa"/>
            <w:shd w:val="clear" w:color="auto" w:fill="auto"/>
          </w:tcPr>
          <w:p w:rsidR="008F0A76" w:rsidRPr="007A51EF" w:rsidRDefault="008F0A76" w:rsidP="009E270F">
            <w:pPr>
              <w:rPr>
                <w:b/>
                <w:lang w:eastAsia="en-US"/>
              </w:rPr>
            </w:pPr>
            <w:r w:rsidRPr="007A51EF">
              <w:rPr>
                <w:b/>
              </w:rPr>
              <w:t>User Guidance</w:t>
            </w:r>
          </w:p>
        </w:tc>
        <w:tc>
          <w:tcPr>
            <w:tcW w:w="8017" w:type="dxa"/>
            <w:shd w:val="clear" w:color="auto" w:fill="auto"/>
          </w:tcPr>
          <w:p w:rsidR="008F0A76" w:rsidRPr="007A51EF" w:rsidRDefault="00366952" w:rsidP="009E270F">
            <w:pPr>
              <w:jc w:val="both"/>
              <w:rPr>
                <w:lang w:eastAsia="en-US"/>
              </w:rPr>
            </w:pPr>
            <w:r w:rsidRPr="00366952">
              <w:rPr>
                <w:lang w:eastAsia="en-US"/>
              </w:rPr>
              <w:t>The name for molecular fragment shall be specified</w:t>
            </w:r>
            <w:r>
              <w:rPr>
                <w:lang w:eastAsia="en-US"/>
              </w:rPr>
              <w:t>.</w:t>
            </w:r>
          </w:p>
        </w:tc>
      </w:tr>
      <w:tr w:rsidR="008F0A76" w:rsidRPr="007A51EF" w:rsidTr="00B61E42">
        <w:tc>
          <w:tcPr>
            <w:tcW w:w="1951" w:type="dxa"/>
            <w:shd w:val="clear" w:color="auto" w:fill="auto"/>
          </w:tcPr>
          <w:p w:rsidR="008F0A76" w:rsidRPr="007A51EF" w:rsidRDefault="008F0A76" w:rsidP="009E270F">
            <w:pPr>
              <w:rPr>
                <w:b/>
                <w:lang w:eastAsia="en-US"/>
              </w:rPr>
            </w:pPr>
            <w:r w:rsidRPr="007A51EF">
              <w:rPr>
                <w:b/>
              </w:rPr>
              <w:t>Example(s)</w:t>
            </w:r>
          </w:p>
        </w:tc>
        <w:tc>
          <w:tcPr>
            <w:tcW w:w="8017" w:type="dxa"/>
            <w:shd w:val="clear" w:color="auto" w:fill="auto"/>
          </w:tcPr>
          <w:p w:rsidR="008F0A76" w:rsidRPr="007A51EF" w:rsidRDefault="008F0A76" w:rsidP="009E270F">
            <w:pPr>
              <w:rPr>
                <w:lang w:eastAsia="en-US"/>
              </w:rPr>
            </w:pPr>
          </w:p>
        </w:tc>
      </w:tr>
      <w:tr w:rsidR="008F0A76" w:rsidRPr="007A51EF" w:rsidTr="00B61E42">
        <w:tc>
          <w:tcPr>
            <w:tcW w:w="1951" w:type="dxa"/>
            <w:shd w:val="clear" w:color="auto" w:fill="auto"/>
          </w:tcPr>
          <w:p w:rsidR="008F0A76" w:rsidRPr="007A51EF" w:rsidRDefault="008F0A76" w:rsidP="009E270F">
            <w:pPr>
              <w:rPr>
                <w:b/>
              </w:rPr>
            </w:pPr>
            <w:r w:rsidRPr="007A51EF">
              <w:rPr>
                <w:b/>
              </w:rPr>
              <w:t>Conformance</w:t>
            </w:r>
          </w:p>
        </w:tc>
        <w:tc>
          <w:tcPr>
            <w:tcW w:w="8017" w:type="dxa"/>
            <w:shd w:val="clear" w:color="auto" w:fill="auto"/>
          </w:tcPr>
          <w:p w:rsidR="008F0A76" w:rsidRPr="007A51EF" w:rsidRDefault="00366952" w:rsidP="009E270F">
            <w:pPr>
              <w:rPr>
                <w:lang w:eastAsia="en-US"/>
              </w:rPr>
            </w:pPr>
            <w:r>
              <w:rPr>
                <w:lang w:eastAsia="en-US"/>
              </w:rPr>
              <w:t>REQUIRED</w:t>
            </w:r>
          </w:p>
        </w:tc>
      </w:tr>
      <w:tr w:rsidR="008F0A76" w:rsidRPr="007A51EF" w:rsidTr="00B61E42">
        <w:tc>
          <w:tcPr>
            <w:tcW w:w="1951" w:type="dxa"/>
            <w:shd w:val="clear" w:color="auto" w:fill="auto"/>
          </w:tcPr>
          <w:p w:rsidR="008F0A76" w:rsidRPr="007A51EF" w:rsidRDefault="008F0A76" w:rsidP="009E270F">
            <w:pPr>
              <w:rPr>
                <w:b/>
              </w:rPr>
            </w:pPr>
            <w:r w:rsidRPr="007A51EF">
              <w:rPr>
                <w:b/>
              </w:rPr>
              <w:t>Data Type</w:t>
            </w:r>
          </w:p>
        </w:tc>
        <w:tc>
          <w:tcPr>
            <w:tcW w:w="8017" w:type="dxa"/>
            <w:shd w:val="clear" w:color="auto" w:fill="auto"/>
          </w:tcPr>
          <w:p w:rsidR="008F0A76" w:rsidRPr="007A51EF" w:rsidRDefault="00F74B35" w:rsidP="009E270F">
            <w:pPr>
              <w:rPr>
                <w:lang w:eastAsia="en-US"/>
              </w:rPr>
            </w:pPr>
            <w:r>
              <w:rPr>
                <w:lang w:eastAsia="en-US"/>
              </w:rPr>
              <w:t>CD</w:t>
            </w:r>
          </w:p>
        </w:tc>
      </w:tr>
      <w:tr w:rsidR="008F0A76" w:rsidRPr="007A51EF" w:rsidTr="00B61E42">
        <w:tc>
          <w:tcPr>
            <w:tcW w:w="1951" w:type="dxa"/>
            <w:shd w:val="clear" w:color="auto" w:fill="auto"/>
          </w:tcPr>
          <w:p w:rsidR="008F0A76" w:rsidRPr="007A51EF" w:rsidRDefault="008F0A76" w:rsidP="009E270F">
            <w:pPr>
              <w:rPr>
                <w:b/>
              </w:rPr>
            </w:pPr>
            <w:r w:rsidRPr="007A51EF">
              <w:rPr>
                <w:b/>
              </w:rPr>
              <w:t>Business Rule(s)</w:t>
            </w:r>
          </w:p>
        </w:tc>
        <w:tc>
          <w:tcPr>
            <w:tcW w:w="8017" w:type="dxa"/>
            <w:shd w:val="clear" w:color="auto" w:fill="auto"/>
          </w:tcPr>
          <w:p w:rsidR="008F0A76" w:rsidRPr="007A51EF" w:rsidRDefault="008F0A76" w:rsidP="009E270F">
            <w:pPr>
              <w:jc w:val="both"/>
              <w:rPr>
                <w:lang w:eastAsia="en-US"/>
              </w:rPr>
            </w:pPr>
          </w:p>
        </w:tc>
      </w:tr>
    </w:tbl>
    <w:p w:rsidR="004A67D6" w:rsidRDefault="004A67D6" w:rsidP="004A67D6">
      <w:pPr>
        <w:pStyle w:val="XML"/>
        <w:keepLines w:val="0"/>
      </w:pPr>
      <w:r>
        <w:t>&lt;identifiedSubstance&gt;</w:t>
      </w:r>
      <w:r>
        <w:br/>
        <w:t xml:space="preserve">  &lt;identifiedSubstance&gt;</w:t>
      </w:r>
      <w:r>
        <w:br/>
        <w:t xml:space="preserve">    &lt;moiety&gt;</w:t>
      </w:r>
      <w:r>
        <w:br/>
        <w:t xml:space="preserve">      &lt;code code="</w:t>
      </w:r>
      <w:r w:rsidRPr="004A67D6">
        <w:rPr>
          <w:i/>
          <w:iCs/>
        </w:rPr>
        <w:t>Molecular Fragment Role</w:t>
      </w:r>
      <w:r>
        <w:rPr>
          <w:i/>
          <w:iCs/>
        </w:rPr>
        <w:t xml:space="preserve"> Code</w:t>
      </w:r>
      <w:r>
        <w:t>" codeSystem="</w:t>
      </w:r>
      <w:r w:rsidRPr="000C4ACE">
        <w:rPr>
          <w:i/>
          <w:iCs/>
        </w:rPr>
        <w:t>Code System (OID)</w:t>
      </w:r>
      <w:r>
        <w:t>"</w:t>
      </w:r>
      <w:r>
        <w:br/>
        <w:t xml:space="preserve">            displayName="</w:t>
      </w:r>
      <w:r w:rsidRPr="00911060">
        <w:rPr>
          <w:i/>
          <w:iCs/>
        </w:rPr>
        <w:t>Moiety Role Name</w:t>
      </w:r>
      <w:r>
        <w:t>"/&gt;</w:t>
      </w:r>
      <w:r>
        <w:br/>
        <w:t xml:space="preserve">      &lt;quantity&gt;&lt;!-- Moiety Amount --&gt;&lt;/quantity&gt;</w:t>
      </w:r>
      <w:r>
        <w:br/>
        <w:t xml:space="preserve">      &lt;partMoiety&gt;</w:t>
      </w:r>
      <w:r>
        <w:br/>
        <w:t xml:space="preserve">        &lt;code code="</w:t>
      </w:r>
      <w:r w:rsidRPr="004A67D6">
        <w:rPr>
          <w:i/>
          <w:iCs/>
        </w:rPr>
        <w:t>Molecular Fragment (Substance) Id</w:t>
      </w:r>
      <w:r>
        <w:t xml:space="preserve">" </w:t>
      </w:r>
      <w:r>
        <w:br/>
        <w:t xml:space="preserve">              codeSystem="</w:t>
      </w:r>
      <w:r>
        <w:rPr>
          <w:i/>
          <w:iCs/>
        </w:rPr>
        <w:t>Substance Id</w:t>
      </w:r>
      <w:r w:rsidRPr="000C4ACE">
        <w:rPr>
          <w:i/>
          <w:iCs/>
        </w:rPr>
        <w:t xml:space="preserve"> System (OID)</w:t>
      </w:r>
      <w:r>
        <w:t>"/&gt;</w:t>
      </w:r>
      <w:r>
        <w:br/>
        <w:t xml:space="preserve">        &lt;name&gt;</w:t>
      </w:r>
      <w:r w:rsidRPr="004A67D6">
        <w:rPr>
          <w:b/>
          <w:bCs/>
          <w:i/>
          <w:iCs/>
        </w:rPr>
        <w:t>Molecular Fragment Name</w:t>
      </w:r>
      <w:r>
        <w:t>&lt;/name&gt;</w:t>
      </w:r>
    </w:p>
    <w:p w:rsidR="00816671" w:rsidRPr="00074477" w:rsidRDefault="00816671" w:rsidP="00B75022">
      <w:pPr>
        <w:pStyle w:val="Heading6"/>
        <w:rPr>
          <w:color w:val="FF0000"/>
          <w:lang w:eastAsia="en-US"/>
        </w:rPr>
      </w:pPr>
      <w:r w:rsidRPr="00074477">
        <w:rPr>
          <w:color w:val="FF0000"/>
          <w:lang w:eastAsia="en-US"/>
        </w:rPr>
        <w:t>Amount</w:t>
      </w:r>
    </w:p>
    <w:p w:rsidR="00816671" w:rsidRDefault="00816671" w:rsidP="00076AC5">
      <w:pPr>
        <w:jc w:val="both"/>
      </w:pPr>
      <w:r w:rsidRPr="00816671">
        <w:t>The information related to the amount shall be provided as per spe</w:t>
      </w:r>
      <w:r w:rsidR="00C22C3D">
        <w:t>cification described in Section 8.8</w:t>
      </w:r>
      <w:r w:rsidRPr="00816671">
        <w:t>.</w:t>
      </w:r>
    </w:p>
    <w:p w:rsidR="00816671" w:rsidRPr="00074477" w:rsidRDefault="00816671" w:rsidP="00B75022">
      <w:pPr>
        <w:pStyle w:val="Heading5"/>
        <w:rPr>
          <w:color w:val="FF0000"/>
          <w:lang w:eastAsia="en-US"/>
        </w:rPr>
      </w:pPr>
      <w:r w:rsidRPr="00074477">
        <w:rPr>
          <w:color w:val="FF0000"/>
          <w:lang w:eastAsia="en-US"/>
        </w:rPr>
        <w:t>Agent Modification</w:t>
      </w:r>
    </w:p>
    <w:p w:rsidR="00816671" w:rsidRDefault="00816671" w:rsidP="00816671"/>
    <w:p w:rsidR="00816671" w:rsidRDefault="00816671" w:rsidP="00076AC5">
      <w:pPr>
        <w:jc w:val="both"/>
      </w:pPr>
      <w:r w:rsidRPr="00816671">
        <w:t>This type describes modifications that do not result in the addition of a single well defined chemical moiety (i.e. formaldehyde, glutaraldehyde t</w:t>
      </w:r>
      <w:r w:rsidR="00076AC5">
        <w:t xml:space="preserve">reatment, peroxide treatment). </w:t>
      </w:r>
      <w:r w:rsidRPr="00816671">
        <w:t>The following descriptors would be used to deine such a modification.</w:t>
      </w:r>
    </w:p>
    <w:p w:rsidR="00816671" w:rsidRDefault="00816671" w:rsidP="00816671"/>
    <w:p w:rsidR="00816671" w:rsidRDefault="00816671" w:rsidP="00775B61">
      <w:pPr>
        <w:pStyle w:val="XML"/>
      </w:pPr>
      <w:r>
        <w:lastRenderedPageBreak/>
        <w:t>&lt;identifiedSubstance&gt;</w:t>
      </w:r>
      <w:r>
        <w:br/>
        <w:t xml:space="preserve">  &lt;identifiedSubstance&gt;&lt;!-- Structural Details --&gt;&lt;/identifiedSubstance&gt;</w:t>
      </w:r>
      <w:r>
        <w:br/>
        <w:t xml:space="preserve">  &lt;productOf&gt;</w:t>
      </w:r>
      <w:r>
        <w:br/>
        <w:t xml:space="preserve">    &lt;quantity&gt;&lt;!-- Amount of Resulting Substance --&gt;&lt;/quantity&gt;</w:t>
      </w:r>
      <w:r>
        <w:br/>
        <w:t xml:space="preserve">    &lt;derivationProcess&gt;</w:t>
      </w:r>
      <w:r>
        <w:br/>
        <w:t xml:space="preserve">      &lt;code code="</w:t>
      </w:r>
      <w:r w:rsidRPr="000C4ACE">
        <w:rPr>
          <w:i/>
          <w:iCs/>
        </w:rPr>
        <w:t>Agent Modification Type and Process Code</w:t>
      </w:r>
      <w:r>
        <w:t xml:space="preserve">" </w:t>
      </w:r>
      <w:r>
        <w:br/>
        <w:t xml:space="preserve">            codeSystem="</w:t>
      </w:r>
      <w:r w:rsidRPr="000C4ACE">
        <w:rPr>
          <w:i/>
          <w:iCs/>
        </w:rPr>
        <w:t>Code System (OID)</w:t>
      </w:r>
      <w:r>
        <w:t>"</w:t>
      </w:r>
      <w:r>
        <w:br/>
        <w:t xml:space="preserve">            displayName="</w:t>
      </w:r>
      <w:r w:rsidRPr="000C4ACE">
        <w:rPr>
          <w:i/>
          <w:iCs/>
        </w:rPr>
        <w:t>Modification Type Display Name</w:t>
      </w:r>
      <w:r>
        <w:t>"/&gt;</w:t>
      </w:r>
      <w:r>
        <w:br/>
        <w:t xml:space="preserve">      &lt;interactor&gt;</w:t>
      </w:r>
      <w:r>
        <w:br/>
        <w:t xml:space="preserve">        &lt;quantity&gt;&lt;!-- Amount of Agent --&gt;&lt;/quantity&gt;</w:t>
      </w:r>
      <w:r>
        <w:br/>
        <w:t xml:space="preserve">        &lt;identifiedSubstance&gt;</w:t>
      </w:r>
      <w:r>
        <w:br/>
        <w:t xml:space="preserve">          &lt;id extension="</w:t>
      </w:r>
      <w:r w:rsidRPr="000C4ACE">
        <w:rPr>
          <w:i/>
          <w:iCs/>
        </w:rPr>
        <w:t>Agent Substance Id</w:t>
      </w:r>
      <w:r>
        <w:t xml:space="preserve">" </w:t>
      </w:r>
      <w:r>
        <w:br/>
        <w:t xml:space="preserve">              root="</w:t>
      </w:r>
      <w:r w:rsidRPr="000C4ACE">
        <w:rPr>
          <w:i/>
          <w:iCs/>
        </w:rPr>
        <w:t>Substance Id System (OID)</w:t>
      </w:r>
      <w:r>
        <w:t>"&gt;</w:t>
      </w:r>
      <w:r>
        <w:br/>
        <w:t xml:space="preserve">          &lt;identifiedSubstance&gt;</w:t>
      </w:r>
      <w:r>
        <w:br/>
        <w:t xml:space="preserve">            &lt;code code="</w:t>
      </w:r>
      <w:r w:rsidRPr="000C4ACE">
        <w:rPr>
          <w:i/>
          <w:iCs/>
        </w:rPr>
        <w:t>Agent Substance Id</w:t>
      </w:r>
      <w:r>
        <w:t xml:space="preserve">" </w:t>
      </w:r>
      <w:r>
        <w:br/>
        <w:t xml:space="preserve">                  codeSystem="</w:t>
      </w:r>
      <w:r w:rsidRPr="000C4ACE">
        <w:rPr>
          <w:i/>
          <w:iCs/>
        </w:rPr>
        <w:t>Substance Id System (OID)</w:t>
      </w:r>
      <w:r>
        <w:t>"&gt;</w:t>
      </w:r>
      <w:r>
        <w:br/>
        <w:t xml:space="preserve">            &lt;name&gt;</w:t>
      </w:r>
      <w:r w:rsidRPr="000C4ACE">
        <w:rPr>
          <w:i/>
          <w:iCs/>
        </w:rPr>
        <w:t>Agent Name (one primary)</w:t>
      </w:r>
      <w:r>
        <w:t>&lt;/name&gt;</w:t>
      </w:r>
      <w:r>
        <w:br/>
        <w:t xml:space="preserve">          &lt;/identifiedSubstance&gt;</w:t>
      </w:r>
      <w:r>
        <w:br/>
        <w:t xml:space="preserve">        &lt;/identifiedSubject&gt;</w:t>
      </w:r>
      <w:r>
        <w:br/>
        <w:t xml:space="preserve">      &lt;/interactor&gt;</w:t>
      </w:r>
      <w:r>
        <w:br/>
        <w:t xml:space="preserve">      &lt;controlVariable&gt;</w:t>
      </w:r>
      <w:r>
        <w:br/>
        <w:t xml:space="preserve">        &lt;characteristic&gt;</w:t>
      </w:r>
      <w:r>
        <w:br/>
        <w:t xml:space="preserve">          &lt;code code="</w:t>
      </w:r>
      <w:r w:rsidRPr="000C4ACE">
        <w:rPr>
          <w:i/>
          <w:iCs/>
        </w:rPr>
        <w:t>Parameter Code</w:t>
      </w:r>
      <w:r>
        <w:t xml:space="preserve">" </w:t>
      </w:r>
      <w:r>
        <w:br/>
        <w:t xml:space="preserve">                codeSystem="</w:t>
      </w:r>
      <w:r w:rsidRPr="000C4ACE">
        <w:rPr>
          <w:i/>
          <w:iCs/>
        </w:rPr>
        <w:t>Code System (OID)</w:t>
      </w:r>
      <w:r>
        <w:t>"</w:t>
      </w:r>
      <w:r>
        <w:br/>
        <w:t xml:space="preserve">                displayName="</w:t>
      </w:r>
      <w:r w:rsidRPr="000C4ACE">
        <w:rPr>
          <w:i/>
          <w:iCs/>
        </w:rPr>
        <w:t>Parameter Display Name</w:t>
      </w:r>
      <w:r>
        <w:t>"/&gt;</w:t>
      </w:r>
      <w:r>
        <w:br/>
        <w:t xml:space="preserve">          &lt;value </w:t>
      </w:r>
      <w:r w:rsidRPr="000C4ACE">
        <w:rPr>
          <w:i/>
          <w:iCs/>
        </w:rPr>
        <w:t>Parameter Value</w:t>
      </w:r>
      <w:r>
        <w:t xml:space="preserve"> /&gt;</w:t>
      </w:r>
      <w:r>
        <w:br/>
        <w:t xml:space="preserve">        &lt;/characteristic&gt;</w:t>
      </w:r>
      <w:r>
        <w:br/>
        <w:t xml:space="preserve">      &lt;/controlVariable&gt;</w:t>
      </w:r>
      <w:r>
        <w:br/>
        <w:t xml:space="preserve">      &lt;controlVariable&gt;</w:t>
      </w:r>
      <w:r>
        <w:br/>
        <w:t xml:space="preserve">        &lt;!-- Parameter as in Physical Modification --&gt;</w:t>
      </w:r>
      <w:r>
        <w:br/>
        <w:t xml:space="preserve">      &lt;/controlVariable&gt;</w:t>
      </w:r>
      <w:r>
        <w:br/>
        <w:t xml:space="preserve">      &lt;subjectOf&gt;</w:t>
      </w:r>
      <w:r>
        <w:br/>
        <w:t xml:space="preserve">        &lt;characteristic&gt;</w:t>
      </w:r>
      <w:r>
        <w:br/>
        <w:t xml:space="preserve">          &lt;code code=</w:t>
      </w:r>
      <w:r w:rsidRPr="00F1588B">
        <w:t>"</w:t>
      </w:r>
      <w:r w:rsidRPr="000C4ACE">
        <w:rPr>
          <w:i/>
          <w:iCs/>
        </w:rPr>
        <w:t>Code meaning ‘Molecular Weight’ with ‘method’</w:t>
      </w:r>
      <w:r w:rsidRPr="00F1588B">
        <w:t>"</w:t>
      </w:r>
      <w:r>
        <w:t xml:space="preserve"> </w:t>
      </w:r>
      <w:r>
        <w:br/>
        <w:t xml:space="preserve">                codeSystem="</w:t>
      </w:r>
      <w:r w:rsidRPr="000C4ACE">
        <w:rPr>
          <w:i/>
          <w:iCs/>
        </w:rPr>
        <w:t>Code System (OID)</w:t>
      </w:r>
      <w:r>
        <w:t>"</w:t>
      </w:r>
      <w:r>
        <w:br/>
        <w:t xml:space="preserve">                displayName="molecular mass"/&gt;</w:t>
      </w:r>
      <w:r>
        <w:br/>
        <w:t xml:space="preserve">          &lt;value xsi:type="PQ" value="</w:t>
      </w:r>
      <w:r w:rsidRPr="000C4ACE">
        <w:rPr>
          <w:i/>
          <w:iCs/>
        </w:rPr>
        <w:t>Molecular Weight</w:t>
      </w:r>
      <w:r>
        <w:t>" unit="g/mol"/&gt;</w:t>
      </w:r>
    </w:p>
    <w:p w:rsidR="00816671" w:rsidRPr="00074477" w:rsidRDefault="00816671" w:rsidP="00B75022">
      <w:pPr>
        <w:pStyle w:val="Heading6"/>
        <w:rPr>
          <w:color w:val="0070C0"/>
          <w:lang w:eastAsia="en-US"/>
        </w:rPr>
      </w:pPr>
      <w:bookmarkStart w:id="1859" w:name="_Toc304814772"/>
      <w:r w:rsidRPr="00074477">
        <w:rPr>
          <w:color w:val="0070C0"/>
          <w:lang w:eastAsia="en-US"/>
        </w:rPr>
        <w:t>Agent Modification Type</w:t>
      </w:r>
      <w:bookmarkEnd w:id="1859"/>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Tr="00B61E42">
        <w:tc>
          <w:tcPr>
            <w:tcW w:w="1951" w:type="dxa"/>
            <w:shd w:val="clear" w:color="auto" w:fill="auto"/>
          </w:tcPr>
          <w:p w:rsidR="008F0A76" w:rsidRPr="007A51EF" w:rsidRDefault="008F0A76" w:rsidP="009E270F">
            <w:pPr>
              <w:rPr>
                <w:b/>
                <w:lang w:eastAsia="en-US"/>
              </w:rPr>
            </w:pPr>
            <w:r w:rsidRPr="007A51EF">
              <w:rPr>
                <w:b/>
              </w:rPr>
              <w:t>User Guidance</w:t>
            </w:r>
          </w:p>
        </w:tc>
        <w:tc>
          <w:tcPr>
            <w:tcW w:w="8017" w:type="dxa"/>
            <w:shd w:val="clear" w:color="auto" w:fill="auto"/>
          </w:tcPr>
          <w:p w:rsidR="008F0A76" w:rsidRPr="007A51EF" w:rsidRDefault="000D63FE" w:rsidP="00877EFB">
            <w:pPr>
              <w:jc w:val="both"/>
              <w:rPr>
                <w:lang w:eastAsia="en-US"/>
              </w:rPr>
            </w:pPr>
            <w:r w:rsidRPr="000D63FE">
              <w:rPr>
                <w:lang w:eastAsia="en-US"/>
              </w:rPr>
              <w:t xml:space="preserve">Refers to the type of the agent </w:t>
            </w:r>
            <w:r w:rsidR="00877EFB">
              <w:rPr>
                <w:lang w:eastAsia="en-US"/>
              </w:rPr>
              <w:t>caused</w:t>
            </w:r>
            <w:r w:rsidRPr="000D63FE">
              <w:rPr>
                <w:lang w:eastAsia="en-US"/>
              </w:rPr>
              <w:t xml:space="preserve"> the modification</w:t>
            </w:r>
            <w:r>
              <w:rPr>
                <w:lang w:eastAsia="en-US"/>
              </w:rPr>
              <w:t>.</w:t>
            </w:r>
          </w:p>
        </w:tc>
      </w:tr>
      <w:tr w:rsidR="008F0A76" w:rsidRPr="007A51EF" w:rsidTr="00B61E42">
        <w:tc>
          <w:tcPr>
            <w:tcW w:w="1951" w:type="dxa"/>
            <w:shd w:val="clear" w:color="auto" w:fill="auto"/>
          </w:tcPr>
          <w:p w:rsidR="008F0A76" w:rsidRPr="007A51EF" w:rsidRDefault="008F0A76" w:rsidP="009E270F">
            <w:pPr>
              <w:rPr>
                <w:b/>
                <w:lang w:eastAsia="en-US"/>
              </w:rPr>
            </w:pPr>
            <w:r w:rsidRPr="007A51EF">
              <w:rPr>
                <w:b/>
              </w:rPr>
              <w:t>Example(s)</w:t>
            </w:r>
          </w:p>
        </w:tc>
        <w:tc>
          <w:tcPr>
            <w:tcW w:w="8017" w:type="dxa"/>
            <w:shd w:val="clear" w:color="auto" w:fill="auto"/>
          </w:tcPr>
          <w:p w:rsidR="008F0A76" w:rsidRPr="007A51EF" w:rsidRDefault="006C1E33" w:rsidP="009E270F">
            <w:pPr>
              <w:rPr>
                <w:lang w:eastAsia="en-US"/>
              </w:rPr>
            </w:pPr>
            <w:r w:rsidRPr="006C1E33">
              <w:rPr>
                <w:lang w:eastAsia="en-US"/>
              </w:rPr>
              <w:t>chemical, enzymatic, immunological, organism</w:t>
            </w:r>
          </w:p>
        </w:tc>
      </w:tr>
      <w:tr w:rsidR="008F0A76" w:rsidRPr="007A51EF" w:rsidTr="00B61E42">
        <w:tc>
          <w:tcPr>
            <w:tcW w:w="1951" w:type="dxa"/>
            <w:shd w:val="clear" w:color="auto" w:fill="auto"/>
          </w:tcPr>
          <w:p w:rsidR="008F0A76" w:rsidRPr="007A51EF" w:rsidRDefault="008F0A76" w:rsidP="009E270F">
            <w:pPr>
              <w:rPr>
                <w:b/>
              </w:rPr>
            </w:pPr>
            <w:r w:rsidRPr="007A51EF">
              <w:rPr>
                <w:b/>
              </w:rPr>
              <w:t>Conformance</w:t>
            </w:r>
          </w:p>
        </w:tc>
        <w:tc>
          <w:tcPr>
            <w:tcW w:w="8017" w:type="dxa"/>
            <w:shd w:val="clear" w:color="auto" w:fill="auto"/>
          </w:tcPr>
          <w:p w:rsidR="008F0A76" w:rsidRPr="007A51EF" w:rsidRDefault="00877EFB" w:rsidP="009E270F">
            <w:pPr>
              <w:rPr>
                <w:lang w:eastAsia="en-US"/>
              </w:rPr>
            </w:pPr>
            <w:r>
              <w:rPr>
                <w:lang w:eastAsia="en-US"/>
              </w:rPr>
              <w:t>REQUIRED</w:t>
            </w:r>
          </w:p>
        </w:tc>
      </w:tr>
      <w:tr w:rsidR="008F0A76" w:rsidRPr="007A51EF" w:rsidTr="00B61E42">
        <w:tc>
          <w:tcPr>
            <w:tcW w:w="1951" w:type="dxa"/>
            <w:shd w:val="clear" w:color="auto" w:fill="auto"/>
          </w:tcPr>
          <w:p w:rsidR="008F0A76" w:rsidRPr="007A51EF" w:rsidRDefault="008F0A76" w:rsidP="009E270F">
            <w:pPr>
              <w:rPr>
                <w:b/>
              </w:rPr>
            </w:pPr>
            <w:r w:rsidRPr="007A51EF">
              <w:rPr>
                <w:b/>
              </w:rPr>
              <w:t>Data Type</w:t>
            </w:r>
          </w:p>
        </w:tc>
        <w:tc>
          <w:tcPr>
            <w:tcW w:w="8017" w:type="dxa"/>
            <w:shd w:val="clear" w:color="auto" w:fill="auto"/>
          </w:tcPr>
          <w:p w:rsidR="008F0A76" w:rsidRPr="007A51EF" w:rsidRDefault="000C79C2" w:rsidP="009E270F">
            <w:pPr>
              <w:rPr>
                <w:lang w:eastAsia="en-US"/>
              </w:rPr>
            </w:pPr>
            <w:r>
              <w:rPr>
                <w:lang w:eastAsia="en-US"/>
              </w:rPr>
              <w:t>CD</w:t>
            </w:r>
          </w:p>
        </w:tc>
      </w:tr>
      <w:tr w:rsidR="008F0A76" w:rsidRPr="007A51EF" w:rsidTr="00B61E42">
        <w:tc>
          <w:tcPr>
            <w:tcW w:w="1951" w:type="dxa"/>
            <w:shd w:val="clear" w:color="auto" w:fill="auto"/>
          </w:tcPr>
          <w:p w:rsidR="008F0A76" w:rsidRPr="007A51EF" w:rsidRDefault="008F0A76" w:rsidP="009E270F">
            <w:pPr>
              <w:rPr>
                <w:b/>
              </w:rPr>
            </w:pPr>
            <w:r w:rsidRPr="007A51EF">
              <w:rPr>
                <w:b/>
              </w:rPr>
              <w:t>Business Rule(s)</w:t>
            </w:r>
          </w:p>
        </w:tc>
        <w:tc>
          <w:tcPr>
            <w:tcW w:w="8017" w:type="dxa"/>
            <w:shd w:val="clear" w:color="auto" w:fill="auto"/>
          </w:tcPr>
          <w:p w:rsidR="008F0A76" w:rsidRPr="007A51EF" w:rsidRDefault="008F0A76" w:rsidP="009E270F">
            <w:pPr>
              <w:jc w:val="both"/>
              <w:rPr>
                <w:lang w:eastAsia="en-US"/>
              </w:rPr>
            </w:pPr>
          </w:p>
        </w:tc>
      </w:tr>
    </w:tbl>
    <w:p w:rsidR="004447BD" w:rsidRDefault="004447BD" w:rsidP="004447BD">
      <w:pPr>
        <w:pStyle w:val="XML"/>
      </w:pPr>
      <w:bookmarkStart w:id="1860" w:name="_Toc304805822"/>
      <w:bookmarkStart w:id="1861" w:name="_Toc304814773"/>
      <w:r>
        <w:t>&lt;identifiedSubstance&gt;</w:t>
      </w:r>
      <w:r>
        <w:br/>
        <w:t xml:space="preserve">  &lt;identifiedSubstance&gt;&lt;!-- Structural Details --&gt;&lt;/identifiedSubstance&gt;</w:t>
      </w:r>
      <w:r>
        <w:br/>
        <w:t xml:space="preserve">  &lt;productOf&gt;</w:t>
      </w:r>
      <w:r>
        <w:br/>
        <w:t xml:space="preserve">    &lt;quantity&gt;&lt;!-- Amount of Resulting Substance --&gt;&lt;/quantity&gt;</w:t>
      </w:r>
      <w:r>
        <w:br/>
        <w:t xml:space="preserve">    &lt;derivationProcess&gt;</w:t>
      </w:r>
      <w:r>
        <w:br/>
        <w:t xml:space="preserve">      &lt;code code="</w:t>
      </w:r>
      <w:r w:rsidRPr="004447BD">
        <w:rPr>
          <w:b/>
          <w:bCs/>
          <w:i/>
          <w:iCs/>
        </w:rPr>
        <w:t>Agent Modification Type</w:t>
      </w:r>
      <w:r w:rsidRPr="000C4ACE">
        <w:rPr>
          <w:i/>
          <w:iCs/>
        </w:rPr>
        <w:t xml:space="preserve"> and Process Code</w:t>
      </w:r>
      <w:r>
        <w:t xml:space="preserve">" </w:t>
      </w:r>
      <w:r>
        <w:br/>
        <w:t xml:space="preserve">            codeSystem="</w:t>
      </w:r>
      <w:r w:rsidRPr="000C4ACE">
        <w:rPr>
          <w:i/>
          <w:iCs/>
        </w:rPr>
        <w:t>Code System (OID)</w:t>
      </w:r>
      <w:r>
        <w:t>"</w:t>
      </w:r>
      <w:r>
        <w:br/>
        <w:t xml:space="preserve">            displayName="</w:t>
      </w:r>
      <w:r w:rsidRPr="000C4ACE">
        <w:rPr>
          <w:i/>
          <w:iCs/>
        </w:rPr>
        <w:t>Modification Type Display Name</w:t>
      </w:r>
      <w:r>
        <w:t>"/&gt;</w:t>
      </w:r>
    </w:p>
    <w:p w:rsidR="00816671" w:rsidRPr="00074477" w:rsidRDefault="00816671" w:rsidP="00B75022">
      <w:pPr>
        <w:pStyle w:val="Heading6"/>
        <w:rPr>
          <w:color w:val="0070C0"/>
          <w:lang w:eastAsia="en-US"/>
        </w:rPr>
      </w:pPr>
      <w:r w:rsidRPr="00074477">
        <w:rPr>
          <w:color w:val="0070C0"/>
          <w:lang w:eastAsia="en-US"/>
        </w:rPr>
        <w:t>Role</w:t>
      </w:r>
      <w:bookmarkEnd w:id="1860"/>
      <w:bookmarkEnd w:id="1861"/>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Tr="00B61E42">
        <w:tc>
          <w:tcPr>
            <w:tcW w:w="1951" w:type="dxa"/>
            <w:shd w:val="clear" w:color="auto" w:fill="auto"/>
          </w:tcPr>
          <w:p w:rsidR="008F0A76" w:rsidRPr="007A51EF" w:rsidRDefault="008F0A76" w:rsidP="009E270F">
            <w:pPr>
              <w:rPr>
                <w:b/>
                <w:lang w:eastAsia="en-US"/>
              </w:rPr>
            </w:pPr>
            <w:r w:rsidRPr="007A51EF">
              <w:rPr>
                <w:b/>
              </w:rPr>
              <w:t>User Guidance</w:t>
            </w:r>
          </w:p>
        </w:tc>
        <w:tc>
          <w:tcPr>
            <w:tcW w:w="8017" w:type="dxa"/>
            <w:shd w:val="clear" w:color="auto" w:fill="auto"/>
          </w:tcPr>
          <w:p w:rsidR="008F0A76" w:rsidRPr="007A51EF" w:rsidRDefault="008C3C81" w:rsidP="009E270F">
            <w:pPr>
              <w:jc w:val="both"/>
              <w:rPr>
                <w:lang w:eastAsia="en-US"/>
              </w:rPr>
            </w:pPr>
            <w:r w:rsidRPr="008C3C81">
              <w:rPr>
                <w:lang w:eastAsia="en-US"/>
              </w:rPr>
              <w:t>For proteins, agent (a chemical that results in non-specific modifications of a protein) or moiety (a specific moiety added to a protein molecule, e.g., bis-mono-methoxy branched polethylene glycol 40000)</w:t>
            </w:r>
            <w:r w:rsidR="004D42A7">
              <w:rPr>
                <w:lang w:eastAsia="en-US"/>
              </w:rPr>
              <w:t>.</w:t>
            </w:r>
          </w:p>
        </w:tc>
      </w:tr>
      <w:tr w:rsidR="008F0A76" w:rsidRPr="007A51EF" w:rsidTr="00B61E42">
        <w:tc>
          <w:tcPr>
            <w:tcW w:w="1951" w:type="dxa"/>
            <w:shd w:val="clear" w:color="auto" w:fill="auto"/>
          </w:tcPr>
          <w:p w:rsidR="008F0A76" w:rsidRPr="007A51EF" w:rsidRDefault="008F0A76" w:rsidP="009E270F">
            <w:pPr>
              <w:rPr>
                <w:b/>
                <w:lang w:eastAsia="en-US"/>
              </w:rPr>
            </w:pPr>
            <w:r w:rsidRPr="007A51EF">
              <w:rPr>
                <w:b/>
              </w:rPr>
              <w:t>Example(s)</w:t>
            </w:r>
          </w:p>
        </w:tc>
        <w:tc>
          <w:tcPr>
            <w:tcW w:w="8017" w:type="dxa"/>
            <w:shd w:val="clear" w:color="auto" w:fill="auto"/>
          </w:tcPr>
          <w:p w:rsidR="008F0A76" w:rsidRPr="007A51EF" w:rsidRDefault="004D42A7" w:rsidP="009E270F">
            <w:pPr>
              <w:rPr>
                <w:lang w:eastAsia="en-US"/>
              </w:rPr>
            </w:pPr>
            <w:r w:rsidRPr="004D42A7">
              <w:rPr>
                <w:lang w:eastAsia="en-US"/>
              </w:rPr>
              <w:t>antigen, linker, conjugate, etc.</w:t>
            </w:r>
          </w:p>
        </w:tc>
      </w:tr>
      <w:tr w:rsidR="008F0A76" w:rsidRPr="007A51EF" w:rsidTr="00B61E42">
        <w:tc>
          <w:tcPr>
            <w:tcW w:w="1951" w:type="dxa"/>
            <w:shd w:val="clear" w:color="auto" w:fill="auto"/>
          </w:tcPr>
          <w:p w:rsidR="008F0A76" w:rsidRPr="007A51EF" w:rsidRDefault="008F0A76" w:rsidP="009E270F">
            <w:pPr>
              <w:rPr>
                <w:b/>
              </w:rPr>
            </w:pPr>
            <w:r w:rsidRPr="007A51EF">
              <w:rPr>
                <w:b/>
              </w:rPr>
              <w:t>Conformance</w:t>
            </w:r>
          </w:p>
        </w:tc>
        <w:tc>
          <w:tcPr>
            <w:tcW w:w="8017" w:type="dxa"/>
            <w:shd w:val="clear" w:color="auto" w:fill="auto"/>
          </w:tcPr>
          <w:p w:rsidR="008F0A76" w:rsidRPr="007A51EF" w:rsidRDefault="00877EFB" w:rsidP="009E270F">
            <w:pPr>
              <w:rPr>
                <w:lang w:eastAsia="en-US"/>
              </w:rPr>
            </w:pPr>
            <w:r>
              <w:rPr>
                <w:lang w:eastAsia="en-US"/>
              </w:rPr>
              <w:t>REQUIRED</w:t>
            </w:r>
          </w:p>
        </w:tc>
      </w:tr>
      <w:tr w:rsidR="008F0A76" w:rsidRPr="007A51EF" w:rsidTr="00B61E42">
        <w:tc>
          <w:tcPr>
            <w:tcW w:w="1951" w:type="dxa"/>
            <w:shd w:val="clear" w:color="auto" w:fill="auto"/>
          </w:tcPr>
          <w:p w:rsidR="008F0A76" w:rsidRPr="007A51EF" w:rsidRDefault="008F0A76" w:rsidP="009E270F">
            <w:pPr>
              <w:rPr>
                <w:b/>
              </w:rPr>
            </w:pPr>
            <w:r w:rsidRPr="007A51EF">
              <w:rPr>
                <w:b/>
              </w:rPr>
              <w:t>Data Type</w:t>
            </w:r>
          </w:p>
        </w:tc>
        <w:tc>
          <w:tcPr>
            <w:tcW w:w="8017" w:type="dxa"/>
            <w:shd w:val="clear" w:color="auto" w:fill="auto"/>
          </w:tcPr>
          <w:p w:rsidR="008F0A76" w:rsidRPr="007A51EF" w:rsidRDefault="000C79C2" w:rsidP="009E270F">
            <w:pPr>
              <w:rPr>
                <w:lang w:eastAsia="en-US"/>
              </w:rPr>
            </w:pPr>
            <w:r>
              <w:rPr>
                <w:lang w:eastAsia="en-US"/>
              </w:rPr>
              <w:t>CD</w:t>
            </w:r>
          </w:p>
        </w:tc>
      </w:tr>
      <w:tr w:rsidR="008F0A76" w:rsidRPr="007A51EF" w:rsidTr="00B61E42">
        <w:tc>
          <w:tcPr>
            <w:tcW w:w="1951" w:type="dxa"/>
            <w:shd w:val="clear" w:color="auto" w:fill="auto"/>
          </w:tcPr>
          <w:p w:rsidR="008F0A76" w:rsidRPr="007A51EF" w:rsidRDefault="008F0A76" w:rsidP="009E270F">
            <w:pPr>
              <w:rPr>
                <w:b/>
              </w:rPr>
            </w:pPr>
            <w:r w:rsidRPr="007A51EF">
              <w:rPr>
                <w:b/>
              </w:rPr>
              <w:t>Business Rule(s)</w:t>
            </w:r>
          </w:p>
        </w:tc>
        <w:tc>
          <w:tcPr>
            <w:tcW w:w="8017" w:type="dxa"/>
            <w:shd w:val="clear" w:color="auto" w:fill="auto"/>
          </w:tcPr>
          <w:p w:rsidR="008F0A76" w:rsidRPr="007A51EF" w:rsidRDefault="008F0A76" w:rsidP="009E270F">
            <w:pPr>
              <w:jc w:val="both"/>
              <w:rPr>
                <w:lang w:eastAsia="en-US"/>
              </w:rPr>
            </w:pPr>
          </w:p>
        </w:tc>
      </w:tr>
    </w:tbl>
    <w:p w:rsidR="00816671" w:rsidRPr="00074477" w:rsidRDefault="00816671" w:rsidP="00B75022">
      <w:pPr>
        <w:pStyle w:val="Heading6"/>
        <w:rPr>
          <w:color w:val="0070C0"/>
          <w:lang w:eastAsia="en-US"/>
        </w:rPr>
      </w:pPr>
      <w:bookmarkStart w:id="1862" w:name="_Toc304805823"/>
      <w:bookmarkStart w:id="1863" w:name="_Toc304814774"/>
      <w:r w:rsidRPr="00074477">
        <w:rPr>
          <w:color w:val="0070C0"/>
          <w:lang w:eastAsia="en-US"/>
        </w:rPr>
        <w:t>Modification Agent</w:t>
      </w:r>
      <w:bookmarkEnd w:id="1862"/>
      <w:bookmarkEnd w:id="1863"/>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Tr="00B61E42">
        <w:tc>
          <w:tcPr>
            <w:tcW w:w="1951" w:type="dxa"/>
            <w:shd w:val="clear" w:color="auto" w:fill="auto"/>
          </w:tcPr>
          <w:p w:rsidR="008F0A76" w:rsidRPr="007A51EF" w:rsidRDefault="008F0A76" w:rsidP="009E270F">
            <w:pPr>
              <w:rPr>
                <w:b/>
                <w:lang w:eastAsia="en-US"/>
              </w:rPr>
            </w:pPr>
            <w:r w:rsidRPr="007A51EF">
              <w:rPr>
                <w:b/>
              </w:rPr>
              <w:lastRenderedPageBreak/>
              <w:t>User Guidance</w:t>
            </w:r>
          </w:p>
        </w:tc>
        <w:tc>
          <w:tcPr>
            <w:tcW w:w="8017" w:type="dxa"/>
            <w:shd w:val="clear" w:color="auto" w:fill="auto"/>
          </w:tcPr>
          <w:p w:rsidR="008F0A76" w:rsidRPr="007A51EF" w:rsidRDefault="004D42A7" w:rsidP="004D42A7">
            <w:pPr>
              <w:jc w:val="both"/>
              <w:rPr>
                <w:lang w:eastAsia="en-US"/>
              </w:rPr>
            </w:pPr>
            <w:r w:rsidRPr="004D42A7">
              <w:rPr>
                <w:lang w:eastAsia="en-US"/>
              </w:rPr>
              <w:t>Established or primary name of the modifying agent</w:t>
            </w:r>
          </w:p>
        </w:tc>
      </w:tr>
      <w:tr w:rsidR="008F0A76" w:rsidRPr="007A51EF" w:rsidTr="00B61E42">
        <w:tc>
          <w:tcPr>
            <w:tcW w:w="1951" w:type="dxa"/>
            <w:shd w:val="clear" w:color="auto" w:fill="auto"/>
          </w:tcPr>
          <w:p w:rsidR="008F0A76" w:rsidRPr="007A51EF" w:rsidRDefault="008F0A76" w:rsidP="009E270F">
            <w:pPr>
              <w:rPr>
                <w:b/>
                <w:lang w:eastAsia="en-US"/>
              </w:rPr>
            </w:pPr>
            <w:r w:rsidRPr="007A51EF">
              <w:rPr>
                <w:b/>
              </w:rPr>
              <w:t>Example(s)</w:t>
            </w:r>
          </w:p>
        </w:tc>
        <w:tc>
          <w:tcPr>
            <w:tcW w:w="8017" w:type="dxa"/>
            <w:shd w:val="clear" w:color="auto" w:fill="auto"/>
          </w:tcPr>
          <w:p w:rsidR="008F0A76" w:rsidRPr="007A51EF" w:rsidRDefault="008F0A76" w:rsidP="009E270F">
            <w:pPr>
              <w:rPr>
                <w:lang w:eastAsia="en-US"/>
              </w:rPr>
            </w:pPr>
          </w:p>
        </w:tc>
      </w:tr>
      <w:tr w:rsidR="008F0A76" w:rsidRPr="007A51EF" w:rsidTr="00B61E42">
        <w:tc>
          <w:tcPr>
            <w:tcW w:w="1951" w:type="dxa"/>
            <w:shd w:val="clear" w:color="auto" w:fill="auto"/>
          </w:tcPr>
          <w:p w:rsidR="008F0A76" w:rsidRPr="007A51EF" w:rsidRDefault="008F0A76" w:rsidP="009E270F">
            <w:pPr>
              <w:rPr>
                <w:b/>
              </w:rPr>
            </w:pPr>
            <w:r w:rsidRPr="007A51EF">
              <w:rPr>
                <w:b/>
              </w:rPr>
              <w:t>Conformance</w:t>
            </w:r>
          </w:p>
        </w:tc>
        <w:tc>
          <w:tcPr>
            <w:tcW w:w="8017" w:type="dxa"/>
            <w:shd w:val="clear" w:color="auto" w:fill="auto"/>
          </w:tcPr>
          <w:p w:rsidR="008F0A76" w:rsidRPr="007A51EF" w:rsidRDefault="00877EFB" w:rsidP="009E270F">
            <w:pPr>
              <w:rPr>
                <w:lang w:eastAsia="en-US"/>
              </w:rPr>
            </w:pPr>
            <w:r>
              <w:rPr>
                <w:lang w:eastAsia="en-US"/>
              </w:rPr>
              <w:t>REQUIRED</w:t>
            </w:r>
          </w:p>
        </w:tc>
      </w:tr>
      <w:tr w:rsidR="008F0A76" w:rsidRPr="007A51EF" w:rsidTr="00B61E42">
        <w:tc>
          <w:tcPr>
            <w:tcW w:w="1951" w:type="dxa"/>
            <w:shd w:val="clear" w:color="auto" w:fill="auto"/>
          </w:tcPr>
          <w:p w:rsidR="008F0A76" w:rsidRPr="007A51EF" w:rsidRDefault="008F0A76" w:rsidP="009E270F">
            <w:pPr>
              <w:rPr>
                <w:b/>
              </w:rPr>
            </w:pPr>
            <w:r w:rsidRPr="007A51EF">
              <w:rPr>
                <w:b/>
              </w:rPr>
              <w:t>Data Type</w:t>
            </w:r>
          </w:p>
        </w:tc>
        <w:tc>
          <w:tcPr>
            <w:tcW w:w="8017" w:type="dxa"/>
            <w:shd w:val="clear" w:color="auto" w:fill="auto"/>
          </w:tcPr>
          <w:p w:rsidR="008F0A76" w:rsidRPr="007A51EF" w:rsidRDefault="000C79C2" w:rsidP="009E270F">
            <w:pPr>
              <w:rPr>
                <w:lang w:eastAsia="en-US"/>
              </w:rPr>
            </w:pPr>
            <w:r>
              <w:rPr>
                <w:lang w:eastAsia="en-US"/>
              </w:rPr>
              <w:t>ST</w:t>
            </w:r>
          </w:p>
        </w:tc>
      </w:tr>
      <w:tr w:rsidR="008F0A76" w:rsidRPr="007A51EF" w:rsidTr="00B61E42">
        <w:tc>
          <w:tcPr>
            <w:tcW w:w="1951" w:type="dxa"/>
            <w:shd w:val="clear" w:color="auto" w:fill="auto"/>
          </w:tcPr>
          <w:p w:rsidR="008F0A76" w:rsidRPr="007A51EF" w:rsidRDefault="008F0A76" w:rsidP="009E270F">
            <w:pPr>
              <w:rPr>
                <w:b/>
              </w:rPr>
            </w:pPr>
            <w:r w:rsidRPr="007A51EF">
              <w:rPr>
                <w:b/>
              </w:rPr>
              <w:t>Business Rule(s)</w:t>
            </w:r>
          </w:p>
        </w:tc>
        <w:tc>
          <w:tcPr>
            <w:tcW w:w="8017" w:type="dxa"/>
            <w:shd w:val="clear" w:color="auto" w:fill="auto"/>
          </w:tcPr>
          <w:p w:rsidR="008F0A76" w:rsidRPr="007A51EF" w:rsidRDefault="008F0A76" w:rsidP="009E270F">
            <w:pPr>
              <w:jc w:val="both"/>
              <w:rPr>
                <w:lang w:eastAsia="en-US"/>
              </w:rPr>
            </w:pPr>
          </w:p>
        </w:tc>
      </w:tr>
    </w:tbl>
    <w:p w:rsidR="004447BD" w:rsidRDefault="004447BD" w:rsidP="004447BD">
      <w:pPr>
        <w:pStyle w:val="XML"/>
      </w:pPr>
      <w:bookmarkStart w:id="1864" w:name="_Toc304805824"/>
      <w:bookmarkStart w:id="1865" w:name="_Toc304814775"/>
      <w:r>
        <w:t>&lt;identifiedSubstance&gt;</w:t>
      </w:r>
      <w:r>
        <w:br/>
        <w:t xml:space="preserve">  &lt;identifiedSubstance&gt;&lt;!-- Structural Details --&gt;&lt;/identifiedSubstance&gt;</w:t>
      </w:r>
      <w:r>
        <w:br/>
        <w:t xml:space="preserve">  &lt;productOf&gt;</w:t>
      </w:r>
      <w:r>
        <w:br/>
        <w:t xml:space="preserve">    &lt;quantity&gt;&lt;!-- Amount of Resulting Substance --&gt;&lt;/quantity&gt;</w:t>
      </w:r>
      <w:r>
        <w:br/>
        <w:t xml:space="preserve">    &lt;derivationProcess&gt;</w:t>
      </w:r>
      <w:r>
        <w:br/>
        <w:t xml:space="preserve">      &lt;interactor&gt;</w:t>
      </w:r>
      <w:r>
        <w:br/>
        <w:t xml:space="preserve">        &lt;identifiedSubstance&gt;</w:t>
      </w:r>
      <w:r>
        <w:br/>
        <w:t xml:space="preserve">          &lt;identifiedSubstance&gt;</w:t>
      </w:r>
      <w:r>
        <w:br/>
        <w:t xml:space="preserve">            &lt;code code="</w:t>
      </w:r>
      <w:r w:rsidRPr="004447BD">
        <w:rPr>
          <w:i/>
          <w:iCs/>
        </w:rPr>
        <w:t>Modification Agent</w:t>
      </w:r>
      <w:r w:rsidRPr="000C4ACE">
        <w:rPr>
          <w:i/>
          <w:iCs/>
        </w:rPr>
        <w:t xml:space="preserve"> Substance Id</w:t>
      </w:r>
      <w:r>
        <w:t xml:space="preserve">" </w:t>
      </w:r>
      <w:r>
        <w:br/>
        <w:t xml:space="preserve">                  codeSystem="</w:t>
      </w:r>
      <w:r w:rsidRPr="000C4ACE">
        <w:rPr>
          <w:i/>
          <w:iCs/>
        </w:rPr>
        <w:t>Substance Id System (OID)</w:t>
      </w:r>
      <w:r>
        <w:t>"&gt;</w:t>
      </w:r>
      <w:r>
        <w:br/>
        <w:t xml:space="preserve">            &lt;name&gt;</w:t>
      </w:r>
      <w:r w:rsidRPr="004447BD">
        <w:rPr>
          <w:b/>
          <w:bCs/>
          <w:i/>
          <w:iCs/>
        </w:rPr>
        <w:t>Modification Agent</w:t>
      </w:r>
      <w:r w:rsidRPr="000C4ACE">
        <w:rPr>
          <w:i/>
          <w:iCs/>
        </w:rPr>
        <w:t xml:space="preserve"> </w:t>
      </w:r>
      <w:r w:rsidRPr="004447BD">
        <w:rPr>
          <w:b/>
          <w:bCs/>
          <w:i/>
          <w:iCs/>
        </w:rPr>
        <w:t>Name</w:t>
      </w:r>
      <w:r w:rsidRPr="000C4ACE">
        <w:rPr>
          <w:i/>
          <w:iCs/>
        </w:rPr>
        <w:t xml:space="preserve"> (one primary)</w:t>
      </w:r>
      <w:r>
        <w:t>&lt;/name&gt;</w:t>
      </w:r>
      <w:r>
        <w:br/>
        <w:t xml:space="preserve">          &lt;/identifiedSubstance&gt;</w:t>
      </w:r>
    </w:p>
    <w:p w:rsidR="00816671" w:rsidRPr="00074477" w:rsidRDefault="00816671" w:rsidP="00B75022">
      <w:pPr>
        <w:pStyle w:val="Heading6"/>
        <w:rPr>
          <w:color w:val="0070C0"/>
          <w:lang w:eastAsia="en-US"/>
        </w:rPr>
      </w:pPr>
      <w:r w:rsidRPr="00074477">
        <w:rPr>
          <w:color w:val="0070C0"/>
          <w:lang w:eastAsia="en-US"/>
        </w:rPr>
        <w:t>Modification Agent ID</w:t>
      </w:r>
      <w:bookmarkEnd w:id="1864"/>
      <w:bookmarkEnd w:id="186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Tr="00B61E42">
        <w:tc>
          <w:tcPr>
            <w:tcW w:w="1951" w:type="dxa"/>
            <w:shd w:val="clear" w:color="auto" w:fill="auto"/>
          </w:tcPr>
          <w:p w:rsidR="008F0A76" w:rsidRPr="007A51EF" w:rsidRDefault="008F0A76" w:rsidP="009E270F">
            <w:pPr>
              <w:rPr>
                <w:b/>
                <w:lang w:eastAsia="en-US"/>
              </w:rPr>
            </w:pPr>
            <w:r w:rsidRPr="007A51EF">
              <w:rPr>
                <w:b/>
              </w:rPr>
              <w:t>User Guidance</w:t>
            </w:r>
          </w:p>
        </w:tc>
        <w:tc>
          <w:tcPr>
            <w:tcW w:w="8017" w:type="dxa"/>
            <w:shd w:val="clear" w:color="auto" w:fill="auto"/>
          </w:tcPr>
          <w:p w:rsidR="008F0A76" w:rsidRPr="007A51EF" w:rsidRDefault="004D42A7" w:rsidP="009E270F">
            <w:pPr>
              <w:jc w:val="both"/>
              <w:rPr>
                <w:lang w:eastAsia="en-US"/>
              </w:rPr>
            </w:pPr>
            <w:r>
              <w:rPr>
                <w:lang w:eastAsia="en-US"/>
              </w:rPr>
              <w:t>U</w:t>
            </w:r>
            <w:r w:rsidRPr="004D42A7">
              <w:rPr>
                <w:lang w:eastAsia="en-US"/>
              </w:rPr>
              <w:t>nique identifier for modifying agent</w:t>
            </w:r>
            <w:r>
              <w:rPr>
                <w:lang w:eastAsia="en-US"/>
              </w:rPr>
              <w:t>.</w:t>
            </w:r>
          </w:p>
        </w:tc>
      </w:tr>
      <w:tr w:rsidR="008F0A76" w:rsidRPr="007A51EF" w:rsidTr="00B61E42">
        <w:tc>
          <w:tcPr>
            <w:tcW w:w="1951" w:type="dxa"/>
            <w:shd w:val="clear" w:color="auto" w:fill="auto"/>
          </w:tcPr>
          <w:p w:rsidR="008F0A76" w:rsidRPr="007A51EF" w:rsidRDefault="008F0A76" w:rsidP="009E270F">
            <w:pPr>
              <w:rPr>
                <w:b/>
                <w:lang w:eastAsia="en-US"/>
              </w:rPr>
            </w:pPr>
            <w:r w:rsidRPr="007A51EF">
              <w:rPr>
                <w:b/>
              </w:rPr>
              <w:t>Example(s)</w:t>
            </w:r>
          </w:p>
        </w:tc>
        <w:tc>
          <w:tcPr>
            <w:tcW w:w="8017" w:type="dxa"/>
            <w:shd w:val="clear" w:color="auto" w:fill="auto"/>
          </w:tcPr>
          <w:p w:rsidR="008F0A76" w:rsidRPr="007A51EF" w:rsidRDefault="008F0A76" w:rsidP="009E270F">
            <w:pPr>
              <w:rPr>
                <w:lang w:eastAsia="en-US"/>
              </w:rPr>
            </w:pPr>
          </w:p>
        </w:tc>
      </w:tr>
      <w:tr w:rsidR="008F0A76" w:rsidRPr="007A51EF" w:rsidTr="00B61E42">
        <w:tc>
          <w:tcPr>
            <w:tcW w:w="1951" w:type="dxa"/>
            <w:shd w:val="clear" w:color="auto" w:fill="auto"/>
          </w:tcPr>
          <w:p w:rsidR="008F0A76" w:rsidRPr="007A51EF" w:rsidRDefault="008F0A76" w:rsidP="009E270F">
            <w:pPr>
              <w:rPr>
                <w:b/>
              </w:rPr>
            </w:pPr>
            <w:r w:rsidRPr="007A51EF">
              <w:rPr>
                <w:b/>
              </w:rPr>
              <w:t>Conformance</w:t>
            </w:r>
          </w:p>
        </w:tc>
        <w:tc>
          <w:tcPr>
            <w:tcW w:w="8017" w:type="dxa"/>
            <w:shd w:val="clear" w:color="auto" w:fill="auto"/>
          </w:tcPr>
          <w:p w:rsidR="008F0A76" w:rsidRPr="007A51EF" w:rsidRDefault="00877EFB" w:rsidP="009E270F">
            <w:pPr>
              <w:rPr>
                <w:lang w:eastAsia="en-US"/>
              </w:rPr>
            </w:pPr>
            <w:r>
              <w:rPr>
                <w:lang w:eastAsia="en-US"/>
              </w:rPr>
              <w:t>CONDITIONAL</w:t>
            </w:r>
          </w:p>
        </w:tc>
      </w:tr>
      <w:tr w:rsidR="008F0A76" w:rsidRPr="007A51EF" w:rsidTr="00B61E42">
        <w:tc>
          <w:tcPr>
            <w:tcW w:w="1951" w:type="dxa"/>
            <w:shd w:val="clear" w:color="auto" w:fill="auto"/>
          </w:tcPr>
          <w:p w:rsidR="008F0A76" w:rsidRPr="007A51EF" w:rsidRDefault="008F0A76" w:rsidP="009E270F">
            <w:pPr>
              <w:rPr>
                <w:b/>
              </w:rPr>
            </w:pPr>
            <w:r w:rsidRPr="007A51EF">
              <w:rPr>
                <w:b/>
              </w:rPr>
              <w:t>Data Type</w:t>
            </w:r>
          </w:p>
        </w:tc>
        <w:tc>
          <w:tcPr>
            <w:tcW w:w="8017" w:type="dxa"/>
            <w:shd w:val="clear" w:color="auto" w:fill="auto"/>
          </w:tcPr>
          <w:p w:rsidR="008F0A76" w:rsidRPr="007A51EF" w:rsidRDefault="000C79C2" w:rsidP="009E270F">
            <w:pPr>
              <w:rPr>
                <w:lang w:eastAsia="en-US"/>
              </w:rPr>
            </w:pPr>
            <w:r>
              <w:rPr>
                <w:lang w:eastAsia="en-US"/>
              </w:rPr>
              <w:t>II</w:t>
            </w:r>
          </w:p>
        </w:tc>
      </w:tr>
      <w:tr w:rsidR="008F0A76" w:rsidRPr="007A51EF" w:rsidTr="00B61E42">
        <w:tc>
          <w:tcPr>
            <w:tcW w:w="1951" w:type="dxa"/>
            <w:shd w:val="clear" w:color="auto" w:fill="auto"/>
          </w:tcPr>
          <w:p w:rsidR="008F0A76" w:rsidRPr="007A51EF" w:rsidRDefault="008F0A76" w:rsidP="009E270F">
            <w:pPr>
              <w:rPr>
                <w:b/>
              </w:rPr>
            </w:pPr>
            <w:r w:rsidRPr="007A51EF">
              <w:rPr>
                <w:b/>
              </w:rPr>
              <w:t>Business Rule(s)</w:t>
            </w:r>
          </w:p>
        </w:tc>
        <w:tc>
          <w:tcPr>
            <w:tcW w:w="8017" w:type="dxa"/>
            <w:shd w:val="clear" w:color="auto" w:fill="auto"/>
          </w:tcPr>
          <w:p w:rsidR="008F0A76" w:rsidRPr="007A51EF" w:rsidRDefault="008F0A76" w:rsidP="009E270F">
            <w:pPr>
              <w:jc w:val="both"/>
              <w:rPr>
                <w:lang w:eastAsia="en-US"/>
              </w:rPr>
            </w:pPr>
          </w:p>
        </w:tc>
      </w:tr>
    </w:tbl>
    <w:p w:rsidR="004447BD" w:rsidRDefault="004447BD" w:rsidP="004447BD">
      <w:pPr>
        <w:pStyle w:val="XML"/>
      </w:pPr>
      <w:bookmarkStart w:id="1866" w:name="_Toc304805825"/>
      <w:bookmarkStart w:id="1867" w:name="_Toc304814776"/>
      <w:r>
        <w:t>&lt;identifiedSubstance&gt;</w:t>
      </w:r>
      <w:r>
        <w:br/>
        <w:t xml:space="preserve">  &lt;identifiedSubstance&gt;&lt;!-- Structural Details --&gt;&lt;/identifiedSubstance&gt;</w:t>
      </w:r>
      <w:r>
        <w:br/>
        <w:t xml:space="preserve">  &lt;productOf&gt;</w:t>
      </w:r>
      <w:r>
        <w:br/>
        <w:t xml:space="preserve">    &lt;quantity&gt;&lt;!-- Amount of Resulting Substance --&gt;&lt;/quantity&gt;</w:t>
      </w:r>
      <w:r>
        <w:br/>
        <w:t xml:space="preserve">    &lt;derivationProcess&gt;</w:t>
      </w:r>
      <w:r>
        <w:br/>
        <w:t xml:space="preserve">      &lt;interactor&gt;</w:t>
      </w:r>
      <w:r>
        <w:br/>
        <w:t xml:space="preserve">        &lt;identifiedSubstance&gt;</w:t>
      </w:r>
      <w:r>
        <w:br/>
        <w:t xml:space="preserve">          &lt;identifiedSubstance&gt;</w:t>
      </w:r>
      <w:r>
        <w:br/>
        <w:t xml:space="preserve">            &lt;code code="</w:t>
      </w:r>
      <w:r w:rsidRPr="004447BD">
        <w:rPr>
          <w:b/>
          <w:bCs/>
          <w:i/>
          <w:iCs/>
        </w:rPr>
        <w:t>Modification Agent</w:t>
      </w:r>
      <w:r w:rsidRPr="000C4ACE">
        <w:rPr>
          <w:i/>
          <w:iCs/>
        </w:rPr>
        <w:t xml:space="preserve"> Substance Id</w:t>
      </w:r>
      <w:r>
        <w:t xml:space="preserve">" </w:t>
      </w:r>
      <w:r>
        <w:br/>
        <w:t xml:space="preserve">                  codeSystem="</w:t>
      </w:r>
      <w:r w:rsidRPr="000C4ACE">
        <w:rPr>
          <w:i/>
          <w:iCs/>
        </w:rPr>
        <w:t>Substance Id System (OID)</w:t>
      </w:r>
      <w:r>
        <w:t>"&gt;</w:t>
      </w:r>
      <w:r>
        <w:br/>
        <w:t xml:space="preserve">            &lt;name&gt;</w:t>
      </w:r>
      <w:r w:rsidRPr="004447BD">
        <w:rPr>
          <w:i/>
          <w:iCs/>
        </w:rPr>
        <w:t xml:space="preserve">Modification Agent Name </w:t>
      </w:r>
      <w:r w:rsidRPr="000C4ACE">
        <w:rPr>
          <w:i/>
          <w:iCs/>
        </w:rPr>
        <w:t>(one primary)</w:t>
      </w:r>
      <w:r>
        <w:t>&lt;/name&gt;</w:t>
      </w:r>
      <w:r>
        <w:br/>
        <w:t xml:space="preserve">          &lt;/identifiedSubstance&gt;</w:t>
      </w:r>
    </w:p>
    <w:p w:rsidR="00816671" w:rsidRPr="00074477" w:rsidRDefault="00816671" w:rsidP="00B75022">
      <w:pPr>
        <w:pStyle w:val="Heading6"/>
        <w:rPr>
          <w:color w:val="0070C0"/>
          <w:lang w:eastAsia="en-US"/>
        </w:rPr>
      </w:pPr>
      <w:r w:rsidRPr="00074477">
        <w:rPr>
          <w:color w:val="0070C0"/>
          <w:lang w:eastAsia="en-US"/>
        </w:rPr>
        <w:t>Modification Process</w:t>
      </w:r>
      <w:bookmarkEnd w:id="1866"/>
      <w:bookmarkEnd w:id="186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Tr="00B61E42">
        <w:tc>
          <w:tcPr>
            <w:tcW w:w="1951" w:type="dxa"/>
            <w:shd w:val="clear" w:color="auto" w:fill="auto"/>
          </w:tcPr>
          <w:p w:rsidR="008F0A76" w:rsidRPr="007A51EF" w:rsidRDefault="008F0A76" w:rsidP="009E270F">
            <w:pPr>
              <w:rPr>
                <w:b/>
                <w:lang w:eastAsia="en-US"/>
              </w:rPr>
            </w:pPr>
            <w:r w:rsidRPr="007A51EF">
              <w:rPr>
                <w:b/>
              </w:rPr>
              <w:t>User Guidance</w:t>
            </w:r>
          </w:p>
        </w:tc>
        <w:tc>
          <w:tcPr>
            <w:tcW w:w="8017" w:type="dxa"/>
            <w:shd w:val="clear" w:color="auto" w:fill="auto"/>
          </w:tcPr>
          <w:p w:rsidR="008F0A76" w:rsidRPr="007A51EF" w:rsidRDefault="004D42A7" w:rsidP="009E270F">
            <w:pPr>
              <w:jc w:val="both"/>
              <w:rPr>
                <w:lang w:eastAsia="en-US"/>
              </w:rPr>
            </w:pPr>
            <w:r w:rsidRPr="004D42A7">
              <w:rPr>
                <w:lang w:eastAsia="en-US"/>
              </w:rPr>
              <w:t>Refers to the description of the modification process</w:t>
            </w:r>
            <w:r>
              <w:rPr>
                <w:lang w:eastAsia="en-US"/>
              </w:rPr>
              <w:t>.</w:t>
            </w:r>
          </w:p>
        </w:tc>
      </w:tr>
      <w:tr w:rsidR="008F0A76" w:rsidRPr="007A51EF" w:rsidTr="00B61E42">
        <w:tc>
          <w:tcPr>
            <w:tcW w:w="1951" w:type="dxa"/>
            <w:shd w:val="clear" w:color="auto" w:fill="auto"/>
          </w:tcPr>
          <w:p w:rsidR="008F0A76" w:rsidRPr="007A51EF" w:rsidRDefault="008F0A76" w:rsidP="009E270F">
            <w:pPr>
              <w:rPr>
                <w:b/>
                <w:lang w:eastAsia="en-US"/>
              </w:rPr>
            </w:pPr>
            <w:r w:rsidRPr="007A51EF">
              <w:rPr>
                <w:b/>
              </w:rPr>
              <w:t>Example(s)</w:t>
            </w:r>
          </w:p>
        </w:tc>
        <w:tc>
          <w:tcPr>
            <w:tcW w:w="8017" w:type="dxa"/>
            <w:shd w:val="clear" w:color="auto" w:fill="auto"/>
          </w:tcPr>
          <w:p w:rsidR="008F0A76" w:rsidRPr="007A51EF" w:rsidRDefault="004D42A7" w:rsidP="009E270F">
            <w:pPr>
              <w:rPr>
                <w:lang w:eastAsia="en-US"/>
              </w:rPr>
            </w:pPr>
            <w:r w:rsidRPr="004D42A7">
              <w:rPr>
                <w:lang w:eastAsia="en-US"/>
              </w:rPr>
              <w:t>cell culture, UV irradiation, etc.</w:t>
            </w:r>
          </w:p>
        </w:tc>
      </w:tr>
      <w:tr w:rsidR="008F0A76" w:rsidRPr="007A51EF" w:rsidTr="00B61E42">
        <w:tc>
          <w:tcPr>
            <w:tcW w:w="1951" w:type="dxa"/>
            <w:shd w:val="clear" w:color="auto" w:fill="auto"/>
          </w:tcPr>
          <w:p w:rsidR="008F0A76" w:rsidRPr="007A51EF" w:rsidRDefault="008F0A76" w:rsidP="009E270F">
            <w:pPr>
              <w:rPr>
                <w:b/>
              </w:rPr>
            </w:pPr>
            <w:r w:rsidRPr="007A51EF">
              <w:rPr>
                <w:b/>
              </w:rPr>
              <w:t>Conformance</w:t>
            </w:r>
          </w:p>
        </w:tc>
        <w:tc>
          <w:tcPr>
            <w:tcW w:w="8017" w:type="dxa"/>
            <w:shd w:val="clear" w:color="auto" w:fill="auto"/>
          </w:tcPr>
          <w:p w:rsidR="008F0A76" w:rsidRPr="007A51EF" w:rsidRDefault="00877EFB" w:rsidP="009E270F">
            <w:pPr>
              <w:rPr>
                <w:lang w:eastAsia="en-US"/>
              </w:rPr>
            </w:pPr>
            <w:r>
              <w:rPr>
                <w:lang w:eastAsia="en-US"/>
              </w:rPr>
              <w:t>CONDITIONAL</w:t>
            </w:r>
          </w:p>
        </w:tc>
      </w:tr>
      <w:tr w:rsidR="008F0A76" w:rsidRPr="007A51EF" w:rsidTr="00B61E42">
        <w:tc>
          <w:tcPr>
            <w:tcW w:w="1951" w:type="dxa"/>
            <w:shd w:val="clear" w:color="auto" w:fill="auto"/>
          </w:tcPr>
          <w:p w:rsidR="008F0A76" w:rsidRPr="007A51EF" w:rsidRDefault="008F0A76" w:rsidP="009E270F">
            <w:pPr>
              <w:rPr>
                <w:b/>
              </w:rPr>
            </w:pPr>
            <w:r w:rsidRPr="007A51EF">
              <w:rPr>
                <w:b/>
              </w:rPr>
              <w:t>Data Type</w:t>
            </w:r>
          </w:p>
        </w:tc>
        <w:tc>
          <w:tcPr>
            <w:tcW w:w="8017" w:type="dxa"/>
            <w:shd w:val="clear" w:color="auto" w:fill="auto"/>
          </w:tcPr>
          <w:p w:rsidR="008F0A76" w:rsidRPr="007A51EF" w:rsidRDefault="000C79C2" w:rsidP="009E270F">
            <w:pPr>
              <w:rPr>
                <w:lang w:eastAsia="en-US"/>
              </w:rPr>
            </w:pPr>
            <w:r>
              <w:rPr>
                <w:lang w:eastAsia="en-US"/>
              </w:rPr>
              <w:t>CD</w:t>
            </w:r>
          </w:p>
        </w:tc>
      </w:tr>
      <w:tr w:rsidR="008F0A76" w:rsidRPr="007A51EF" w:rsidTr="00B61E42">
        <w:tc>
          <w:tcPr>
            <w:tcW w:w="1951" w:type="dxa"/>
            <w:shd w:val="clear" w:color="auto" w:fill="auto"/>
          </w:tcPr>
          <w:p w:rsidR="008F0A76" w:rsidRPr="007A51EF" w:rsidRDefault="008F0A76" w:rsidP="009E270F">
            <w:pPr>
              <w:rPr>
                <w:b/>
              </w:rPr>
            </w:pPr>
            <w:r w:rsidRPr="007A51EF">
              <w:rPr>
                <w:b/>
              </w:rPr>
              <w:t>Business Rule(s)</w:t>
            </w:r>
          </w:p>
        </w:tc>
        <w:tc>
          <w:tcPr>
            <w:tcW w:w="8017" w:type="dxa"/>
            <w:shd w:val="clear" w:color="auto" w:fill="auto"/>
          </w:tcPr>
          <w:p w:rsidR="008F0A76" w:rsidRPr="007A51EF" w:rsidRDefault="008F0A76" w:rsidP="009E270F">
            <w:pPr>
              <w:jc w:val="both"/>
              <w:rPr>
                <w:lang w:eastAsia="en-US"/>
              </w:rPr>
            </w:pPr>
          </w:p>
        </w:tc>
      </w:tr>
    </w:tbl>
    <w:p w:rsidR="0033485C" w:rsidRDefault="0033485C" w:rsidP="0033485C">
      <w:pPr>
        <w:pStyle w:val="XML"/>
      </w:pPr>
      <w:r>
        <w:t>&lt;identifiedSubstance&gt;</w:t>
      </w:r>
      <w:r>
        <w:br/>
        <w:t xml:space="preserve">  &lt;identifiedSubstance&gt;&lt;!-- Structural Details --&gt;&lt;/identifiedSubstance&gt;</w:t>
      </w:r>
      <w:r>
        <w:br/>
        <w:t xml:space="preserve">  &lt;productOf&gt;</w:t>
      </w:r>
      <w:r>
        <w:br/>
        <w:t xml:space="preserve">    &lt;quantity&gt;&lt;!-- Amount of Resulting Substance --&gt;&lt;/quantity&gt;</w:t>
      </w:r>
      <w:r>
        <w:br/>
        <w:t xml:space="preserve">    &lt;derivationProcess&gt;</w:t>
      </w:r>
      <w:r>
        <w:br/>
        <w:t xml:space="preserve">      &lt;code code="</w:t>
      </w:r>
      <w:r w:rsidRPr="000C4ACE">
        <w:rPr>
          <w:i/>
          <w:iCs/>
        </w:rPr>
        <w:t xml:space="preserve">Agent </w:t>
      </w:r>
      <w:r w:rsidRPr="0033485C">
        <w:rPr>
          <w:b/>
          <w:bCs/>
          <w:i/>
          <w:iCs/>
        </w:rPr>
        <w:t>Modification</w:t>
      </w:r>
      <w:r w:rsidRPr="000C4ACE">
        <w:rPr>
          <w:i/>
          <w:iCs/>
        </w:rPr>
        <w:t xml:space="preserve"> Type and </w:t>
      </w:r>
      <w:r w:rsidRPr="0033485C">
        <w:rPr>
          <w:b/>
          <w:bCs/>
          <w:i/>
          <w:iCs/>
        </w:rPr>
        <w:t>Process</w:t>
      </w:r>
      <w:r w:rsidRPr="000C4ACE">
        <w:rPr>
          <w:i/>
          <w:iCs/>
        </w:rPr>
        <w:t xml:space="preserve"> Code</w:t>
      </w:r>
      <w:r>
        <w:t xml:space="preserve">" </w:t>
      </w:r>
      <w:r>
        <w:br/>
        <w:t xml:space="preserve">            codeSystem="</w:t>
      </w:r>
      <w:r w:rsidRPr="000C4ACE">
        <w:rPr>
          <w:i/>
          <w:iCs/>
        </w:rPr>
        <w:t>Code System (OID)</w:t>
      </w:r>
      <w:r>
        <w:t>"</w:t>
      </w:r>
      <w:r>
        <w:br/>
        <w:t xml:space="preserve">            displayName="</w:t>
      </w:r>
      <w:r w:rsidRPr="000C4ACE">
        <w:rPr>
          <w:i/>
          <w:iCs/>
        </w:rPr>
        <w:t>Modification Type Display Name</w:t>
      </w:r>
      <w:r>
        <w:t>"/&gt;</w:t>
      </w:r>
      <w:r>
        <w:br/>
        <w:t xml:space="preserve">      &lt;interactor&gt;</w:t>
      </w:r>
      <w:r>
        <w:br/>
        <w:t xml:space="preserve">        &lt;identifiedSubstance&gt;</w:t>
      </w:r>
      <w:r>
        <w:br/>
        <w:t xml:space="preserve">          &lt;identifiedSubstance&gt;</w:t>
      </w:r>
      <w:r>
        <w:br/>
        <w:t xml:space="preserve">            &lt;code code="</w:t>
      </w:r>
      <w:r w:rsidRPr="0033485C">
        <w:rPr>
          <w:i/>
          <w:iCs/>
        </w:rPr>
        <w:t>Modification Agent</w:t>
      </w:r>
      <w:r w:rsidRPr="000C4ACE">
        <w:rPr>
          <w:i/>
          <w:iCs/>
        </w:rPr>
        <w:t xml:space="preserve"> Substance Id</w:t>
      </w:r>
      <w:r>
        <w:t xml:space="preserve">" </w:t>
      </w:r>
      <w:r>
        <w:br/>
        <w:t xml:space="preserve">                  codeSystem="</w:t>
      </w:r>
      <w:r w:rsidRPr="000C4ACE">
        <w:rPr>
          <w:i/>
          <w:iCs/>
        </w:rPr>
        <w:t>Substance Id System (OID)</w:t>
      </w:r>
      <w:r>
        <w:t>"&gt;</w:t>
      </w:r>
      <w:r>
        <w:br/>
        <w:t xml:space="preserve">            &lt;name&gt;</w:t>
      </w:r>
      <w:r w:rsidRPr="004447BD">
        <w:rPr>
          <w:i/>
          <w:iCs/>
        </w:rPr>
        <w:t xml:space="preserve">Modification Agent Name </w:t>
      </w:r>
      <w:r w:rsidRPr="000C4ACE">
        <w:rPr>
          <w:i/>
          <w:iCs/>
        </w:rPr>
        <w:t>(one primary)</w:t>
      </w:r>
      <w:r>
        <w:t>&lt;/name&gt;</w:t>
      </w:r>
      <w:r>
        <w:br/>
        <w:t xml:space="preserve">          &lt;/identifiedSubstance&gt;</w:t>
      </w:r>
    </w:p>
    <w:p w:rsidR="005D221D" w:rsidRPr="00074477" w:rsidRDefault="005D221D" w:rsidP="00B75022">
      <w:pPr>
        <w:pStyle w:val="Heading6"/>
        <w:rPr>
          <w:color w:val="FF0000"/>
          <w:lang w:eastAsia="en-US"/>
        </w:rPr>
      </w:pPr>
      <w:r w:rsidRPr="00074477">
        <w:rPr>
          <w:color w:val="FF0000"/>
          <w:lang w:eastAsia="en-US"/>
        </w:rPr>
        <w:t>Amount</w:t>
      </w:r>
    </w:p>
    <w:p w:rsidR="005D221D" w:rsidRDefault="005D221D" w:rsidP="005D221D">
      <w:r w:rsidRPr="00816671">
        <w:lastRenderedPageBreak/>
        <w:t>The information related to the amount shall be provided as per spe</w:t>
      </w:r>
      <w:r w:rsidR="00C22C3D">
        <w:t>cification described in Section 8.8</w:t>
      </w:r>
      <w:r w:rsidRPr="00816671">
        <w:t>.</w:t>
      </w:r>
    </w:p>
    <w:p w:rsidR="00C17D39" w:rsidRPr="00074477" w:rsidRDefault="00C17D39" w:rsidP="008F0A76">
      <w:pPr>
        <w:pStyle w:val="Heading5"/>
        <w:rPr>
          <w:color w:val="FF0000"/>
          <w:lang w:eastAsia="en-US"/>
        </w:rPr>
      </w:pPr>
      <w:bookmarkStart w:id="1868" w:name="_Toc263320870"/>
      <w:bookmarkStart w:id="1869" w:name="_Toc304805811"/>
      <w:bookmarkStart w:id="1870" w:name="_Toc304814755"/>
      <w:r w:rsidRPr="00074477">
        <w:rPr>
          <w:color w:val="FF0000"/>
          <w:lang w:eastAsia="en-US"/>
        </w:rPr>
        <w:t>Physical Modification</w:t>
      </w:r>
      <w:bookmarkEnd w:id="1868"/>
      <w:bookmarkEnd w:id="1869"/>
      <w:bookmarkEnd w:id="1870"/>
    </w:p>
    <w:p w:rsidR="00C17D39" w:rsidRPr="0049349F" w:rsidRDefault="00C17D39" w:rsidP="00C17D39">
      <w:pPr>
        <w:rPr>
          <w:highlight w:val="yellow"/>
        </w:rPr>
      </w:pPr>
      <w:r w:rsidRPr="0049349F">
        <w:t>The physical modification information shall be provided by means of</w:t>
      </w:r>
      <w:r>
        <w:t xml:space="preserve"> the following descriptors:</w:t>
      </w:r>
    </w:p>
    <w:p w:rsidR="00C17D39" w:rsidRDefault="00C17D39" w:rsidP="00775B61">
      <w:pPr>
        <w:pStyle w:val="XML"/>
      </w:pPr>
      <w:r>
        <w:t>&lt;identifiedSubstance&gt;</w:t>
      </w:r>
      <w:r>
        <w:br/>
        <w:t xml:space="preserve">  &lt;identifiedSubstance&gt;&lt;!-- Structural Details --&gt;&lt;/identifiedSubstance&gt;</w:t>
      </w:r>
      <w:r>
        <w:br/>
        <w:t xml:space="preserve">  &lt;productOf&gt;</w:t>
      </w:r>
      <w:r>
        <w:br/>
        <w:t xml:space="preserve">    &lt;derivationProcess&gt;</w:t>
      </w:r>
      <w:r>
        <w:br/>
        <w:t xml:space="preserve">      &lt;code code="</w:t>
      </w:r>
      <w:r w:rsidRPr="000C4ACE">
        <w:rPr>
          <w:i/>
          <w:iCs/>
        </w:rPr>
        <w:t>Physical Modification Type Code</w:t>
      </w:r>
      <w:r>
        <w:t xml:space="preserve">" </w:t>
      </w:r>
      <w:r>
        <w:br/>
        <w:t xml:space="preserve">            codeSystem="</w:t>
      </w:r>
      <w:r w:rsidRPr="000C4ACE">
        <w:rPr>
          <w:i/>
          <w:iCs/>
        </w:rPr>
        <w:t>Code System (OID)</w:t>
      </w:r>
      <w:r>
        <w:t>"</w:t>
      </w:r>
      <w:r>
        <w:br/>
        <w:t xml:space="preserve">            displayName="</w:t>
      </w:r>
      <w:r w:rsidRPr="000C4ACE">
        <w:rPr>
          <w:i/>
          <w:iCs/>
        </w:rPr>
        <w:t>Modification Type Display Name</w:t>
      </w:r>
      <w:r>
        <w:t>"/&gt;</w:t>
      </w:r>
      <w:r>
        <w:br/>
        <w:t xml:space="preserve">      &lt;controlVariable&gt;</w:t>
      </w:r>
      <w:r>
        <w:br/>
        <w:t xml:space="preserve">        &lt;characteristic&gt;</w:t>
      </w:r>
      <w:r>
        <w:br/>
        <w:t xml:space="preserve">          &lt;code code="</w:t>
      </w:r>
      <w:r w:rsidRPr="000C4ACE">
        <w:rPr>
          <w:i/>
          <w:iCs/>
        </w:rPr>
        <w:t>Parameter Code</w:t>
      </w:r>
      <w:r>
        <w:t xml:space="preserve">" </w:t>
      </w:r>
      <w:r>
        <w:br/>
        <w:t xml:space="preserve">                codeSystem="</w:t>
      </w:r>
      <w:r w:rsidRPr="000C4ACE">
        <w:rPr>
          <w:i/>
          <w:iCs/>
        </w:rPr>
        <w:t>Code System (OID)</w:t>
      </w:r>
      <w:r>
        <w:t>"</w:t>
      </w:r>
      <w:r>
        <w:br/>
        <w:t xml:space="preserve">                displayName="</w:t>
      </w:r>
      <w:r w:rsidRPr="000C4ACE">
        <w:rPr>
          <w:i/>
          <w:iCs/>
        </w:rPr>
        <w:t>Parameter Display Name</w:t>
      </w:r>
      <w:r>
        <w:t>"/&gt;</w:t>
      </w:r>
      <w:r>
        <w:br/>
        <w:t xml:space="preserve">          &lt;value </w:t>
      </w:r>
      <w:r w:rsidRPr="000C4ACE">
        <w:rPr>
          <w:i/>
          <w:iCs/>
        </w:rPr>
        <w:t>Parameter Value</w:t>
      </w:r>
      <w:r>
        <w:t xml:space="preserve"> /&gt;</w:t>
      </w:r>
      <w:r>
        <w:br/>
        <w:t xml:space="preserve">        &lt;/characteristic&gt;</w:t>
      </w:r>
      <w:r>
        <w:br/>
        <w:t xml:space="preserve">      &lt;/controlVariable&gt;</w:t>
      </w:r>
      <w:r>
        <w:br/>
        <w:t xml:space="preserve">      &lt;controlVariable&gt;&lt;!-- Another Parameter --&gt;&lt;/controlVariable&gt;</w:t>
      </w:r>
      <w:r>
        <w:br/>
        <w:t xml:space="preserve">      ...</w:t>
      </w:r>
    </w:p>
    <w:p w:rsidR="00C17D39" w:rsidRPr="00074477" w:rsidRDefault="00C17D39" w:rsidP="008F0A76">
      <w:pPr>
        <w:pStyle w:val="Heading6"/>
        <w:rPr>
          <w:color w:val="0070C0"/>
          <w:lang w:eastAsia="en-US"/>
        </w:rPr>
      </w:pPr>
      <w:bookmarkStart w:id="1871" w:name="_Toc304805812"/>
      <w:bookmarkStart w:id="1872" w:name="_Toc304814756"/>
      <w:r w:rsidRPr="00074477">
        <w:rPr>
          <w:color w:val="0070C0"/>
          <w:lang w:eastAsia="en-US"/>
        </w:rPr>
        <w:t>Role</w:t>
      </w:r>
      <w:bookmarkEnd w:id="1871"/>
      <w:bookmarkEnd w:id="1872"/>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Tr="000D3BB1">
        <w:tc>
          <w:tcPr>
            <w:tcW w:w="1951" w:type="dxa"/>
            <w:shd w:val="clear" w:color="auto" w:fill="auto"/>
          </w:tcPr>
          <w:p w:rsidR="008F0A76" w:rsidRPr="007A51EF" w:rsidRDefault="008F0A76" w:rsidP="009E270F">
            <w:pPr>
              <w:rPr>
                <w:b/>
                <w:lang w:eastAsia="en-US"/>
              </w:rPr>
            </w:pPr>
            <w:r w:rsidRPr="007A51EF">
              <w:rPr>
                <w:b/>
              </w:rPr>
              <w:t>User Guidance</w:t>
            </w:r>
          </w:p>
        </w:tc>
        <w:tc>
          <w:tcPr>
            <w:tcW w:w="8017" w:type="dxa"/>
            <w:shd w:val="clear" w:color="auto" w:fill="auto"/>
          </w:tcPr>
          <w:p w:rsidR="008F0A76" w:rsidRPr="007A51EF" w:rsidRDefault="00CB4D4C" w:rsidP="009E270F">
            <w:pPr>
              <w:jc w:val="both"/>
              <w:rPr>
                <w:lang w:eastAsia="en-US"/>
              </w:rPr>
            </w:pPr>
            <w:r w:rsidRPr="00CB4D4C">
              <w:rPr>
                <w:lang w:eastAsia="en-US"/>
              </w:rPr>
              <w:t>To be used to describe the function of the modification</w:t>
            </w:r>
            <w:r>
              <w:rPr>
                <w:lang w:eastAsia="en-US"/>
              </w:rPr>
              <w:t>.</w:t>
            </w:r>
          </w:p>
        </w:tc>
      </w:tr>
      <w:tr w:rsidR="008F0A76" w:rsidRPr="007A51EF" w:rsidTr="000D3BB1">
        <w:tc>
          <w:tcPr>
            <w:tcW w:w="1951" w:type="dxa"/>
            <w:shd w:val="clear" w:color="auto" w:fill="auto"/>
          </w:tcPr>
          <w:p w:rsidR="008F0A76" w:rsidRPr="007A51EF" w:rsidRDefault="008F0A76" w:rsidP="009E270F">
            <w:pPr>
              <w:rPr>
                <w:b/>
                <w:lang w:eastAsia="en-US"/>
              </w:rPr>
            </w:pPr>
            <w:r w:rsidRPr="007A51EF">
              <w:rPr>
                <w:b/>
              </w:rPr>
              <w:t>Example(s)</w:t>
            </w:r>
          </w:p>
        </w:tc>
        <w:tc>
          <w:tcPr>
            <w:tcW w:w="8017" w:type="dxa"/>
            <w:shd w:val="clear" w:color="auto" w:fill="auto"/>
          </w:tcPr>
          <w:p w:rsidR="008F0A76" w:rsidRPr="007A51EF" w:rsidRDefault="000B3A75" w:rsidP="009E270F">
            <w:pPr>
              <w:rPr>
                <w:lang w:eastAsia="en-US"/>
              </w:rPr>
            </w:pPr>
            <w:r w:rsidRPr="000B3A75">
              <w:rPr>
                <w:lang w:eastAsia="en-US"/>
              </w:rPr>
              <w:t>inactivation, activation</w:t>
            </w:r>
          </w:p>
        </w:tc>
      </w:tr>
      <w:tr w:rsidR="008F0A76" w:rsidRPr="007A51EF" w:rsidTr="000D3BB1">
        <w:tc>
          <w:tcPr>
            <w:tcW w:w="1951" w:type="dxa"/>
            <w:shd w:val="clear" w:color="auto" w:fill="auto"/>
          </w:tcPr>
          <w:p w:rsidR="008F0A76" w:rsidRPr="007A51EF" w:rsidRDefault="008F0A76" w:rsidP="009E270F">
            <w:pPr>
              <w:rPr>
                <w:b/>
              </w:rPr>
            </w:pPr>
            <w:r w:rsidRPr="007A51EF">
              <w:rPr>
                <w:b/>
              </w:rPr>
              <w:t>Conformance</w:t>
            </w:r>
          </w:p>
        </w:tc>
        <w:tc>
          <w:tcPr>
            <w:tcW w:w="8017" w:type="dxa"/>
            <w:shd w:val="clear" w:color="auto" w:fill="auto"/>
          </w:tcPr>
          <w:p w:rsidR="008F0A76" w:rsidRPr="007A51EF" w:rsidRDefault="000B3A75" w:rsidP="009E270F">
            <w:pPr>
              <w:rPr>
                <w:lang w:eastAsia="en-US"/>
              </w:rPr>
            </w:pPr>
            <w:r>
              <w:rPr>
                <w:lang w:eastAsia="en-US"/>
              </w:rPr>
              <w:t>REQUIRED</w:t>
            </w:r>
          </w:p>
        </w:tc>
      </w:tr>
      <w:tr w:rsidR="008F0A76" w:rsidRPr="007A51EF" w:rsidTr="000D3BB1">
        <w:tc>
          <w:tcPr>
            <w:tcW w:w="1951" w:type="dxa"/>
            <w:shd w:val="clear" w:color="auto" w:fill="auto"/>
          </w:tcPr>
          <w:p w:rsidR="008F0A76" w:rsidRPr="007A51EF" w:rsidRDefault="008F0A76" w:rsidP="009E270F">
            <w:pPr>
              <w:rPr>
                <w:b/>
              </w:rPr>
            </w:pPr>
            <w:r w:rsidRPr="007A51EF">
              <w:rPr>
                <w:b/>
              </w:rPr>
              <w:t>Data Type</w:t>
            </w:r>
          </w:p>
        </w:tc>
        <w:tc>
          <w:tcPr>
            <w:tcW w:w="8017" w:type="dxa"/>
            <w:shd w:val="clear" w:color="auto" w:fill="auto"/>
          </w:tcPr>
          <w:p w:rsidR="008F0A76" w:rsidRPr="007A51EF" w:rsidRDefault="000B3A75" w:rsidP="009E270F">
            <w:pPr>
              <w:rPr>
                <w:lang w:eastAsia="en-US"/>
              </w:rPr>
            </w:pPr>
            <w:r>
              <w:rPr>
                <w:lang w:eastAsia="en-US"/>
              </w:rPr>
              <w:t>CD</w:t>
            </w:r>
          </w:p>
        </w:tc>
      </w:tr>
      <w:tr w:rsidR="008F0A76" w:rsidRPr="007A51EF" w:rsidTr="000D3BB1">
        <w:tc>
          <w:tcPr>
            <w:tcW w:w="1951" w:type="dxa"/>
            <w:shd w:val="clear" w:color="auto" w:fill="auto"/>
          </w:tcPr>
          <w:p w:rsidR="008F0A76" w:rsidRPr="007A51EF" w:rsidRDefault="008F0A76" w:rsidP="009E270F">
            <w:pPr>
              <w:rPr>
                <w:b/>
              </w:rPr>
            </w:pPr>
            <w:r w:rsidRPr="007A51EF">
              <w:rPr>
                <w:b/>
              </w:rPr>
              <w:t>Business Rule(s)</w:t>
            </w:r>
          </w:p>
        </w:tc>
        <w:tc>
          <w:tcPr>
            <w:tcW w:w="8017" w:type="dxa"/>
            <w:shd w:val="clear" w:color="auto" w:fill="auto"/>
          </w:tcPr>
          <w:p w:rsidR="008F0A76" w:rsidRPr="007A51EF" w:rsidRDefault="008F0A76" w:rsidP="009E270F">
            <w:pPr>
              <w:jc w:val="both"/>
              <w:rPr>
                <w:lang w:eastAsia="en-US"/>
              </w:rPr>
            </w:pPr>
          </w:p>
        </w:tc>
      </w:tr>
    </w:tbl>
    <w:p w:rsidR="0033485C" w:rsidRDefault="0033485C" w:rsidP="0033485C">
      <w:pPr>
        <w:pStyle w:val="XML"/>
      </w:pPr>
      <w:bookmarkStart w:id="1873" w:name="_Toc304805813"/>
      <w:bookmarkStart w:id="1874" w:name="_Toc304814757"/>
      <w:r>
        <w:t>&lt;identifiedSubstance&gt;</w:t>
      </w:r>
      <w:r>
        <w:br/>
        <w:t xml:space="preserve">  &lt;identifiedSubstance&gt;&lt;!-- Structural Details --&gt;&lt;/identifiedSubstance&gt;</w:t>
      </w:r>
      <w:r>
        <w:br/>
        <w:t xml:space="preserve">  &lt;productOf&gt;</w:t>
      </w:r>
      <w:r>
        <w:br/>
        <w:t xml:space="preserve">    &lt;derivationProcess&gt;</w:t>
      </w:r>
      <w:r>
        <w:br/>
        <w:t xml:space="preserve">      &lt;code code="</w:t>
      </w:r>
      <w:r w:rsidRPr="000C4ACE">
        <w:rPr>
          <w:i/>
          <w:iCs/>
        </w:rPr>
        <w:t>Physical Modification Type Code</w:t>
      </w:r>
      <w:r w:rsidR="00737E8D">
        <w:rPr>
          <w:i/>
          <w:iCs/>
        </w:rPr>
        <w:t xml:space="preserve"> with </w:t>
      </w:r>
      <w:r w:rsidR="00737E8D" w:rsidRPr="00737E8D">
        <w:rPr>
          <w:b/>
          <w:bCs/>
          <w:i/>
          <w:iCs/>
        </w:rPr>
        <w:t>Role</w:t>
      </w:r>
      <w:r>
        <w:t xml:space="preserve">" </w:t>
      </w:r>
      <w:r>
        <w:br/>
        <w:t xml:space="preserve">            codeSystem="</w:t>
      </w:r>
      <w:r w:rsidRPr="000C4ACE">
        <w:rPr>
          <w:i/>
          <w:iCs/>
        </w:rPr>
        <w:t>Code System (OID)</w:t>
      </w:r>
      <w:r>
        <w:t>"</w:t>
      </w:r>
      <w:r>
        <w:br/>
        <w:t xml:space="preserve">            displayName="</w:t>
      </w:r>
      <w:r w:rsidRPr="000C4ACE">
        <w:rPr>
          <w:i/>
          <w:iCs/>
        </w:rPr>
        <w:t>Modification Type Display Name</w:t>
      </w:r>
      <w:r>
        <w:t>"/&gt;</w:t>
      </w:r>
      <w:r>
        <w:br/>
        <w:t xml:space="preserve">      &lt;controlVariable&gt;</w:t>
      </w:r>
      <w:r>
        <w:br/>
        <w:t xml:space="preserve">        &lt;characteristic&gt;</w:t>
      </w:r>
      <w:r>
        <w:br/>
        <w:t xml:space="preserve">          &lt;code code="</w:t>
      </w:r>
      <w:r w:rsidRPr="000C4ACE">
        <w:rPr>
          <w:i/>
          <w:iCs/>
        </w:rPr>
        <w:t>Parameter Code</w:t>
      </w:r>
      <w:r>
        <w:t xml:space="preserve">" </w:t>
      </w:r>
      <w:r>
        <w:br/>
        <w:t xml:space="preserve">                codeSystem="</w:t>
      </w:r>
      <w:r w:rsidRPr="000C4ACE">
        <w:rPr>
          <w:i/>
          <w:iCs/>
        </w:rPr>
        <w:t>Code System (OID)</w:t>
      </w:r>
      <w:r>
        <w:t>"</w:t>
      </w:r>
      <w:r>
        <w:br/>
        <w:t xml:space="preserve">                displayName="</w:t>
      </w:r>
      <w:r w:rsidRPr="000C4ACE">
        <w:rPr>
          <w:i/>
          <w:iCs/>
        </w:rPr>
        <w:t>Parameter Display Name</w:t>
      </w:r>
      <w:r>
        <w:t>"/&gt;</w:t>
      </w:r>
      <w:r>
        <w:br/>
        <w:t xml:space="preserve">          &lt;value </w:t>
      </w:r>
      <w:r w:rsidRPr="000C4ACE">
        <w:rPr>
          <w:i/>
          <w:iCs/>
        </w:rPr>
        <w:t>Parameter Value</w:t>
      </w:r>
      <w:r>
        <w:t xml:space="preserve"> /&gt;</w:t>
      </w:r>
      <w:r>
        <w:br/>
        <w:t xml:space="preserve">        &lt;/characteristic&gt;</w:t>
      </w:r>
      <w:r>
        <w:br/>
        <w:t xml:space="preserve">      &lt;/controlVariable&gt;</w:t>
      </w:r>
      <w:r>
        <w:br/>
        <w:t xml:space="preserve">      &lt;controlVariable&gt;&lt;!-- Another Parameter --&gt;&lt;/controlVariable&gt;</w:t>
      </w:r>
      <w:r>
        <w:br/>
        <w:t xml:space="preserve">      ...</w:t>
      </w:r>
    </w:p>
    <w:p w:rsidR="00C17D39" w:rsidRPr="00074477" w:rsidRDefault="00C17D39" w:rsidP="008F0A76">
      <w:pPr>
        <w:pStyle w:val="Heading6"/>
        <w:rPr>
          <w:color w:val="0070C0"/>
          <w:lang w:eastAsia="en-US"/>
        </w:rPr>
      </w:pPr>
      <w:r w:rsidRPr="00074477">
        <w:rPr>
          <w:color w:val="0070C0"/>
          <w:lang w:eastAsia="en-US"/>
        </w:rPr>
        <w:t>Number of Parameters</w:t>
      </w:r>
      <w:bookmarkEnd w:id="1873"/>
      <w:bookmarkEnd w:id="1874"/>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8F0A76" w:rsidRPr="007A51EF" w:rsidTr="000D3BB1">
        <w:tc>
          <w:tcPr>
            <w:tcW w:w="1951" w:type="dxa"/>
            <w:shd w:val="clear" w:color="auto" w:fill="auto"/>
          </w:tcPr>
          <w:p w:rsidR="008F0A76" w:rsidRPr="007A51EF" w:rsidRDefault="008F0A76" w:rsidP="009E270F">
            <w:pPr>
              <w:rPr>
                <w:b/>
                <w:lang w:eastAsia="en-US"/>
              </w:rPr>
            </w:pPr>
            <w:r w:rsidRPr="007A51EF">
              <w:rPr>
                <w:b/>
              </w:rPr>
              <w:t>User Guidance</w:t>
            </w:r>
          </w:p>
        </w:tc>
        <w:tc>
          <w:tcPr>
            <w:tcW w:w="8017" w:type="dxa"/>
            <w:shd w:val="clear" w:color="auto" w:fill="auto"/>
          </w:tcPr>
          <w:p w:rsidR="008F0A76" w:rsidRPr="007A51EF" w:rsidRDefault="000B3A75" w:rsidP="000B3A75">
            <w:pPr>
              <w:jc w:val="both"/>
              <w:rPr>
                <w:lang w:eastAsia="en-US"/>
              </w:rPr>
            </w:pPr>
            <w:r w:rsidRPr="000B3A75">
              <w:rPr>
                <w:lang w:eastAsia="en-US"/>
              </w:rPr>
              <w:t>The number of parameter that is going to be described as result of the modification shall be provided.</w:t>
            </w:r>
          </w:p>
        </w:tc>
      </w:tr>
      <w:tr w:rsidR="008F0A76" w:rsidRPr="007A51EF" w:rsidTr="000D3BB1">
        <w:tc>
          <w:tcPr>
            <w:tcW w:w="1951" w:type="dxa"/>
            <w:shd w:val="clear" w:color="auto" w:fill="auto"/>
          </w:tcPr>
          <w:p w:rsidR="008F0A76" w:rsidRPr="007A51EF" w:rsidRDefault="008F0A76" w:rsidP="009E270F">
            <w:pPr>
              <w:rPr>
                <w:b/>
                <w:lang w:eastAsia="en-US"/>
              </w:rPr>
            </w:pPr>
            <w:r w:rsidRPr="007A51EF">
              <w:rPr>
                <w:b/>
              </w:rPr>
              <w:t>Example(s)</w:t>
            </w:r>
          </w:p>
        </w:tc>
        <w:tc>
          <w:tcPr>
            <w:tcW w:w="8017" w:type="dxa"/>
            <w:shd w:val="clear" w:color="auto" w:fill="auto"/>
          </w:tcPr>
          <w:p w:rsidR="008F0A76" w:rsidRPr="007A51EF" w:rsidRDefault="008F0A76" w:rsidP="009E270F">
            <w:pPr>
              <w:rPr>
                <w:lang w:eastAsia="en-US"/>
              </w:rPr>
            </w:pPr>
          </w:p>
        </w:tc>
      </w:tr>
      <w:tr w:rsidR="008F0A76" w:rsidRPr="007A51EF" w:rsidTr="000D3BB1">
        <w:tc>
          <w:tcPr>
            <w:tcW w:w="1951" w:type="dxa"/>
            <w:shd w:val="clear" w:color="auto" w:fill="auto"/>
          </w:tcPr>
          <w:p w:rsidR="008F0A76" w:rsidRPr="007A51EF" w:rsidRDefault="008F0A76" w:rsidP="009E270F">
            <w:pPr>
              <w:rPr>
                <w:b/>
              </w:rPr>
            </w:pPr>
            <w:r w:rsidRPr="007A51EF">
              <w:rPr>
                <w:b/>
              </w:rPr>
              <w:t>Conformance</w:t>
            </w:r>
          </w:p>
        </w:tc>
        <w:tc>
          <w:tcPr>
            <w:tcW w:w="8017" w:type="dxa"/>
            <w:shd w:val="clear" w:color="auto" w:fill="auto"/>
          </w:tcPr>
          <w:p w:rsidR="008F0A76" w:rsidRPr="007A51EF" w:rsidRDefault="0033485C" w:rsidP="009E270F">
            <w:pPr>
              <w:rPr>
                <w:lang w:eastAsia="en-US"/>
              </w:rPr>
            </w:pPr>
            <w:r>
              <w:rPr>
                <w:lang w:eastAsia="en-US"/>
              </w:rPr>
              <w:t>IMPLICIT</w:t>
            </w:r>
          </w:p>
        </w:tc>
      </w:tr>
      <w:tr w:rsidR="008F0A76" w:rsidRPr="007A51EF" w:rsidTr="000D3BB1">
        <w:tc>
          <w:tcPr>
            <w:tcW w:w="1951" w:type="dxa"/>
            <w:shd w:val="clear" w:color="auto" w:fill="auto"/>
          </w:tcPr>
          <w:p w:rsidR="008F0A76" w:rsidRPr="007A51EF" w:rsidRDefault="008F0A76" w:rsidP="009E270F">
            <w:pPr>
              <w:rPr>
                <w:b/>
              </w:rPr>
            </w:pPr>
            <w:r w:rsidRPr="007A51EF">
              <w:rPr>
                <w:b/>
              </w:rPr>
              <w:t>Data Type</w:t>
            </w:r>
          </w:p>
        </w:tc>
        <w:tc>
          <w:tcPr>
            <w:tcW w:w="8017" w:type="dxa"/>
            <w:shd w:val="clear" w:color="auto" w:fill="auto"/>
          </w:tcPr>
          <w:p w:rsidR="008F0A76" w:rsidRPr="007A51EF" w:rsidRDefault="000B3A75" w:rsidP="009E270F">
            <w:pPr>
              <w:rPr>
                <w:lang w:eastAsia="en-US"/>
              </w:rPr>
            </w:pPr>
            <w:r>
              <w:rPr>
                <w:lang w:eastAsia="en-US"/>
              </w:rPr>
              <w:t>INT</w:t>
            </w:r>
          </w:p>
        </w:tc>
      </w:tr>
      <w:tr w:rsidR="008F0A76" w:rsidRPr="007A51EF" w:rsidTr="000D3BB1">
        <w:tc>
          <w:tcPr>
            <w:tcW w:w="1951" w:type="dxa"/>
            <w:shd w:val="clear" w:color="auto" w:fill="auto"/>
          </w:tcPr>
          <w:p w:rsidR="008F0A76" w:rsidRPr="007A51EF" w:rsidRDefault="008F0A76" w:rsidP="009E270F">
            <w:pPr>
              <w:rPr>
                <w:b/>
              </w:rPr>
            </w:pPr>
            <w:r w:rsidRPr="007A51EF">
              <w:rPr>
                <w:b/>
              </w:rPr>
              <w:t>Business Rule(s)</w:t>
            </w:r>
          </w:p>
        </w:tc>
        <w:tc>
          <w:tcPr>
            <w:tcW w:w="8017" w:type="dxa"/>
            <w:shd w:val="clear" w:color="auto" w:fill="auto"/>
          </w:tcPr>
          <w:p w:rsidR="008F0A76" w:rsidRPr="007A51EF" w:rsidRDefault="006C3DAE" w:rsidP="009E270F">
            <w:pPr>
              <w:jc w:val="both"/>
              <w:rPr>
                <w:lang w:eastAsia="en-US"/>
              </w:rPr>
            </w:pPr>
            <w:r>
              <w:rPr>
                <w:lang w:eastAsia="en-US"/>
              </w:rPr>
              <w:t>This number can be counted and is never explicitly represented.</w:t>
            </w:r>
          </w:p>
        </w:tc>
      </w:tr>
    </w:tbl>
    <w:p w:rsidR="00C17D39" w:rsidRPr="00074477" w:rsidRDefault="00C17D39" w:rsidP="008F0A76">
      <w:pPr>
        <w:pStyle w:val="Heading6"/>
        <w:rPr>
          <w:color w:val="FF0000"/>
          <w:lang w:eastAsia="en-US"/>
        </w:rPr>
      </w:pPr>
      <w:r w:rsidRPr="00074477">
        <w:rPr>
          <w:color w:val="FF0000"/>
          <w:lang w:eastAsia="en-US"/>
        </w:rPr>
        <w:t>Parameter</w:t>
      </w:r>
      <w:r w:rsidR="007B4FDC">
        <w:rPr>
          <w:color w:val="FF0000"/>
          <w:lang w:eastAsia="en-US"/>
        </w:rPr>
        <w:t>s</w:t>
      </w:r>
    </w:p>
    <w:p w:rsidR="001264DF" w:rsidRDefault="00DC478A" w:rsidP="00DC478A">
      <w:pPr>
        <w:jc w:val="both"/>
        <w:rPr>
          <w:lang w:eastAsia="en-US"/>
        </w:rPr>
      </w:pPr>
      <w:r>
        <w:rPr>
          <w:lang w:eastAsia="en-US"/>
        </w:rPr>
        <w:t>Primarily used for nonspecific modification, specifies how a modification is quantified o</w:t>
      </w:r>
      <w:r w:rsidR="001264DF">
        <w:rPr>
          <w:lang w:eastAsia="en-US"/>
        </w:rPr>
        <w:t>r extent of physical treatment.</w:t>
      </w:r>
    </w:p>
    <w:p w:rsidR="001264DF" w:rsidRPr="001264DF" w:rsidRDefault="001264DF" w:rsidP="001264DF">
      <w:pPr>
        <w:pStyle w:val="Heading7"/>
        <w:rPr>
          <w:color w:val="0070C0"/>
          <w:lang w:eastAsia="en-US"/>
        </w:rPr>
      </w:pPr>
      <w:r w:rsidRPr="001264DF">
        <w:rPr>
          <w:color w:val="0070C0"/>
          <w:lang w:eastAsia="en-US"/>
        </w:rPr>
        <w:t>Parameter</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0B3A75" w:rsidRPr="007A51EF" w:rsidTr="001264DF">
        <w:tc>
          <w:tcPr>
            <w:tcW w:w="1951" w:type="dxa"/>
            <w:shd w:val="clear" w:color="auto" w:fill="auto"/>
          </w:tcPr>
          <w:p w:rsidR="000B3A75" w:rsidRPr="007A51EF" w:rsidRDefault="000B3A75" w:rsidP="00E028C4">
            <w:pPr>
              <w:rPr>
                <w:b/>
                <w:lang w:eastAsia="en-US"/>
              </w:rPr>
            </w:pPr>
            <w:r w:rsidRPr="007A51EF">
              <w:rPr>
                <w:b/>
              </w:rPr>
              <w:lastRenderedPageBreak/>
              <w:t>User Guidance</w:t>
            </w:r>
          </w:p>
        </w:tc>
        <w:tc>
          <w:tcPr>
            <w:tcW w:w="8017" w:type="dxa"/>
            <w:shd w:val="clear" w:color="auto" w:fill="auto"/>
          </w:tcPr>
          <w:p w:rsidR="000B3A75" w:rsidRPr="007A51EF" w:rsidRDefault="00DC478A" w:rsidP="00E028C4">
            <w:pPr>
              <w:jc w:val="both"/>
              <w:rPr>
                <w:lang w:eastAsia="en-US"/>
              </w:rPr>
            </w:pPr>
            <w:r w:rsidRPr="00DC478A">
              <w:rPr>
                <w:lang w:eastAsia="en-US"/>
              </w:rPr>
              <w:t>Refers to the conditions under with the modification has been produced</w:t>
            </w:r>
            <w:r>
              <w:rPr>
                <w:lang w:eastAsia="en-US"/>
              </w:rPr>
              <w:t>.</w:t>
            </w:r>
          </w:p>
        </w:tc>
      </w:tr>
      <w:tr w:rsidR="000B3A75" w:rsidRPr="007A51EF" w:rsidTr="001264DF">
        <w:tc>
          <w:tcPr>
            <w:tcW w:w="1951" w:type="dxa"/>
            <w:shd w:val="clear" w:color="auto" w:fill="auto"/>
          </w:tcPr>
          <w:p w:rsidR="000B3A75" w:rsidRPr="007A51EF" w:rsidRDefault="000B3A75" w:rsidP="00E028C4">
            <w:pPr>
              <w:rPr>
                <w:b/>
                <w:lang w:eastAsia="en-US"/>
              </w:rPr>
            </w:pPr>
            <w:r w:rsidRPr="007A51EF">
              <w:rPr>
                <w:b/>
              </w:rPr>
              <w:t>Example(s)</w:t>
            </w:r>
          </w:p>
        </w:tc>
        <w:tc>
          <w:tcPr>
            <w:tcW w:w="8017" w:type="dxa"/>
            <w:shd w:val="clear" w:color="auto" w:fill="auto"/>
          </w:tcPr>
          <w:p w:rsidR="000B3A75" w:rsidRPr="007A51EF" w:rsidRDefault="00DC478A" w:rsidP="00E028C4">
            <w:pPr>
              <w:rPr>
                <w:lang w:eastAsia="en-US"/>
              </w:rPr>
            </w:pPr>
            <w:r w:rsidRPr="00DC478A">
              <w:rPr>
                <w:lang w:eastAsia="en-US"/>
              </w:rPr>
              <w:t>time, temperature, etc.</w:t>
            </w:r>
          </w:p>
        </w:tc>
      </w:tr>
      <w:tr w:rsidR="000B3A75" w:rsidRPr="007A51EF" w:rsidTr="001264DF">
        <w:tc>
          <w:tcPr>
            <w:tcW w:w="1951" w:type="dxa"/>
            <w:shd w:val="clear" w:color="auto" w:fill="auto"/>
          </w:tcPr>
          <w:p w:rsidR="000B3A75" w:rsidRPr="007A51EF" w:rsidRDefault="000B3A75" w:rsidP="00E028C4">
            <w:pPr>
              <w:rPr>
                <w:b/>
              </w:rPr>
            </w:pPr>
            <w:r w:rsidRPr="007A51EF">
              <w:rPr>
                <w:b/>
              </w:rPr>
              <w:t>Conformance</w:t>
            </w:r>
          </w:p>
        </w:tc>
        <w:tc>
          <w:tcPr>
            <w:tcW w:w="8017" w:type="dxa"/>
            <w:shd w:val="clear" w:color="auto" w:fill="auto"/>
          </w:tcPr>
          <w:p w:rsidR="000B3A75" w:rsidRPr="007A51EF" w:rsidRDefault="00737E8D" w:rsidP="00E028C4">
            <w:pPr>
              <w:rPr>
                <w:lang w:eastAsia="en-US"/>
              </w:rPr>
            </w:pPr>
            <w:r>
              <w:rPr>
                <w:lang w:eastAsia="en-US"/>
              </w:rPr>
              <w:t>CONDITIONAL – required parameters depend on process.</w:t>
            </w:r>
          </w:p>
        </w:tc>
      </w:tr>
      <w:tr w:rsidR="000B3A75" w:rsidRPr="007A51EF" w:rsidTr="001264DF">
        <w:tc>
          <w:tcPr>
            <w:tcW w:w="1951" w:type="dxa"/>
            <w:shd w:val="clear" w:color="auto" w:fill="auto"/>
          </w:tcPr>
          <w:p w:rsidR="000B3A75" w:rsidRPr="007A51EF" w:rsidRDefault="000B3A75" w:rsidP="00E028C4">
            <w:pPr>
              <w:rPr>
                <w:b/>
              </w:rPr>
            </w:pPr>
            <w:r w:rsidRPr="007A51EF">
              <w:rPr>
                <w:b/>
              </w:rPr>
              <w:t>Data Type</w:t>
            </w:r>
          </w:p>
        </w:tc>
        <w:tc>
          <w:tcPr>
            <w:tcW w:w="8017" w:type="dxa"/>
            <w:shd w:val="clear" w:color="auto" w:fill="auto"/>
          </w:tcPr>
          <w:p w:rsidR="000B3A75" w:rsidRPr="007A51EF" w:rsidRDefault="000B3A75" w:rsidP="00E028C4">
            <w:pPr>
              <w:rPr>
                <w:lang w:eastAsia="en-US"/>
              </w:rPr>
            </w:pPr>
          </w:p>
        </w:tc>
      </w:tr>
      <w:tr w:rsidR="000B3A75" w:rsidRPr="007A51EF" w:rsidTr="001264DF">
        <w:tc>
          <w:tcPr>
            <w:tcW w:w="1951" w:type="dxa"/>
            <w:shd w:val="clear" w:color="auto" w:fill="auto"/>
          </w:tcPr>
          <w:p w:rsidR="000B3A75" w:rsidRPr="007A51EF" w:rsidRDefault="000B3A75" w:rsidP="00E028C4">
            <w:pPr>
              <w:rPr>
                <w:b/>
              </w:rPr>
            </w:pPr>
            <w:r w:rsidRPr="007A51EF">
              <w:rPr>
                <w:b/>
              </w:rPr>
              <w:t>Business Rule(s)</w:t>
            </w:r>
          </w:p>
        </w:tc>
        <w:tc>
          <w:tcPr>
            <w:tcW w:w="8017" w:type="dxa"/>
            <w:shd w:val="clear" w:color="auto" w:fill="auto"/>
          </w:tcPr>
          <w:p w:rsidR="000B3A75" w:rsidRPr="007A51EF" w:rsidRDefault="000B3A75" w:rsidP="000B3A75">
            <w:pPr>
              <w:jc w:val="both"/>
              <w:rPr>
                <w:lang w:eastAsia="en-US"/>
              </w:rPr>
            </w:pPr>
          </w:p>
        </w:tc>
      </w:tr>
    </w:tbl>
    <w:p w:rsidR="00737E8D" w:rsidRDefault="00737E8D" w:rsidP="00737E8D">
      <w:pPr>
        <w:pStyle w:val="XML"/>
      </w:pPr>
      <w:r>
        <w:t>&lt;identifiedSubstance&gt;</w:t>
      </w:r>
      <w:r>
        <w:br/>
        <w:t xml:space="preserve">  &lt;identifiedSubstance&gt;&lt;!-- Structural Details --&gt;&lt;/identifiedSubstance&gt;</w:t>
      </w:r>
      <w:r>
        <w:br/>
        <w:t xml:space="preserve">  &lt;productOf&gt;</w:t>
      </w:r>
      <w:r>
        <w:br/>
        <w:t xml:space="preserve">    &lt;derivationProcess&gt;</w:t>
      </w:r>
      <w:r>
        <w:br/>
        <w:t xml:space="preserve">      &lt;controlVariable&gt;</w:t>
      </w:r>
      <w:r>
        <w:br/>
        <w:t xml:space="preserve">        &lt;characteristic&gt;</w:t>
      </w:r>
      <w:r>
        <w:br/>
        <w:t xml:space="preserve">          &lt;code code="</w:t>
      </w:r>
      <w:r w:rsidRPr="00242425">
        <w:rPr>
          <w:b/>
          <w:bCs/>
          <w:i/>
          <w:iCs/>
        </w:rPr>
        <w:t>Parameter</w:t>
      </w:r>
      <w:r w:rsidRPr="000C4ACE">
        <w:rPr>
          <w:i/>
          <w:iCs/>
        </w:rPr>
        <w:t xml:space="preserve"> Code</w:t>
      </w:r>
      <w:r>
        <w:t xml:space="preserve">" </w:t>
      </w:r>
      <w:r>
        <w:br/>
        <w:t xml:space="preserve">                codeSystem="</w:t>
      </w:r>
      <w:r w:rsidRPr="000C4ACE">
        <w:rPr>
          <w:i/>
          <w:iCs/>
        </w:rPr>
        <w:t>Code System (OID)</w:t>
      </w:r>
      <w:r>
        <w:t>"</w:t>
      </w:r>
      <w:r>
        <w:br/>
        <w:t xml:space="preserve">                displayName="</w:t>
      </w:r>
      <w:r w:rsidRPr="000C4ACE">
        <w:rPr>
          <w:i/>
          <w:iCs/>
        </w:rPr>
        <w:t>Parameter Display Name</w:t>
      </w:r>
      <w:r>
        <w:t>"/&gt;</w:t>
      </w:r>
      <w:r>
        <w:br/>
        <w:t xml:space="preserve">          &lt;value </w:t>
      </w:r>
      <w:r w:rsidRPr="000C4ACE">
        <w:rPr>
          <w:i/>
          <w:iCs/>
        </w:rPr>
        <w:t>Parameter Value</w:t>
      </w:r>
      <w:r>
        <w:t xml:space="preserve"> /&gt;</w:t>
      </w:r>
      <w:r>
        <w:br/>
        <w:t xml:space="preserve">        &lt;/characteristic&gt;</w:t>
      </w:r>
      <w:r>
        <w:br/>
        <w:t xml:space="preserve">      &lt;/controlVariable&gt;</w:t>
      </w:r>
      <w:r>
        <w:br/>
        <w:t xml:space="preserve">      &lt;controlVariable&gt;&lt;!-- Another Parameter --&gt;&lt;/controlVariable&gt;</w:t>
      </w:r>
      <w:r>
        <w:br/>
        <w:t xml:space="preserve">      ...</w:t>
      </w:r>
    </w:p>
    <w:p w:rsidR="00C17D39" w:rsidRPr="00074477" w:rsidRDefault="00C17D39" w:rsidP="00DC478A">
      <w:pPr>
        <w:pStyle w:val="Heading6"/>
        <w:rPr>
          <w:color w:val="FF0000"/>
          <w:lang w:eastAsia="en-US"/>
        </w:rPr>
      </w:pPr>
      <w:r w:rsidRPr="00074477">
        <w:rPr>
          <w:color w:val="FF0000"/>
          <w:lang w:eastAsia="en-US"/>
        </w:rPr>
        <w:t>Amount</w:t>
      </w:r>
    </w:p>
    <w:p w:rsidR="00C17D39" w:rsidRDefault="00C17D39" w:rsidP="00D363D7">
      <w:r>
        <w:t>The information related to the amount shall be provided as per spe</w:t>
      </w:r>
      <w:r w:rsidR="00CD2BC6">
        <w:t xml:space="preserve">cification described in Section </w:t>
      </w:r>
      <w:r w:rsidR="00D363D7">
        <w:fldChar w:fldCharType="begin"/>
      </w:r>
      <w:r w:rsidR="00D363D7">
        <w:instrText xml:space="preserve"> REF _Ref343649942 \r \h </w:instrText>
      </w:r>
      <w:r w:rsidR="00D363D7">
        <w:fldChar w:fldCharType="separate"/>
      </w:r>
      <w:ins w:id="1875" w:author="HYST (Hiroyuki Sato)" w:date="2013-01-08T17:17:00Z">
        <w:r w:rsidR="00D15CCB">
          <w:t>8.9</w:t>
        </w:r>
      </w:ins>
      <w:del w:id="1876" w:author="HYST (Hiroyuki Sato)" w:date="2013-01-08T17:17:00Z">
        <w:r w:rsidR="00580198" w:rsidDel="00D15CCB">
          <w:rPr>
            <w:rFonts w:hint="cs"/>
            <w:cs/>
          </w:rPr>
          <w:delText>‎</w:delText>
        </w:r>
        <w:r w:rsidR="00580198" w:rsidDel="00D15CCB">
          <w:delText>8.9</w:delText>
        </w:r>
      </w:del>
      <w:r w:rsidR="00D363D7">
        <w:fldChar w:fldCharType="end"/>
      </w:r>
      <w:r w:rsidR="00CD2BC6">
        <w:t>.</w:t>
      </w:r>
    </w:p>
    <w:p w:rsidR="00242425" w:rsidRDefault="00242425" w:rsidP="00242425">
      <w:pPr>
        <w:pStyle w:val="XML"/>
      </w:pPr>
      <w:r>
        <w:t>&lt;identifiedSubstance&gt;</w:t>
      </w:r>
      <w:r>
        <w:br/>
        <w:t xml:space="preserve">  &lt;identifiedSubstance&gt;&lt;!-- Structural Details --&gt;&lt;/identifiedSubstance&gt;</w:t>
      </w:r>
      <w:r>
        <w:br/>
        <w:t xml:space="preserve">  &lt;productOf&gt;</w:t>
      </w:r>
      <w:r>
        <w:br/>
        <w:t xml:space="preserve">    &lt;derivationProcess&gt;</w:t>
      </w:r>
      <w:r>
        <w:br/>
        <w:t xml:space="preserve">      &lt;controlVariable&gt;</w:t>
      </w:r>
      <w:r>
        <w:br/>
        <w:t xml:space="preserve">        &lt;characteristic&gt;</w:t>
      </w:r>
      <w:r>
        <w:br/>
        <w:t xml:space="preserve">          &lt;value </w:t>
      </w:r>
      <w:r w:rsidRPr="00242425">
        <w:rPr>
          <w:b/>
          <w:bCs/>
          <w:i/>
          <w:iCs/>
        </w:rPr>
        <w:t>Parameter Value</w:t>
      </w:r>
      <w:r>
        <w:t xml:space="preserve"> /&gt;</w:t>
      </w:r>
    </w:p>
    <w:p w:rsidR="005D221D" w:rsidRPr="00C64A48" w:rsidRDefault="005D221D" w:rsidP="00FC0699">
      <w:pPr>
        <w:pStyle w:val="Heading2"/>
        <w:rPr>
          <w:color w:val="FF0000"/>
          <w:lang w:eastAsia="en-US"/>
        </w:rPr>
      </w:pPr>
      <w:bookmarkStart w:id="1877" w:name="_Toc343650500"/>
      <w:r w:rsidRPr="00C64A48">
        <w:rPr>
          <w:color w:val="FF0000"/>
          <w:lang w:eastAsia="en-US"/>
        </w:rPr>
        <w:t>Nucleic Acids</w:t>
      </w:r>
      <w:bookmarkEnd w:id="1877"/>
    </w:p>
    <w:p w:rsidR="005D221D" w:rsidRDefault="005D221D" w:rsidP="00775B61">
      <w:pPr>
        <w:jc w:val="both"/>
      </w:pPr>
      <w:r>
        <w:t>Nucleic acids are defined by nucleotide sequence, type of nucleic acid ( i</w:t>
      </w:r>
      <w:r w:rsidR="00076AC5">
        <w:t xml:space="preserve">.e DNA, RNA, DNA plasmid, </w:t>
      </w:r>
      <w:r w:rsidR="007D66A5">
        <w:t xml:space="preserve">modified sugars, and linkages, </w:t>
      </w:r>
      <w:r w:rsidR="00076AC5">
        <w:t xml:space="preserve">etc.) </w:t>
      </w:r>
      <w:r>
        <w:t>and any covalent modifications that exist in the substance (i.e. modified bases, s</w:t>
      </w:r>
      <w:r w:rsidR="00076AC5">
        <w:t xml:space="preserve">ugars, or phosphate linkages). </w:t>
      </w:r>
      <w:r>
        <w:t>For transcribed genes, individual functional elements will also be captured (i.e. promoter, enhancer, coded gene, etc.) and ass</w:t>
      </w:r>
      <w:r w:rsidR="00076AC5">
        <w:t xml:space="preserve">igned a substance ID. </w:t>
      </w:r>
      <w:r>
        <w:t xml:space="preserve">The location of each functional element within the gene will also be captured </w:t>
      </w:r>
      <w:r w:rsidR="00076AC5">
        <w:t xml:space="preserve">when defining the entire gene. </w:t>
      </w:r>
      <w:r>
        <w:t xml:space="preserve">The coding strand sequence of a functional gene is sufficient to define a substance.  </w:t>
      </w:r>
    </w:p>
    <w:p w:rsidR="005D221D" w:rsidRDefault="005D221D" w:rsidP="00775B61">
      <w:pPr>
        <w:jc w:val="both"/>
      </w:pPr>
    </w:p>
    <w:p w:rsidR="00775B61" w:rsidRDefault="001B0DC3" w:rsidP="00775B61">
      <w:pPr>
        <w:jc w:val="both"/>
      </w:pPr>
      <w:r>
        <w:rPr>
          <w:noProof/>
          <w:lang w:val="en-US" w:eastAsia="en-US"/>
        </w:rPr>
        <w:lastRenderedPageBreak/>
        <w:drawing>
          <wp:inline distT="0" distB="0" distL="0" distR="0">
            <wp:extent cx="6186170" cy="3657600"/>
            <wp:effectExtent l="0" t="0" r="0" b="0"/>
            <wp:docPr id="20" name="Picture 20" descr="fi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6170" cy="3657600"/>
                    </a:xfrm>
                    <a:prstGeom prst="rect">
                      <a:avLst/>
                    </a:prstGeom>
                    <a:noFill/>
                    <a:ln>
                      <a:noFill/>
                    </a:ln>
                  </pic:spPr>
                </pic:pic>
              </a:graphicData>
            </a:graphic>
          </wp:inline>
        </w:drawing>
      </w:r>
    </w:p>
    <w:p w:rsidR="00775B61" w:rsidRDefault="00775B61" w:rsidP="00580198">
      <w:pPr>
        <w:pStyle w:val="Caption"/>
      </w:pPr>
      <w:bookmarkStart w:id="1878" w:name="_Toc343720775"/>
      <w:r w:rsidRPr="0026504B">
        <w:t xml:space="preserve">Figure </w:t>
      </w:r>
      <w:r w:rsidR="00580198">
        <w:fldChar w:fldCharType="begin"/>
      </w:r>
      <w:r w:rsidR="00580198">
        <w:instrText xml:space="preserve"> SEQ Figure \* ARABIC </w:instrText>
      </w:r>
      <w:r w:rsidR="00580198">
        <w:fldChar w:fldCharType="separate"/>
      </w:r>
      <w:r w:rsidR="00D15CCB">
        <w:rPr>
          <w:noProof/>
        </w:rPr>
        <w:t>12</w:t>
      </w:r>
      <w:r w:rsidR="00580198">
        <w:fldChar w:fldCharType="end"/>
      </w:r>
      <w:r w:rsidRPr="0026504B">
        <w:t>–</w:t>
      </w:r>
      <w:r>
        <w:t xml:space="preserve"> Information Model for Nucleic Acid</w:t>
      </w:r>
      <w:bookmarkEnd w:id="1878"/>
    </w:p>
    <w:p w:rsidR="00775B61" w:rsidRDefault="00775B61" w:rsidP="00775B61">
      <w:pPr>
        <w:jc w:val="both"/>
      </w:pPr>
    </w:p>
    <w:p w:rsidR="005D221D" w:rsidRDefault="005D221D" w:rsidP="00076AC5">
      <w:pPr>
        <w:jc w:val="both"/>
      </w:pPr>
      <w:r>
        <w:t>The Nucleic Acid set of elements are only to be used to describe nucleic acids that have:</w:t>
      </w:r>
    </w:p>
    <w:p w:rsidR="00775B61" w:rsidRDefault="00775B61" w:rsidP="00076AC5">
      <w:pPr>
        <w:jc w:val="both"/>
      </w:pPr>
    </w:p>
    <w:p w:rsidR="005D221D" w:rsidRDefault="005D221D" w:rsidP="00076AC5">
      <w:pPr>
        <w:jc w:val="both"/>
      </w:pPr>
      <w:r>
        <w:t>-</w:t>
      </w:r>
      <w:r>
        <w:tab/>
        <w:t xml:space="preserve">A length greater than three bases or base pairs; </w:t>
      </w:r>
    </w:p>
    <w:p w:rsidR="005D221D" w:rsidRDefault="005D221D" w:rsidP="00076AC5">
      <w:pPr>
        <w:jc w:val="both"/>
      </w:pPr>
      <w:r>
        <w:t>-</w:t>
      </w:r>
      <w:r>
        <w:tab/>
        <w:t>Elements to be used for oligonucleotides</w:t>
      </w:r>
    </w:p>
    <w:p w:rsidR="005D221D" w:rsidRDefault="005D221D" w:rsidP="00076AC5">
      <w:pPr>
        <w:jc w:val="both"/>
      </w:pPr>
      <w:r>
        <w:t>-</w:t>
      </w:r>
      <w:r>
        <w:tab/>
        <w:t xml:space="preserve">Genes used in gene therapy </w:t>
      </w:r>
    </w:p>
    <w:p w:rsidR="005D221D" w:rsidRDefault="005D221D" w:rsidP="00076AC5">
      <w:pPr>
        <w:jc w:val="both"/>
      </w:pPr>
      <w:r>
        <w:t>-</w:t>
      </w:r>
      <w:r>
        <w:tab/>
        <w:t>Any nucleic acid aptomers</w:t>
      </w:r>
    </w:p>
    <w:p w:rsidR="005D221D" w:rsidRDefault="005D221D" w:rsidP="00076AC5">
      <w:pPr>
        <w:jc w:val="both"/>
      </w:pPr>
    </w:p>
    <w:p w:rsidR="005D221D" w:rsidRDefault="005D221D" w:rsidP="00076AC5">
      <w:pPr>
        <w:jc w:val="both"/>
      </w:pPr>
      <w:r>
        <w:t>For the description of nucleic acids the following information are mandatory to assign substance IDs:</w:t>
      </w:r>
    </w:p>
    <w:p w:rsidR="00076AC5" w:rsidRDefault="00076AC5" w:rsidP="00076AC5">
      <w:pPr>
        <w:jc w:val="both"/>
      </w:pPr>
    </w:p>
    <w:p w:rsidR="005D221D" w:rsidRDefault="005D221D" w:rsidP="00076AC5">
      <w:pPr>
        <w:jc w:val="both"/>
      </w:pPr>
      <w:r>
        <w:t>-</w:t>
      </w:r>
      <w:r>
        <w:tab/>
        <w:t>Nucleotide Sequence</w:t>
      </w:r>
    </w:p>
    <w:p w:rsidR="005D221D" w:rsidRDefault="005D221D" w:rsidP="00076AC5">
      <w:pPr>
        <w:jc w:val="both"/>
      </w:pPr>
      <w:r>
        <w:t>-</w:t>
      </w:r>
      <w:r>
        <w:tab/>
        <w:t>Nucleic Acid Type (RNA, DNA, plasmid, single or double stranded)</w:t>
      </w:r>
    </w:p>
    <w:p w:rsidR="005D221D" w:rsidRDefault="005D221D" w:rsidP="00076AC5">
      <w:pPr>
        <w:jc w:val="both"/>
      </w:pPr>
      <w:r>
        <w:t>-</w:t>
      </w:r>
      <w:r>
        <w:tab/>
        <w:t>Any Modifications to the substance either sequence specific (i.e. modified or unnatural base, sugar, phosphate linkage) or non-sequence specific modifications.</w:t>
      </w:r>
    </w:p>
    <w:p w:rsidR="005D221D" w:rsidRDefault="005D221D" w:rsidP="00076AC5">
      <w:pPr>
        <w:jc w:val="both"/>
      </w:pPr>
    </w:p>
    <w:p w:rsidR="005D221D" w:rsidRDefault="005D221D" w:rsidP="00076AC5">
      <w:pPr>
        <w:jc w:val="both"/>
      </w:pPr>
      <w:r>
        <w:t>For the description of genes used in gene therapy the following information are mandatory to assign substance IDs:</w:t>
      </w:r>
    </w:p>
    <w:p w:rsidR="00076AC5" w:rsidRDefault="00076AC5" w:rsidP="00076AC5">
      <w:pPr>
        <w:jc w:val="both"/>
      </w:pPr>
    </w:p>
    <w:p w:rsidR="005D221D" w:rsidRDefault="005D221D" w:rsidP="00076AC5">
      <w:pPr>
        <w:jc w:val="both"/>
      </w:pPr>
      <w:r>
        <w:t>-</w:t>
      </w:r>
      <w:r>
        <w:tab/>
        <w:t>Gene ID (source NCBI, EMBL etc., gene id and name)</w:t>
      </w:r>
    </w:p>
    <w:p w:rsidR="005D221D" w:rsidRDefault="005D221D" w:rsidP="00076AC5">
      <w:pPr>
        <w:jc w:val="both"/>
      </w:pPr>
      <w:r>
        <w:t>-</w:t>
      </w:r>
      <w:r>
        <w:tab/>
        <w:t>Gene Elements</w:t>
      </w:r>
    </w:p>
    <w:p w:rsidR="005D221D" w:rsidRDefault="005D221D" w:rsidP="00076AC5">
      <w:pPr>
        <w:jc w:val="both"/>
      </w:pPr>
      <w:r>
        <w:t>-</w:t>
      </w:r>
      <w:r>
        <w:tab/>
        <w:t>Gene Element IDs</w:t>
      </w:r>
    </w:p>
    <w:p w:rsidR="005D221D" w:rsidRDefault="005D221D" w:rsidP="00076AC5">
      <w:pPr>
        <w:jc w:val="both"/>
      </w:pPr>
      <w:r>
        <w:t>-</w:t>
      </w:r>
      <w:r>
        <w:tab/>
        <w:t>Gene Loci</w:t>
      </w:r>
    </w:p>
    <w:p w:rsidR="005D221D" w:rsidRDefault="005D221D" w:rsidP="00076AC5">
      <w:pPr>
        <w:jc w:val="both"/>
      </w:pPr>
      <w:r>
        <w:t>-</w:t>
      </w:r>
      <w:r>
        <w:tab/>
        <w:t>Loci of each Gene Element within the gene used for Gene Therapy</w:t>
      </w:r>
    </w:p>
    <w:p w:rsidR="005D221D" w:rsidRDefault="005D221D" w:rsidP="00076AC5">
      <w:pPr>
        <w:jc w:val="both"/>
      </w:pPr>
      <w:r>
        <w:t>-</w:t>
      </w:r>
      <w:r>
        <w:tab/>
        <w:t>Species, Strain from which the Gene or Gene Element was derived</w:t>
      </w:r>
    </w:p>
    <w:p w:rsidR="005D221D" w:rsidRDefault="005D221D" w:rsidP="00076AC5">
      <w:pPr>
        <w:jc w:val="both"/>
      </w:pPr>
      <w:r>
        <w:t>-</w:t>
      </w:r>
      <w:r>
        <w:tab/>
        <w:t xml:space="preserve">Complete nucleotide sequence of the Gene and/or Gene Elements </w:t>
      </w:r>
    </w:p>
    <w:p w:rsidR="005D221D" w:rsidRDefault="005D221D" w:rsidP="00076AC5">
      <w:pPr>
        <w:jc w:val="both"/>
      </w:pPr>
      <w:r>
        <w:t>-</w:t>
      </w:r>
      <w:r>
        <w:tab/>
        <w:t>Any modifications made to the sequence and the purpose of the modification (i.e. codon optimization, enhancing or decreasing transcriptional activity).</w:t>
      </w:r>
    </w:p>
    <w:p w:rsidR="005D221D" w:rsidRDefault="005D221D" w:rsidP="00076AC5">
      <w:pPr>
        <w:jc w:val="both"/>
      </w:pPr>
    </w:p>
    <w:p w:rsidR="005D221D" w:rsidRDefault="005D221D" w:rsidP="00076AC5">
      <w:pPr>
        <w:jc w:val="both"/>
      </w:pPr>
      <w:r>
        <w:t>The information shall be provided by means of the followings data elements:</w:t>
      </w:r>
    </w:p>
    <w:p w:rsidR="005D221D" w:rsidRPr="0098173A" w:rsidRDefault="00CE7C08" w:rsidP="00CE7C08">
      <w:pPr>
        <w:pStyle w:val="Heading3"/>
        <w:rPr>
          <w:color w:val="FF0000"/>
          <w:lang w:eastAsia="en-US"/>
        </w:rPr>
      </w:pPr>
      <w:bookmarkStart w:id="1879" w:name="_Toc343650501"/>
      <w:r w:rsidRPr="0098173A">
        <w:rPr>
          <w:color w:val="FF0000"/>
          <w:lang w:eastAsia="en-US"/>
        </w:rPr>
        <w:lastRenderedPageBreak/>
        <w:t xml:space="preserve">Substance </w:t>
      </w:r>
      <w:r w:rsidR="005D221D" w:rsidRPr="0098173A">
        <w:rPr>
          <w:color w:val="FF0000"/>
          <w:lang w:eastAsia="en-US"/>
        </w:rPr>
        <w:t>Name</w:t>
      </w:r>
      <w:bookmarkEnd w:id="1879"/>
    </w:p>
    <w:p w:rsidR="005D221D" w:rsidRDefault="005D221D" w:rsidP="00076AC5">
      <w:pPr>
        <w:jc w:val="both"/>
      </w:pPr>
      <w:r>
        <w:t xml:space="preserve">The information related to the name of the substance shall be provided as </w:t>
      </w:r>
      <w:r w:rsidR="00822F27">
        <w:t>per specification described in S</w:t>
      </w:r>
      <w:r>
        <w:t xml:space="preserve">ection </w:t>
      </w:r>
      <w:r w:rsidR="00822F27">
        <w:t>8.2</w:t>
      </w:r>
      <w:r>
        <w:t>.</w:t>
      </w:r>
    </w:p>
    <w:p w:rsidR="005D221D" w:rsidRPr="0098173A" w:rsidRDefault="00CE7C08" w:rsidP="00CE7C08">
      <w:pPr>
        <w:pStyle w:val="Heading3"/>
        <w:rPr>
          <w:color w:val="FF0000"/>
          <w:lang w:eastAsia="en-US"/>
        </w:rPr>
      </w:pPr>
      <w:bookmarkStart w:id="1880" w:name="_Toc343650502"/>
      <w:r w:rsidRPr="0098173A">
        <w:rPr>
          <w:color w:val="FF0000"/>
          <w:lang w:eastAsia="en-US"/>
        </w:rPr>
        <w:t xml:space="preserve">Substance </w:t>
      </w:r>
      <w:r w:rsidR="005D221D" w:rsidRPr="0098173A">
        <w:rPr>
          <w:color w:val="FF0000"/>
          <w:lang w:eastAsia="en-US"/>
        </w:rPr>
        <w:t>Code</w:t>
      </w:r>
      <w:bookmarkEnd w:id="1880"/>
    </w:p>
    <w:p w:rsidR="005D221D" w:rsidRDefault="005D221D" w:rsidP="00076AC5">
      <w:pPr>
        <w:jc w:val="both"/>
      </w:pPr>
      <w:r>
        <w:t xml:space="preserve">The information related to the code of the substance shall be provided as per specification described in </w:t>
      </w:r>
      <w:r w:rsidR="00822F27">
        <w:t>S</w:t>
      </w:r>
      <w:r>
        <w:t xml:space="preserve">ection </w:t>
      </w:r>
      <w:r w:rsidR="00822F27">
        <w:t>8.3</w:t>
      </w:r>
      <w:r>
        <w:t>.</w:t>
      </w:r>
    </w:p>
    <w:p w:rsidR="00CE7C08" w:rsidRPr="0098173A" w:rsidRDefault="00CE7C08" w:rsidP="00CE7C08">
      <w:pPr>
        <w:pStyle w:val="Heading3"/>
        <w:rPr>
          <w:color w:val="FF0000"/>
          <w:lang w:eastAsia="en-US"/>
        </w:rPr>
      </w:pPr>
      <w:bookmarkStart w:id="1881" w:name="_Toc343650503"/>
      <w:r w:rsidRPr="0098173A">
        <w:rPr>
          <w:color w:val="FF0000"/>
          <w:lang w:eastAsia="en-US"/>
        </w:rPr>
        <w:t>Reference Information</w:t>
      </w:r>
      <w:bookmarkEnd w:id="1881"/>
    </w:p>
    <w:p w:rsidR="00CE7C08" w:rsidRDefault="00CE7C08" w:rsidP="00CE7C08">
      <w:pPr>
        <w:jc w:val="both"/>
      </w:pPr>
      <w:r>
        <w:t>The information related to the code of the substance shall be provided as per specification</w:t>
      </w:r>
      <w:r w:rsidR="0098173A">
        <w:t xml:space="preserve"> described in </w:t>
      </w:r>
      <w:r w:rsidR="00822F27">
        <w:t>S</w:t>
      </w:r>
      <w:r w:rsidR="0098173A">
        <w:t>ection</w:t>
      </w:r>
      <w:r w:rsidR="00822F27">
        <w:t xml:space="preserve"> 8.5</w:t>
      </w:r>
      <w:r w:rsidR="0098173A">
        <w:t>.</w:t>
      </w:r>
    </w:p>
    <w:p w:rsidR="006F2410" w:rsidRPr="0098173A" w:rsidRDefault="006F2410" w:rsidP="006F2410">
      <w:pPr>
        <w:pStyle w:val="Heading3"/>
        <w:rPr>
          <w:color w:val="FF0000"/>
          <w:lang w:eastAsia="en-US"/>
        </w:rPr>
      </w:pPr>
      <w:bookmarkStart w:id="1882" w:name="_Toc343650504"/>
      <w:r w:rsidRPr="0098173A">
        <w:rPr>
          <w:color w:val="FF0000"/>
          <w:lang w:eastAsia="en-US"/>
        </w:rPr>
        <w:t>Version</w:t>
      </w:r>
      <w:bookmarkEnd w:id="1882"/>
    </w:p>
    <w:p w:rsidR="006F2410" w:rsidRDefault="006F2410" w:rsidP="006F2410">
      <w:pPr>
        <w:jc w:val="both"/>
      </w:pPr>
      <w:r>
        <w:t>The information related to the version shall be provided as per specification</w:t>
      </w:r>
      <w:r w:rsidR="00822F27">
        <w:t xml:space="preserve"> described in Section 8.4.</w:t>
      </w:r>
    </w:p>
    <w:p w:rsidR="005D221D" w:rsidRPr="0098173A" w:rsidRDefault="005D221D" w:rsidP="00CE7C08">
      <w:pPr>
        <w:pStyle w:val="Heading3"/>
        <w:rPr>
          <w:color w:val="FF0000"/>
          <w:lang w:eastAsia="en-US"/>
        </w:rPr>
      </w:pPr>
      <w:bookmarkStart w:id="1883" w:name="_Toc343650505"/>
      <w:r w:rsidRPr="0098173A">
        <w:rPr>
          <w:color w:val="FF0000"/>
          <w:lang w:eastAsia="en-US"/>
        </w:rPr>
        <w:t>Structure</w:t>
      </w:r>
      <w:bookmarkEnd w:id="1883"/>
    </w:p>
    <w:p w:rsidR="005D221D" w:rsidRPr="00472411" w:rsidRDefault="005D221D" w:rsidP="00076AC5">
      <w:pPr>
        <w:jc w:val="both"/>
      </w:pPr>
      <w:r w:rsidRPr="00472411">
        <w:t xml:space="preserve">The structure </w:t>
      </w:r>
      <w:r>
        <w:t>is</w:t>
      </w:r>
      <w:r w:rsidRPr="00472411">
        <w:t xml:space="preserve"> only </w:t>
      </w:r>
      <w:r>
        <w:t xml:space="preserve">to </w:t>
      </w:r>
      <w:r w:rsidRPr="00472411">
        <w:t xml:space="preserve">be used for </w:t>
      </w:r>
      <w:r>
        <w:t xml:space="preserve">the description of </w:t>
      </w:r>
      <w:r w:rsidRPr="00472411">
        <w:t>short peptides that frequently have non-natural amino-acids. When proteins are fully specified by the Amino Acid letter sequence with disulfide-bonds and modifications, the structure file is not</w:t>
      </w:r>
      <w:r>
        <w:t xml:space="preserve"> to be</w:t>
      </w:r>
      <w:r w:rsidRPr="00472411">
        <w:t xml:space="preserve"> used.</w:t>
      </w:r>
    </w:p>
    <w:p w:rsidR="005D221D" w:rsidRDefault="005D221D" w:rsidP="00076AC5">
      <w:pPr>
        <w:jc w:val="both"/>
        <w:rPr>
          <w:highlight w:val="yellow"/>
        </w:rPr>
      </w:pPr>
    </w:p>
    <w:p w:rsidR="005D221D" w:rsidRDefault="005D221D" w:rsidP="00076AC5">
      <w:pPr>
        <w:jc w:val="both"/>
      </w:pPr>
      <w:r>
        <w:t xml:space="preserve">The information related to the structure of the substance shall be provided as per specification described in </w:t>
      </w:r>
      <w:r w:rsidR="002B3900">
        <w:t>S</w:t>
      </w:r>
      <w:r>
        <w:t xml:space="preserve">ection </w:t>
      </w:r>
      <w:r w:rsidR="002B3900">
        <w:t>8.7.</w:t>
      </w:r>
    </w:p>
    <w:p w:rsidR="005D221D" w:rsidRDefault="005D221D" w:rsidP="00076AC5">
      <w:pPr>
        <w:jc w:val="both"/>
      </w:pPr>
    </w:p>
    <w:p w:rsidR="005D221D" w:rsidRDefault="005D221D" w:rsidP="00076AC5">
      <w:pPr>
        <w:jc w:val="both"/>
      </w:pPr>
      <w:r>
        <w:t>In the HL7 SPL model, the Nucleotide sequences are specified analogously to Proteins:</w:t>
      </w:r>
    </w:p>
    <w:p w:rsidR="00B21A61" w:rsidRDefault="00B21A61" w:rsidP="00076AC5">
      <w:pPr>
        <w:jc w:val="both"/>
      </w:pPr>
    </w:p>
    <w:p w:rsidR="005D221D" w:rsidRDefault="005D221D" w:rsidP="00076AC5">
      <w:pPr>
        <w:numPr>
          <w:ilvl w:val="0"/>
          <w:numId w:val="33"/>
        </w:numPr>
        <w:jc w:val="both"/>
      </w:pPr>
      <w:r>
        <w:t>each chain (sequence) is one moiety</w:t>
      </w:r>
    </w:p>
    <w:p w:rsidR="005D221D" w:rsidRDefault="005D221D" w:rsidP="00076AC5">
      <w:pPr>
        <w:numPr>
          <w:ilvl w:val="0"/>
          <w:numId w:val="33"/>
        </w:numPr>
        <w:jc w:val="both"/>
      </w:pPr>
      <w:r>
        <w:t>modifications are specified by substitution elements (the bond element)</w:t>
      </w:r>
    </w:p>
    <w:p w:rsidR="005D221D" w:rsidRDefault="005D221D" w:rsidP="00076AC5">
      <w:pPr>
        <w:numPr>
          <w:ilvl w:val="1"/>
          <w:numId w:val="33"/>
        </w:numPr>
        <w:jc w:val="both"/>
      </w:pPr>
      <w:r>
        <w:t>where the bond code defines what substitution occurs, including which fragments from the bonded moieties are being deleted (e.g, in an amid bond, X–OH + a H-N-Y --&gt; X-N-Y deletes the hydroxyl group from the proximal moiety and a hydrogen from the distal moiety.)</w:t>
      </w:r>
    </w:p>
    <w:p w:rsidR="005D221D" w:rsidRDefault="005D221D" w:rsidP="00076AC5">
      <w:pPr>
        <w:numPr>
          <w:ilvl w:val="1"/>
          <w:numId w:val="33"/>
        </w:numPr>
        <w:jc w:val="both"/>
      </w:pPr>
      <w:r>
        <w:t>distal moiety identifies the substituted fragment by code or by reference to a moiety id, whereby the referenced moiety may be another moiety in the substance, e.g., another sequence sub-unit, or the same moiety as the proximal moiety for cycle-forming bonds.</w:t>
      </w:r>
    </w:p>
    <w:p w:rsidR="005D221D" w:rsidRDefault="005D221D" w:rsidP="00076AC5">
      <w:pPr>
        <w:numPr>
          <w:ilvl w:val="1"/>
          <w:numId w:val="33"/>
        </w:numPr>
        <w:jc w:val="both"/>
      </w:pPr>
      <w:r>
        <w:t>a pair of position number specifies the position in the sequence of the proximal chain and the distal chain that are so liked.</w:t>
      </w:r>
    </w:p>
    <w:p w:rsidR="005D221D" w:rsidRDefault="005D221D" w:rsidP="005D221D"/>
    <w:p w:rsidR="005D221D" w:rsidRDefault="005D221D" w:rsidP="003622FA">
      <w:pPr>
        <w:pStyle w:val="XML"/>
      </w:pPr>
      <w:r>
        <w:lastRenderedPageBreak/>
        <w:t>&lt;identifiedSubstance&gt;</w:t>
      </w:r>
      <w:r>
        <w:br/>
        <w:t xml:space="preserve">  &lt;identifiedSubstance&gt;</w:t>
      </w:r>
      <w:r>
        <w:br/>
        <w:t xml:space="preserve">    &lt;moiety&gt;</w:t>
      </w:r>
      <w:r>
        <w:br/>
        <w:t xml:space="preserve">      &lt;code code="</w:t>
      </w:r>
      <w:r w:rsidRPr="000C4ACE">
        <w:rPr>
          <w:i/>
          <w:iCs/>
        </w:rPr>
        <w:t>Code for ‘Nucleotide Sequence Sub-Unit’</w:t>
      </w:r>
      <w:r>
        <w:t xml:space="preserve">" </w:t>
      </w:r>
      <w:r>
        <w:br/>
        <w:t xml:space="preserve">            codeSystem="</w:t>
      </w:r>
      <w:r w:rsidRPr="000C4ACE">
        <w:rPr>
          <w:i/>
          <w:iCs/>
        </w:rPr>
        <w:t>Code System (OID)</w:t>
      </w:r>
      <w:r>
        <w:t>"</w:t>
      </w:r>
      <w:r>
        <w:br/>
        <w:t xml:space="preserve">            displayName="Nucleotide sequence sub-unit"/&gt;</w:t>
      </w:r>
      <w:r>
        <w:br/>
        <w:t xml:space="preserve">      &lt;quantity&gt;&lt;!-- Moiety Amount --&gt;&lt;/quantity&gt;</w:t>
      </w:r>
      <w:r>
        <w:br/>
        <w:t xml:space="preserve">      &lt;partMoiety&gt;</w:t>
      </w:r>
      <w:r>
        <w:br/>
        <w:t xml:space="preserve">        &lt;id extension="</w:t>
      </w:r>
      <w:r w:rsidRPr="000C4ACE">
        <w:rPr>
          <w:i/>
          <w:iCs/>
        </w:rPr>
        <w:t>Subunit Label (Local Id)</w:t>
      </w:r>
      <w:r>
        <w:t xml:space="preserve">" </w:t>
      </w:r>
      <w:r>
        <w:br/>
        <w:t xml:space="preserve">            root="</w:t>
      </w:r>
      <w:r w:rsidRPr="000C4ACE">
        <w:rPr>
          <w:i/>
          <w:iCs/>
        </w:rPr>
        <w:t>UUID of Document Id or Set Id</w:t>
      </w:r>
      <w:r>
        <w:t>"/&gt;</w:t>
      </w:r>
      <w:r>
        <w:br/>
        <w:t xml:space="preserve">      &lt;/partMoiety&gt;</w:t>
      </w:r>
      <w:r>
        <w:br/>
        <w:t xml:space="preserve">      &lt;subjectOf&gt;</w:t>
      </w:r>
      <w:r>
        <w:br/>
        <w:t xml:space="preserve">        &lt;characteristic&gt;</w:t>
      </w:r>
      <w:r>
        <w:br/>
        <w:t xml:space="preserve">          &lt;code code="</w:t>
      </w:r>
      <w:r w:rsidRPr="000C4ACE">
        <w:rPr>
          <w:i/>
          <w:iCs/>
        </w:rPr>
        <w:t>Code for ‘Nucleotide Sequence’</w:t>
      </w:r>
      <w:r>
        <w:t xml:space="preserve">" </w:t>
      </w:r>
      <w:r>
        <w:br/>
        <w:t xml:space="preserve">                codeSystem="</w:t>
      </w:r>
      <w:r w:rsidRPr="000C4ACE">
        <w:rPr>
          <w:i/>
          <w:iCs/>
        </w:rPr>
        <w:t>Code System (OID)</w:t>
      </w:r>
      <w:r>
        <w:t>"</w:t>
      </w:r>
      <w:r>
        <w:br/>
        <w:t xml:space="preserve">                displayName="nucleotide sequence"/&gt;</w:t>
      </w:r>
      <w:r>
        <w:br/>
        <w:t xml:space="preserve">         </w:t>
      </w:r>
      <w:r>
        <w:tab/>
        <w:t xml:space="preserve"> &lt;value xsi:type="ED" mediaType="application/x-dna-seq"&gt;</w:t>
      </w:r>
      <w:r>
        <w:br/>
        <w:t xml:space="preserve">            &lt;!-- </w:t>
      </w:r>
      <w:r w:rsidR="003622FA">
        <w:t>Nucleotide</w:t>
      </w:r>
      <w:r>
        <w:t xml:space="preserve"> Sequence in Single Letter Notation --&gt;</w:t>
      </w:r>
      <w:r>
        <w:br/>
        <w:t xml:space="preserve">          &lt;/value&gt;</w:t>
      </w:r>
      <w:r>
        <w:br/>
        <w:t xml:space="preserve">        &lt;/characteristic&gt;</w:t>
      </w:r>
      <w:r>
        <w:br/>
        <w:t xml:space="preserve">      &lt;/subjectOf&gt;</w:t>
      </w:r>
      <w:r>
        <w:br/>
        <w:t xml:space="preserve">    &lt;/moiety&gt;</w:t>
      </w:r>
      <w:r>
        <w:br/>
        <w:t xml:space="preserve">    &lt;moiety&gt;&lt;!-- Next chain, same content as above --&gt;&lt;/moiety&gt;</w:t>
      </w:r>
    </w:p>
    <w:p w:rsidR="005D221D" w:rsidRPr="00DD163C" w:rsidRDefault="005D221D" w:rsidP="005D221D"/>
    <w:p w:rsidR="005D221D" w:rsidRDefault="005D221D" w:rsidP="00775B61">
      <w:pPr>
        <w:pStyle w:val="XML"/>
      </w:pPr>
      <w:r>
        <w:t>&lt;identifiedSubstance&gt;</w:t>
      </w:r>
      <w:r>
        <w:br/>
        <w:t xml:space="preserve">  &lt;identifiedSubstance&gt;</w:t>
      </w:r>
      <w:r>
        <w:br/>
        <w:t xml:space="preserve">    &lt;moiety&gt;</w:t>
      </w:r>
      <w:r>
        <w:br/>
        <w:t xml:space="preserve">      &lt;code code="</w:t>
      </w:r>
      <w:r w:rsidRPr="000C4ACE">
        <w:rPr>
          <w:i/>
          <w:iCs/>
        </w:rPr>
        <w:t>Code for ‘Nucleotide Sub-Unit’</w:t>
      </w:r>
      <w:r>
        <w:t xml:space="preserve">" </w:t>
      </w:r>
      <w:r>
        <w:br/>
        <w:t xml:space="preserve">            codeSystem="</w:t>
      </w:r>
      <w:r w:rsidRPr="000C4ACE">
        <w:rPr>
          <w:i/>
          <w:iCs/>
        </w:rPr>
        <w:t>Code System (OID)</w:t>
      </w:r>
      <w:r>
        <w:t>"</w:t>
      </w:r>
      <w:r>
        <w:br/>
        <w:t xml:space="preserve">            displayName="protein sub-unit"/&gt;</w:t>
      </w:r>
      <w:r>
        <w:br/>
        <w:t xml:space="preserve">      &lt;quantity&gt;&lt;!-- Moiety Amount --&gt;&lt;/quantity&gt;</w:t>
      </w:r>
      <w:r>
        <w:br/>
        <w:t xml:space="preserve">      &lt;partMoiety&gt;</w:t>
      </w:r>
      <w:r>
        <w:br/>
        <w:t xml:space="preserve">        &lt;id extension="</w:t>
      </w:r>
      <w:r w:rsidRPr="000C4ACE">
        <w:rPr>
          <w:i/>
          <w:iCs/>
        </w:rPr>
        <w:t>Subunit Label (Local Id)</w:t>
      </w:r>
      <w:r>
        <w:t xml:space="preserve">" </w:t>
      </w:r>
      <w:r>
        <w:br/>
        <w:t xml:space="preserve">            root="</w:t>
      </w:r>
      <w:r w:rsidRPr="000C4ACE">
        <w:rPr>
          <w:i/>
          <w:iCs/>
        </w:rPr>
        <w:t>UUID of Document Id or Set Id</w:t>
      </w:r>
      <w:r>
        <w:t>"/&gt;</w:t>
      </w:r>
      <w:r>
        <w:br/>
        <w:t xml:space="preserve">        &lt;bond&gt;</w:t>
      </w:r>
      <w:r>
        <w:br/>
        <w:t xml:space="preserve">          &lt;code code="</w:t>
      </w:r>
      <w:r w:rsidRPr="000C4ACE">
        <w:rPr>
          <w:i/>
          <w:iCs/>
        </w:rPr>
        <w:t>Bond Type Code</w:t>
      </w:r>
      <w:r>
        <w:t xml:space="preserve">" </w:t>
      </w:r>
      <w:r>
        <w:br/>
        <w:t xml:space="preserve">                codeSystem="</w:t>
      </w:r>
      <w:r w:rsidRPr="000C4ACE">
        <w:rPr>
          <w:i/>
          <w:iCs/>
        </w:rPr>
        <w:t>Code System (OID)</w:t>
      </w:r>
      <w:r>
        <w:t>"</w:t>
      </w:r>
      <w:r>
        <w:br/>
        <w:t xml:space="preserve">                displayName="</w:t>
      </w:r>
      <w:r w:rsidRPr="000C4ACE">
        <w:rPr>
          <w:i/>
          <w:iCs/>
        </w:rPr>
        <w:t>Bond Type Display Name</w:t>
      </w:r>
      <w:r>
        <w:t>"/&gt;</w:t>
      </w:r>
      <w:r>
        <w:br/>
        <w:t xml:space="preserve">          &lt;positionNumber value="</w:t>
      </w:r>
      <w:r w:rsidRPr="000C4ACE">
        <w:rPr>
          <w:i/>
          <w:iCs/>
        </w:rPr>
        <w:t>Position on the Proximal Moiety</w:t>
      </w:r>
      <w:r>
        <w:t>"/&gt;</w:t>
      </w:r>
      <w:r>
        <w:br/>
        <w:t xml:space="preserve">          &lt;positionNumber value="</w:t>
      </w:r>
      <w:r w:rsidRPr="000C4ACE">
        <w:rPr>
          <w:i/>
          <w:iCs/>
        </w:rPr>
        <w:t>Position on the Distal Moiety</w:t>
      </w:r>
      <w:r>
        <w:t>"/&gt;</w:t>
      </w:r>
      <w:r>
        <w:br/>
        <w:t xml:space="preserve">          &lt;distalMoiety&gt;&lt;!-- Other Moiety Id or Details --&gt;&lt;/distalMoiety&gt;</w:t>
      </w:r>
      <w:r>
        <w:br/>
        <w:t xml:space="preserve">        &lt;/bond&gt;</w:t>
      </w:r>
    </w:p>
    <w:p w:rsidR="0029408D" w:rsidRDefault="0029408D" w:rsidP="00076AC5">
      <w:pPr>
        <w:jc w:val="both"/>
      </w:pPr>
    </w:p>
    <w:p w:rsidR="005D221D" w:rsidRDefault="005D221D" w:rsidP="00076AC5">
      <w:pPr>
        <w:jc w:val="both"/>
      </w:pPr>
      <w:r>
        <w:t xml:space="preserve">The isotope information shall be provided proteins that contain a radionuclide or a non-natural isotopic ratio. The information related to the isotope shall be provided as per specification described in </w:t>
      </w:r>
      <w:r w:rsidR="002B3900">
        <w:t>S</w:t>
      </w:r>
      <w:r>
        <w:t>ection</w:t>
      </w:r>
      <w:r w:rsidR="002B3900">
        <w:t xml:space="preserve"> 8.7.7</w:t>
      </w:r>
      <w:r>
        <w:t>.</w:t>
      </w:r>
    </w:p>
    <w:p w:rsidR="005D221D" w:rsidRDefault="005D221D" w:rsidP="005D221D"/>
    <w:p w:rsidR="005D221D" w:rsidRDefault="005D221D" w:rsidP="00775B61">
      <w:pPr>
        <w:pStyle w:val="XML"/>
      </w:pPr>
      <w:r>
        <w:t>&lt;identifiedSubstance&gt;</w:t>
      </w:r>
      <w:r>
        <w:br/>
        <w:t xml:space="preserve">  &lt;identifiedSubstance&gt;</w:t>
      </w:r>
      <w:r>
        <w:br/>
        <w:t xml:space="preserve">    &lt;moiety&gt;</w:t>
      </w:r>
      <w:r>
        <w:br/>
        <w:t xml:space="preserve">      &lt;code code="</w:t>
      </w:r>
      <w:r w:rsidRPr="000C4ACE">
        <w:rPr>
          <w:i/>
          <w:iCs/>
        </w:rPr>
        <w:t>Code for ‘Nucleotide Sub-Unit’</w:t>
      </w:r>
      <w:r>
        <w:t xml:space="preserve">" </w:t>
      </w:r>
      <w:r>
        <w:br/>
        <w:t xml:space="preserve">            codeSystem="</w:t>
      </w:r>
      <w:r w:rsidRPr="000C4ACE">
        <w:rPr>
          <w:i/>
          <w:iCs/>
        </w:rPr>
        <w:t>Code System (OID)</w:t>
      </w:r>
      <w:r>
        <w:t>"</w:t>
      </w:r>
      <w:r>
        <w:br/>
        <w:t xml:space="preserve">            displayName="protein sub-unit"/&gt;</w:t>
      </w:r>
      <w:r>
        <w:br/>
        <w:t xml:space="preserve">      &lt;quantity&gt;&lt;!-- Moiety Amount --&gt;&lt;/quantity&gt;</w:t>
      </w:r>
      <w:r>
        <w:br/>
        <w:t xml:space="preserve">      &lt;partMoiety&gt;</w:t>
      </w:r>
      <w:r>
        <w:br/>
        <w:t xml:space="preserve">        &lt;id extension="</w:t>
      </w:r>
      <w:r w:rsidRPr="000C4ACE">
        <w:rPr>
          <w:i/>
          <w:iCs/>
        </w:rPr>
        <w:t>Subunit Label (Local Id)</w:t>
      </w:r>
      <w:r>
        <w:t xml:space="preserve">" </w:t>
      </w:r>
      <w:r>
        <w:br/>
        <w:t xml:space="preserve">            root="</w:t>
      </w:r>
      <w:r w:rsidRPr="000C4ACE">
        <w:rPr>
          <w:i/>
          <w:iCs/>
        </w:rPr>
        <w:t>UUID of Document Id or Set Id</w:t>
      </w:r>
      <w:r>
        <w:t>"/&gt;</w:t>
      </w:r>
      <w:r>
        <w:br/>
        <w:t xml:space="preserve">        &lt;bond&gt;</w:t>
      </w:r>
      <w:r>
        <w:br/>
        <w:t xml:space="preserve">          &lt;code code=</w:t>
      </w:r>
      <w:r w:rsidRPr="00F1588B">
        <w:t>"</w:t>
      </w:r>
      <w:r w:rsidRPr="000C4ACE">
        <w:rPr>
          <w:i/>
          <w:iCs/>
        </w:rPr>
        <w:t>Code meaning ‘Isotope Substitution’</w:t>
      </w:r>
      <w:r w:rsidRPr="00F1588B">
        <w:t>"</w:t>
      </w:r>
      <w:r>
        <w:br/>
        <w:t xml:space="preserve">                codeSystem=</w:t>
      </w:r>
      <w:r w:rsidRPr="00F1588B">
        <w:t>"</w:t>
      </w:r>
      <w:r w:rsidRPr="000C4ACE">
        <w:rPr>
          <w:i/>
          <w:iCs/>
        </w:rPr>
        <w:t>Code System (OID)</w:t>
      </w:r>
      <w:r w:rsidRPr="00F1588B">
        <w:t>"</w:t>
      </w:r>
      <w:r>
        <w:t>/&gt;</w:t>
      </w:r>
      <w:r>
        <w:br/>
        <w:t xml:space="preserve">          &lt;position value=</w:t>
      </w:r>
      <w:r w:rsidRPr="00F1588B">
        <w:t>"</w:t>
      </w:r>
      <w:r w:rsidRPr="000C4ACE">
        <w:rPr>
          <w:i/>
          <w:iCs/>
        </w:rPr>
        <w:t>Position in Sequence</w:t>
      </w:r>
      <w:r w:rsidRPr="00F1588B">
        <w:t>"</w:t>
      </w:r>
      <w:r>
        <w:t>/&gt;</w:t>
      </w:r>
      <w:r w:rsidRPr="000C4ACE">
        <w:rPr>
          <w:i/>
          <w:iCs/>
        </w:rPr>
        <w:br/>
      </w:r>
      <w:r>
        <w:t xml:space="preserve">          &lt;distalMoiety&gt;</w:t>
      </w:r>
      <w:r>
        <w:br/>
        <w:t xml:space="preserve">            &lt;code code=</w:t>
      </w:r>
      <w:r w:rsidRPr="00F1588B">
        <w:t>"</w:t>
      </w:r>
      <w:r w:rsidRPr="000C4ACE">
        <w:rPr>
          <w:i/>
          <w:iCs/>
        </w:rPr>
        <w:t>Nuclide Id</w:t>
      </w:r>
      <w:r w:rsidRPr="00F1588B">
        <w:t>"</w:t>
      </w:r>
      <w:r>
        <w:t xml:space="preserve"> codeSystem=</w:t>
      </w:r>
      <w:r w:rsidRPr="00F1588B">
        <w:t>"</w:t>
      </w:r>
      <w:r w:rsidRPr="000C4ACE">
        <w:rPr>
          <w:i/>
          <w:iCs/>
        </w:rPr>
        <w:t>Nuclide Id System (OID)</w:t>
      </w:r>
      <w:r w:rsidRPr="00F1588B">
        <w:t>"</w:t>
      </w:r>
      <w:r>
        <w:t>/&gt;</w:t>
      </w:r>
    </w:p>
    <w:p w:rsidR="005D221D" w:rsidRPr="0029408D" w:rsidRDefault="00567CC7" w:rsidP="00C46E74">
      <w:pPr>
        <w:pStyle w:val="Heading3"/>
        <w:rPr>
          <w:color w:val="0070C0"/>
          <w:lang w:eastAsia="en-US"/>
        </w:rPr>
      </w:pPr>
      <w:bookmarkStart w:id="1884" w:name="_Toc263320883"/>
      <w:bookmarkStart w:id="1885" w:name="_Toc304805837"/>
      <w:bookmarkStart w:id="1886" w:name="_Toc304814788"/>
      <w:bookmarkStart w:id="1887" w:name="_Toc343650506"/>
      <w:r w:rsidRPr="0029408D">
        <w:rPr>
          <w:color w:val="0070C0"/>
          <w:lang w:eastAsia="en-US"/>
        </w:rPr>
        <w:lastRenderedPageBreak/>
        <w:t>Sequence Type</w:t>
      </w:r>
      <w:bookmarkEnd w:id="1884"/>
      <w:bookmarkEnd w:id="1885"/>
      <w:bookmarkEnd w:id="1886"/>
      <w:bookmarkEnd w:id="1887"/>
    </w:p>
    <w:p w:rsidR="00567CC7" w:rsidRDefault="00567CC7" w:rsidP="005D221D"/>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04F36" w:rsidRPr="007A51EF" w:rsidTr="00F23BEF">
        <w:tc>
          <w:tcPr>
            <w:tcW w:w="1951" w:type="dxa"/>
            <w:shd w:val="clear" w:color="auto" w:fill="auto"/>
          </w:tcPr>
          <w:p w:rsidR="00204F36" w:rsidRPr="007A51EF" w:rsidRDefault="00204F36" w:rsidP="00E028C4">
            <w:pPr>
              <w:rPr>
                <w:b/>
                <w:lang w:eastAsia="en-US"/>
              </w:rPr>
            </w:pPr>
            <w:r w:rsidRPr="007A51EF">
              <w:rPr>
                <w:b/>
              </w:rPr>
              <w:t>User Guidance</w:t>
            </w:r>
          </w:p>
        </w:tc>
        <w:tc>
          <w:tcPr>
            <w:tcW w:w="8017" w:type="dxa"/>
            <w:shd w:val="clear" w:color="auto" w:fill="auto"/>
          </w:tcPr>
          <w:p w:rsidR="00204F36" w:rsidRPr="007A51EF" w:rsidRDefault="003B1E0D" w:rsidP="00F23BEF">
            <w:pPr>
              <w:jc w:val="both"/>
              <w:rPr>
                <w:lang w:eastAsia="en-US"/>
              </w:rPr>
            </w:pPr>
            <w:r>
              <w:rPr>
                <w:lang w:eastAsia="en-US"/>
              </w:rPr>
              <w:t>The type of the sequence shall be specified based on a controlled vocabulary.</w:t>
            </w:r>
          </w:p>
        </w:tc>
      </w:tr>
      <w:tr w:rsidR="00204F36" w:rsidRPr="007A51EF" w:rsidTr="00F23BEF">
        <w:tc>
          <w:tcPr>
            <w:tcW w:w="1951" w:type="dxa"/>
            <w:shd w:val="clear" w:color="auto" w:fill="auto"/>
          </w:tcPr>
          <w:p w:rsidR="00204F36" w:rsidRPr="007A51EF" w:rsidRDefault="00204F36" w:rsidP="00E028C4">
            <w:pPr>
              <w:rPr>
                <w:b/>
                <w:lang w:eastAsia="en-US"/>
              </w:rPr>
            </w:pPr>
            <w:r w:rsidRPr="007A51EF">
              <w:rPr>
                <w:b/>
              </w:rPr>
              <w:t>Example(s)</w:t>
            </w:r>
          </w:p>
        </w:tc>
        <w:tc>
          <w:tcPr>
            <w:tcW w:w="8017" w:type="dxa"/>
            <w:shd w:val="clear" w:color="auto" w:fill="auto"/>
          </w:tcPr>
          <w:p w:rsidR="00204F36" w:rsidRPr="007A51EF" w:rsidRDefault="00F23BEF" w:rsidP="00E028C4">
            <w:pPr>
              <w:rPr>
                <w:lang w:eastAsia="en-US"/>
              </w:rPr>
            </w:pPr>
            <w:r>
              <w:rPr>
                <w:lang w:eastAsia="en-US"/>
              </w:rPr>
              <w:t>complete / partial</w:t>
            </w:r>
          </w:p>
        </w:tc>
      </w:tr>
      <w:tr w:rsidR="00204F36" w:rsidRPr="007A51EF" w:rsidTr="00F23BEF">
        <w:tc>
          <w:tcPr>
            <w:tcW w:w="1951" w:type="dxa"/>
            <w:shd w:val="clear" w:color="auto" w:fill="auto"/>
          </w:tcPr>
          <w:p w:rsidR="00204F36" w:rsidRPr="007A51EF" w:rsidRDefault="00204F36" w:rsidP="00E028C4">
            <w:pPr>
              <w:rPr>
                <w:b/>
              </w:rPr>
            </w:pPr>
            <w:r w:rsidRPr="007A51EF">
              <w:rPr>
                <w:b/>
              </w:rPr>
              <w:t>Conformance</w:t>
            </w:r>
          </w:p>
        </w:tc>
        <w:tc>
          <w:tcPr>
            <w:tcW w:w="8017" w:type="dxa"/>
            <w:shd w:val="clear" w:color="auto" w:fill="auto"/>
          </w:tcPr>
          <w:p w:rsidR="00204F36" w:rsidRPr="007A51EF" w:rsidRDefault="003B1E0D" w:rsidP="00E028C4">
            <w:pPr>
              <w:rPr>
                <w:lang w:eastAsia="en-US"/>
              </w:rPr>
            </w:pPr>
            <w:r>
              <w:rPr>
                <w:lang w:eastAsia="en-US"/>
              </w:rPr>
              <w:t>REQUIRED</w:t>
            </w:r>
          </w:p>
        </w:tc>
      </w:tr>
      <w:tr w:rsidR="00204F36" w:rsidRPr="007A51EF" w:rsidTr="00F23BEF">
        <w:tc>
          <w:tcPr>
            <w:tcW w:w="1951" w:type="dxa"/>
            <w:shd w:val="clear" w:color="auto" w:fill="auto"/>
          </w:tcPr>
          <w:p w:rsidR="00204F36" w:rsidRPr="007A51EF" w:rsidRDefault="00204F36" w:rsidP="00E028C4">
            <w:pPr>
              <w:rPr>
                <w:b/>
              </w:rPr>
            </w:pPr>
            <w:r w:rsidRPr="007A51EF">
              <w:rPr>
                <w:b/>
              </w:rPr>
              <w:t>Data Type</w:t>
            </w:r>
          </w:p>
        </w:tc>
        <w:tc>
          <w:tcPr>
            <w:tcW w:w="8017" w:type="dxa"/>
            <w:shd w:val="clear" w:color="auto" w:fill="auto"/>
          </w:tcPr>
          <w:p w:rsidR="00204F36" w:rsidRPr="007A51EF" w:rsidRDefault="00204F36" w:rsidP="00E028C4">
            <w:pPr>
              <w:rPr>
                <w:lang w:eastAsia="en-US"/>
              </w:rPr>
            </w:pPr>
            <w:r>
              <w:rPr>
                <w:lang w:eastAsia="en-US"/>
              </w:rPr>
              <w:t>CD</w:t>
            </w:r>
          </w:p>
        </w:tc>
      </w:tr>
      <w:tr w:rsidR="00204F36" w:rsidRPr="007A51EF" w:rsidTr="00F23BEF">
        <w:tc>
          <w:tcPr>
            <w:tcW w:w="1951" w:type="dxa"/>
            <w:shd w:val="clear" w:color="auto" w:fill="auto"/>
          </w:tcPr>
          <w:p w:rsidR="00204F36" w:rsidRPr="007A51EF" w:rsidRDefault="00204F36" w:rsidP="00E028C4">
            <w:pPr>
              <w:rPr>
                <w:b/>
              </w:rPr>
            </w:pPr>
            <w:r w:rsidRPr="007A51EF">
              <w:rPr>
                <w:b/>
              </w:rPr>
              <w:t>Business Rule(s)</w:t>
            </w:r>
          </w:p>
        </w:tc>
        <w:tc>
          <w:tcPr>
            <w:tcW w:w="8017" w:type="dxa"/>
            <w:shd w:val="clear" w:color="auto" w:fill="auto"/>
          </w:tcPr>
          <w:p w:rsidR="00204F36" w:rsidRPr="007A51EF" w:rsidRDefault="00204F36" w:rsidP="00E028C4">
            <w:pPr>
              <w:jc w:val="both"/>
              <w:rPr>
                <w:lang w:eastAsia="en-US"/>
              </w:rPr>
            </w:pPr>
          </w:p>
        </w:tc>
      </w:tr>
    </w:tbl>
    <w:p w:rsidR="00144F2E" w:rsidRDefault="00144F2E" w:rsidP="00144F2E">
      <w:pPr>
        <w:pStyle w:val="BodyText"/>
      </w:pPr>
    </w:p>
    <w:p w:rsidR="00144F2E" w:rsidRDefault="00144F2E" w:rsidP="00144F2E">
      <w:pPr>
        <w:pStyle w:val="XML"/>
        <w:spacing w:before="0" w:after="0"/>
      </w:pPr>
      <w:r>
        <w:t>&lt;identifiedSubstance&gt;</w:t>
      </w:r>
      <w:r>
        <w:br/>
        <w:t xml:space="preserve">  &lt;identifiedSubstance&gt;</w:t>
      </w:r>
      <w:r>
        <w:br/>
        <w:t xml:space="preserve">    &lt;moiety&gt;</w:t>
      </w:r>
      <w:r>
        <w:br/>
        <w:t xml:space="preserve">      &lt;subjectOf&gt;</w:t>
      </w:r>
      <w:r>
        <w:br/>
        <w:t xml:space="preserve">        &lt;characteristic&gt;</w:t>
      </w:r>
      <w:r>
        <w:br/>
        <w:t xml:space="preserve">          &lt;code code="</w:t>
      </w:r>
      <w:r w:rsidRPr="000C4ACE">
        <w:rPr>
          <w:i/>
          <w:iCs/>
        </w:rPr>
        <w:t>Code for ‘</w:t>
      </w:r>
      <w:r>
        <w:rPr>
          <w:i/>
          <w:iCs/>
        </w:rPr>
        <w:t>Nucleotide</w:t>
      </w:r>
      <w:r w:rsidRPr="000C4ACE">
        <w:rPr>
          <w:i/>
          <w:iCs/>
        </w:rPr>
        <w:t xml:space="preserve"> Sequence’</w:t>
      </w:r>
      <w:r>
        <w:rPr>
          <w:i/>
          <w:iCs/>
        </w:rPr>
        <w:t xml:space="preserve"> with </w:t>
      </w:r>
      <w:r w:rsidRPr="00653AAC">
        <w:rPr>
          <w:b/>
          <w:bCs/>
          <w:i/>
          <w:iCs/>
        </w:rPr>
        <w:t>Sequence Type</w:t>
      </w:r>
      <w:r>
        <w:t xml:space="preserve">" </w:t>
      </w:r>
      <w:r>
        <w:br/>
        <w:t xml:space="preserve">                codeSystem="</w:t>
      </w:r>
      <w:r w:rsidRPr="000C4ACE">
        <w:rPr>
          <w:i/>
          <w:iCs/>
        </w:rPr>
        <w:t>Code System (OID)</w:t>
      </w:r>
      <w:r>
        <w:t>"</w:t>
      </w:r>
      <w:r>
        <w:br/>
        <w:t xml:space="preserve">                displayName="</w:t>
      </w:r>
      <w:r>
        <w:rPr>
          <w:i/>
          <w:iCs/>
        </w:rPr>
        <w:t>Name for Nucleotide</w:t>
      </w:r>
      <w:r w:rsidRPr="00FD3DC0">
        <w:rPr>
          <w:i/>
          <w:iCs/>
        </w:rPr>
        <w:t xml:space="preserve"> Sequence Complete/Partial</w:t>
      </w:r>
      <w:r>
        <w:t>"/&gt;</w:t>
      </w:r>
    </w:p>
    <w:p w:rsidR="00567CC7" w:rsidRPr="0029408D" w:rsidRDefault="00567CC7" w:rsidP="00C46E74">
      <w:pPr>
        <w:pStyle w:val="Heading3"/>
        <w:rPr>
          <w:color w:val="0070C0"/>
          <w:lang w:eastAsia="en-US"/>
        </w:rPr>
      </w:pPr>
      <w:bookmarkStart w:id="1888" w:name="_Toc343650507"/>
      <w:r w:rsidRPr="0029408D">
        <w:rPr>
          <w:color w:val="0070C0"/>
          <w:lang w:eastAsia="en-US"/>
        </w:rPr>
        <w:t>Number of Subunits</w:t>
      </w:r>
      <w:bookmarkEnd w:id="1888"/>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04F36" w:rsidRPr="007A51EF" w:rsidTr="006C3DAE">
        <w:tc>
          <w:tcPr>
            <w:tcW w:w="1951" w:type="dxa"/>
            <w:shd w:val="clear" w:color="auto" w:fill="auto"/>
          </w:tcPr>
          <w:p w:rsidR="00204F36" w:rsidRPr="007A51EF" w:rsidRDefault="00204F36" w:rsidP="00E028C4">
            <w:pPr>
              <w:rPr>
                <w:b/>
                <w:lang w:eastAsia="en-US"/>
              </w:rPr>
            </w:pPr>
            <w:r w:rsidRPr="007A51EF">
              <w:rPr>
                <w:b/>
              </w:rPr>
              <w:t>User Guidance</w:t>
            </w:r>
          </w:p>
        </w:tc>
        <w:tc>
          <w:tcPr>
            <w:tcW w:w="8017" w:type="dxa"/>
            <w:shd w:val="clear" w:color="auto" w:fill="auto"/>
          </w:tcPr>
          <w:p w:rsidR="00D83187" w:rsidRDefault="00D83187" w:rsidP="00D83187">
            <w:pPr>
              <w:jc w:val="both"/>
              <w:rPr>
                <w:lang w:eastAsia="en-US"/>
              </w:rPr>
            </w:pPr>
            <w:r>
              <w:rPr>
                <w:lang w:eastAsia="en-US"/>
              </w:rPr>
              <w:t>The number of linear sequences of nucleotides linked through phosphodiesteric bonds shall be described.</w:t>
            </w:r>
          </w:p>
          <w:p w:rsidR="00204F36" w:rsidRPr="007A51EF" w:rsidRDefault="00D83187" w:rsidP="00D83187">
            <w:pPr>
              <w:jc w:val="both"/>
              <w:rPr>
                <w:lang w:eastAsia="en-US"/>
              </w:rPr>
            </w:pPr>
            <w:r>
              <w:rPr>
                <w:lang w:eastAsia="en-US"/>
              </w:rPr>
              <w:t>NOTE: If not specified in the reference source, the assumption is that there is 1 subunit.</w:t>
            </w:r>
          </w:p>
        </w:tc>
      </w:tr>
      <w:tr w:rsidR="00204F36" w:rsidRPr="007A51EF" w:rsidTr="006C3DAE">
        <w:tc>
          <w:tcPr>
            <w:tcW w:w="1951" w:type="dxa"/>
            <w:shd w:val="clear" w:color="auto" w:fill="auto"/>
          </w:tcPr>
          <w:p w:rsidR="00204F36" w:rsidRPr="007A51EF" w:rsidRDefault="00204F36" w:rsidP="00E028C4">
            <w:pPr>
              <w:rPr>
                <w:b/>
                <w:lang w:eastAsia="en-US"/>
              </w:rPr>
            </w:pPr>
            <w:r w:rsidRPr="007A51EF">
              <w:rPr>
                <w:b/>
              </w:rPr>
              <w:t>Example(s)</w:t>
            </w:r>
          </w:p>
        </w:tc>
        <w:tc>
          <w:tcPr>
            <w:tcW w:w="8017" w:type="dxa"/>
            <w:shd w:val="clear" w:color="auto" w:fill="auto"/>
          </w:tcPr>
          <w:p w:rsidR="00204F36" w:rsidRPr="007A51EF" w:rsidRDefault="00204F36" w:rsidP="00E028C4">
            <w:pPr>
              <w:rPr>
                <w:lang w:eastAsia="en-US"/>
              </w:rPr>
            </w:pPr>
          </w:p>
        </w:tc>
      </w:tr>
      <w:tr w:rsidR="00204F36" w:rsidRPr="007A51EF" w:rsidTr="006C3DAE">
        <w:tc>
          <w:tcPr>
            <w:tcW w:w="1951" w:type="dxa"/>
            <w:shd w:val="clear" w:color="auto" w:fill="auto"/>
          </w:tcPr>
          <w:p w:rsidR="00204F36" w:rsidRPr="007A51EF" w:rsidRDefault="00204F36" w:rsidP="00E028C4">
            <w:pPr>
              <w:rPr>
                <w:b/>
              </w:rPr>
            </w:pPr>
            <w:r w:rsidRPr="007A51EF">
              <w:rPr>
                <w:b/>
              </w:rPr>
              <w:t>Conformance</w:t>
            </w:r>
          </w:p>
        </w:tc>
        <w:tc>
          <w:tcPr>
            <w:tcW w:w="8017" w:type="dxa"/>
            <w:shd w:val="clear" w:color="auto" w:fill="auto"/>
          </w:tcPr>
          <w:p w:rsidR="00204F36" w:rsidRPr="007A51EF" w:rsidRDefault="006C3DAE" w:rsidP="00E028C4">
            <w:pPr>
              <w:rPr>
                <w:lang w:eastAsia="en-US"/>
              </w:rPr>
            </w:pPr>
            <w:r>
              <w:rPr>
                <w:lang w:eastAsia="en-US"/>
              </w:rPr>
              <w:t>IMPLICIT</w:t>
            </w:r>
          </w:p>
        </w:tc>
      </w:tr>
      <w:tr w:rsidR="00204F36" w:rsidRPr="007A51EF" w:rsidTr="006C3DAE">
        <w:tc>
          <w:tcPr>
            <w:tcW w:w="1951" w:type="dxa"/>
            <w:shd w:val="clear" w:color="auto" w:fill="auto"/>
          </w:tcPr>
          <w:p w:rsidR="00204F36" w:rsidRPr="007A51EF" w:rsidRDefault="00204F36" w:rsidP="00E028C4">
            <w:pPr>
              <w:rPr>
                <w:b/>
              </w:rPr>
            </w:pPr>
            <w:r w:rsidRPr="007A51EF">
              <w:rPr>
                <w:b/>
              </w:rPr>
              <w:t>Data Type</w:t>
            </w:r>
          </w:p>
        </w:tc>
        <w:tc>
          <w:tcPr>
            <w:tcW w:w="8017" w:type="dxa"/>
            <w:shd w:val="clear" w:color="auto" w:fill="auto"/>
          </w:tcPr>
          <w:p w:rsidR="00204F36" w:rsidRPr="007A51EF" w:rsidRDefault="00204F36" w:rsidP="00E028C4">
            <w:pPr>
              <w:rPr>
                <w:lang w:eastAsia="en-US"/>
              </w:rPr>
            </w:pPr>
            <w:r>
              <w:rPr>
                <w:lang w:eastAsia="en-US"/>
              </w:rPr>
              <w:t>INT</w:t>
            </w:r>
          </w:p>
        </w:tc>
      </w:tr>
      <w:tr w:rsidR="00204F36" w:rsidRPr="007A51EF" w:rsidTr="006C3DAE">
        <w:tc>
          <w:tcPr>
            <w:tcW w:w="1951" w:type="dxa"/>
            <w:shd w:val="clear" w:color="auto" w:fill="auto"/>
          </w:tcPr>
          <w:p w:rsidR="00204F36" w:rsidRPr="007A51EF" w:rsidRDefault="00204F36" w:rsidP="00E028C4">
            <w:pPr>
              <w:rPr>
                <w:b/>
              </w:rPr>
            </w:pPr>
            <w:r w:rsidRPr="007A51EF">
              <w:rPr>
                <w:b/>
              </w:rPr>
              <w:t>Business Rule(s)</w:t>
            </w:r>
          </w:p>
        </w:tc>
        <w:tc>
          <w:tcPr>
            <w:tcW w:w="8017" w:type="dxa"/>
            <w:shd w:val="clear" w:color="auto" w:fill="auto"/>
          </w:tcPr>
          <w:p w:rsidR="00204F36" w:rsidRPr="007A51EF" w:rsidRDefault="006C3DAE" w:rsidP="00E028C4">
            <w:pPr>
              <w:jc w:val="both"/>
              <w:rPr>
                <w:lang w:eastAsia="en-US"/>
              </w:rPr>
            </w:pPr>
            <w:r>
              <w:rPr>
                <w:lang w:eastAsia="en-US"/>
              </w:rPr>
              <w:t>This number can be counted and is never explicitly represented.</w:t>
            </w:r>
          </w:p>
        </w:tc>
      </w:tr>
    </w:tbl>
    <w:p w:rsidR="00567CC7" w:rsidRPr="0029408D" w:rsidRDefault="00567CC7" w:rsidP="00C46E74">
      <w:pPr>
        <w:pStyle w:val="Heading3"/>
        <w:rPr>
          <w:color w:val="0070C0"/>
          <w:lang w:eastAsia="en-US"/>
        </w:rPr>
      </w:pPr>
      <w:bookmarkStart w:id="1889" w:name="_Toc343650508"/>
      <w:r w:rsidRPr="0029408D">
        <w:rPr>
          <w:color w:val="0070C0"/>
          <w:lang w:eastAsia="en-US"/>
        </w:rPr>
        <w:t>Area of hybridisation</w:t>
      </w:r>
      <w:bookmarkEnd w:id="1889"/>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04F36" w:rsidRPr="007A51EF" w:rsidTr="006C3DAE">
        <w:tc>
          <w:tcPr>
            <w:tcW w:w="1951" w:type="dxa"/>
            <w:shd w:val="clear" w:color="auto" w:fill="auto"/>
          </w:tcPr>
          <w:p w:rsidR="00204F36" w:rsidRPr="007A51EF" w:rsidRDefault="00204F36" w:rsidP="00E028C4">
            <w:pPr>
              <w:rPr>
                <w:b/>
                <w:lang w:eastAsia="en-US"/>
              </w:rPr>
            </w:pPr>
            <w:r w:rsidRPr="007A51EF">
              <w:rPr>
                <w:b/>
              </w:rPr>
              <w:t>User Guidance</w:t>
            </w:r>
          </w:p>
        </w:tc>
        <w:tc>
          <w:tcPr>
            <w:tcW w:w="8017" w:type="dxa"/>
            <w:shd w:val="clear" w:color="auto" w:fill="auto"/>
          </w:tcPr>
          <w:p w:rsidR="00D83187" w:rsidRDefault="00D83187" w:rsidP="00D83187">
            <w:pPr>
              <w:jc w:val="both"/>
              <w:rPr>
                <w:lang w:eastAsia="en-US"/>
              </w:rPr>
            </w:pPr>
            <w:r>
              <w:rPr>
                <w:lang w:eastAsia="en-US"/>
              </w:rPr>
              <w:t>The area of hydbridization sh</w:t>
            </w:r>
            <w:r w:rsidR="00EE5D3C">
              <w:rPr>
                <w:lang w:eastAsia="en-US"/>
              </w:rPr>
              <w:t xml:space="preserve">all be described if applicable. </w:t>
            </w:r>
            <w:r>
              <w:rPr>
                <w:lang w:eastAsia="en-US"/>
              </w:rPr>
              <w:t xml:space="preserve">The number associated with the subunit followed by the number associated to the residue shall be specified in increasing order. </w:t>
            </w:r>
          </w:p>
          <w:p w:rsidR="00D83187" w:rsidRDefault="00D83187" w:rsidP="00D83187">
            <w:pPr>
              <w:jc w:val="both"/>
              <w:rPr>
                <w:lang w:eastAsia="en-US"/>
              </w:rPr>
            </w:pPr>
          </w:p>
          <w:p w:rsidR="00204F36" w:rsidRPr="007A51EF" w:rsidRDefault="00D83187" w:rsidP="00E028C4">
            <w:pPr>
              <w:jc w:val="both"/>
              <w:rPr>
                <w:lang w:eastAsia="en-US"/>
              </w:rPr>
            </w:pPr>
            <w:r>
              <w:rPr>
                <w:lang w:eastAsia="en-US"/>
              </w:rPr>
              <w:t>The underscore “_” shall be used as separator as follow: “Subunit_number Residue”.</w:t>
            </w:r>
          </w:p>
        </w:tc>
      </w:tr>
      <w:tr w:rsidR="00204F36" w:rsidRPr="007A51EF" w:rsidTr="006C3DAE">
        <w:tc>
          <w:tcPr>
            <w:tcW w:w="1951" w:type="dxa"/>
            <w:shd w:val="clear" w:color="auto" w:fill="auto"/>
          </w:tcPr>
          <w:p w:rsidR="00204F36" w:rsidRPr="007A51EF" w:rsidRDefault="00204F36" w:rsidP="00E028C4">
            <w:pPr>
              <w:rPr>
                <w:b/>
                <w:lang w:eastAsia="en-US"/>
              </w:rPr>
            </w:pPr>
            <w:r w:rsidRPr="007A51EF">
              <w:rPr>
                <w:b/>
              </w:rPr>
              <w:t>Example(s)</w:t>
            </w:r>
          </w:p>
        </w:tc>
        <w:tc>
          <w:tcPr>
            <w:tcW w:w="8017" w:type="dxa"/>
            <w:shd w:val="clear" w:color="auto" w:fill="auto"/>
          </w:tcPr>
          <w:p w:rsidR="00D83187" w:rsidRDefault="00D83187" w:rsidP="00D83187">
            <w:pPr>
              <w:rPr>
                <w:lang w:eastAsia="en-US"/>
              </w:rPr>
            </w:pPr>
            <w:r>
              <w:rPr>
                <w:lang w:eastAsia="en-US"/>
              </w:rPr>
              <w:t>1_10 refers to the 10th residue on the 1st subunit</w:t>
            </w:r>
          </w:p>
          <w:p w:rsidR="00D83187" w:rsidRDefault="00D83187" w:rsidP="00D83187">
            <w:pPr>
              <w:rPr>
                <w:lang w:eastAsia="en-US"/>
              </w:rPr>
            </w:pPr>
            <w:r>
              <w:rPr>
                <w:lang w:eastAsia="en-US"/>
              </w:rPr>
              <w:t>or,</w:t>
            </w:r>
          </w:p>
          <w:p w:rsidR="00204F36" w:rsidRDefault="00D83187" w:rsidP="00D83187">
            <w:pPr>
              <w:rPr>
                <w:lang w:eastAsia="en-US"/>
              </w:rPr>
            </w:pPr>
            <w:r>
              <w:rPr>
                <w:lang w:eastAsia="en-US"/>
              </w:rPr>
              <w:t>A1_10, A1_11</w:t>
            </w:r>
          </w:p>
          <w:p w:rsidR="00EE5D3C" w:rsidRPr="007A51EF" w:rsidRDefault="00EE5D3C" w:rsidP="00D83187">
            <w:pPr>
              <w:rPr>
                <w:lang w:eastAsia="en-US"/>
              </w:rPr>
            </w:pPr>
            <w:r w:rsidRPr="00EE5D3C">
              <w:rPr>
                <w:lang w:eastAsia="en-US"/>
              </w:rPr>
              <w:t>Each residue shall be specified followed by a comma and space.</w:t>
            </w:r>
          </w:p>
        </w:tc>
      </w:tr>
      <w:tr w:rsidR="00204F36" w:rsidRPr="007A51EF" w:rsidTr="006C3DAE">
        <w:tc>
          <w:tcPr>
            <w:tcW w:w="1951" w:type="dxa"/>
            <w:shd w:val="clear" w:color="auto" w:fill="auto"/>
          </w:tcPr>
          <w:p w:rsidR="00204F36" w:rsidRPr="007A51EF" w:rsidRDefault="00204F36" w:rsidP="00E028C4">
            <w:pPr>
              <w:rPr>
                <w:b/>
              </w:rPr>
            </w:pPr>
            <w:r w:rsidRPr="007A51EF">
              <w:rPr>
                <w:b/>
              </w:rPr>
              <w:t>Conformance</w:t>
            </w:r>
          </w:p>
        </w:tc>
        <w:tc>
          <w:tcPr>
            <w:tcW w:w="8017" w:type="dxa"/>
            <w:shd w:val="clear" w:color="auto" w:fill="auto"/>
          </w:tcPr>
          <w:p w:rsidR="00204F36" w:rsidRPr="007A51EF" w:rsidRDefault="003B1E0D" w:rsidP="00E028C4">
            <w:pPr>
              <w:rPr>
                <w:lang w:eastAsia="en-US"/>
              </w:rPr>
            </w:pPr>
            <w:r>
              <w:rPr>
                <w:lang w:eastAsia="en-US"/>
              </w:rPr>
              <w:t>CONDITIONAL</w:t>
            </w:r>
          </w:p>
        </w:tc>
      </w:tr>
      <w:tr w:rsidR="00204F36" w:rsidRPr="007A51EF" w:rsidTr="006C3DAE">
        <w:tc>
          <w:tcPr>
            <w:tcW w:w="1951" w:type="dxa"/>
            <w:shd w:val="clear" w:color="auto" w:fill="auto"/>
          </w:tcPr>
          <w:p w:rsidR="00204F36" w:rsidRPr="007A51EF" w:rsidRDefault="00204F36" w:rsidP="00E028C4">
            <w:pPr>
              <w:rPr>
                <w:b/>
              </w:rPr>
            </w:pPr>
            <w:r w:rsidRPr="007A51EF">
              <w:rPr>
                <w:b/>
              </w:rPr>
              <w:t>Data Type</w:t>
            </w:r>
          </w:p>
        </w:tc>
        <w:tc>
          <w:tcPr>
            <w:tcW w:w="8017" w:type="dxa"/>
            <w:shd w:val="clear" w:color="auto" w:fill="auto"/>
          </w:tcPr>
          <w:p w:rsidR="00204F36" w:rsidRPr="007A51EF" w:rsidRDefault="00204F36" w:rsidP="00E028C4">
            <w:pPr>
              <w:rPr>
                <w:lang w:eastAsia="en-US"/>
              </w:rPr>
            </w:pPr>
            <w:r>
              <w:rPr>
                <w:lang w:eastAsia="en-US"/>
              </w:rPr>
              <w:t>ST</w:t>
            </w:r>
          </w:p>
        </w:tc>
      </w:tr>
      <w:tr w:rsidR="00204F36" w:rsidRPr="007A51EF" w:rsidTr="006C3DAE">
        <w:tc>
          <w:tcPr>
            <w:tcW w:w="1951" w:type="dxa"/>
            <w:shd w:val="clear" w:color="auto" w:fill="auto"/>
          </w:tcPr>
          <w:p w:rsidR="00204F36" w:rsidRPr="007A51EF" w:rsidRDefault="00204F36" w:rsidP="00E028C4">
            <w:pPr>
              <w:rPr>
                <w:b/>
              </w:rPr>
            </w:pPr>
            <w:r w:rsidRPr="007A51EF">
              <w:rPr>
                <w:b/>
              </w:rPr>
              <w:t>Business Rule(s)</w:t>
            </w:r>
          </w:p>
        </w:tc>
        <w:tc>
          <w:tcPr>
            <w:tcW w:w="8017" w:type="dxa"/>
            <w:shd w:val="clear" w:color="auto" w:fill="auto"/>
          </w:tcPr>
          <w:p w:rsidR="00204F36" w:rsidRPr="007A51EF" w:rsidRDefault="00204F36" w:rsidP="00E028C4">
            <w:pPr>
              <w:jc w:val="both"/>
              <w:rPr>
                <w:lang w:eastAsia="en-US"/>
              </w:rPr>
            </w:pPr>
          </w:p>
        </w:tc>
      </w:tr>
    </w:tbl>
    <w:p w:rsidR="00D62DAD" w:rsidRPr="0029408D" w:rsidRDefault="00D62DAD" w:rsidP="00D62DAD">
      <w:pPr>
        <w:pStyle w:val="Heading3"/>
        <w:rPr>
          <w:color w:val="0070C0"/>
          <w:lang w:eastAsia="en-US"/>
        </w:rPr>
      </w:pPr>
      <w:bookmarkStart w:id="1890" w:name="_Toc343650509"/>
      <w:r w:rsidRPr="0029408D">
        <w:rPr>
          <w:color w:val="0070C0"/>
          <w:lang w:eastAsia="en-US"/>
        </w:rPr>
        <w:t>Comment</w:t>
      </w:r>
      <w:bookmarkEnd w:id="1890"/>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04F36" w:rsidRPr="007A51EF" w:rsidTr="00B71F67">
        <w:tc>
          <w:tcPr>
            <w:tcW w:w="1951" w:type="dxa"/>
            <w:shd w:val="clear" w:color="auto" w:fill="auto"/>
          </w:tcPr>
          <w:p w:rsidR="00204F36" w:rsidRPr="007A51EF" w:rsidRDefault="00204F36" w:rsidP="00E028C4">
            <w:pPr>
              <w:rPr>
                <w:b/>
                <w:lang w:eastAsia="en-US"/>
              </w:rPr>
            </w:pPr>
            <w:r w:rsidRPr="007A51EF">
              <w:rPr>
                <w:b/>
              </w:rPr>
              <w:t>User Guidance</w:t>
            </w:r>
          </w:p>
        </w:tc>
        <w:tc>
          <w:tcPr>
            <w:tcW w:w="8017" w:type="dxa"/>
            <w:shd w:val="clear" w:color="auto" w:fill="auto"/>
          </w:tcPr>
          <w:p w:rsidR="00204F36" w:rsidRPr="007A51EF" w:rsidRDefault="00B71F67" w:rsidP="00B71F67">
            <w:pPr>
              <w:jc w:val="both"/>
              <w:rPr>
                <w:lang w:eastAsia="en-US"/>
              </w:rPr>
            </w:pPr>
            <w:r w:rsidRPr="00B71F67">
              <w:rPr>
                <w:lang w:eastAsia="en-US"/>
              </w:rPr>
              <w:t>Any comment can be provided in this field, if necessary</w:t>
            </w:r>
            <w:r>
              <w:rPr>
                <w:lang w:eastAsia="en-US"/>
              </w:rPr>
              <w:t xml:space="preserve">. </w:t>
            </w:r>
          </w:p>
        </w:tc>
      </w:tr>
      <w:tr w:rsidR="00204F36" w:rsidRPr="007A51EF" w:rsidTr="00B71F67">
        <w:tc>
          <w:tcPr>
            <w:tcW w:w="1951" w:type="dxa"/>
            <w:shd w:val="clear" w:color="auto" w:fill="auto"/>
          </w:tcPr>
          <w:p w:rsidR="00204F36" w:rsidRPr="007A51EF" w:rsidRDefault="00204F36" w:rsidP="00E028C4">
            <w:pPr>
              <w:rPr>
                <w:b/>
                <w:lang w:eastAsia="en-US"/>
              </w:rPr>
            </w:pPr>
            <w:r w:rsidRPr="007A51EF">
              <w:rPr>
                <w:b/>
              </w:rPr>
              <w:t>Example(s)</w:t>
            </w:r>
          </w:p>
        </w:tc>
        <w:tc>
          <w:tcPr>
            <w:tcW w:w="8017" w:type="dxa"/>
            <w:shd w:val="clear" w:color="auto" w:fill="auto"/>
          </w:tcPr>
          <w:p w:rsidR="00204F36" w:rsidRPr="007A51EF" w:rsidRDefault="00204F36" w:rsidP="00E028C4">
            <w:pPr>
              <w:rPr>
                <w:lang w:eastAsia="en-US"/>
              </w:rPr>
            </w:pPr>
          </w:p>
        </w:tc>
      </w:tr>
      <w:tr w:rsidR="00204F36" w:rsidRPr="007A51EF" w:rsidTr="00B71F67">
        <w:tc>
          <w:tcPr>
            <w:tcW w:w="1951" w:type="dxa"/>
            <w:shd w:val="clear" w:color="auto" w:fill="auto"/>
          </w:tcPr>
          <w:p w:rsidR="00204F36" w:rsidRPr="007A51EF" w:rsidRDefault="00204F36" w:rsidP="00E028C4">
            <w:pPr>
              <w:rPr>
                <w:b/>
              </w:rPr>
            </w:pPr>
            <w:r w:rsidRPr="007A51EF">
              <w:rPr>
                <w:b/>
              </w:rPr>
              <w:t>Conformance</w:t>
            </w:r>
          </w:p>
        </w:tc>
        <w:tc>
          <w:tcPr>
            <w:tcW w:w="8017" w:type="dxa"/>
            <w:shd w:val="clear" w:color="auto" w:fill="auto"/>
          </w:tcPr>
          <w:p w:rsidR="00204F36" w:rsidRPr="007A51EF" w:rsidRDefault="006C3DAE" w:rsidP="00E028C4">
            <w:pPr>
              <w:rPr>
                <w:lang w:eastAsia="en-US"/>
              </w:rPr>
            </w:pPr>
            <w:r>
              <w:rPr>
                <w:lang w:eastAsia="en-US"/>
              </w:rPr>
              <w:t>OPTIONAL – DISCOURAGED</w:t>
            </w:r>
          </w:p>
        </w:tc>
      </w:tr>
      <w:tr w:rsidR="00204F36" w:rsidRPr="007A51EF" w:rsidTr="00B71F67">
        <w:tc>
          <w:tcPr>
            <w:tcW w:w="1951" w:type="dxa"/>
            <w:shd w:val="clear" w:color="auto" w:fill="auto"/>
          </w:tcPr>
          <w:p w:rsidR="00204F36" w:rsidRPr="007A51EF" w:rsidRDefault="00204F36" w:rsidP="00E028C4">
            <w:pPr>
              <w:rPr>
                <w:b/>
              </w:rPr>
            </w:pPr>
            <w:r w:rsidRPr="007A51EF">
              <w:rPr>
                <w:b/>
              </w:rPr>
              <w:t>Data Type</w:t>
            </w:r>
          </w:p>
        </w:tc>
        <w:tc>
          <w:tcPr>
            <w:tcW w:w="8017" w:type="dxa"/>
            <w:shd w:val="clear" w:color="auto" w:fill="auto"/>
          </w:tcPr>
          <w:p w:rsidR="00204F36" w:rsidRPr="007A51EF" w:rsidRDefault="003B1E0D" w:rsidP="00E028C4">
            <w:pPr>
              <w:rPr>
                <w:lang w:eastAsia="en-US"/>
              </w:rPr>
            </w:pPr>
            <w:r>
              <w:rPr>
                <w:lang w:eastAsia="en-US"/>
              </w:rPr>
              <w:t>ST</w:t>
            </w:r>
          </w:p>
        </w:tc>
      </w:tr>
      <w:tr w:rsidR="00204F36" w:rsidRPr="007A51EF" w:rsidTr="00B71F67">
        <w:tc>
          <w:tcPr>
            <w:tcW w:w="1951" w:type="dxa"/>
            <w:shd w:val="clear" w:color="auto" w:fill="auto"/>
          </w:tcPr>
          <w:p w:rsidR="00204F36" w:rsidRPr="007A51EF" w:rsidRDefault="00204F36" w:rsidP="00E028C4">
            <w:pPr>
              <w:rPr>
                <w:b/>
              </w:rPr>
            </w:pPr>
            <w:r w:rsidRPr="007A51EF">
              <w:rPr>
                <w:b/>
              </w:rPr>
              <w:t>Business Rule(s)</w:t>
            </w:r>
          </w:p>
        </w:tc>
        <w:tc>
          <w:tcPr>
            <w:tcW w:w="8017" w:type="dxa"/>
            <w:shd w:val="clear" w:color="auto" w:fill="auto"/>
          </w:tcPr>
          <w:p w:rsidR="00204F36" w:rsidRPr="007A51EF" w:rsidRDefault="00204F36" w:rsidP="00E028C4">
            <w:pPr>
              <w:jc w:val="both"/>
              <w:rPr>
                <w:lang w:eastAsia="en-US"/>
              </w:rPr>
            </w:pPr>
          </w:p>
        </w:tc>
      </w:tr>
    </w:tbl>
    <w:p w:rsidR="006C3DAE" w:rsidRDefault="006C3DAE" w:rsidP="006C3DAE">
      <w:r>
        <w:t>Note: Comment can always be packaged into a characteristic:</w:t>
      </w:r>
    </w:p>
    <w:p w:rsidR="006C3DAE" w:rsidRDefault="006C3DAE" w:rsidP="006C3DAE">
      <w:pPr>
        <w:pStyle w:val="XML"/>
        <w:keepLines w:val="0"/>
        <w:spacing w:before="0" w:after="0"/>
      </w:pPr>
      <w:r>
        <w:t>&lt;identifiedSubstance&gt;</w:t>
      </w:r>
      <w:r>
        <w:br/>
        <w:t xml:space="preserve">  &lt;identifiedSubstance&gt;</w:t>
      </w:r>
      <w:r>
        <w:br/>
        <w:t xml:space="preserve">    &lt;moiety&gt;</w:t>
      </w:r>
      <w:r>
        <w:br/>
      </w:r>
      <w:r>
        <w:lastRenderedPageBreak/>
        <w:t xml:space="preserve">      &lt;partMoiety&gt;&lt;!-- Other Details of Structural Unit --&gt;&lt;/partMoiety&gt;</w:t>
      </w:r>
      <w:r>
        <w:br/>
        <w:t xml:space="preserve">      &lt;subjectOf&gt;</w:t>
      </w:r>
      <w:r>
        <w:br/>
        <w:t xml:space="preserve">        &lt;characteristic&gt;</w:t>
      </w:r>
      <w:r>
        <w:br/>
        <w:t xml:space="preserve">          &lt;text&gt;</w:t>
      </w:r>
      <w:r w:rsidRPr="00A76005">
        <w:rPr>
          <w:b/>
          <w:bCs/>
          <w:i/>
          <w:iCs/>
        </w:rPr>
        <w:t xml:space="preserve">Comment </w:t>
      </w:r>
      <w:r w:rsidRPr="00A76005">
        <w:rPr>
          <w:i/>
          <w:iCs/>
        </w:rPr>
        <w:t>Text</w:t>
      </w:r>
      <w:r>
        <w:t>&lt;/text&gt;</w:t>
      </w:r>
      <w:r>
        <w:br/>
        <w:t xml:space="preserve">        &lt;/characteristic&gt;</w:t>
      </w:r>
      <w:r>
        <w:br/>
        <w:t xml:space="preserve">      &lt;/subjectOf&gt;</w:t>
      </w:r>
    </w:p>
    <w:p w:rsidR="00567CC7" w:rsidRPr="0029408D" w:rsidRDefault="00567CC7" w:rsidP="00C46E74">
      <w:pPr>
        <w:pStyle w:val="Heading3"/>
        <w:rPr>
          <w:color w:val="FF0000"/>
          <w:lang w:eastAsia="en-US"/>
        </w:rPr>
      </w:pPr>
      <w:bookmarkStart w:id="1891" w:name="_Toc343650510"/>
      <w:r w:rsidRPr="0029408D">
        <w:rPr>
          <w:color w:val="FF0000"/>
          <w:lang w:eastAsia="en-US"/>
        </w:rPr>
        <w:t>Nucleic Acid Subunit</w:t>
      </w:r>
      <w:bookmarkEnd w:id="1891"/>
      <w:ins w:id="1892" w:author="HYST (Hiroyuki Sato)" w:date="2013-01-08T17:54:00Z">
        <w:r w:rsidR="00626D75" w:rsidRPr="0014542C">
          <w:rPr>
            <w:rFonts w:eastAsia="MS Mincho" w:hint="eastAsia"/>
            <w:color w:val="FF0000"/>
            <w:lang w:eastAsia="ja-JP"/>
          </w:rPr>
          <w:t xml:space="preserve">  (repeat as necessary)</w:t>
        </w:r>
      </w:ins>
    </w:p>
    <w:p w:rsidR="00567CC7" w:rsidRDefault="00567CC7" w:rsidP="00775B61">
      <w:pPr>
        <w:jc w:val="both"/>
      </w:pPr>
      <w:r w:rsidRPr="00567CC7">
        <w:t>Subunits are listed in order of decreasing length; sequences of the same length will be ordered by molecular weight; subunits that have identical sequences will be repeated multiple times.</w:t>
      </w:r>
    </w:p>
    <w:p w:rsidR="00D62DAD" w:rsidRPr="0029408D" w:rsidRDefault="00D62DAD" w:rsidP="00D62DAD">
      <w:pPr>
        <w:pStyle w:val="Heading4"/>
        <w:rPr>
          <w:color w:val="0070C0"/>
          <w:lang w:eastAsia="en-US"/>
        </w:rPr>
      </w:pPr>
      <w:r w:rsidRPr="0029408D">
        <w:rPr>
          <w:color w:val="0070C0"/>
          <w:lang w:eastAsia="en-US"/>
        </w:rPr>
        <w:t>Subunit</w:t>
      </w:r>
      <w:r w:rsidR="006C3DAE">
        <w:rPr>
          <w:color w:val="0070C0"/>
          <w:lang w:eastAsia="en-US"/>
        </w:rPr>
        <w:t xml:space="preserve"> (Index)</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04F36" w:rsidRPr="007A51EF" w:rsidTr="006C3DAE">
        <w:tc>
          <w:tcPr>
            <w:tcW w:w="1951" w:type="dxa"/>
            <w:shd w:val="clear" w:color="auto" w:fill="auto"/>
          </w:tcPr>
          <w:p w:rsidR="00204F36" w:rsidRPr="007A51EF" w:rsidRDefault="00204F36" w:rsidP="00E028C4">
            <w:pPr>
              <w:rPr>
                <w:b/>
                <w:lang w:eastAsia="en-US"/>
              </w:rPr>
            </w:pPr>
            <w:r w:rsidRPr="007A51EF">
              <w:rPr>
                <w:b/>
              </w:rPr>
              <w:t>User Guidance</w:t>
            </w:r>
          </w:p>
        </w:tc>
        <w:tc>
          <w:tcPr>
            <w:tcW w:w="8017" w:type="dxa"/>
            <w:shd w:val="clear" w:color="auto" w:fill="auto"/>
          </w:tcPr>
          <w:p w:rsidR="00204F36" w:rsidRPr="007A51EF" w:rsidRDefault="00B71F67" w:rsidP="00E028C4">
            <w:pPr>
              <w:jc w:val="both"/>
              <w:rPr>
                <w:lang w:eastAsia="en-US"/>
              </w:rPr>
            </w:pPr>
            <w:r w:rsidRPr="00B71F67">
              <w:rPr>
                <w:lang w:eastAsia="en-US"/>
              </w:rPr>
              <w:t>Index of linear sequences of nucleic acids linked through phosphate bonds in order of decreasing length. Sequences of the same length will be ordered by molecular weight. Subunits that have identical sequences will be repeated and have sequential subscripts.</w:t>
            </w:r>
          </w:p>
        </w:tc>
      </w:tr>
      <w:tr w:rsidR="00204F36" w:rsidRPr="007A51EF" w:rsidTr="006C3DAE">
        <w:tc>
          <w:tcPr>
            <w:tcW w:w="1951" w:type="dxa"/>
            <w:shd w:val="clear" w:color="auto" w:fill="auto"/>
          </w:tcPr>
          <w:p w:rsidR="00204F36" w:rsidRPr="007A51EF" w:rsidRDefault="00204F36" w:rsidP="00E028C4">
            <w:pPr>
              <w:rPr>
                <w:b/>
                <w:lang w:eastAsia="en-US"/>
              </w:rPr>
            </w:pPr>
            <w:r w:rsidRPr="007A51EF">
              <w:rPr>
                <w:b/>
              </w:rPr>
              <w:t>Example(s)</w:t>
            </w:r>
          </w:p>
        </w:tc>
        <w:tc>
          <w:tcPr>
            <w:tcW w:w="8017" w:type="dxa"/>
            <w:shd w:val="clear" w:color="auto" w:fill="auto"/>
          </w:tcPr>
          <w:p w:rsidR="00204F36" w:rsidRPr="007A51EF" w:rsidRDefault="001A3D1F" w:rsidP="00E028C4">
            <w:pPr>
              <w:rPr>
                <w:lang w:eastAsia="en-US"/>
              </w:rPr>
            </w:pPr>
            <w:r w:rsidRPr="001A3D1F">
              <w:rPr>
                <w:lang w:eastAsia="en-US"/>
              </w:rPr>
              <w:t>1,</w:t>
            </w:r>
            <w:r w:rsidR="003622FA">
              <w:rPr>
                <w:lang w:eastAsia="en-US"/>
              </w:rPr>
              <w:t xml:space="preserve"> </w:t>
            </w:r>
            <w:r w:rsidRPr="001A3D1F">
              <w:rPr>
                <w:lang w:eastAsia="en-US"/>
              </w:rPr>
              <w:t>2,</w:t>
            </w:r>
            <w:r w:rsidR="003622FA">
              <w:rPr>
                <w:lang w:eastAsia="en-US"/>
              </w:rPr>
              <w:t xml:space="preserve"> </w:t>
            </w:r>
            <w:r w:rsidRPr="001A3D1F">
              <w:rPr>
                <w:lang w:eastAsia="en-US"/>
              </w:rPr>
              <w:t>3,</w:t>
            </w:r>
            <w:r w:rsidR="003622FA">
              <w:rPr>
                <w:lang w:eastAsia="en-US"/>
              </w:rPr>
              <w:t xml:space="preserve"> .</w:t>
            </w:r>
            <w:r w:rsidRPr="001A3D1F">
              <w:rPr>
                <w:lang w:eastAsia="en-US"/>
              </w:rPr>
              <w:t>..</w:t>
            </w:r>
          </w:p>
        </w:tc>
      </w:tr>
      <w:tr w:rsidR="00204F36" w:rsidRPr="007A51EF" w:rsidTr="006C3DAE">
        <w:tc>
          <w:tcPr>
            <w:tcW w:w="1951" w:type="dxa"/>
            <w:shd w:val="clear" w:color="auto" w:fill="auto"/>
          </w:tcPr>
          <w:p w:rsidR="00204F36" w:rsidRPr="007A51EF" w:rsidRDefault="00204F36" w:rsidP="00E028C4">
            <w:pPr>
              <w:rPr>
                <w:b/>
              </w:rPr>
            </w:pPr>
            <w:r w:rsidRPr="007A51EF">
              <w:rPr>
                <w:b/>
              </w:rPr>
              <w:t>Conformance</w:t>
            </w:r>
          </w:p>
        </w:tc>
        <w:tc>
          <w:tcPr>
            <w:tcW w:w="8017" w:type="dxa"/>
            <w:shd w:val="clear" w:color="auto" w:fill="auto"/>
          </w:tcPr>
          <w:p w:rsidR="00204F36" w:rsidRPr="007A51EF" w:rsidRDefault="001A3D1F" w:rsidP="00E028C4">
            <w:pPr>
              <w:rPr>
                <w:lang w:eastAsia="en-US"/>
              </w:rPr>
            </w:pPr>
            <w:r>
              <w:rPr>
                <w:lang w:eastAsia="en-US"/>
              </w:rPr>
              <w:t>REQUIRED</w:t>
            </w:r>
          </w:p>
        </w:tc>
      </w:tr>
      <w:tr w:rsidR="00204F36" w:rsidRPr="007A51EF" w:rsidTr="006C3DAE">
        <w:tc>
          <w:tcPr>
            <w:tcW w:w="1951" w:type="dxa"/>
            <w:shd w:val="clear" w:color="auto" w:fill="auto"/>
          </w:tcPr>
          <w:p w:rsidR="00204F36" w:rsidRPr="007A51EF" w:rsidRDefault="00204F36" w:rsidP="00E028C4">
            <w:pPr>
              <w:rPr>
                <w:b/>
              </w:rPr>
            </w:pPr>
            <w:r w:rsidRPr="007A51EF">
              <w:rPr>
                <w:b/>
              </w:rPr>
              <w:t>Data Type</w:t>
            </w:r>
          </w:p>
        </w:tc>
        <w:tc>
          <w:tcPr>
            <w:tcW w:w="8017" w:type="dxa"/>
            <w:shd w:val="clear" w:color="auto" w:fill="auto"/>
          </w:tcPr>
          <w:p w:rsidR="00204F36" w:rsidRPr="007A51EF" w:rsidRDefault="003B1E0D" w:rsidP="00E028C4">
            <w:pPr>
              <w:rPr>
                <w:lang w:eastAsia="en-US"/>
              </w:rPr>
            </w:pPr>
            <w:r>
              <w:rPr>
                <w:lang w:eastAsia="en-US"/>
              </w:rPr>
              <w:t>INT</w:t>
            </w:r>
          </w:p>
        </w:tc>
      </w:tr>
      <w:tr w:rsidR="00204F36" w:rsidRPr="007A51EF" w:rsidTr="006C3DAE">
        <w:tc>
          <w:tcPr>
            <w:tcW w:w="1951" w:type="dxa"/>
            <w:shd w:val="clear" w:color="auto" w:fill="auto"/>
          </w:tcPr>
          <w:p w:rsidR="00204F36" w:rsidRPr="007A51EF" w:rsidRDefault="00204F36" w:rsidP="00E028C4">
            <w:pPr>
              <w:rPr>
                <w:b/>
              </w:rPr>
            </w:pPr>
            <w:r w:rsidRPr="007A51EF">
              <w:rPr>
                <w:b/>
              </w:rPr>
              <w:t>Business Rule(s)</w:t>
            </w:r>
          </w:p>
        </w:tc>
        <w:tc>
          <w:tcPr>
            <w:tcW w:w="8017" w:type="dxa"/>
            <w:shd w:val="clear" w:color="auto" w:fill="auto"/>
          </w:tcPr>
          <w:p w:rsidR="00204F36" w:rsidRPr="007A51EF" w:rsidRDefault="00204F36" w:rsidP="00E028C4">
            <w:pPr>
              <w:jc w:val="both"/>
              <w:rPr>
                <w:lang w:eastAsia="en-US"/>
              </w:rPr>
            </w:pPr>
          </w:p>
        </w:tc>
      </w:tr>
    </w:tbl>
    <w:p w:rsidR="003622FA" w:rsidRDefault="003622FA" w:rsidP="003622FA">
      <w:pPr>
        <w:jc w:val="both"/>
      </w:pPr>
    </w:p>
    <w:p w:rsidR="003622FA" w:rsidRDefault="003622FA" w:rsidP="003622FA">
      <w:pPr>
        <w:pStyle w:val="XML"/>
        <w:spacing w:before="0" w:after="0"/>
      </w:pPr>
      <w:r>
        <w:t>&lt;identifiedSubstance&gt;</w:t>
      </w:r>
      <w:r>
        <w:br/>
        <w:t xml:space="preserve">  &lt;identifiedSubstance&gt;</w:t>
      </w:r>
      <w:r>
        <w:br/>
        <w:t xml:space="preserve">    &lt;moiety&gt;</w:t>
      </w:r>
      <w:r>
        <w:br/>
        <w:t xml:space="preserve">      &lt;code code="</w:t>
      </w:r>
      <w:r w:rsidRPr="000C4ACE">
        <w:rPr>
          <w:i/>
          <w:iCs/>
        </w:rPr>
        <w:t>Code for ‘Protein Sub-Unit’</w:t>
      </w:r>
      <w:r>
        <w:t xml:space="preserve">" </w:t>
      </w:r>
      <w:r>
        <w:br/>
        <w:t xml:space="preserve">            codeSystem="</w:t>
      </w:r>
      <w:r w:rsidRPr="000C4ACE">
        <w:rPr>
          <w:i/>
          <w:iCs/>
        </w:rPr>
        <w:t>Code System (OID)</w:t>
      </w:r>
      <w:r>
        <w:t>"</w:t>
      </w:r>
      <w:r>
        <w:br/>
        <w:t xml:space="preserve">            displayName="protein sub-unit"/&gt;</w:t>
      </w:r>
      <w:r>
        <w:br/>
        <w:t xml:space="preserve">      &lt;partMoiety&gt;</w:t>
      </w:r>
      <w:r>
        <w:br/>
        <w:t xml:space="preserve">        &lt;id extension="</w:t>
      </w:r>
      <w:r w:rsidRPr="00251E3E">
        <w:rPr>
          <w:b/>
          <w:bCs/>
          <w:i/>
          <w:iCs/>
        </w:rPr>
        <w:t>Subunit Index</w:t>
      </w:r>
      <w:r>
        <w:t xml:space="preserve">" </w:t>
      </w:r>
      <w:r>
        <w:br/>
        <w:t xml:space="preserve">            root="</w:t>
      </w:r>
      <w:r w:rsidRPr="000C4ACE">
        <w:rPr>
          <w:i/>
          <w:iCs/>
        </w:rPr>
        <w:t>UUID of Document Id or Set Id</w:t>
      </w:r>
      <w:r>
        <w:t>"/&gt;</w:t>
      </w:r>
    </w:p>
    <w:p w:rsidR="00567CC7" w:rsidRPr="00B97493" w:rsidRDefault="00567CC7" w:rsidP="00D62DAD">
      <w:pPr>
        <w:pStyle w:val="Heading4"/>
        <w:rPr>
          <w:color w:val="0070C0"/>
          <w:lang w:eastAsia="en-US"/>
        </w:rPr>
      </w:pPr>
      <w:r w:rsidRPr="00B97493">
        <w:rPr>
          <w:color w:val="0070C0"/>
          <w:lang w:eastAsia="en-US"/>
        </w:rPr>
        <w:t>Sequence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04F36" w:rsidRPr="007A51EF" w:rsidTr="006C3DAE">
        <w:tc>
          <w:tcPr>
            <w:tcW w:w="1951" w:type="dxa"/>
            <w:shd w:val="clear" w:color="auto" w:fill="auto"/>
          </w:tcPr>
          <w:p w:rsidR="00204F36" w:rsidRPr="007A51EF" w:rsidRDefault="00204F36" w:rsidP="00E028C4">
            <w:pPr>
              <w:rPr>
                <w:b/>
                <w:lang w:eastAsia="en-US"/>
              </w:rPr>
            </w:pPr>
            <w:r w:rsidRPr="007A51EF">
              <w:rPr>
                <w:b/>
              </w:rPr>
              <w:t>User Guidance</w:t>
            </w:r>
          </w:p>
        </w:tc>
        <w:tc>
          <w:tcPr>
            <w:tcW w:w="8017" w:type="dxa"/>
            <w:shd w:val="clear" w:color="auto" w:fill="auto"/>
          </w:tcPr>
          <w:p w:rsidR="00204F36" w:rsidRPr="007A51EF" w:rsidRDefault="001A3D1F" w:rsidP="00E028C4">
            <w:pPr>
              <w:jc w:val="both"/>
              <w:rPr>
                <w:lang w:eastAsia="en-US"/>
              </w:rPr>
            </w:pPr>
            <w:r w:rsidRPr="001A3D1F">
              <w:rPr>
                <w:lang w:eastAsia="en-US"/>
              </w:rPr>
              <w:t>Actual nucleotide sequence notation from 5' to 3' end using standard single letter codes</w:t>
            </w:r>
            <w:r>
              <w:rPr>
                <w:lang w:eastAsia="en-US"/>
              </w:rPr>
              <w:t>.</w:t>
            </w:r>
            <w:r w:rsidR="00580198">
              <w:rPr>
                <w:lang w:eastAsia="en-US"/>
              </w:rPr>
              <w:t xml:space="preserve">  In addition to the base sequence, sugar and type of phosphate or non-phosphate linkage should also be captured.</w:t>
            </w:r>
          </w:p>
        </w:tc>
      </w:tr>
      <w:tr w:rsidR="00204F36" w:rsidRPr="007A51EF" w:rsidTr="006C3DAE">
        <w:tc>
          <w:tcPr>
            <w:tcW w:w="1951" w:type="dxa"/>
            <w:shd w:val="clear" w:color="auto" w:fill="auto"/>
          </w:tcPr>
          <w:p w:rsidR="00204F36" w:rsidRPr="007A51EF" w:rsidRDefault="00204F36" w:rsidP="00E028C4">
            <w:pPr>
              <w:rPr>
                <w:b/>
                <w:lang w:eastAsia="en-US"/>
              </w:rPr>
            </w:pPr>
            <w:r w:rsidRPr="007A51EF">
              <w:rPr>
                <w:b/>
              </w:rPr>
              <w:t>Example(s)</w:t>
            </w:r>
          </w:p>
        </w:tc>
        <w:tc>
          <w:tcPr>
            <w:tcW w:w="8017" w:type="dxa"/>
            <w:shd w:val="clear" w:color="auto" w:fill="auto"/>
          </w:tcPr>
          <w:p w:rsidR="00204F36" w:rsidRPr="007A51EF" w:rsidRDefault="00204F36" w:rsidP="00E028C4">
            <w:pPr>
              <w:rPr>
                <w:lang w:eastAsia="en-US"/>
              </w:rPr>
            </w:pPr>
          </w:p>
        </w:tc>
      </w:tr>
      <w:tr w:rsidR="00204F36" w:rsidRPr="007A51EF" w:rsidTr="006C3DAE">
        <w:tc>
          <w:tcPr>
            <w:tcW w:w="1951" w:type="dxa"/>
            <w:shd w:val="clear" w:color="auto" w:fill="auto"/>
          </w:tcPr>
          <w:p w:rsidR="00204F36" w:rsidRPr="007A51EF" w:rsidRDefault="00204F36" w:rsidP="00E028C4">
            <w:pPr>
              <w:rPr>
                <w:b/>
              </w:rPr>
            </w:pPr>
            <w:r w:rsidRPr="007A51EF">
              <w:rPr>
                <w:b/>
              </w:rPr>
              <w:t>Conformance</w:t>
            </w:r>
          </w:p>
        </w:tc>
        <w:tc>
          <w:tcPr>
            <w:tcW w:w="8017" w:type="dxa"/>
            <w:shd w:val="clear" w:color="auto" w:fill="auto"/>
          </w:tcPr>
          <w:p w:rsidR="00204F36" w:rsidRPr="007A51EF" w:rsidRDefault="001A3D1F" w:rsidP="00E028C4">
            <w:pPr>
              <w:rPr>
                <w:lang w:eastAsia="en-US"/>
              </w:rPr>
            </w:pPr>
            <w:r>
              <w:rPr>
                <w:lang w:eastAsia="en-US"/>
              </w:rPr>
              <w:t>REQUIRED</w:t>
            </w:r>
          </w:p>
        </w:tc>
      </w:tr>
      <w:tr w:rsidR="00204F36" w:rsidRPr="007A51EF" w:rsidTr="006C3DAE">
        <w:tc>
          <w:tcPr>
            <w:tcW w:w="1951" w:type="dxa"/>
            <w:shd w:val="clear" w:color="auto" w:fill="auto"/>
          </w:tcPr>
          <w:p w:rsidR="00204F36" w:rsidRPr="007A51EF" w:rsidRDefault="00204F36" w:rsidP="00E028C4">
            <w:pPr>
              <w:rPr>
                <w:b/>
              </w:rPr>
            </w:pPr>
            <w:r w:rsidRPr="007A51EF">
              <w:rPr>
                <w:b/>
              </w:rPr>
              <w:t>Data Type</w:t>
            </w:r>
          </w:p>
        </w:tc>
        <w:tc>
          <w:tcPr>
            <w:tcW w:w="8017" w:type="dxa"/>
            <w:shd w:val="clear" w:color="auto" w:fill="auto"/>
          </w:tcPr>
          <w:p w:rsidR="00204F36" w:rsidRPr="007A51EF" w:rsidRDefault="003B1E0D" w:rsidP="00E028C4">
            <w:pPr>
              <w:rPr>
                <w:lang w:eastAsia="en-US"/>
              </w:rPr>
            </w:pPr>
            <w:r>
              <w:rPr>
                <w:lang w:eastAsia="en-US"/>
              </w:rPr>
              <w:t>ST</w:t>
            </w:r>
          </w:p>
        </w:tc>
      </w:tr>
      <w:tr w:rsidR="00204F36" w:rsidRPr="007A51EF" w:rsidTr="006C3DAE">
        <w:tc>
          <w:tcPr>
            <w:tcW w:w="1951" w:type="dxa"/>
            <w:shd w:val="clear" w:color="auto" w:fill="auto"/>
          </w:tcPr>
          <w:p w:rsidR="00204F36" w:rsidRPr="007A51EF" w:rsidRDefault="00204F36" w:rsidP="00E028C4">
            <w:pPr>
              <w:rPr>
                <w:b/>
              </w:rPr>
            </w:pPr>
            <w:r w:rsidRPr="007A51EF">
              <w:rPr>
                <w:b/>
              </w:rPr>
              <w:t>Business Rule(s)</w:t>
            </w:r>
          </w:p>
        </w:tc>
        <w:tc>
          <w:tcPr>
            <w:tcW w:w="8017" w:type="dxa"/>
            <w:shd w:val="clear" w:color="auto" w:fill="auto"/>
          </w:tcPr>
          <w:p w:rsidR="00204F36" w:rsidRPr="007A51EF" w:rsidRDefault="00E8101C" w:rsidP="00E028C4">
            <w:pPr>
              <w:jc w:val="both"/>
              <w:rPr>
                <w:lang w:eastAsia="en-US"/>
              </w:rPr>
            </w:pPr>
            <w:r>
              <w:rPr>
                <w:lang w:eastAsia="en-US"/>
              </w:rPr>
              <w:t xml:space="preserve">Sequence of the letters </w:t>
            </w:r>
            <w:r w:rsidRPr="001A3D1F">
              <w:rPr>
                <w:lang w:eastAsia="en-US"/>
              </w:rPr>
              <w:t>G,</w:t>
            </w:r>
            <w:r>
              <w:rPr>
                <w:lang w:eastAsia="en-US"/>
              </w:rPr>
              <w:t xml:space="preserve"> </w:t>
            </w:r>
            <w:r w:rsidRPr="001A3D1F">
              <w:rPr>
                <w:lang w:eastAsia="en-US"/>
              </w:rPr>
              <w:t>C,</w:t>
            </w:r>
            <w:r>
              <w:rPr>
                <w:lang w:eastAsia="en-US"/>
              </w:rPr>
              <w:t xml:space="preserve"> </w:t>
            </w:r>
            <w:r w:rsidRPr="001A3D1F">
              <w:rPr>
                <w:lang w:eastAsia="en-US"/>
              </w:rPr>
              <w:t>T,</w:t>
            </w:r>
            <w:r>
              <w:rPr>
                <w:lang w:eastAsia="en-US"/>
              </w:rPr>
              <w:t xml:space="preserve"> </w:t>
            </w:r>
            <w:r w:rsidRPr="001A3D1F">
              <w:rPr>
                <w:lang w:eastAsia="en-US"/>
              </w:rPr>
              <w:t>A,</w:t>
            </w:r>
            <w:r>
              <w:rPr>
                <w:lang w:eastAsia="en-US"/>
              </w:rPr>
              <w:t xml:space="preserve"> and </w:t>
            </w:r>
            <w:r w:rsidRPr="001A3D1F">
              <w:rPr>
                <w:lang w:eastAsia="en-US"/>
              </w:rPr>
              <w:t>U</w:t>
            </w:r>
          </w:p>
        </w:tc>
      </w:tr>
    </w:tbl>
    <w:p w:rsidR="003622FA" w:rsidRDefault="003622FA" w:rsidP="003622FA">
      <w:pPr>
        <w:pStyle w:val="XML"/>
        <w:spacing w:before="0" w:after="0"/>
      </w:pPr>
      <w:bookmarkStart w:id="1893" w:name="_Toc263320887"/>
      <w:bookmarkStart w:id="1894" w:name="_Toc304805841"/>
      <w:bookmarkStart w:id="1895" w:name="_Toc304814792"/>
      <w:r>
        <w:t>&lt;identifiedSubstance&gt;</w:t>
      </w:r>
      <w:r>
        <w:br/>
        <w:t xml:space="preserve">  &lt;identifiedSubstance&gt;</w:t>
      </w:r>
      <w:r>
        <w:br/>
        <w:t xml:space="preserve">    &lt;moiety&gt;</w:t>
      </w:r>
      <w:r>
        <w:br/>
        <w:t xml:space="preserve">      &lt;code code="</w:t>
      </w:r>
      <w:r w:rsidRPr="000C4ACE">
        <w:rPr>
          <w:i/>
          <w:iCs/>
        </w:rPr>
        <w:t>Code for ‘</w:t>
      </w:r>
      <w:r>
        <w:rPr>
          <w:i/>
          <w:iCs/>
        </w:rPr>
        <w:t>Nucleic Acid</w:t>
      </w:r>
      <w:r w:rsidRPr="000C4ACE">
        <w:rPr>
          <w:i/>
          <w:iCs/>
        </w:rPr>
        <w:t xml:space="preserve"> Sub-Unit’</w:t>
      </w:r>
      <w:r>
        <w:t xml:space="preserve">" </w:t>
      </w:r>
      <w:r>
        <w:br/>
        <w:t xml:space="preserve">            codeSystem="</w:t>
      </w:r>
      <w:r w:rsidRPr="000C4ACE">
        <w:rPr>
          <w:i/>
          <w:iCs/>
        </w:rPr>
        <w:t>Code System (OID)</w:t>
      </w:r>
      <w:r>
        <w:t>"</w:t>
      </w:r>
      <w:r>
        <w:br/>
        <w:t xml:space="preserve">            displayName="nucleic acid sub-unit"/&gt;</w:t>
      </w:r>
      <w:r>
        <w:br/>
        <w:t xml:space="preserve">      &lt;partMoiety ... /&gt;</w:t>
      </w:r>
      <w:r>
        <w:br/>
        <w:t xml:space="preserve">      &lt;subjectOf&gt;</w:t>
      </w:r>
      <w:r>
        <w:br/>
        <w:t xml:space="preserve">        &lt;characteristic&gt;</w:t>
      </w:r>
      <w:r>
        <w:br/>
        <w:t xml:space="preserve">          &lt;code code="</w:t>
      </w:r>
      <w:r w:rsidRPr="000C4ACE">
        <w:rPr>
          <w:i/>
          <w:iCs/>
        </w:rPr>
        <w:t>Code for ‘</w:t>
      </w:r>
      <w:r>
        <w:rPr>
          <w:i/>
          <w:iCs/>
        </w:rPr>
        <w:t>Nucleotide</w:t>
      </w:r>
      <w:r w:rsidRPr="000C4ACE">
        <w:rPr>
          <w:i/>
          <w:iCs/>
        </w:rPr>
        <w:t xml:space="preserve"> Sequence’</w:t>
      </w:r>
      <w:r>
        <w:rPr>
          <w:i/>
          <w:iCs/>
        </w:rPr>
        <w:t xml:space="preserve"> with Sequence Type</w:t>
      </w:r>
      <w:r>
        <w:t xml:space="preserve">" </w:t>
      </w:r>
      <w:r>
        <w:br/>
        <w:t xml:space="preserve">                codeSystem="</w:t>
      </w:r>
      <w:r w:rsidRPr="000C4ACE">
        <w:rPr>
          <w:i/>
          <w:iCs/>
        </w:rPr>
        <w:t>Code System (OID)</w:t>
      </w:r>
      <w:r>
        <w:t>"</w:t>
      </w:r>
      <w:r>
        <w:br/>
        <w:t xml:space="preserve">                displayName="nucleotide sequence"/&gt;</w:t>
      </w:r>
      <w:r>
        <w:br/>
        <w:t xml:space="preserve">          &lt;value xsi:type="ED" mediaType="application/x-dna-seq"&gt;</w:t>
      </w:r>
      <w:r>
        <w:br/>
        <w:t xml:space="preserve">            &lt;!-- Nucleotide Sequence in Single Letter Notation --&gt;</w:t>
      </w:r>
      <w:r>
        <w:br/>
        <w:t xml:space="preserve">          &lt;/value&gt;</w:t>
      </w:r>
    </w:p>
    <w:p w:rsidR="00567CC7" w:rsidRPr="00B97493" w:rsidRDefault="00567CC7" w:rsidP="00D62DAD">
      <w:pPr>
        <w:pStyle w:val="Heading4"/>
        <w:rPr>
          <w:color w:val="0070C0"/>
          <w:lang w:eastAsia="en-US"/>
        </w:rPr>
      </w:pPr>
      <w:r w:rsidRPr="00B97493">
        <w:rPr>
          <w:color w:val="0070C0"/>
          <w:lang w:eastAsia="en-US"/>
        </w:rPr>
        <w:t>Length</w:t>
      </w:r>
      <w:bookmarkEnd w:id="1893"/>
      <w:bookmarkEnd w:id="1894"/>
      <w:bookmarkEnd w:id="189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04F36" w:rsidRPr="007A51EF" w:rsidTr="006C3DAE">
        <w:tc>
          <w:tcPr>
            <w:tcW w:w="1951" w:type="dxa"/>
            <w:shd w:val="clear" w:color="auto" w:fill="auto"/>
          </w:tcPr>
          <w:p w:rsidR="00204F36" w:rsidRPr="007A51EF" w:rsidRDefault="00204F36" w:rsidP="00E028C4">
            <w:pPr>
              <w:rPr>
                <w:b/>
                <w:lang w:eastAsia="en-US"/>
              </w:rPr>
            </w:pPr>
            <w:r w:rsidRPr="007A51EF">
              <w:rPr>
                <w:b/>
              </w:rPr>
              <w:t>User Guidance</w:t>
            </w:r>
          </w:p>
        </w:tc>
        <w:tc>
          <w:tcPr>
            <w:tcW w:w="8017" w:type="dxa"/>
            <w:shd w:val="clear" w:color="auto" w:fill="auto"/>
          </w:tcPr>
          <w:p w:rsidR="00204F36" w:rsidRPr="007A51EF" w:rsidRDefault="001A3D1F" w:rsidP="00E028C4">
            <w:pPr>
              <w:jc w:val="both"/>
              <w:rPr>
                <w:lang w:eastAsia="en-US"/>
              </w:rPr>
            </w:pPr>
            <w:r w:rsidRPr="001A3D1F">
              <w:rPr>
                <w:lang w:eastAsia="en-US"/>
              </w:rPr>
              <w:t>The number of nucleotide residues linked through phosphate esters shall be specified.</w:t>
            </w:r>
          </w:p>
        </w:tc>
      </w:tr>
      <w:tr w:rsidR="00204F36" w:rsidRPr="007A51EF" w:rsidTr="006C3DAE">
        <w:tc>
          <w:tcPr>
            <w:tcW w:w="1951" w:type="dxa"/>
            <w:shd w:val="clear" w:color="auto" w:fill="auto"/>
          </w:tcPr>
          <w:p w:rsidR="00204F36" w:rsidRPr="007A51EF" w:rsidRDefault="00204F36" w:rsidP="00E028C4">
            <w:pPr>
              <w:rPr>
                <w:b/>
                <w:lang w:eastAsia="en-US"/>
              </w:rPr>
            </w:pPr>
            <w:r w:rsidRPr="007A51EF">
              <w:rPr>
                <w:b/>
              </w:rPr>
              <w:lastRenderedPageBreak/>
              <w:t>Example(s)</w:t>
            </w:r>
          </w:p>
        </w:tc>
        <w:tc>
          <w:tcPr>
            <w:tcW w:w="8017" w:type="dxa"/>
            <w:shd w:val="clear" w:color="auto" w:fill="auto"/>
          </w:tcPr>
          <w:p w:rsidR="00204F36" w:rsidRPr="007A51EF" w:rsidRDefault="00204F36" w:rsidP="00E028C4">
            <w:pPr>
              <w:rPr>
                <w:lang w:eastAsia="en-US"/>
              </w:rPr>
            </w:pPr>
          </w:p>
        </w:tc>
      </w:tr>
      <w:tr w:rsidR="00204F36" w:rsidRPr="007A51EF" w:rsidTr="006C3DAE">
        <w:tc>
          <w:tcPr>
            <w:tcW w:w="1951" w:type="dxa"/>
            <w:shd w:val="clear" w:color="auto" w:fill="auto"/>
          </w:tcPr>
          <w:p w:rsidR="00204F36" w:rsidRPr="007A51EF" w:rsidRDefault="00204F36" w:rsidP="00E028C4">
            <w:pPr>
              <w:rPr>
                <w:b/>
              </w:rPr>
            </w:pPr>
            <w:r w:rsidRPr="007A51EF">
              <w:rPr>
                <w:b/>
              </w:rPr>
              <w:t>Conformance</w:t>
            </w:r>
          </w:p>
        </w:tc>
        <w:tc>
          <w:tcPr>
            <w:tcW w:w="8017" w:type="dxa"/>
            <w:shd w:val="clear" w:color="auto" w:fill="auto"/>
          </w:tcPr>
          <w:p w:rsidR="00204F36" w:rsidRPr="007A51EF" w:rsidRDefault="004D4C7D" w:rsidP="001A3D1F">
            <w:pPr>
              <w:rPr>
                <w:lang w:eastAsia="en-US"/>
              </w:rPr>
            </w:pPr>
            <w:r>
              <w:rPr>
                <w:lang w:eastAsia="en-US"/>
              </w:rPr>
              <w:t>IMPLICIT</w:t>
            </w:r>
          </w:p>
        </w:tc>
      </w:tr>
      <w:tr w:rsidR="00204F36" w:rsidRPr="007A51EF" w:rsidTr="006C3DAE">
        <w:tc>
          <w:tcPr>
            <w:tcW w:w="1951" w:type="dxa"/>
            <w:shd w:val="clear" w:color="auto" w:fill="auto"/>
          </w:tcPr>
          <w:p w:rsidR="00204F36" w:rsidRPr="007A51EF" w:rsidRDefault="00204F36" w:rsidP="00E028C4">
            <w:pPr>
              <w:rPr>
                <w:b/>
              </w:rPr>
            </w:pPr>
            <w:r w:rsidRPr="007A51EF">
              <w:rPr>
                <w:b/>
              </w:rPr>
              <w:t>Data Type</w:t>
            </w:r>
          </w:p>
        </w:tc>
        <w:tc>
          <w:tcPr>
            <w:tcW w:w="8017" w:type="dxa"/>
            <w:shd w:val="clear" w:color="auto" w:fill="auto"/>
          </w:tcPr>
          <w:p w:rsidR="00204F36" w:rsidRPr="007A51EF" w:rsidRDefault="003B1E0D" w:rsidP="00E028C4">
            <w:pPr>
              <w:rPr>
                <w:lang w:eastAsia="en-US"/>
              </w:rPr>
            </w:pPr>
            <w:r>
              <w:rPr>
                <w:lang w:eastAsia="en-US"/>
              </w:rPr>
              <w:t>INT</w:t>
            </w:r>
          </w:p>
        </w:tc>
      </w:tr>
      <w:tr w:rsidR="00204F36" w:rsidRPr="007A51EF" w:rsidTr="006C3DAE">
        <w:tc>
          <w:tcPr>
            <w:tcW w:w="1951" w:type="dxa"/>
            <w:shd w:val="clear" w:color="auto" w:fill="auto"/>
          </w:tcPr>
          <w:p w:rsidR="00204F36" w:rsidRPr="007A51EF" w:rsidRDefault="00204F36" w:rsidP="00E028C4">
            <w:pPr>
              <w:rPr>
                <w:b/>
              </w:rPr>
            </w:pPr>
            <w:r w:rsidRPr="007A51EF">
              <w:rPr>
                <w:b/>
              </w:rPr>
              <w:t>Business Rule(s)</w:t>
            </w:r>
          </w:p>
        </w:tc>
        <w:tc>
          <w:tcPr>
            <w:tcW w:w="8017" w:type="dxa"/>
            <w:shd w:val="clear" w:color="auto" w:fill="auto"/>
          </w:tcPr>
          <w:p w:rsidR="00204F36" w:rsidRPr="007A51EF" w:rsidRDefault="004D4C7D" w:rsidP="004D4C7D">
            <w:pPr>
              <w:jc w:val="both"/>
            </w:pPr>
            <w:r>
              <w:t xml:space="preserve">The sequence length is implicitly in the length property of the </w:t>
            </w:r>
            <w:smartTag w:uri="urn:schemas-microsoft-com:office:smarttags" w:element="Street">
              <w:smartTag w:uri="urn:schemas-microsoft-com:office:smarttags" w:element="address">
                <w:r>
                  <w:t>HL7 ST</w:t>
                </w:r>
              </w:smartTag>
            </w:smartTag>
            <w:r>
              <w:t xml:space="preserve"> data type.</w:t>
            </w:r>
          </w:p>
        </w:tc>
      </w:tr>
    </w:tbl>
    <w:p w:rsidR="00567CC7" w:rsidRPr="00B97493" w:rsidRDefault="00567CC7" w:rsidP="00D62DAD">
      <w:pPr>
        <w:pStyle w:val="Heading4"/>
        <w:rPr>
          <w:color w:val="0070C0"/>
          <w:lang w:eastAsia="en-US"/>
        </w:rPr>
      </w:pPr>
      <w:r w:rsidRPr="00B97493">
        <w:rPr>
          <w:color w:val="0070C0"/>
          <w:lang w:eastAsia="en-US"/>
        </w:rPr>
        <w:t>Five Prime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04F36" w:rsidRPr="007A51EF" w:rsidTr="006C3DAE">
        <w:tc>
          <w:tcPr>
            <w:tcW w:w="1951" w:type="dxa"/>
            <w:shd w:val="clear" w:color="auto" w:fill="auto"/>
          </w:tcPr>
          <w:p w:rsidR="00204F36" w:rsidRPr="007A51EF" w:rsidRDefault="00204F36" w:rsidP="00E028C4">
            <w:pPr>
              <w:rPr>
                <w:b/>
                <w:lang w:eastAsia="en-US"/>
              </w:rPr>
            </w:pPr>
            <w:r w:rsidRPr="007A51EF">
              <w:rPr>
                <w:b/>
              </w:rPr>
              <w:t>User Guidance</w:t>
            </w:r>
          </w:p>
        </w:tc>
        <w:tc>
          <w:tcPr>
            <w:tcW w:w="8017" w:type="dxa"/>
            <w:shd w:val="clear" w:color="auto" w:fill="auto"/>
          </w:tcPr>
          <w:p w:rsidR="001A3D1F" w:rsidRDefault="001A3D1F" w:rsidP="001A3D1F">
            <w:pPr>
              <w:jc w:val="both"/>
              <w:rPr>
                <w:lang w:eastAsia="en-US"/>
              </w:rPr>
            </w:pPr>
            <w:r>
              <w:rPr>
                <w:lang w:eastAsia="en-US"/>
              </w:rPr>
              <w:t>The nucleotide present at the 5’ terminal shall be specified based on a controlled vocabulary.</w:t>
            </w:r>
          </w:p>
          <w:p w:rsidR="00204F36" w:rsidRPr="007A51EF" w:rsidRDefault="001A3D1F" w:rsidP="001A3D1F">
            <w:pPr>
              <w:jc w:val="both"/>
              <w:rPr>
                <w:lang w:eastAsia="en-US"/>
              </w:rPr>
            </w:pPr>
            <w:r>
              <w:rPr>
                <w:lang w:eastAsia="en-US"/>
              </w:rPr>
              <w:t>NOTE: If not specified in the available reference source this value shall be derived from the nucleic acid sequence.</w:t>
            </w:r>
          </w:p>
        </w:tc>
      </w:tr>
      <w:tr w:rsidR="00204F36" w:rsidRPr="007A51EF" w:rsidTr="006C3DAE">
        <w:tc>
          <w:tcPr>
            <w:tcW w:w="1951" w:type="dxa"/>
            <w:shd w:val="clear" w:color="auto" w:fill="auto"/>
          </w:tcPr>
          <w:p w:rsidR="00204F36" w:rsidRPr="007A51EF" w:rsidRDefault="00204F36" w:rsidP="00E028C4">
            <w:pPr>
              <w:rPr>
                <w:b/>
                <w:lang w:eastAsia="en-US"/>
              </w:rPr>
            </w:pPr>
            <w:r w:rsidRPr="007A51EF">
              <w:rPr>
                <w:b/>
              </w:rPr>
              <w:t>Example(s)</w:t>
            </w:r>
          </w:p>
        </w:tc>
        <w:tc>
          <w:tcPr>
            <w:tcW w:w="8017" w:type="dxa"/>
            <w:shd w:val="clear" w:color="auto" w:fill="auto"/>
          </w:tcPr>
          <w:p w:rsidR="00204F36" w:rsidRPr="007A51EF" w:rsidRDefault="00204F36" w:rsidP="00E028C4">
            <w:pPr>
              <w:rPr>
                <w:lang w:eastAsia="en-US"/>
              </w:rPr>
            </w:pPr>
          </w:p>
        </w:tc>
      </w:tr>
      <w:tr w:rsidR="00204F36" w:rsidRPr="007A51EF" w:rsidTr="006C3DAE">
        <w:tc>
          <w:tcPr>
            <w:tcW w:w="1951" w:type="dxa"/>
            <w:shd w:val="clear" w:color="auto" w:fill="auto"/>
          </w:tcPr>
          <w:p w:rsidR="00204F36" w:rsidRPr="007A51EF" w:rsidRDefault="00204F36" w:rsidP="00E028C4">
            <w:pPr>
              <w:rPr>
                <w:b/>
              </w:rPr>
            </w:pPr>
            <w:r w:rsidRPr="007A51EF">
              <w:rPr>
                <w:b/>
              </w:rPr>
              <w:t>Conformance</w:t>
            </w:r>
          </w:p>
        </w:tc>
        <w:tc>
          <w:tcPr>
            <w:tcW w:w="8017" w:type="dxa"/>
            <w:shd w:val="clear" w:color="auto" w:fill="auto"/>
          </w:tcPr>
          <w:p w:rsidR="00204F36" w:rsidRPr="007A51EF" w:rsidRDefault="00B81236" w:rsidP="00E028C4">
            <w:pPr>
              <w:rPr>
                <w:lang w:eastAsia="en-US"/>
              </w:rPr>
            </w:pPr>
            <w:r>
              <w:rPr>
                <w:lang w:eastAsia="en-US"/>
              </w:rPr>
              <w:t>IMPLICIT</w:t>
            </w:r>
          </w:p>
        </w:tc>
      </w:tr>
      <w:tr w:rsidR="00204F36" w:rsidRPr="007A51EF" w:rsidTr="006C3DAE">
        <w:tc>
          <w:tcPr>
            <w:tcW w:w="1951" w:type="dxa"/>
            <w:shd w:val="clear" w:color="auto" w:fill="auto"/>
          </w:tcPr>
          <w:p w:rsidR="00204F36" w:rsidRPr="007A51EF" w:rsidRDefault="00204F36" w:rsidP="00E028C4">
            <w:pPr>
              <w:rPr>
                <w:b/>
              </w:rPr>
            </w:pPr>
            <w:r w:rsidRPr="007A51EF">
              <w:rPr>
                <w:b/>
              </w:rPr>
              <w:t>Data Type</w:t>
            </w:r>
          </w:p>
        </w:tc>
        <w:tc>
          <w:tcPr>
            <w:tcW w:w="8017" w:type="dxa"/>
            <w:shd w:val="clear" w:color="auto" w:fill="auto"/>
          </w:tcPr>
          <w:p w:rsidR="00204F36" w:rsidRPr="007A51EF" w:rsidRDefault="003B1E0D" w:rsidP="00E028C4">
            <w:pPr>
              <w:rPr>
                <w:lang w:eastAsia="en-US"/>
              </w:rPr>
            </w:pPr>
            <w:r>
              <w:rPr>
                <w:lang w:eastAsia="en-US"/>
              </w:rPr>
              <w:t>CD</w:t>
            </w:r>
          </w:p>
        </w:tc>
      </w:tr>
      <w:tr w:rsidR="00204F36" w:rsidRPr="007A51EF" w:rsidTr="006C3DAE">
        <w:tc>
          <w:tcPr>
            <w:tcW w:w="1951" w:type="dxa"/>
            <w:shd w:val="clear" w:color="auto" w:fill="auto"/>
          </w:tcPr>
          <w:p w:rsidR="00204F36" w:rsidRPr="007A51EF" w:rsidRDefault="00204F36" w:rsidP="00E028C4">
            <w:pPr>
              <w:rPr>
                <w:b/>
              </w:rPr>
            </w:pPr>
            <w:r w:rsidRPr="007A51EF">
              <w:rPr>
                <w:b/>
              </w:rPr>
              <w:t>Business Rule(s)</w:t>
            </w:r>
          </w:p>
        </w:tc>
        <w:tc>
          <w:tcPr>
            <w:tcW w:w="8017" w:type="dxa"/>
            <w:shd w:val="clear" w:color="auto" w:fill="auto"/>
          </w:tcPr>
          <w:p w:rsidR="00204F36" w:rsidRPr="007A51EF" w:rsidRDefault="00B81236" w:rsidP="00E028C4">
            <w:pPr>
              <w:jc w:val="both"/>
              <w:rPr>
                <w:lang w:eastAsia="en-US"/>
              </w:rPr>
            </w:pPr>
            <w:r>
              <w:rPr>
                <w:lang w:eastAsia="en-US"/>
              </w:rPr>
              <w:t xml:space="preserve">Since the sequence is represented from the </w:t>
            </w:r>
            <w:r w:rsidRPr="001A3D1F">
              <w:rPr>
                <w:lang w:eastAsia="en-US"/>
              </w:rPr>
              <w:t xml:space="preserve">5' to </w:t>
            </w:r>
            <w:r>
              <w:rPr>
                <w:lang w:eastAsia="en-US"/>
              </w:rPr>
              <w:t xml:space="preserve">the </w:t>
            </w:r>
            <w:r w:rsidRPr="001A3D1F">
              <w:rPr>
                <w:lang w:eastAsia="en-US"/>
              </w:rPr>
              <w:t>3' end</w:t>
            </w:r>
            <w:r>
              <w:rPr>
                <w:lang w:eastAsia="en-US"/>
              </w:rPr>
              <w:t>, the 5’ prime nucleotide is the letter at the first position in the sequence.</w:t>
            </w:r>
            <w:r w:rsidR="008727FD">
              <w:rPr>
                <w:lang w:eastAsia="en-US"/>
              </w:rPr>
              <w:t xml:space="preserve"> A separate representation would be redundant.</w:t>
            </w:r>
          </w:p>
        </w:tc>
      </w:tr>
    </w:tbl>
    <w:p w:rsidR="00567CC7" w:rsidRPr="00B97493" w:rsidRDefault="00567CC7" w:rsidP="00D62DAD">
      <w:pPr>
        <w:pStyle w:val="Heading4"/>
        <w:rPr>
          <w:color w:val="0070C0"/>
          <w:lang w:eastAsia="en-US"/>
        </w:rPr>
      </w:pPr>
      <w:r w:rsidRPr="00B97493">
        <w:rPr>
          <w:color w:val="0070C0"/>
          <w:lang w:eastAsia="en-US"/>
        </w:rPr>
        <w:t>Three Prime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04F36" w:rsidRPr="007A51EF" w:rsidTr="006C3DAE">
        <w:tc>
          <w:tcPr>
            <w:tcW w:w="1951" w:type="dxa"/>
            <w:shd w:val="clear" w:color="auto" w:fill="auto"/>
          </w:tcPr>
          <w:p w:rsidR="00204F36" w:rsidRPr="007A51EF" w:rsidRDefault="00204F36" w:rsidP="00E028C4">
            <w:pPr>
              <w:rPr>
                <w:b/>
                <w:lang w:eastAsia="en-US"/>
              </w:rPr>
            </w:pPr>
            <w:r w:rsidRPr="007A51EF">
              <w:rPr>
                <w:b/>
              </w:rPr>
              <w:t>User Guidance</w:t>
            </w:r>
          </w:p>
        </w:tc>
        <w:tc>
          <w:tcPr>
            <w:tcW w:w="8017" w:type="dxa"/>
            <w:shd w:val="clear" w:color="auto" w:fill="auto"/>
          </w:tcPr>
          <w:p w:rsidR="001A3D1F" w:rsidRDefault="001A3D1F" w:rsidP="001A3D1F">
            <w:pPr>
              <w:jc w:val="both"/>
              <w:rPr>
                <w:lang w:eastAsia="en-US"/>
              </w:rPr>
            </w:pPr>
            <w:r>
              <w:rPr>
                <w:lang w:eastAsia="en-US"/>
              </w:rPr>
              <w:t>The nucleotide present at the 3’ terminal shall be specified based on a controlled vocabulary.</w:t>
            </w:r>
          </w:p>
          <w:p w:rsidR="00204F36" w:rsidRPr="007A51EF" w:rsidRDefault="001A3D1F" w:rsidP="001A3D1F">
            <w:pPr>
              <w:jc w:val="both"/>
              <w:rPr>
                <w:lang w:eastAsia="en-US"/>
              </w:rPr>
            </w:pPr>
            <w:r>
              <w:rPr>
                <w:lang w:eastAsia="en-US"/>
              </w:rPr>
              <w:t>NOTE: If not specified in the available reference source this value shall be derived from the nucleic acid sequence.</w:t>
            </w:r>
          </w:p>
        </w:tc>
      </w:tr>
      <w:tr w:rsidR="00204F36" w:rsidRPr="007A51EF" w:rsidTr="006C3DAE">
        <w:tc>
          <w:tcPr>
            <w:tcW w:w="1951" w:type="dxa"/>
            <w:shd w:val="clear" w:color="auto" w:fill="auto"/>
          </w:tcPr>
          <w:p w:rsidR="00204F36" w:rsidRPr="007A51EF" w:rsidRDefault="00204F36" w:rsidP="00E028C4">
            <w:pPr>
              <w:rPr>
                <w:b/>
                <w:lang w:eastAsia="en-US"/>
              </w:rPr>
            </w:pPr>
            <w:r w:rsidRPr="007A51EF">
              <w:rPr>
                <w:b/>
              </w:rPr>
              <w:t>Example(s)</w:t>
            </w:r>
          </w:p>
        </w:tc>
        <w:tc>
          <w:tcPr>
            <w:tcW w:w="8017" w:type="dxa"/>
            <w:shd w:val="clear" w:color="auto" w:fill="auto"/>
          </w:tcPr>
          <w:p w:rsidR="00204F36" w:rsidRPr="007A51EF" w:rsidRDefault="00204F36" w:rsidP="00E028C4">
            <w:pPr>
              <w:rPr>
                <w:lang w:eastAsia="en-US"/>
              </w:rPr>
            </w:pPr>
          </w:p>
        </w:tc>
      </w:tr>
      <w:tr w:rsidR="00204F36" w:rsidRPr="007A51EF" w:rsidTr="006C3DAE">
        <w:tc>
          <w:tcPr>
            <w:tcW w:w="1951" w:type="dxa"/>
            <w:shd w:val="clear" w:color="auto" w:fill="auto"/>
          </w:tcPr>
          <w:p w:rsidR="00204F36" w:rsidRPr="007A51EF" w:rsidRDefault="00204F36" w:rsidP="00E028C4">
            <w:pPr>
              <w:rPr>
                <w:b/>
              </w:rPr>
            </w:pPr>
            <w:r w:rsidRPr="007A51EF">
              <w:rPr>
                <w:b/>
              </w:rPr>
              <w:t>Conformance</w:t>
            </w:r>
          </w:p>
        </w:tc>
        <w:tc>
          <w:tcPr>
            <w:tcW w:w="8017" w:type="dxa"/>
            <w:shd w:val="clear" w:color="auto" w:fill="auto"/>
          </w:tcPr>
          <w:p w:rsidR="00204F36" w:rsidRPr="007A51EF" w:rsidRDefault="001A3D1F" w:rsidP="00E028C4">
            <w:pPr>
              <w:rPr>
                <w:lang w:eastAsia="en-US"/>
              </w:rPr>
            </w:pPr>
            <w:r>
              <w:rPr>
                <w:lang w:eastAsia="en-US"/>
              </w:rPr>
              <w:t>REQUIRED</w:t>
            </w:r>
          </w:p>
        </w:tc>
      </w:tr>
      <w:tr w:rsidR="00204F36" w:rsidRPr="007A51EF" w:rsidTr="006C3DAE">
        <w:tc>
          <w:tcPr>
            <w:tcW w:w="1951" w:type="dxa"/>
            <w:shd w:val="clear" w:color="auto" w:fill="auto"/>
          </w:tcPr>
          <w:p w:rsidR="00204F36" w:rsidRPr="007A51EF" w:rsidRDefault="00204F36" w:rsidP="00E028C4">
            <w:pPr>
              <w:rPr>
                <w:b/>
              </w:rPr>
            </w:pPr>
            <w:r w:rsidRPr="007A51EF">
              <w:rPr>
                <w:b/>
              </w:rPr>
              <w:t>Data Type</w:t>
            </w:r>
          </w:p>
        </w:tc>
        <w:tc>
          <w:tcPr>
            <w:tcW w:w="8017" w:type="dxa"/>
            <w:shd w:val="clear" w:color="auto" w:fill="auto"/>
          </w:tcPr>
          <w:p w:rsidR="00204F36" w:rsidRPr="007A51EF" w:rsidRDefault="003B1E0D" w:rsidP="00E028C4">
            <w:pPr>
              <w:rPr>
                <w:lang w:eastAsia="en-US"/>
              </w:rPr>
            </w:pPr>
            <w:r>
              <w:rPr>
                <w:lang w:eastAsia="en-US"/>
              </w:rPr>
              <w:t>CD</w:t>
            </w:r>
          </w:p>
        </w:tc>
      </w:tr>
      <w:tr w:rsidR="00204F36" w:rsidRPr="007A51EF" w:rsidTr="006C3DAE">
        <w:tc>
          <w:tcPr>
            <w:tcW w:w="1951" w:type="dxa"/>
            <w:shd w:val="clear" w:color="auto" w:fill="auto"/>
          </w:tcPr>
          <w:p w:rsidR="00204F36" w:rsidRPr="007A51EF" w:rsidRDefault="00204F36" w:rsidP="00E028C4">
            <w:pPr>
              <w:rPr>
                <w:b/>
              </w:rPr>
            </w:pPr>
            <w:r w:rsidRPr="007A51EF">
              <w:rPr>
                <w:b/>
              </w:rPr>
              <w:t>Business Rule(s)</w:t>
            </w:r>
          </w:p>
        </w:tc>
        <w:tc>
          <w:tcPr>
            <w:tcW w:w="8017" w:type="dxa"/>
            <w:shd w:val="clear" w:color="auto" w:fill="auto"/>
          </w:tcPr>
          <w:p w:rsidR="00204F36" w:rsidRPr="007A51EF" w:rsidRDefault="00B81236" w:rsidP="00E028C4">
            <w:pPr>
              <w:jc w:val="both"/>
              <w:rPr>
                <w:lang w:eastAsia="en-US"/>
              </w:rPr>
            </w:pPr>
            <w:r>
              <w:rPr>
                <w:lang w:eastAsia="en-US"/>
              </w:rPr>
              <w:t xml:space="preserve">Since the sequence is represented from the </w:t>
            </w:r>
            <w:r w:rsidRPr="001A3D1F">
              <w:rPr>
                <w:lang w:eastAsia="en-US"/>
              </w:rPr>
              <w:t xml:space="preserve">5' to </w:t>
            </w:r>
            <w:r>
              <w:rPr>
                <w:lang w:eastAsia="en-US"/>
              </w:rPr>
              <w:t xml:space="preserve">the </w:t>
            </w:r>
            <w:r w:rsidRPr="001A3D1F">
              <w:rPr>
                <w:lang w:eastAsia="en-US"/>
              </w:rPr>
              <w:t>3' end</w:t>
            </w:r>
            <w:r>
              <w:rPr>
                <w:lang w:eastAsia="en-US"/>
              </w:rPr>
              <w:t>, the 5’ prime nucleotide is the letter at the last position in the sequence.</w:t>
            </w:r>
            <w:r w:rsidR="008727FD">
              <w:rPr>
                <w:lang w:eastAsia="en-US"/>
              </w:rPr>
              <w:t xml:space="preserve"> A separate representation would be redundant.</w:t>
            </w:r>
          </w:p>
        </w:tc>
      </w:tr>
    </w:tbl>
    <w:p w:rsidR="00567CC7" w:rsidRPr="00B97493" w:rsidRDefault="00567CC7" w:rsidP="00D62DAD">
      <w:pPr>
        <w:pStyle w:val="Heading3"/>
        <w:rPr>
          <w:color w:val="FF0000"/>
          <w:lang w:eastAsia="en-US"/>
        </w:rPr>
      </w:pPr>
      <w:bookmarkStart w:id="1896" w:name="_Toc343650511"/>
      <w:r w:rsidRPr="00B97493">
        <w:rPr>
          <w:color w:val="FF0000"/>
          <w:lang w:eastAsia="en-US"/>
        </w:rPr>
        <w:t>Modification</w:t>
      </w:r>
      <w:bookmarkEnd w:id="1896"/>
      <w:r w:rsidR="00B97493">
        <w:rPr>
          <w:color w:val="FF0000"/>
          <w:lang w:eastAsia="en-US"/>
        </w:rPr>
        <w:t xml:space="preserve"> </w:t>
      </w:r>
      <w:ins w:id="1897" w:author="HYST (Hiroyuki Sato)" w:date="2013-01-08T17:54:00Z">
        <w:r w:rsidR="00626D75" w:rsidRPr="0014542C">
          <w:rPr>
            <w:rFonts w:eastAsia="MS Mincho" w:hint="eastAsia"/>
            <w:color w:val="FF0000"/>
            <w:lang w:eastAsia="ja-JP"/>
          </w:rPr>
          <w:t xml:space="preserve">  (repeat as necessary)</w:t>
        </w:r>
      </w:ins>
    </w:p>
    <w:p w:rsidR="00567CC7" w:rsidRDefault="00567CC7" w:rsidP="00775B61">
      <w:pPr>
        <w:jc w:val="both"/>
      </w:pPr>
      <w:r>
        <w:t xml:space="preserve">The information related to the Modification shall be provided as </w:t>
      </w:r>
      <w:r w:rsidR="00C8008F">
        <w:t>per specification described in S</w:t>
      </w:r>
      <w:r>
        <w:t xml:space="preserve">ection </w:t>
      </w:r>
      <w:r w:rsidR="00C8008F">
        <w:t>8.11.14.</w:t>
      </w:r>
    </w:p>
    <w:p w:rsidR="00567CC7" w:rsidRPr="00B97493" w:rsidRDefault="00567CC7" w:rsidP="00D62DAD">
      <w:pPr>
        <w:pStyle w:val="Heading3"/>
        <w:rPr>
          <w:color w:val="FF0000"/>
          <w:lang w:eastAsia="en-US"/>
        </w:rPr>
      </w:pPr>
      <w:bookmarkStart w:id="1898" w:name="_Toc343650512"/>
      <w:r w:rsidRPr="00B97493">
        <w:rPr>
          <w:color w:val="FF0000"/>
          <w:lang w:eastAsia="en-US"/>
        </w:rPr>
        <w:t>Molecular Weight</w:t>
      </w:r>
      <w:bookmarkEnd w:id="1898"/>
      <w:r w:rsidRPr="00B97493">
        <w:rPr>
          <w:color w:val="FF0000"/>
          <w:lang w:eastAsia="en-US"/>
        </w:rPr>
        <w:t xml:space="preserve"> </w:t>
      </w:r>
      <w:ins w:id="1899" w:author="HYST (Hiroyuki Sato)" w:date="2013-01-08T17:54:00Z">
        <w:r w:rsidR="00626D75" w:rsidRPr="0014542C">
          <w:rPr>
            <w:rFonts w:eastAsia="MS Mincho" w:hint="eastAsia"/>
            <w:color w:val="FF0000"/>
            <w:lang w:eastAsia="ja-JP"/>
          </w:rPr>
          <w:t xml:space="preserve">  (repeat as necessary)</w:t>
        </w:r>
      </w:ins>
      <w:r w:rsidRPr="00B97493">
        <w:rPr>
          <w:color w:val="FF0000"/>
          <w:lang w:eastAsia="en-US"/>
        </w:rPr>
        <w:t xml:space="preserve"> </w:t>
      </w:r>
      <w:r w:rsidRPr="00B97493">
        <w:rPr>
          <w:color w:val="FF0000"/>
          <w:lang w:eastAsia="en-US"/>
        </w:rPr>
        <w:tab/>
      </w:r>
    </w:p>
    <w:p w:rsidR="00567CC7" w:rsidRDefault="00567CC7" w:rsidP="00775B61">
      <w:pPr>
        <w:jc w:val="both"/>
      </w:pPr>
      <w:r>
        <w:t>The information related to the molecular weight shall be provided as per specification descri</w:t>
      </w:r>
      <w:r w:rsidR="00C8008F">
        <w:t>bed in S</w:t>
      </w:r>
      <w:r>
        <w:t xml:space="preserve">ection </w:t>
      </w:r>
      <w:r w:rsidR="00C8008F">
        <w:t>8.11.13</w:t>
      </w:r>
      <w:r>
        <w:t>.</w:t>
      </w:r>
    </w:p>
    <w:p w:rsidR="00567CC7" w:rsidRPr="00B97493" w:rsidRDefault="00567CC7" w:rsidP="00D62DAD">
      <w:pPr>
        <w:pStyle w:val="Heading3"/>
        <w:rPr>
          <w:color w:val="FF0000"/>
          <w:lang w:eastAsia="en-US"/>
        </w:rPr>
      </w:pPr>
      <w:bookmarkStart w:id="1900" w:name="_Toc343650513"/>
      <w:r w:rsidRPr="00B97493">
        <w:rPr>
          <w:color w:val="FF0000"/>
          <w:lang w:eastAsia="en-US"/>
        </w:rPr>
        <w:t>Property</w:t>
      </w:r>
      <w:bookmarkEnd w:id="1900"/>
      <w:ins w:id="1901" w:author="HYST (Hiroyuki Sato)" w:date="2013-01-08T17:54:00Z">
        <w:r w:rsidR="00626D75" w:rsidRPr="0014542C">
          <w:rPr>
            <w:rFonts w:eastAsia="MS Mincho" w:hint="eastAsia"/>
            <w:color w:val="FF0000"/>
            <w:lang w:eastAsia="ja-JP"/>
          </w:rPr>
          <w:t xml:space="preserve">  (repeat as necessary)</w:t>
        </w:r>
      </w:ins>
    </w:p>
    <w:p w:rsidR="00567CC7" w:rsidRDefault="00567CC7" w:rsidP="00775B61">
      <w:pPr>
        <w:jc w:val="both"/>
      </w:pPr>
      <w:r>
        <w:t xml:space="preserve">The information related to the </w:t>
      </w:r>
      <w:r w:rsidR="00C8008F">
        <w:t>property</w:t>
      </w:r>
      <w:r>
        <w:t xml:space="preserve"> shall be provided as per specification desc</w:t>
      </w:r>
      <w:r w:rsidR="00C8008F">
        <w:t>ribed in S</w:t>
      </w:r>
      <w:r w:rsidR="008C13AA">
        <w:t>ection 8.9.</w:t>
      </w:r>
    </w:p>
    <w:p w:rsidR="00567CC7" w:rsidRPr="00B97493" w:rsidRDefault="00567CC7" w:rsidP="00D62DAD">
      <w:pPr>
        <w:pStyle w:val="Heading3"/>
        <w:rPr>
          <w:color w:val="FF0000"/>
          <w:lang w:eastAsia="en-US"/>
        </w:rPr>
      </w:pPr>
      <w:bookmarkStart w:id="1902" w:name="_Toc343650514"/>
      <w:r w:rsidRPr="00B97493">
        <w:rPr>
          <w:color w:val="FF0000"/>
          <w:lang w:eastAsia="en-US"/>
        </w:rPr>
        <w:t>Reference Source</w:t>
      </w:r>
      <w:bookmarkEnd w:id="1902"/>
      <w:ins w:id="1903" w:author="HYST (Hiroyuki Sato)" w:date="2013-01-08T17:37:00Z">
        <w:r w:rsidR="0014542C" w:rsidRPr="0014542C">
          <w:rPr>
            <w:rFonts w:eastAsia="MS Mincho" w:hint="eastAsia"/>
            <w:color w:val="FF0000"/>
            <w:lang w:eastAsia="ja-JP"/>
          </w:rPr>
          <w:t xml:space="preserve">  (repeat as necessary)</w:t>
        </w:r>
      </w:ins>
    </w:p>
    <w:p w:rsidR="00567CC7" w:rsidRDefault="00567CC7" w:rsidP="00775B61">
      <w:pPr>
        <w:jc w:val="both"/>
      </w:pPr>
      <w:r>
        <w:t xml:space="preserve">The information related to the </w:t>
      </w:r>
      <w:r w:rsidR="008C13AA">
        <w:t>reference source</w:t>
      </w:r>
      <w:r>
        <w:t xml:space="preserve"> shall be provided as per specific</w:t>
      </w:r>
      <w:r w:rsidR="008C13AA">
        <w:t>ation described in Section 8.2.5</w:t>
      </w:r>
      <w:r>
        <w:t>.</w:t>
      </w:r>
    </w:p>
    <w:p w:rsidR="00567CC7" w:rsidRPr="00C64A48" w:rsidRDefault="00FC0699" w:rsidP="00FC0699">
      <w:pPr>
        <w:pStyle w:val="Heading2"/>
        <w:rPr>
          <w:color w:val="FF0000"/>
          <w:lang w:eastAsia="en-US"/>
        </w:rPr>
      </w:pPr>
      <w:bookmarkStart w:id="1904" w:name="_Toc343650515"/>
      <w:r w:rsidRPr="00C64A48">
        <w:rPr>
          <w:color w:val="FF0000"/>
          <w:lang w:eastAsia="en-US"/>
        </w:rPr>
        <w:t>Polymers</w:t>
      </w:r>
      <w:bookmarkEnd w:id="1904"/>
    </w:p>
    <w:p w:rsidR="00FC0699" w:rsidRDefault="00FC0699" w:rsidP="00567CC7"/>
    <w:p w:rsidR="00567CC7" w:rsidRDefault="00567CC7" w:rsidP="00775B61">
      <w:pPr>
        <w:jc w:val="both"/>
      </w:pPr>
      <w:r>
        <w:t xml:space="preserve">Polydisperse polymers are molecular ensembles defined using a combination structural and descriptive elements. The structural elements are the polymerized repeating units along </w:t>
      </w:r>
      <w:r w:rsidR="00775B61">
        <w:t xml:space="preserve">with end </w:t>
      </w:r>
      <w:r w:rsidR="00775B61">
        <w:lastRenderedPageBreak/>
        <w:t xml:space="preserve">groups and salt forms. </w:t>
      </w:r>
      <w:r>
        <w:t>The number and/or weight average molecular weight, degree of polymerization, degree or extent of substitution and/or physical properties related to molecular weight are descriptive elements that may be requ</w:t>
      </w:r>
      <w:r w:rsidR="00775B61">
        <w:t xml:space="preserve">ired to assign a substance ID. </w:t>
      </w:r>
      <w:r>
        <w:t>For synthetic polymers, the monomers used to prepare the polymer should also be provided. For copolymers, the type of copolymer (random, block, branched, etc) along with the block/branch size and number of blocks or branches should also be provided. A specification sheet and/or information sheet from a manufacturer is often sufficient to generate a substance ID. For polymers derived from biological matrixes, the source of the polymer should also be provided. Starch, for example, is normally isolated from wheat, corn, rice, potato, or tapioca.</w:t>
      </w:r>
    </w:p>
    <w:p w:rsidR="00567CC7" w:rsidRDefault="00567CC7" w:rsidP="00775B61">
      <w:pPr>
        <w:jc w:val="both"/>
      </w:pPr>
    </w:p>
    <w:p w:rsidR="00775B61" w:rsidRDefault="001B0DC3" w:rsidP="00775B61">
      <w:pPr>
        <w:jc w:val="both"/>
      </w:pPr>
      <w:r>
        <w:rPr>
          <w:noProof/>
          <w:lang w:val="en-US" w:eastAsia="en-US"/>
        </w:rPr>
        <w:drawing>
          <wp:inline distT="0" distB="0" distL="0" distR="0">
            <wp:extent cx="6193790" cy="4563745"/>
            <wp:effectExtent l="0" t="0" r="0" b="0"/>
            <wp:docPr id="21" name="Picture 21" descr="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93790" cy="4563745"/>
                    </a:xfrm>
                    <a:prstGeom prst="rect">
                      <a:avLst/>
                    </a:prstGeom>
                    <a:noFill/>
                    <a:ln>
                      <a:noFill/>
                    </a:ln>
                  </pic:spPr>
                </pic:pic>
              </a:graphicData>
            </a:graphic>
          </wp:inline>
        </w:drawing>
      </w:r>
    </w:p>
    <w:p w:rsidR="00C756D4" w:rsidRDefault="00C756D4" w:rsidP="00580198">
      <w:pPr>
        <w:pStyle w:val="Caption"/>
      </w:pPr>
      <w:bookmarkStart w:id="1905" w:name="_Toc343720776"/>
      <w:r w:rsidRPr="0026504B">
        <w:t xml:space="preserve">Figure </w:t>
      </w:r>
      <w:r w:rsidR="00580198">
        <w:fldChar w:fldCharType="begin"/>
      </w:r>
      <w:r w:rsidR="00580198">
        <w:instrText xml:space="preserve"> SEQ Figure \* ARABIC </w:instrText>
      </w:r>
      <w:r w:rsidR="00580198">
        <w:fldChar w:fldCharType="separate"/>
      </w:r>
      <w:r w:rsidR="00D15CCB">
        <w:rPr>
          <w:noProof/>
        </w:rPr>
        <w:t>13</w:t>
      </w:r>
      <w:r w:rsidR="00580198">
        <w:fldChar w:fldCharType="end"/>
      </w:r>
      <w:r w:rsidRPr="0026504B">
        <w:t>–</w:t>
      </w:r>
      <w:r>
        <w:t xml:space="preserve"> Information Model for Polymer Substance</w:t>
      </w:r>
      <w:bookmarkEnd w:id="1905"/>
    </w:p>
    <w:p w:rsidR="00C756D4" w:rsidRDefault="00C756D4" w:rsidP="00775B61">
      <w:pPr>
        <w:jc w:val="both"/>
      </w:pPr>
    </w:p>
    <w:p w:rsidR="00567CC7" w:rsidRDefault="00567CC7" w:rsidP="00076AC5">
      <w:pPr>
        <w:jc w:val="both"/>
      </w:pPr>
      <w:r>
        <w:t>For the description of polymers the following information are mandatory to assign substance IDs:</w:t>
      </w:r>
    </w:p>
    <w:p w:rsidR="00C756D4" w:rsidRDefault="00C756D4" w:rsidP="00076AC5">
      <w:pPr>
        <w:jc w:val="both"/>
      </w:pPr>
    </w:p>
    <w:p w:rsidR="00567CC7" w:rsidRDefault="00567CC7" w:rsidP="003052A0">
      <w:pPr>
        <w:numPr>
          <w:ilvl w:val="0"/>
          <w:numId w:val="36"/>
        </w:numPr>
        <w:jc w:val="both"/>
      </w:pPr>
      <w:r>
        <w:t>Graphical Representation of the Repeating Units and/or Monomers</w:t>
      </w:r>
    </w:p>
    <w:p w:rsidR="00567CC7" w:rsidRDefault="00567CC7" w:rsidP="003052A0">
      <w:pPr>
        <w:numPr>
          <w:ilvl w:val="0"/>
          <w:numId w:val="36"/>
        </w:numPr>
        <w:jc w:val="both"/>
      </w:pPr>
      <w:r>
        <w:t>Number Average Molecular Weight and/or Limits</w:t>
      </w:r>
    </w:p>
    <w:p w:rsidR="00567CC7" w:rsidRDefault="00567CC7" w:rsidP="003052A0">
      <w:pPr>
        <w:numPr>
          <w:ilvl w:val="0"/>
          <w:numId w:val="36"/>
        </w:numPr>
        <w:jc w:val="both"/>
      </w:pPr>
      <w:r>
        <w:t>Weight Average Molecular Weight and/or Limits</w:t>
      </w:r>
    </w:p>
    <w:p w:rsidR="00567CC7" w:rsidRDefault="00567CC7" w:rsidP="003052A0">
      <w:pPr>
        <w:numPr>
          <w:ilvl w:val="0"/>
          <w:numId w:val="36"/>
        </w:numPr>
        <w:jc w:val="both"/>
      </w:pPr>
      <w:r>
        <w:t>Degree of Polymerization</w:t>
      </w:r>
    </w:p>
    <w:p w:rsidR="00567CC7" w:rsidRDefault="00567CC7" w:rsidP="003052A0">
      <w:pPr>
        <w:numPr>
          <w:ilvl w:val="0"/>
          <w:numId w:val="36"/>
        </w:numPr>
        <w:jc w:val="both"/>
      </w:pPr>
      <w:r>
        <w:t>Physical Properties Related to Molecular Structure (i.e. Viscosity, Density, etc.)</w:t>
      </w:r>
    </w:p>
    <w:p w:rsidR="00567CC7" w:rsidRDefault="00567CC7" w:rsidP="003052A0">
      <w:pPr>
        <w:numPr>
          <w:ilvl w:val="0"/>
          <w:numId w:val="36"/>
        </w:numPr>
        <w:jc w:val="both"/>
      </w:pPr>
      <w:r>
        <w:t>For Copolymers: Relative Amounts of Monomers</w:t>
      </w:r>
    </w:p>
    <w:p w:rsidR="00567CC7" w:rsidRDefault="00567CC7" w:rsidP="003052A0">
      <w:pPr>
        <w:numPr>
          <w:ilvl w:val="0"/>
          <w:numId w:val="36"/>
        </w:numPr>
        <w:jc w:val="both"/>
      </w:pPr>
      <w:r>
        <w:t>For Block Copolymers: Block Size and Block Number</w:t>
      </w:r>
    </w:p>
    <w:p w:rsidR="00567CC7" w:rsidRDefault="00567CC7" w:rsidP="003052A0">
      <w:pPr>
        <w:numPr>
          <w:ilvl w:val="0"/>
          <w:numId w:val="36"/>
        </w:numPr>
        <w:jc w:val="both"/>
      </w:pPr>
      <w:r>
        <w:t>For Substituted Polymers: Substituents and Degree of Substitution</w:t>
      </w:r>
    </w:p>
    <w:p w:rsidR="00567CC7" w:rsidRDefault="00567CC7" w:rsidP="003052A0">
      <w:pPr>
        <w:numPr>
          <w:ilvl w:val="0"/>
          <w:numId w:val="36"/>
        </w:numPr>
        <w:jc w:val="both"/>
      </w:pPr>
      <w:r>
        <w:t>Any Process that Modifies the Chemical Structure</w:t>
      </w:r>
    </w:p>
    <w:p w:rsidR="00567CC7" w:rsidRDefault="00567CC7" w:rsidP="00076AC5">
      <w:pPr>
        <w:jc w:val="both"/>
      </w:pPr>
    </w:p>
    <w:p w:rsidR="00B56FCE" w:rsidRPr="000C08F1" w:rsidRDefault="00B56FCE" w:rsidP="00B56FCE">
      <w:pPr>
        <w:jc w:val="both"/>
        <w:rPr>
          <w:lang w:val="en-US"/>
        </w:rPr>
      </w:pPr>
      <w:r w:rsidRPr="000C08F1">
        <w:rPr>
          <w:lang w:val="en-US"/>
        </w:rPr>
        <w:t>The general set of information shall be provided by means of the followings data elements:</w:t>
      </w:r>
    </w:p>
    <w:p w:rsidR="00B56FCE" w:rsidRPr="008E60E2" w:rsidRDefault="00B56FCE" w:rsidP="00B56FCE">
      <w:pPr>
        <w:pStyle w:val="Heading3"/>
        <w:rPr>
          <w:color w:val="FF0000"/>
          <w:lang w:eastAsia="en-US"/>
        </w:rPr>
      </w:pPr>
      <w:bookmarkStart w:id="1906" w:name="_Toc343650516"/>
      <w:r w:rsidRPr="008E60E2">
        <w:rPr>
          <w:color w:val="FF0000"/>
          <w:lang w:eastAsia="en-US"/>
        </w:rPr>
        <w:lastRenderedPageBreak/>
        <w:t>Substance Name</w:t>
      </w:r>
      <w:bookmarkEnd w:id="1906"/>
    </w:p>
    <w:p w:rsidR="00B56FCE" w:rsidRPr="000C08F1" w:rsidRDefault="00B56FCE" w:rsidP="00B56FCE">
      <w:pPr>
        <w:jc w:val="both"/>
        <w:rPr>
          <w:lang w:val="en-US"/>
        </w:rPr>
      </w:pPr>
      <w:r w:rsidRPr="000C08F1">
        <w:rPr>
          <w:lang w:val="en-US"/>
        </w:rPr>
        <w:t xml:space="preserve">The information related to the name of the substance shall be provided as per specification described in </w:t>
      </w:r>
      <w:r w:rsidR="00D75AC9">
        <w:rPr>
          <w:lang w:val="en-US"/>
        </w:rPr>
        <w:t>S</w:t>
      </w:r>
      <w:r w:rsidRPr="000C08F1">
        <w:rPr>
          <w:lang w:val="en-US"/>
        </w:rPr>
        <w:t xml:space="preserve">ection </w:t>
      </w:r>
      <w:r w:rsidR="00D75AC9">
        <w:rPr>
          <w:lang w:val="en-US"/>
        </w:rPr>
        <w:t>8.2</w:t>
      </w:r>
      <w:r w:rsidRPr="000C08F1">
        <w:rPr>
          <w:lang w:val="en-US"/>
        </w:rPr>
        <w:t>.</w:t>
      </w:r>
    </w:p>
    <w:p w:rsidR="00B56FCE" w:rsidRPr="008E60E2" w:rsidRDefault="00B56FCE" w:rsidP="00B56FCE">
      <w:pPr>
        <w:pStyle w:val="Heading3"/>
        <w:rPr>
          <w:color w:val="FF0000"/>
          <w:lang w:eastAsia="en-US"/>
        </w:rPr>
      </w:pPr>
      <w:bookmarkStart w:id="1907" w:name="_Toc343650517"/>
      <w:r w:rsidRPr="008E60E2">
        <w:rPr>
          <w:color w:val="FF0000"/>
          <w:lang w:eastAsia="en-US"/>
        </w:rPr>
        <w:t>Substance Code</w:t>
      </w:r>
      <w:bookmarkEnd w:id="1907"/>
    </w:p>
    <w:p w:rsidR="00B56FCE" w:rsidRDefault="00B56FCE" w:rsidP="00B56FCE">
      <w:pPr>
        <w:jc w:val="both"/>
        <w:rPr>
          <w:lang w:val="en-US"/>
        </w:rPr>
      </w:pPr>
      <w:r w:rsidRPr="000C08F1">
        <w:rPr>
          <w:lang w:val="en-US"/>
        </w:rPr>
        <w:t xml:space="preserve">The information related to the code of the substance shall be provided as per specification described in </w:t>
      </w:r>
      <w:r w:rsidR="00D75AC9">
        <w:rPr>
          <w:lang w:val="en-US"/>
        </w:rPr>
        <w:t>S</w:t>
      </w:r>
      <w:r w:rsidRPr="000C08F1">
        <w:rPr>
          <w:lang w:val="en-US"/>
        </w:rPr>
        <w:t>ection</w:t>
      </w:r>
      <w:r w:rsidR="00D75AC9">
        <w:rPr>
          <w:lang w:val="en-US"/>
        </w:rPr>
        <w:t xml:space="preserve"> 8.3.</w:t>
      </w:r>
    </w:p>
    <w:p w:rsidR="00B56FCE" w:rsidRPr="008E60E2" w:rsidRDefault="00B56FCE" w:rsidP="00B56FCE">
      <w:pPr>
        <w:pStyle w:val="Heading3"/>
        <w:rPr>
          <w:color w:val="FF0000"/>
          <w:lang w:eastAsia="en-US"/>
        </w:rPr>
      </w:pPr>
      <w:bookmarkStart w:id="1908" w:name="_Toc343650518"/>
      <w:r w:rsidRPr="008E60E2">
        <w:rPr>
          <w:color w:val="FF0000"/>
          <w:lang w:eastAsia="en-US"/>
        </w:rPr>
        <w:t>Reference Information</w:t>
      </w:r>
      <w:bookmarkEnd w:id="1908"/>
    </w:p>
    <w:p w:rsidR="00B56FCE" w:rsidRDefault="00B56FCE" w:rsidP="00B56FCE">
      <w:pPr>
        <w:jc w:val="both"/>
        <w:rPr>
          <w:lang w:val="en-US"/>
        </w:rPr>
      </w:pPr>
      <w:r w:rsidRPr="000C08F1">
        <w:rPr>
          <w:lang w:val="en-US"/>
        </w:rPr>
        <w:t xml:space="preserve">The information related to the </w:t>
      </w:r>
      <w:r>
        <w:rPr>
          <w:lang w:val="en-US"/>
        </w:rPr>
        <w:t>reference information</w:t>
      </w:r>
      <w:r w:rsidRPr="000C08F1">
        <w:rPr>
          <w:lang w:val="en-US"/>
        </w:rPr>
        <w:t xml:space="preserve"> of the substance shall be provided as per specification described in </w:t>
      </w:r>
      <w:r w:rsidR="005A67FF">
        <w:rPr>
          <w:lang w:val="en-US"/>
        </w:rPr>
        <w:t>S</w:t>
      </w:r>
      <w:r w:rsidRPr="000C08F1">
        <w:rPr>
          <w:lang w:val="en-US"/>
        </w:rPr>
        <w:t>ection</w:t>
      </w:r>
      <w:r w:rsidR="005A67FF">
        <w:rPr>
          <w:lang w:val="en-US"/>
        </w:rPr>
        <w:t xml:space="preserve"> 8.5.</w:t>
      </w:r>
    </w:p>
    <w:p w:rsidR="00B56FCE" w:rsidRPr="008E60E2" w:rsidRDefault="00B56FCE" w:rsidP="00B56FCE">
      <w:pPr>
        <w:pStyle w:val="Heading3"/>
        <w:rPr>
          <w:color w:val="FF0000"/>
          <w:lang w:eastAsia="en-US"/>
        </w:rPr>
      </w:pPr>
      <w:bookmarkStart w:id="1909" w:name="_Toc343650519"/>
      <w:r>
        <w:rPr>
          <w:color w:val="FF0000"/>
          <w:lang w:eastAsia="en-US"/>
        </w:rPr>
        <w:t>Version</w:t>
      </w:r>
      <w:bookmarkEnd w:id="1909"/>
    </w:p>
    <w:p w:rsidR="00B56FCE" w:rsidRDefault="00B56FCE" w:rsidP="00B56FCE">
      <w:pPr>
        <w:jc w:val="both"/>
        <w:rPr>
          <w:lang w:val="en-US"/>
        </w:rPr>
      </w:pPr>
      <w:r w:rsidRPr="000C08F1">
        <w:rPr>
          <w:lang w:val="en-US"/>
        </w:rPr>
        <w:t xml:space="preserve">The information related to the </w:t>
      </w:r>
      <w:r>
        <w:rPr>
          <w:lang w:val="en-US"/>
        </w:rPr>
        <w:t>version</w:t>
      </w:r>
      <w:r w:rsidRPr="000C08F1">
        <w:rPr>
          <w:lang w:val="en-US"/>
        </w:rPr>
        <w:t xml:space="preserve"> of the substance shall be provided as per specification described in </w:t>
      </w:r>
      <w:r w:rsidR="005A67FF">
        <w:rPr>
          <w:lang w:val="en-US"/>
        </w:rPr>
        <w:t>S</w:t>
      </w:r>
      <w:r w:rsidRPr="000C08F1">
        <w:rPr>
          <w:lang w:val="en-US"/>
        </w:rPr>
        <w:t>ection</w:t>
      </w:r>
      <w:r w:rsidR="005A67FF">
        <w:rPr>
          <w:lang w:val="en-US"/>
        </w:rPr>
        <w:t xml:space="preserve"> 8.4.</w:t>
      </w:r>
    </w:p>
    <w:p w:rsidR="00B56FCE" w:rsidRPr="008E60E2" w:rsidRDefault="00B56FCE" w:rsidP="00B56FCE">
      <w:pPr>
        <w:pStyle w:val="Heading3"/>
        <w:rPr>
          <w:color w:val="FF0000"/>
          <w:lang w:eastAsia="en-US"/>
        </w:rPr>
      </w:pPr>
      <w:bookmarkStart w:id="1910" w:name="_Toc343650520"/>
      <w:r w:rsidRPr="008E60E2">
        <w:rPr>
          <w:color w:val="FF0000"/>
          <w:lang w:eastAsia="en-US"/>
        </w:rPr>
        <w:t>Structure</w:t>
      </w:r>
      <w:bookmarkEnd w:id="1910"/>
    </w:p>
    <w:p w:rsidR="00B56FCE" w:rsidRPr="000C08F1" w:rsidRDefault="00B56FCE" w:rsidP="00B56FCE">
      <w:pPr>
        <w:jc w:val="both"/>
        <w:rPr>
          <w:lang w:val="en-US"/>
        </w:rPr>
      </w:pPr>
      <w:r w:rsidRPr="00D67046">
        <w:rPr>
          <w:lang w:val="en-US"/>
        </w:rPr>
        <w:t xml:space="preserve">The information related to the </w:t>
      </w:r>
      <w:r>
        <w:rPr>
          <w:lang w:val="en-US"/>
        </w:rPr>
        <w:t xml:space="preserve">structure </w:t>
      </w:r>
      <w:r w:rsidRPr="00D67046">
        <w:rPr>
          <w:lang w:val="en-US"/>
        </w:rPr>
        <w:t xml:space="preserve">shall be provided as per specification described in </w:t>
      </w:r>
      <w:r w:rsidR="005A67FF">
        <w:rPr>
          <w:lang w:val="en-US"/>
        </w:rPr>
        <w:t>S</w:t>
      </w:r>
      <w:r w:rsidRPr="00D67046">
        <w:rPr>
          <w:lang w:val="en-US"/>
        </w:rPr>
        <w:t>ection</w:t>
      </w:r>
      <w:r w:rsidR="005A67FF">
        <w:rPr>
          <w:lang w:val="en-US"/>
        </w:rPr>
        <w:t xml:space="preserve"> 8.7</w:t>
      </w:r>
      <w:r w:rsidRPr="00D67046">
        <w:rPr>
          <w:lang w:val="en-US"/>
        </w:rPr>
        <w:t>.</w:t>
      </w:r>
    </w:p>
    <w:p w:rsidR="00567CC7" w:rsidRPr="00B56FCE" w:rsidRDefault="00567CC7" w:rsidP="00C31520">
      <w:pPr>
        <w:pStyle w:val="Heading3"/>
        <w:rPr>
          <w:color w:val="0070C0"/>
          <w:lang w:eastAsia="en-US"/>
        </w:rPr>
      </w:pPr>
      <w:bookmarkStart w:id="1911" w:name="_Toc263320896"/>
      <w:bookmarkStart w:id="1912" w:name="_Toc304805851"/>
      <w:bookmarkStart w:id="1913" w:name="_Toc304814802"/>
      <w:bookmarkStart w:id="1914" w:name="_Toc343650521"/>
      <w:r w:rsidRPr="00B56FCE">
        <w:rPr>
          <w:color w:val="0070C0"/>
          <w:lang w:eastAsia="en-US"/>
        </w:rPr>
        <w:t>Polymer Class</w:t>
      </w:r>
      <w:bookmarkEnd w:id="1911"/>
      <w:bookmarkEnd w:id="1912"/>
      <w:bookmarkEnd w:id="1913"/>
      <w:bookmarkEnd w:id="1914"/>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CE7C5E" w:rsidRPr="007A51EF" w:rsidTr="003F53BA">
        <w:tc>
          <w:tcPr>
            <w:tcW w:w="1951" w:type="dxa"/>
            <w:shd w:val="clear" w:color="auto" w:fill="auto"/>
          </w:tcPr>
          <w:p w:rsidR="00CE7C5E" w:rsidRPr="007A51EF" w:rsidRDefault="00CE7C5E" w:rsidP="00E028C4">
            <w:pPr>
              <w:rPr>
                <w:b/>
                <w:lang w:eastAsia="en-US"/>
              </w:rPr>
            </w:pPr>
            <w:r w:rsidRPr="007A51EF">
              <w:rPr>
                <w:b/>
              </w:rPr>
              <w:t>User Guidance</w:t>
            </w:r>
          </w:p>
        </w:tc>
        <w:tc>
          <w:tcPr>
            <w:tcW w:w="8017" w:type="dxa"/>
            <w:shd w:val="clear" w:color="auto" w:fill="auto"/>
          </w:tcPr>
          <w:p w:rsidR="00CE7C5E" w:rsidRPr="007A51EF" w:rsidRDefault="003915E7" w:rsidP="00E028C4">
            <w:pPr>
              <w:jc w:val="both"/>
              <w:rPr>
                <w:lang w:eastAsia="en-US"/>
              </w:rPr>
            </w:pPr>
            <w:r w:rsidRPr="003915E7">
              <w:rPr>
                <w:lang w:eastAsia="en-US"/>
              </w:rPr>
              <w:t>Type of polymer</w:t>
            </w:r>
            <w:r>
              <w:rPr>
                <w:lang w:eastAsia="en-US"/>
              </w:rPr>
              <w:t>.</w:t>
            </w:r>
          </w:p>
        </w:tc>
      </w:tr>
      <w:tr w:rsidR="00CE7C5E" w:rsidRPr="007A51EF" w:rsidTr="003F53BA">
        <w:tc>
          <w:tcPr>
            <w:tcW w:w="1951" w:type="dxa"/>
            <w:shd w:val="clear" w:color="auto" w:fill="auto"/>
          </w:tcPr>
          <w:p w:rsidR="00CE7C5E" w:rsidRPr="007A51EF" w:rsidRDefault="00CE7C5E" w:rsidP="00E028C4">
            <w:pPr>
              <w:rPr>
                <w:b/>
                <w:lang w:eastAsia="en-US"/>
              </w:rPr>
            </w:pPr>
            <w:r w:rsidRPr="007A51EF">
              <w:rPr>
                <w:b/>
              </w:rPr>
              <w:t>Example(s)</w:t>
            </w:r>
          </w:p>
        </w:tc>
        <w:tc>
          <w:tcPr>
            <w:tcW w:w="8017" w:type="dxa"/>
            <w:shd w:val="clear" w:color="auto" w:fill="auto"/>
          </w:tcPr>
          <w:p w:rsidR="00CE7C5E" w:rsidRPr="007A51EF" w:rsidRDefault="006F5D87" w:rsidP="00E028C4">
            <w:pPr>
              <w:rPr>
                <w:lang w:eastAsia="en-US"/>
              </w:rPr>
            </w:pPr>
            <w:r w:rsidRPr="006F5D87">
              <w:rPr>
                <w:lang w:eastAsia="en-US"/>
              </w:rPr>
              <w:t>homopolymer, copolymer</w:t>
            </w:r>
          </w:p>
        </w:tc>
      </w:tr>
      <w:tr w:rsidR="00CE7C5E" w:rsidRPr="007A51EF" w:rsidTr="003F53BA">
        <w:tc>
          <w:tcPr>
            <w:tcW w:w="1951" w:type="dxa"/>
            <w:shd w:val="clear" w:color="auto" w:fill="auto"/>
          </w:tcPr>
          <w:p w:rsidR="00CE7C5E" w:rsidRPr="007A51EF" w:rsidRDefault="00CE7C5E" w:rsidP="00E028C4">
            <w:pPr>
              <w:rPr>
                <w:b/>
              </w:rPr>
            </w:pPr>
            <w:r w:rsidRPr="007A51EF">
              <w:rPr>
                <w:b/>
              </w:rPr>
              <w:t>Conformance</w:t>
            </w:r>
          </w:p>
        </w:tc>
        <w:tc>
          <w:tcPr>
            <w:tcW w:w="8017" w:type="dxa"/>
            <w:shd w:val="clear" w:color="auto" w:fill="auto"/>
          </w:tcPr>
          <w:p w:rsidR="00CE7C5E" w:rsidRPr="007A51EF" w:rsidRDefault="006F5D87" w:rsidP="00E028C4">
            <w:pPr>
              <w:rPr>
                <w:lang w:eastAsia="en-US"/>
              </w:rPr>
            </w:pPr>
            <w:r>
              <w:rPr>
                <w:lang w:eastAsia="en-US"/>
              </w:rPr>
              <w:t>REQUIRED</w:t>
            </w:r>
          </w:p>
        </w:tc>
      </w:tr>
      <w:tr w:rsidR="00CE7C5E" w:rsidRPr="007A51EF" w:rsidTr="003F53BA">
        <w:tc>
          <w:tcPr>
            <w:tcW w:w="1951" w:type="dxa"/>
            <w:shd w:val="clear" w:color="auto" w:fill="auto"/>
          </w:tcPr>
          <w:p w:rsidR="00CE7C5E" w:rsidRPr="007A51EF" w:rsidRDefault="00CE7C5E" w:rsidP="00E028C4">
            <w:pPr>
              <w:rPr>
                <w:b/>
              </w:rPr>
            </w:pPr>
            <w:r w:rsidRPr="007A51EF">
              <w:rPr>
                <w:b/>
              </w:rPr>
              <w:t>Data Type</w:t>
            </w:r>
          </w:p>
        </w:tc>
        <w:tc>
          <w:tcPr>
            <w:tcW w:w="8017" w:type="dxa"/>
            <w:shd w:val="clear" w:color="auto" w:fill="auto"/>
          </w:tcPr>
          <w:p w:rsidR="00CE7C5E" w:rsidRPr="007A51EF" w:rsidRDefault="006F5D87" w:rsidP="00E028C4">
            <w:pPr>
              <w:rPr>
                <w:lang w:eastAsia="en-US"/>
              </w:rPr>
            </w:pPr>
            <w:r>
              <w:rPr>
                <w:lang w:eastAsia="en-US"/>
              </w:rPr>
              <w:t>CD</w:t>
            </w:r>
          </w:p>
        </w:tc>
      </w:tr>
      <w:tr w:rsidR="00CE7C5E" w:rsidRPr="007A51EF" w:rsidTr="003F53BA">
        <w:tc>
          <w:tcPr>
            <w:tcW w:w="1951" w:type="dxa"/>
            <w:shd w:val="clear" w:color="auto" w:fill="auto"/>
          </w:tcPr>
          <w:p w:rsidR="00CE7C5E" w:rsidRPr="007A51EF" w:rsidRDefault="00CE7C5E" w:rsidP="00E028C4">
            <w:pPr>
              <w:rPr>
                <w:b/>
              </w:rPr>
            </w:pPr>
            <w:r w:rsidRPr="007A51EF">
              <w:rPr>
                <w:b/>
              </w:rPr>
              <w:t>Business Rule(s)</w:t>
            </w:r>
          </w:p>
        </w:tc>
        <w:tc>
          <w:tcPr>
            <w:tcW w:w="8017" w:type="dxa"/>
            <w:shd w:val="clear" w:color="auto" w:fill="auto"/>
          </w:tcPr>
          <w:p w:rsidR="00CE7C5E" w:rsidRPr="007A51EF" w:rsidRDefault="00CE7C5E" w:rsidP="00E028C4">
            <w:pPr>
              <w:jc w:val="both"/>
              <w:rPr>
                <w:lang w:eastAsia="en-US"/>
              </w:rPr>
            </w:pPr>
          </w:p>
        </w:tc>
      </w:tr>
    </w:tbl>
    <w:p w:rsidR="009B2D5D" w:rsidRDefault="009B2D5D" w:rsidP="009B2D5D">
      <w:pPr>
        <w:pStyle w:val="XML"/>
      </w:pPr>
      <w:bookmarkStart w:id="1915" w:name="_Toc263320897"/>
      <w:bookmarkStart w:id="1916" w:name="_Toc304805852"/>
      <w:bookmarkStart w:id="1917" w:name="_Toc304814803"/>
      <w:r>
        <w:t>&lt;identifiedSubstance&gt;</w:t>
      </w:r>
      <w:r>
        <w:br/>
        <w:t xml:space="preserve">  &lt;identifiedSubstance&gt;</w:t>
      </w:r>
      <w:r>
        <w:br/>
        <w:t xml:space="preserve">    &lt;asSpecializedKind&gt;</w:t>
      </w:r>
      <w:r>
        <w:br/>
        <w:t xml:space="preserve">      &lt;definingMaterialKind&gt;</w:t>
      </w:r>
      <w:r>
        <w:br/>
        <w:t xml:space="preserve">        &lt;code code="</w:t>
      </w:r>
      <w:r>
        <w:rPr>
          <w:b/>
          <w:bCs/>
          <w:i/>
          <w:iCs/>
        </w:rPr>
        <w:t>Polymer</w:t>
      </w:r>
      <w:r w:rsidRPr="00A5735E">
        <w:rPr>
          <w:b/>
          <w:bCs/>
          <w:i/>
          <w:iCs/>
        </w:rPr>
        <w:t xml:space="preserve"> </w:t>
      </w:r>
      <w:r>
        <w:rPr>
          <w:b/>
          <w:bCs/>
          <w:i/>
          <w:iCs/>
        </w:rPr>
        <w:t>Class</w:t>
      </w:r>
      <w:r w:rsidRPr="00A5735E">
        <w:rPr>
          <w:i/>
          <w:iCs/>
        </w:rPr>
        <w:t xml:space="preserve"> Code</w:t>
      </w:r>
      <w:r>
        <w:t>" codeSystem="</w:t>
      </w:r>
      <w:r>
        <w:rPr>
          <w:i/>
          <w:iCs/>
        </w:rPr>
        <w:t>Code</w:t>
      </w:r>
      <w:r w:rsidRPr="00A5735E">
        <w:rPr>
          <w:i/>
          <w:iCs/>
        </w:rPr>
        <w:t xml:space="preserve"> System (OID)</w:t>
      </w:r>
      <w:r>
        <w:t>"/&gt;</w:t>
      </w:r>
      <w:r>
        <w:br/>
        <w:t xml:space="preserve">      &lt;/definingMaterialKind&gt;</w:t>
      </w:r>
    </w:p>
    <w:p w:rsidR="00567CC7" w:rsidRPr="00B56FCE" w:rsidRDefault="00567CC7" w:rsidP="00C31520">
      <w:pPr>
        <w:pStyle w:val="Heading3"/>
        <w:rPr>
          <w:color w:val="0070C0"/>
          <w:lang w:eastAsia="en-US"/>
        </w:rPr>
      </w:pPr>
      <w:bookmarkStart w:id="1918" w:name="_Toc343650522"/>
      <w:r w:rsidRPr="00B56FCE">
        <w:rPr>
          <w:color w:val="0070C0"/>
          <w:lang w:eastAsia="en-US"/>
        </w:rPr>
        <w:t>Polymer Geometry</w:t>
      </w:r>
      <w:bookmarkEnd w:id="1915"/>
      <w:bookmarkEnd w:id="1916"/>
      <w:bookmarkEnd w:id="1917"/>
      <w:bookmarkEnd w:id="1918"/>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CE7C5E" w:rsidRPr="007A51EF" w:rsidTr="003F53BA">
        <w:tc>
          <w:tcPr>
            <w:tcW w:w="1951" w:type="dxa"/>
            <w:shd w:val="clear" w:color="auto" w:fill="auto"/>
          </w:tcPr>
          <w:p w:rsidR="00CE7C5E" w:rsidRPr="007A51EF" w:rsidRDefault="00CE7C5E" w:rsidP="00E028C4">
            <w:pPr>
              <w:rPr>
                <w:b/>
                <w:lang w:eastAsia="en-US"/>
              </w:rPr>
            </w:pPr>
            <w:r w:rsidRPr="007A51EF">
              <w:rPr>
                <w:b/>
              </w:rPr>
              <w:t>User Guidance</w:t>
            </w:r>
          </w:p>
        </w:tc>
        <w:tc>
          <w:tcPr>
            <w:tcW w:w="8017" w:type="dxa"/>
            <w:shd w:val="clear" w:color="auto" w:fill="auto"/>
          </w:tcPr>
          <w:p w:rsidR="00CE7C5E" w:rsidRPr="007A51EF" w:rsidRDefault="003915E7" w:rsidP="00E028C4">
            <w:pPr>
              <w:jc w:val="both"/>
              <w:rPr>
                <w:lang w:eastAsia="en-US"/>
              </w:rPr>
            </w:pPr>
            <w:r w:rsidRPr="003915E7">
              <w:rPr>
                <w:lang w:eastAsia="en-US"/>
              </w:rPr>
              <w:t>The geometry of the polymer shall be described</w:t>
            </w:r>
            <w:r>
              <w:rPr>
                <w:lang w:eastAsia="en-US"/>
              </w:rPr>
              <w:t>.</w:t>
            </w:r>
          </w:p>
        </w:tc>
      </w:tr>
      <w:tr w:rsidR="00CE7C5E" w:rsidRPr="007A51EF" w:rsidTr="003F53BA">
        <w:tc>
          <w:tcPr>
            <w:tcW w:w="1951" w:type="dxa"/>
            <w:shd w:val="clear" w:color="auto" w:fill="auto"/>
          </w:tcPr>
          <w:p w:rsidR="00CE7C5E" w:rsidRPr="007A51EF" w:rsidRDefault="00CE7C5E" w:rsidP="00E028C4">
            <w:pPr>
              <w:rPr>
                <w:b/>
                <w:lang w:eastAsia="en-US"/>
              </w:rPr>
            </w:pPr>
            <w:r w:rsidRPr="007A51EF">
              <w:rPr>
                <w:b/>
              </w:rPr>
              <w:t>Example(s)</w:t>
            </w:r>
          </w:p>
        </w:tc>
        <w:tc>
          <w:tcPr>
            <w:tcW w:w="8017" w:type="dxa"/>
            <w:shd w:val="clear" w:color="auto" w:fill="auto"/>
          </w:tcPr>
          <w:p w:rsidR="00CE7C5E" w:rsidRPr="007A51EF" w:rsidRDefault="003915E7" w:rsidP="00E028C4">
            <w:pPr>
              <w:rPr>
                <w:lang w:eastAsia="en-US"/>
              </w:rPr>
            </w:pPr>
            <w:r w:rsidRPr="003915E7">
              <w:rPr>
                <w:lang w:eastAsia="en-US"/>
              </w:rPr>
              <w:t>linear, branched, cross linked, network, dendritic, star, comb, brush</w:t>
            </w:r>
          </w:p>
        </w:tc>
      </w:tr>
      <w:tr w:rsidR="00CE7C5E" w:rsidRPr="007A51EF" w:rsidTr="003F53BA">
        <w:tc>
          <w:tcPr>
            <w:tcW w:w="1951" w:type="dxa"/>
            <w:shd w:val="clear" w:color="auto" w:fill="auto"/>
          </w:tcPr>
          <w:p w:rsidR="00CE7C5E" w:rsidRPr="007A51EF" w:rsidRDefault="00CE7C5E" w:rsidP="00E028C4">
            <w:pPr>
              <w:rPr>
                <w:b/>
              </w:rPr>
            </w:pPr>
            <w:r w:rsidRPr="007A51EF">
              <w:rPr>
                <w:b/>
              </w:rPr>
              <w:t>Conformance</w:t>
            </w:r>
          </w:p>
        </w:tc>
        <w:tc>
          <w:tcPr>
            <w:tcW w:w="8017" w:type="dxa"/>
            <w:shd w:val="clear" w:color="auto" w:fill="auto"/>
          </w:tcPr>
          <w:p w:rsidR="00CE7C5E" w:rsidRPr="007A51EF" w:rsidRDefault="003915E7" w:rsidP="00E028C4">
            <w:pPr>
              <w:rPr>
                <w:lang w:eastAsia="en-US"/>
              </w:rPr>
            </w:pPr>
            <w:r>
              <w:rPr>
                <w:lang w:eastAsia="en-US"/>
              </w:rPr>
              <w:t>REQUIRED</w:t>
            </w:r>
          </w:p>
        </w:tc>
      </w:tr>
      <w:tr w:rsidR="00CE7C5E" w:rsidRPr="007A51EF" w:rsidTr="003F53BA">
        <w:tc>
          <w:tcPr>
            <w:tcW w:w="1951" w:type="dxa"/>
            <w:shd w:val="clear" w:color="auto" w:fill="auto"/>
          </w:tcPr>
          <w:p w:rsidR="00CE7C5E" w:rsidRPr="007A51EF" w:rsidRDefault="00CE7C5E" w:rsidP="00E028C4">
            <w:pPr>
              <w:rPr>
                <w:b/>
              </w:rPr>
            </w:pPr>
            <w:r w:rsidRPr="007A51EF">
              <w:rPr>
                <w:b/>
              </w:rPr>
              <w:t>Data Type</w:t>
            </w:r>
          </w:p>
        </w:tc>
        <w:tc>
          <w:tcPr>
            <w:tcW w:w="8017" w:type="dxa"/>
            <w:shd w:val="clear" w:color="auto" w:fill="auto"/>
          </w:tcPr>
          <w:p w:rsidR="00CE7C5E" w:rsidRPr="007A51EF" w:rsidRDefault="006F5D87" w:rsidP="00E028C4">
            <w:pPr>
              <w:rPr>
                <w:lang w:eastAsia="en-US"/>
              </w:rPr>
            </w:pPr>
            <w:r>
              <w:rPr>
                <w:lang w:eastAsia="en-US"/>
              </w:rPr>
              <w:t>CD</w:t>
            </w:r>
          </w:p>
        </w:tc>
      </w:tr>
      <w:tr w:rsidR="00CE7C5E" w:rsidRPr="007A51EF" w:rsidTr="003F53BA">
        <w:tc>
          <w:tcPr>
            <w:tcW w:w="1951" w:type="dxa"/>
            <w:shd w:val="clear" w:color="auto" w:fill="auto"/>
          </w:tcPr>
          <w:p w:rsidR="00CE7C5E" w:rsidRPr="007A51EF" w:rsidRDefault="00CE7C5E" w:rsidP="00E028C4">
            <w:pPr>
              <w:rPr>
                <w:b/>
              </w:rPr>
            </w:pPr>
            <w:r w:rsidRPr="007A51EF">
              <w:rPr>
                <w:b/>
              </w:rPr>
              <w:t>Business Rule(s)</w:t>
            </w:r>
          </w:p>
        </w:tc>
        <w:tc>
          <w:tcPr>
            <w:tcW w:w="8017" w:type="dxa"/>
            <w:shd w:val="clear" w:color="auto" w:fill="auto"/>
          </w:tcPr>
          <w:p w:rsidR="00CE7C5E" w:rsidRPr="007A51EF" w:rsidRDefault="00CE7C5E" w:rsidP="00E028C4">
            <w:pPr>
              <w:jc w:val="both"/>
              <w:rPr>
                <w:lang w:eastAsia="en-US"/>
              </w:rPr>
            </w:pPr>
          </w:p>
        </w:tc>
      </w:tr>
    </w:tbl>
    <w:p w:rsidR="00066456" w:rsidRDefault="00066456" w:rsidP="00066456">
      <w:pPr>
        <w:pStyle w:val="XML"/>
      </w:pPr>
      <w:bookmarkStart w:id="1919" w:name="_Toc263320898"/>
      <w:bookmarkStart w:id="1920" w:name="_Toc304805853"/>
      <w:bookmarkStart w:id="1921" w:name="_Toc304814804"/>
      <w:r>
        <w:t>&lt;identifiedSubstance&gt;</w:t>
      </w:r>
      <w:r>
        <w:br/>
        <w:t xml:space="preserve">  &lt;identifiedSubstance&gt;&lt;!-- Substance Parts --&gt;&lt;/identifiedSubstance&gt;</w:t>
      </w:r>
      <w:r>
        <w:br/>
        <w:t xml:space="preserve">  &lt;subjectOf&gt;</w:t>
      </w:r>
      <w:r>
        <w:br/>
        <w:t xml:space="preserve">    &lt;characteristic&gt;</w:t>
      </w:r>
      <w:r>
        <w:br/>
        <w:t xml:space="preserve">      &lt;code code=</w:t>
      </w:r>
      <w:r w:rsidRPr="00F1588B">
        <w:t>"</w:t>
      </w:r>
      <w:r w:rsidRPr="000C4ACE">
        <w:rPr>
          <w:i/>
          <w:iCs/>
        </w:rPr>
        <w:t>Code meaning ‘</w:t>
      </w:r>
      <w:r>
        <w:rPr>
          <w:i/>
          <w:iCs/>
        </w:rPr>
        <w:t>Polymer Geometry’</w:t>
      </w:r>
      <w:r w:rsidRPr="00F1588B">
        <w:t>"</w:t>
      </w:r>
      <w:r>
        <w:t xml:space="preserve"> </w:t>
      </w:r>
      <w:r>
        <w:br/>
        <w:t xml:space="preserve">            codeSystem="</w:t>
      </w:r>
      <w:r w:rsidRPr="000C4ACE">
        <w:rPr>
          <w:i/>
          <w:iCs/>
        </w:rPr>
        <w:t>Code System (OID)</w:t>
      </w:r>
      <w:r>
        <w:t>"</w:t>
      </w:r>
      <w:r>
        <w:br/>
        <w:t xml:space="preserve">            displayName="polymer geometry"/&gt;</w:t>
      </w:r>
      <w:r>
        <w:br/>
        <w:t xml:space="preserve">      &lt;value code=</w:t>
      </w:r>
      <w:r w:rsidRPr="00F1588B">
        <w:t>"</w:t>
      </w:r>
      <w:r>
        <w:rPr>
          <w:b/>
          <w:bCs/>
          <w:i/>
          <w:iCs/>
        </w:rPr>
        <w:t>Polymer Geometry</w:t>
      </w:r>
      <w:r w:rsidRPr="000C4ACE">
        <w:rPr>
          <w:i/>
          <w:iCs/>
        </w:rPr>
        <w:t xml:space="preserve"> Code</w:t>
      </w:r>
      <w:r w:rsidRPr="00F1588B">
        <w:t>"</w:t>
      </w:r>
      <w:r>
        <w:t xml:space="preserve"> xsi:type=</w:t>
      </w:r>
      <w:r w:rsidRPr="00F1588B">
        <w:t>"</w:t>
      </w:r>
      <w:r>
        <w:t>CV</w:t>
      </w:r>
      <w:r w:rsidRPr="00F1588B">
        <w:t>"</w:t>
      </w:r>
      <w:r>
        <w:br/>
        <w:t xml:space="preserve">             </w:t>
      </w:r>
      <w:r w:rsidRPr="00F1588B">
        <w:t>codeSystem="</w:t>
      </w:r>
      <w:r>
        <w:rPr>
          <w:i/>
          <w:iCs/>
        </w:rPr>
        <w:t>Polymer Geometry</w:t>
      </w:r>
      <w:r w:rsidRPr="000C4ACE">
        <w:rPr>
          <w:i/>
          <w:iCs/>
        </w:rPr>
        <w:t xml:space="preserve"> Code System (OID)</w:t>
      </w:r>
      <w:r w:rsidRPr="00F1588B">
        <w:t>"</w:t>
      </w:r>
      <w:r>
        <w:br/>
        <w:t xml:space="preserve">             displayName=</w:t>
      </w:r>
      <w:r w:rsidRPr="00F1588B">
        <w:t>"</w:t>
      </w:r>
      <w:r>
        <w:rPr>
          <w:i/>
          <w:iCs/>
        </w:rPr>
        <w:t>Polymer Geometry</w:t>
      </w:r>
      <w:r w:rsidRPr="000C4ACE">
        <w:rPr>
          <w:i/>
          <w:iCs/>
        </w:rPr>
        <w:t xml:space="preserve"> Name</w:t>
      </w:r>
      <w:r w:rsidRPr="00F1588B">
        <w:t>"</w:t>
      </w:r>
      <w:r>
        <w:t>/&gt;</w:t>
      </w:r>
    </w:p>
    <w:p w:rsidR="00567CC7" w:rsidRPr="00B56FCE" w:rsidRDefault="00567CC7" w:rsidP="00C31520">
      <w:pPr>
        <w:pStyle w:val="Heading3"/>
        <w:rPr>
          <w:color w:val="0070C0"/>
          <w:lang w:eastAsia="en-US"/>
        </w:rPr>
      </w:pPr>
      <w:bookmarkStart w:id="1922" w:name="_Toc343650523"/>
      <w:r w:rsidRPr="00B56FCE">
        <w:rPr>
          <w:color w:val="0070C0"/>
          <w:lang w:eastAsia="en-US"/>
        </w:rPr>
        <w:t>Copolymer Sequence type</w:t>
      </w:r>
      <w:bookmarkEnd w:id="1919"/>
      <w:bookmarkEnd w:id="1920"/>
      <w:bookmarkEnd w:id="1921"/>
      <w:bookmarkEnd w:id="1922"/>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CE7C5E" w:rsidRPr="007A51EF" w:rsidTr="003F53BA">
        <w:tc>
          <w:tcPr>
            <w:tcW w:w="1951" w:type="dxa"/>
            <w:shd w:val="clear" w:color="auto" w:fill="auto"/>
          </w:tcPr>
          <w:p w:rsidR="00CE7C5E" w:rsidRPr="007A51EF" w:rsidRDefault="00CE7C5E" w:rsidP="00E028C4">
            <w:pPr>
              <w:rPr>
                <w:b/>
                <w:lang w:eastAsia="en-US"/>
              </w:rPr>
            </w:pPr>
            <w:r w:rsidRPr="007A51EF">
              <w:rPr>
                <w:b/>
              </w:rPr>
              <w:t>User Guidance</w:t>
            </w:r>
          </w:p>
        </w:tc>
        <w:tc>
          <w:tcPr>
            <w:tcW w:w="8017" w:type="dxa"/>
            <w:shd w:val="clear" w:color="auto" w:fill="auto"/>
          </w:tcPr>
          <w:p w:rsidR="00CE7C5E" w:rsidRPr="007A51EF" w:rsidRDefault="003915E7" w:rsidP="00E028C4">
            <w:pPr>
              <w:jc w:val="both"/>
              <w:rPr>
                <w:lang w:eastAsia="en-US"/>
              </w:rPr>
            </w:pPr>
            <w:r w:rsidRPr="003915E7">
              <w:rPr>
                <w:lang w:eastAsia="en-US"/>
              </w:rPr>
              <w:t>The type of copolymer of the polymer sequence shall be described</w:t>
            </w:r>
          </w:p>
        </w:tc>
      </w:tr>
      <w:tr w:rsidR="00CE7C5E" w:rsidRPr="007A51EF" w:rsidTr="003F53BA">
        <w:tc>
          <w:tcPr>
            <w:tcW w:w="1951" w:type="dxa"/>
            <w:shd w:val="clear" w:color="auto" w:fill="auto"/>
          </w:tcPr>
          <w:p w:rsidR="00CE7C5E" w:rsidRPr="007A51EF" w:rsidRDefault="00CE7C5E" w:rsidP="00E028C4">
            <w:pPr>
              <w:rPr>
                <w:b/>
                <w:lang w:eastAsia="en-US"/>
              </w:rPr>
            </w:pPr>
            <w:r w:rsidRPr="007A51EF">
              <w:rPr>
                <w:b/>
              </w:rPr>
              <w:t>Example(s)</w:t>
            </w:r>
          </w:p>
        </w:tc>
        <w:tc>
          <w:tcPr>
            <w:tcW w:w="8017" w:type="dxa"/>
            <w:shd w:val="clear" w:color="auto" w:fill="auto"/>
          </w:tcPr>
          <w:p w:rsidR="00CE7C5E" w:rsidRPr="007A51EF" w:rsidRDefault="003915E7" w:rsidP="003915E7">
            <w:pPr>
              <w:rPr>
                <w:lang w:eastAsia="en-US"/>
              </w:rPr>
            </w:pPr>
            <w:r w:rsidRPr="003915E7">
              <w:rPr>
                <w:lang w:eastAsia="en-US"/>
              </w:rPr>
              <w:t xml:space="preserve">random, alternating, block, graft, </w:t>
            </w:r>
            <w:r>
              <w:rPr>
                <w:lang w:eastAsia="en-US"/>
              </w:rPr>
              <w:t>s</w:t>
            </w:r>
            <w:r w:rsidRPr="003915E7">
              <w:rPr>
                <w:lang w:eastAsia="en-US"/>
              </w:rPr>
              <w:t>tatistical</w:t>
            </w:r>
          </w:p>
        </w:tc>
      </w:tr>
      <w:tr w:rsidR="00CE7C5E" w:rsidRPr="007A51EF" w:rsidTr="003F53BA">
        <w:tc>
          <w:tcPr>
            <w:tcW w:w="1951" w:type="dxa"/>
            <w:shd w:val="clear" w:color="auto" w:fill="auto"/>
          </w:tcPr>
          <w:p w:rsidR="00CE7C5E" w:rsidRPr="007A51EF" w:rsidRDefault="00CE7C5E" w:rsidP="00E028C4">
            <w:pPr>
              <w:rPr>
                <w:b/>
              </w:rPr>
            </w:pPr>
            <w:r w:rsidRPr="007A51EF">
              <w:rPr>
                <w:b/>
              </w:rPr>
              <w:lastRenderedPageBreak/>
              <w:t>Conformance</w:t>
            </w:r>
          </w:p>
        </w:tc>
        <w:tc>
          <w:tcPr>
            <w:tcW w:w="8017" w:type="dxa"/>
            <w:shd w:val="clear" w:color="auto" w:fill="auto"/>
          </w:tcPr>
          <w:p w:rsidR="00CE7C5E" w:rsidRPr="007A51EF" w:rsidRDefault="003915E7" w:rsidP="00E028C4">
            <w:pPr>
              <w:rPr>
                <w:lang w:eastAsia="en-US"/>
              </w:rPr>
            </w:pPr>
            <w:r>
              <w:rPr>
                <w:lang w:eastAsia="en-US"/>
              </w:rPr>
              <w:t>REQUIRED</w:t>
            </w:r>
          </w:p>
        </w:tc>
      </w:tr>
      <w:tr w:rsidR="00CE7C5E" w:rsidRPr="007A51EF" w:rsidTr="003F53BA">
        <w:tc>
          <w:tcPr>
            <w:tcW w:w="1951" w:type="dxa"/>
            <w:shd w:val="clear" w:color="auto" w:fill="auto"/>
          </w:tcPr>
          <w:p w:rsidR="00CE7C5E" w:rsidRPr="007A51EF" w:rsidRDefault="00CE7C5E" w:rsidP="00E028C4">
            <w:pPr>
              <w:rPr>
                <w:b/>
              </w:rPr>
            </w:pPr>
            <w:r w:rsidRPr="007A51EF">
              <w:rPr>
                <w:b/>
              </w:rPr>
              <w:t>Data Type</w:t>
            </w:r>
          </w:p>
        </w:tc>
        <w:tc>
          <w:tcPr>
            <w:tcW w:w="8017" w:type="dxa"/>
            <w:shd w:val="clear" w:color="auto" w:fill="auto"/>
          </w:tcPr>
          <w:p w:rsidR="00CE7C5E" w:rsidRPr="007A51EF" w:rsidRDefault="006F5D87" w:rsidP="00E028C4">
            <w:pPr>
              <w:rPr>
                <w:lang w:eastAsia="en-US"/>
              </w:rPr>
            </w:pPr>
            <w:r>
              <w:rPr>
                <w:lang w:eastAsia="en-US"/>
              </w:rPr>
              <w:t>CD</w:t>
            </w:r>
          </w:p>
        </w:tc>
      </w:tr>
      <w:tr w:rsidR="00CE7C5E" w:rsidRPr="007A51EF" w:rsidTr="003F53BA">
        <w:tc>
          <w:tcPr>
            <w:tcW w:w="1951" w:type="dxa"/>
            <w:shd w:val="clear" w:color="auto" w:fill="auto"/>
          </w:tcPr>
          <w:p w:rsidR="00CE7C5E" w:rsidRPr="007A51EF" w:rsidRDefault="00CE7C5E" w:rsidP="00E028C4">
            <w:pPr>
              <w:rPr>
                <w:b/>
              </w:rPr>
            </w:pPr>
            <w:r w:rsidRPr="007A51EF">
              <w:rPr>
                <w:b/>
              </w:rPr>
              <w:t>Business Rule(s)</w:t>
            </w:r>
          </w:p>
        </w:tc>
        <w:tc>
          <w:tcPr>
            <w:tcW w:w="8017" w:type="dxa"/>
            <w:shd w:val="clear" w:color="auto" w:fill="auto"/>
          </w:tcPr>
          <w:p w:rsidR="00CE7C5E" w:rsidRPr="007A51EF" w:rsidRDefault="00CE7C5E" w:rsidP="00E028C4">
            <w:pPr>
              <w:jc w:val="both"/>
              <w:rPr>
                <w:lang w:eastAsia="en-US"/>
              </w:rPr>
            </w:pPr>
          </w:p>
        </w:tc>
      </w:tr>
    </w:tbl>
    <w:p w:rsidR="00066456" w:rsidRDefault="00066456" w:rsidP="00066456">
      <w:pPr>
        <w:pStyle w:val="XML"/>
      </w:pPr>
      <w:r>
        <w:t>&lt;identifiedSubstance&gt;</w:t>
      </w:r>
      <w:r>
        <w:br/>
        <w:t xml:space="preserve">  &lt;identifiedSubstance&gt;&lt;!-- Substance Parts --&gt;&lt;/identifiedSubstance&gt;</w:t>
      </w:r>
      <w:r>
        <w:br/>
        <w:t xml:space="preserve">  &lt;subjectOf&gt;</w:t>
      </w:r>
      <w:r>
        <w:br/>
        <w:t xml:space="preserve">    &lt;characteristic&gt;</w:t>
      </w:r>
      <w:r>
        <w:br/>
        <w:t xml:space="preserve">      &lt;code code=</w:t>
      </w:r>
      <w:r w:rsidRPr="00F1588B">
        <w:t>"</w:t>
      </w:r>
      <w:r w:rsidRPr="000C4ACE">
        <w:rPr>
          <w:i/>
          <w:iCs/>
        </w:rPr>
        <w:t>Code meaning ‘</w:t>
      </w:r>
      <w:r>
        <w:rPr>
          <w:i/>
          <w:iCs/>
        </w:rPr>
        <w:t>Copolymer Sequence Type’</w:t>
      </w:r>
      <w:r w:rsidRPr="00F1588B">
        <w:t>"</w:t>
      </w:r>
      <w:r>
        <w:t xml:space="preserve"> </w:t>
      </w:r>
      <w:r>
        <w:br/>
        <w:t xml:space="preserve">            codeSystem="</w:t>
      </w:r>
      <w:r w:rsidRPr="000C4ACE">
        <w:rPr>
          <w:i/>
          <w:iCs/>
        </w:rPr>
        <w:t>Code System (OID)</w:t>
      </w:r>
      <w:r>
        <w:t>"</w:t>
      </w:r>
      <w:r>
        <w:br/>
        <w:t xml:space="preserve">            displayName="Copolymer Sequence Type"/&gt;</w:t>
      </w:r>
      <w:r>
        <w:br/>
        <w:t xml:space="preserve">      &lt;value code=</w:t>
      </w:r>
      <w:r w:rsidRPr="00F1588B">
        <w:t>"</w:t>
      </w:r>
      <w:r>
        <w:rPr>
          <w:b/>
          <w:bCs/>
          <w:i/>
          <w:iCs/>
        </w:rPr>
        <w:t>Copolymer Sequence Type</w:t>
      </w:r>
      <w:r w:rsidRPr="000C4ACE">
        <w:rPr>
          <w:i/>
          <w:iCs/>
        </w:rPr>
        <w:t xml:space="preserve"> Code</w:t>
      </w:r>
      <w:r w:rsidRPr="00F1588B">
        <w:t>"</w:t>
      </w:r>
      <w:r>
        <w:t xml:space="preserve"> xsi:type=</w:t>
      </w:r>
      <w:r w:rsidRPr="00F1588B">
        <w:t>"</w:t>
      </w:r>
      <w:r>
        <w:t>CV</w:t>
      </w:r>
      <w:r w:rsidRPr="00F1588B">
        <w:t>"</w:t>
      </w:r>
      <w:r>
        <w:br/>
        <w:t xml:space="preserve">             </w:t>
      </w:r>
      <w:r w:rsidRPr="00F1588B">
        <w:t>codeSystem="</w:t>
      </w:r>
      <w:r>
        <w:rPr>
          <w:i/>
          <w:iCs/>
        </w:rPr>
        <w:t>Copolymer Sequence Type</w:t>
      </w:r>
      <w:r w:rsidRPr="000C4ACE">
        <w:rPr>
          <w:i/>
          <w:iCs/>
        </w:rPr>
        <w:t xml:space="preserve"> Code System (OID)</w:t>
      </w:r>
      <w:r w:rsidRPr="00F1588B">
        <w:t>"</w:t>
      </w:r>
      <w:r>
        <w:br/>
        <w:t xml:space="preserve">             displayName=</w:t>
      </w:r>
      <w:r w:rsidRPr="00F1588B">
        <w:t>"</w:t>
      </w:r>
      <w:r>
        <w:rPr>
          <w:i/>
          <w:iCs/>
        </w:rPr>
        <w:t>Copolymer Sequence Type</w:t>
      </w:r>
      <w:r w:rsidRPr="000C4ACE">
        <w:rPr>
          <w:i/>
          <w:iCs/>
        </w:rPr>
        <w:t xml:space="preserve"> Name</w:t>
      </w:r>
      <w:r w:rsidRPr="00F1588B">
        <w:t>"</w:t>
      </w:r>
      <w:r>
        <w:t>/&gt;</w:t>
      </w:r>
    </w:p>
    <w:p w:rsidR="00057B62" w:rsidRDefault="00057B62" w:rsidP="00C31520">
      <w:pPr>
        <w:pStyle w:val="Heading3"/>
        <w:rPr>
          <w:color w:val="0070C0"/>
          <w:lang w:eastAsia="en-US"/>
        </w:rPr>
      </w:pPr>
      <w:bookmarkStart w:id="1923" w:name="_Toc343650524"/>
      <w:r w:rsidRPr="00B56FCE">
        <w:rPr>
          <w:color w:val="0070C0"/>
          <w:lang w:eastAsia="en-US"/>
        </w:rPr>
        <w:t>Comment</w:t>
      </w:r>
      <w:bookmarkEnd w:id="1923"/>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F53BA" w:rsidRPr="007A51EF" w:rsidTr="003F53BA">
        <w:tc>
          <w:tcPr>
            <w:tcW w:w="1951" w:type="dxa"/>
            <w:shd w:val="clear" w:color="auto" w:fill="auto"/>
          </w:tcPr>
          <w:p w:rsidR="003F53BA" w:rsidRPr="007A51EF" w:rsidRDefault="003F53BA" w:rsidP="003F53BA">
            <w:pPr>
              <w:rPr>
                <w:b/>
                <w:lang w:eastAsia="en-US"/>
              </w:rPr>
            </w:pPr>
            <w:r w:rsidRPr="007A51EF">
              <w:rPr>
                <w:b/>
              </w:rPr>
              <w:t>User Guidance</w:t>
            </w:r>
          </w:p>
        </w:tc>
        <w:tc>
          <w:tcPr>
            <w:tcW w:w="8017" w:type="dxa"/>
            <w:shd w:val="clear" w:color="auto" w:fill="auto"/>
          </w:tcPr>
          <w:p w:rsidR="003F53BA" w:rsidRPr="007A51EF" w:rsidRDefault="003F53BA" w:rsidP="003F53BA">
            <w:pPr>
              <w:jc w:val="both"/>
              <w:rPr>
                <w:lang w:eastAsia="en-US"/>
              </w:rPr>
            </w:pPr>
            <w:r w:rsidRPr="00B71F67">
              <w:rPr>
                <w:lang w:eastAsia="en-US"/>
              </w:rPr>
              <w:t>Any comment can be provided in this field, if necessary</w:t>
            </w:r>
            <w:r>
              <w:rPr>
                <w:lang w:eastAsia="en-US"/>
              </w:rPr>
              <w:t xml:space="preserve">. </w:t>
            </w:r>
          </w:p>
        </w:tc>
      </w:tr>
      <w:tr w:rsidR="003F53BA" w:rsidRPr="007A51EF" w:rsidTr="003F53BA">
        <w:tc>
          <w:tcPr>
            <w:tcW w:w="1951" w:type="dxa"/>
            <w:shd w:val="clear" w:color="auto" w:fill="auto"/>
          </w:tcPr>
          <w:p w:rsidR="003F53BA" w:rsidRPr="007A51EF" w:rsidRDefault="003F53BA" w:rsidP="003F53BA">
            <w:pPr>
              <w:rPr>
                <w:b/>
                <w:lang w:eastAsia="en-US"/>
              </w:rPr>
            </w:pPr>
            <w:r w:rsidRPr="007A51EF">
              <w:rPr>
                <w:b/>
              </w:rPr>
              <w:t>Example(s)</w:t>
            </w:r>
          </w:p>
        </w:tc>
        <w:tc>
          <w:tcPr>
            <w:tcW w:w="8017" w:type="dxa"/>
            <w:shd w:val="clear" w:color="auto" w:fill="auto"/>
          </w:tcPr>
          <w:p w:rsidR="003F53BA" w:rsidRPr="007A51EF" w:rsidRDefault="003F53BA" w:rsidP="003F53BA">
            <w:pPr>
              <w:rPr>
                <w:lang w:eastAsia="en-US"/>
              </w:rPr>
            </w:pPr>
          </w:p>
        </w:tc>
      </w:tr>
      <w:tr w:rsidR="003F53BA" w:rsidRPr="007A51EF" w:rsidTr="003F53BA">
        <w:tc>
          <w:tcPr>
            <w:tcW w:w="1951" w:type="dxa"/>
            <w:shd w:val="clear" w:color="auto" w:fill="auto"/>
          </w:tcPr>
          <w:p w:rsidR="003F53BA" w:rsidRPr="007A51EF" w:rsidRDefault="003F53BA" w:rsidP="003F53BA">
            <w:pPr>
              <w:rPr>
                <w:b/>
              </w:rPr>
            </w:pPr>
            <w:r w:rsidRPr="007A51EF">
              <w:rPr>
                <w:b/>
              </w:rPr>
              <w:t>Conformance</w:t>
            </w:r>
          </w:p>
        </w:tc>
        <w:tc>
          <w:tcPr>
            <w:tcW w:w="8017" w:type="dxa"/>
            <w:shd w:val="clear" w:color="auto" w:fill="auto"/>
          </w:tcPr>
          <w:p w:rsidR="003F53BA" w:rsidRPr="007A51EF" w:rsidRDefault="003F53BA" w:rsidP="003F53BA">
            <w:pPr>
              <w:rPr>
                <w:lang w:eastAsia="en-US"/>
              </w:rPr>
            </w:pPr>
            <w:r>
              <w:rPr>
                <w:lang w:eastAsia="en-US"/>
              </w:rPr>
              <w:t>OPTIONAL – DISCOURAGED</w:t>
            </w:r>
          </w:p>
        </w:tc>
      </w:tr>
      <w:tr w:rsidR="003F53BA" w:rsidRPr="007A51EF" w:rsidTr="003F53BA">
        <w:tc>
          <w:tcPr>
            <w:tcW w:w="1951" w:type="dxa"/>
            <w:shd w:val="clear" w:color="auto" w:fill="auto"/>
          </w:tcPr>
          <w:p w:rsidR="003F53BA" w:rsidRPr="007A51EF" w:rsidRDefault="003F53BA" w:rsidP="003F53BA">
            <w:pPr>
              <w:rPr>
                <w:b/>
              </w:rPr>
            </w:pPr>
            <w:r w:rsidRPr="007A51EF">
              <w:rPr>
                <w:b/>
              </w:rPr>
              <w:t>Data Type</w:t>
            </w:r>
          </w:p>
        </w:tc>
        <w:tc>
          <w:tcPr>
            <w:tcW w:w="8017" w:type="dxa"/>
            <w:shd w:val="clear" w:color="auto" w:fill="auto"/>
          </w:tcPr>
          <w:p w:rsidR="003F53BA" w:rsidRPr="007A51EF" w:rsidRDefault="003F53BA" w:rsidP="003F53BA">
            <w:pPr>
              <w:rPr>
                <w:lang w:eastAsia="en-US"/>
              </w:rPr>
            </w:pPr>
            <w:r>
              <w:rPr>
                <w:lang w:eastAsia="en-US"/>
              </w:rPr>
              <w:t>ST</w:t>
            </w:r>
          </w:p>
        </w:tc>
      </w:tr>
      <w:tr w:rsidR="003F53BA" w:rsidRPr="007A51EF" w:rsidTr="003F53BA">
        <w:tc>
          <w:tcPr>
            <w:tcW w:w="1951" w:type="dxa"/>
            <w:shd w:val="clear" w:color="auto" w:fill="auto"/>
          </w:tcPr>
          <w:p w:rsidR="003F53BA" w:rsidRPr="007A51EF" w:rsidRDefault="003F53BA" w:rsidP="003F53BA">
            <w:pPr>
              <w:rPr>
                <w:b/>
              </w:rPr>
            </w:pPr>
            <w:r w:rsidRPr="007A51EF">
              <w:rPr>
                <w:b/>
              </w:rPr>
              <w:t>Business Rule(s)</w:t>
            </w:r>
          </w:p>
        </w:tc>
        <w:tc>
          <w:tcPr>
            <w:tcW w:w="8017" w:type="dxa"/>
            <w:shd w:val="clear" w:color="auto" w:fill="auto"/>
          </w:tcPr>
          <w:p w:rsidR="003F53BA" w:rsidRPr="007A51EF" w:rsidRDefault="003F53BA" w:rsidP="003F53BA">
            <w:pPr>
              <w:jc w:val="both"/>
              <w:rPr>
                <w:lang w:eastAsia="en-US"/>
              </w:rPr>
            </w:pPr>
          </w:p>
        </w:tc>
      </w:tr>
    </w:tbl>
    <w:p w:rsidR="003F53BA" w:rsidRDefault="003F53BA" w:rsidP="003F53BA">
      <w:r>
        <w:t>Note: Comment can always be packaged into a characteristic:</w:t>
      </w:r>
    </w:p>
    <w:p w:rsidR="003F53BA" w:rsidRDefault="003F53BA" w:rsidP="003F53BA">
      <w:pPr>
        <w:pStyle w:val="XML"/>
        <w:keepLines w:val="0"/>
        <w:spacing w:before="0" w:after="0"/>
      </w:pPr>
      <w:r>
        <w:t>&lt;identifiedSubstance&gt;</w:t>
      </w:r>
      <w:r>
        <w:br/>
        <w:t xml:space="preserve">  &lt;identifiedSubstance&gt;</w:t>
      </w:r>
      <w:r>
        <w:br/>
        <w:t xml:space="preserve">    &lt;moiety&gt;</w:t>
      </w:r>
      <w:r>
        <w:br/>
        <w:t xml:space="preserve">      &lt;partMoiety&gt;&lt;!-- Other Details of Structural Unit --&gt;&lt;/partMoiety&gt;</w:t>
      </w:r>
      <w:r>
        <w:br/>
        <w:t xml:space="preserve">      &lt;subjectOf&gt;</w:t>
      </w:r>
      <w:r>
        <w:br/>
        <w:t xml:space="preserve">        &lt;characteristic&gt;</w:t>
      </w:r>
      <w:r>
        <w:br/>
        <w:t xml:space="preserve">          &lt;text&gt;</w:t>
      </w:r>
      <w:r w:rsidRPr="00A76005">
        <w:rPr>
          <w:b/>
          <w:bCs/>
          <w:i/>
          <w:iCs/>
        </w:rPr>
        <w:t xml:space="preserve">Comment </w:t>
      </w:r>
      <w:r w:rsidRPr="00A76005">
        <w:rPr>
          <w:i/>
          <w:iCs/>
        </w:rPr>
        <w:t>Text</w:t>
      </w:r>
      <w:r>
        <w:t>&lt;/text&gt;</w:t>
      </w:r>
      <w:r>
        <w:br/>
        <w:t xml:space="preserve">        &lt;/characteristic&gt;</w:t>
      </w:r>
      <w:r>
        <w:br/>
        <w:t xml:space="preserve">      &lt;/subjectOf&gt;</w:t>
      </w:r>
    </w:p>
    <w:p w:rsidR="00567CC7" w:rsidRPr="00B56FCE" w:rsidRDefault="00567CC7" w:rsidP="00C31520">
      <w:pPr>
        <w:pStyle w:val="Heading3"/>
        <w:rPr>
          <w:color w:val="FF0000"/>
          <w:lang w:eastAsia="en-US"/>
        </w:rPr>
      </w:pPr>
      <w:bookmarkStart w:id="1924" w:name="_Toc343650525"/>
      <w:r w:rsidRPr="00B56FCE">
        <w:rPr>
          <w:color w:val="FF0000"/>
          <w:lang w:eastAsia="en-US"/>
        </w:rPr>
        <w:t>Monomer Description</w:t>
      </w:r>
      <w:bookmarkEnd w:id="1924"/>
      <w:ins w:id="1925" w:author="HYST (Hiroyuki Sato)" w:date="2013-01-08T17:55:00Z">
        <w:r w:rsidR="00626D75" w:rsidRPr="0014542C">
          <w:rPr>
            <w:rFonts w:eastAsia="MS Mincho" w:hint="eastAsia"/>
            <w:color w:val="FF0000"/>
            <w:lang w:eastAsia="ja-JP"/>
          </w:rPr>
          <w:t xml:space="preserve">  (repeat as necessary)</w:t>
        </w:r>
      </w:ins>
    </w:p>
    <w:p w:rsidR="00567CC7" w:rsidRDefault="00567CC7" w:rsidP="00076AC5">
      <w:pPr>
        <w:jc w:val="both"/>
      </w:pPr>
      <w:r>
        <w:t>For synthetic polymers this set of descriptors intends to specify and quantify the monomers used for the synthesis of the polymer or copolymer.</w:t>
      </w:r>
      <w:r w:rsidR="003915E7">
        <w:t xml:space="preserve"> </w:t>
      </w:r>
      <w:r>
        <w:t>The information on the monomer shall be provided by means of the following data elements:</w:t>
      </w:r>
    </w:p>
    <w:p w:rsidR="00567CC7" w:rsidRPr="00B56FCE" w:rsidRDefault="00567CC7" w:rsidP="00C31520">
      <w:pPr>
        <w:pStyle w:val="Heading4"/>
        <w:rPr>
          <w:color w:val="0070C0"/>
          <w:lang w:eastAsia="en-US"/>
        </w:rPr>
      </w:pPr>
      <w:bookmarkStart w:id="1926" w:name="_Toc263320900"/>
      <w:bookmarkStart w:id="1927" w:name="_Toc304805855"/>
      <w:bookmarkStart w:id="1928" w:name="_Toc304814806"/>
      <w:r w:rsidRPr="00B56FCE">
        <w:rPr>
          <w:color w:val="0070C0"/>
          <w:lang w:eastAsia="en-US"/>
        </w:rPr>
        <w:t>Number of Monomers</w:t>
      </w:r>
      <w:bookmarkEnd w:id="1926"/>
      <w:bookmarkEnd w:id="1927"/>
      <w:bookmarkEnd w:id="1928"/>
      <w:r w:rsidRPr="00B56FCE">
        <w:rPr>
          <w:color w:val="0070C0"/>
          <w:lang w:eastAsia="en-US"/>
        </w:rPr>
        <w:t xml:space="preserve"> </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CE7C5E" w:rsidRPr="007A51EF" w:rsidTr="00C65E4A">
        <w:tc>
          <w:tcPr>
            <w:tcW w:w="1951" w:type="dxa"/>
            <w:shd w:val="clear" w:color="auto" w:fill="auto"/>
          </w:tcPr>
          <w:p w:rsidR="00CE7C5E" w:rsidRPr="007A51EF" w:rsidRDefault="00CE7C5E" w:rsidP="00E028C4">
            <w:pPr>
              <w:rPr>
                <w:b/>
                <w:lang w:eastAsia="en-US"/>
              </w:rPr>
            </w:pPr>
            <w:r w:rsidRPr="007A51EF">
              <w:rPr>
                <w:b/>
              </w:rPr>
              <w:t>User Guidance</w:t>
            </w:r>
          </w:p>
        </w:tc>
        <w:tc>
          <w:tcPr>
            <w:tcW w:w="8017" w:type="dxa"/>
            <w:shd w:val="clear" w:color="auto" w:fill="auto"/>
          </w:tcPr>
          <w:p w:rsidR="00CE7C5E" w:rsidRPr="007A51EF" w:rsidRDefault="003915E7" w:rsidP="00E028C4">
            <w:pPr>
              <w:jc w:val="both"/>
              <w:rPr>
                <w:lang w:eastAsia="en-US"/>
              </w:rPr>
            </w:pPr>
            <w:r w:rsidRPr="003915E7">
              <w:rPr>
                <w:lang w:eastAsia="en-US"/>
              </w:rPr>
              <w:t>The number of d</w:t>
            </w:r>
            <w:r>
              <w:rPr>
                <w:lang w:eastAsia="en-US"/>
              </w:rPr>
              <w:t xml:space="preserve">iverse monomers </w:t>
            </w:r>
            <w:r w:rsidRPr="003915E7">
              <w:rPr>
                <w:lang w:eastAsia="en-US"/>
              </w:rPr>
              <w:t>used to synthesize the polymer shall be specified</w:t>
            </w:r>
            <w:r>
              <w:rPr>
                <w:lang w:eastAsia="en-US"/>
              </w:rPr>
              <w:t>.</w:t>
            </w:r>
          </w:p>
        </w:tc>
      </w:tr>
      <w:tr w:rsidR="00CE7C5E" w:rsidRPr="007A51EF" w:rsidTr="00C65E4A">
        <w:tc>
          <w:tcPr>
            <w:tcW w:w="1951" w:type="dxa"/>
            <w:shd w:val="clear" w:color="auto" w:fill="auto"/>
          </w:tcPr>
          <w:p w:rsidR="00CE7C5E" w:rsidRPr="007A51EF" w:rsidRDefault="00CE7C5E" w:rsidP="00E028C4">
            <w:pPr>
              <w:rPr>
                <w:b/>
                <w:lang w:eastAsia="en-US"/>
              </w:rPr>
            </w:pPr>
            <w:r w:rsidRPr="007A51EF">
              <w:rPr>
                <w:b/>
              </w:rPr>
              <w:t>Example(s)</w:t>
            </w:r>
          </w:p>
        </w:tc>
        <w:tc>
          <w:tcPr>
            <w:tcW w:w="8017" w:type="dxa"/>
            <w:shd w:val="clear" w:color="auto" w:fill="auto"/>
          </w:tcPr>
          <w:p w:rsidR="00CE7C5E" w:rsidRPr="007A51EF" w:rsidRDefault="00CE7C5E" w:rsidP="00E028C4">
            <w:pPr>
              <w:rPr>
                <w:lang w:eastAsia="en-US"/>
              </w:rPr>
            </w:pPr>
          </w:p>
        </w:tc>
      </w:tr>
      <w:tr w:rsidR="00CE7C5E" w:rsidRPr="007A51EF" w:rsidTr="00C65E4A">
        <w:tc>
          <w:tcPr>
            <w:tcW w:w="1951" w:type="dxa"/>
            <w:shd w:val="clear" w:color="auto" w:fill="auto"/>
          </w:tcPr>
          <w:p w:rsidR="00CE7C5E" w:rsidRPr="007A51EF" w:rsidRDefault="00CE7C5E" w:rsidP="00E028C4">
            <w:pPr>
              <w:rPr>
                <w:b/>
              </w:rPr>
            </w:pPr>
            <w:r w:rsidRPr="007A51EF">
              <w:rPr>
                <w:b/>
              </w:rPr>
              <w:t>Conformance</w:t>
            </w:r>
          </w:p>
        </w:tc>
        <w:tc>
          <w:tcPr>
            <w:tcW w:w="8017" w:type="dxa"/>
            <w:shd w:val="clear" w:color="auto" w:fill="auto"/>
          </w:tcPr>
          <w:p w:rsidR="00CE7C5E" w:rsidRPr="007A51EF" w:rsidRDefault="00DF4EB7" w:rsidP="00E028C4">
            <w:pPr>
              <w:rPr>
                <w:lang w:eastAsia="en-US"/>
              </w:rPr>
            </w:pPr>
            <w:r>
              <w:rPr>
                <w:lang w:eastAsia="en-US"/>
              </w:rPr>
              <w:t>IMPLICIT</w:t>
            </w:r>
          </w:p>
        </w:tc>
      </w:tr>
      <w:tr w:rsidR="00CE7C5E" w:rsidRPr="007A51EF" w:rsidTr="00C65E4A">
        <w:tc>
          <w:tcPr>
            <w:tcW w:w="1951" w:type="dxa"/>
            <w:shd w:val="clear" w:color="auto" w:fill="auto"/>
          </w:tcPr>
          <w:p w:rsidR="00CE7C5E" w:rsidRPr="007A51EF" w:rsidRDefault="00CE7C5E" w:rsidP="00E028C4">
            <w:pPr>
              <w:rPr>
                <w:b/>
              </w:rPr>
            </w:pPr>
            <w:r w:rsidRPr="007A51EF">
              <w:rPr>
                <w:b/>
              </w:rPr>
              <w:t>Data Type</w:t>
            </w:r>
          </w:p>
        </w:tc>
        <w:tc>
          <w:tcPr>
            <w:tcW w:w="8017" w:type="dxa"/>
            <w:shd w:val="clear" w:color="auto" w:fill="auto"/>
          </w:tcPr>
          <w:p w:rsidR="00CE7C5E" w:rsidRPr="007A51EF" w:rsidRDefault="00F33748" w:rsidP="00E028C4">
            <w:pPr>
              <w:rPr>
                <w:lang w:eastAsia="en-US"/>
              </w:rPr>
            </w:pPr>
            <w:r>
              <w:rPr>
                <w:lang w:eastAsia="en-US"/>
              </w:rPr>
              <w:t>INT</w:t>
            </w:r>
          </w:p>
        </w:tc>
      </w:tr>
      <w:tr w:rsidR="00CE7C5E" w:rsidRPr="007A51EF" w:rsidTr="00C65E4A">
        <w:tc>
          <w:tcPr>
            <w:tcW w:w="1951" w:type="dxa"/>
            <w:shd w:val="clear" w:color="auto" w:fill="auto"/>
          </w:tcPr>
          <w:p w:rsidR="00CE7C5E" w:rsidRPr="007A51EF" w:rsidRDefault="00CE7C5E" w:rsidP="00E028C4">
            <w:pPr>
              <w:rPr>
                <w:b/>
              </w:rPr>
            </w:pPr>
            <w:r w:rsidRPr="007A51EF">
              <w:rPr>
                <w:b/>
              </w:rPr>
              <w:t>Business Rule(s)</w:t>
            </w:r>
          </w:p>
        </w:tc>
        <w:tc>
          <w:tcPr>
            <w:tcW w:w="8017" w:type="dxa"/>
            <w:shd w:val="clear" w:color="auto" w:fill="auto"/>
          </w:tcPr>
          <w:p w:rsidR="00CE7C5E" w:rsidRPr="007A51EF" w:rsidRDefault="00DF4EB7" w:rsidP="00E028C4">
            <w:pPr>
              <w:jc w:val="both"/>
              <w:rPr>
                <w:lang w:eastAsia="en-US"/>
              </w:rPr>
            </w:pPr>
            <w:r>
              <w:rPr>
                <w:lang w:eastAsia="en-US"/>
              </w:rPr>
              <w:t>This number can be counted and is never explicitly represented.</w:t>
            </w:r>
          </w:p>
        </w:tc>
      </w:tr>
    </w:tbl>
    <w:p w:rsidR="00567CC7" w:rsidRPr="00B56FCE" w:rsidRDefault="00C31520" w:rsidP="00C31520">
      <w:pPr>
        <w:pStyle w:val="Heading4"/>
        <w:rPr>
          <w:color w:val="FF0000"/>
          <w:lang w:eastAsia="en-US"/>
        </w:rPr>
      </w:pPr>
      <w:r w:rsidRPr="00B56FCE">
        <w:rPr>
          <w:color w:val="FF0000"/>
          <w:lang w:eastAsia="en-US"/>
        </w:rPr>
        <w:t>Monomer</w:t>
      </w:r>
      <w:ins w:id="1929" w:author="HYST (Hiroyuki Sato)" w:date="2013-01-08T17:55:00Z">
        <w:r w:rsidR="00626D75" w:rsidRPr="0014542C">
          <w:rPr>
            <w:rFonts w:eastAsia="MS Mincho" w:hint="eastAsia"/>
            <w:color w:val="FF0000"/>
            <w:lang w:eastAsia="ja-JP"/>
          </w:rPr>
          <w:t xml:space="preserve">  (repeat as necessary)</w:t>
        </w:r>
      </w:ins>
    </w:p>
    <w:p w:rsidR="00567CC7" w:rsidRDefault="00567CC7" w:rsidP="00076AC5">
      <w:pPr>
        <w:jc w:val="both"/>
      </w:pPr>
      <w:r>
        <w:t xml:space="preserve">This </w:t>
      </w:r>
      <w:r w:rsidRPr="00567CC7">
        <w:t>section identifies and quantifies the monomer(s) used in the synthesis of the polymer</w:t>
      </w:r>
      <w:r w:rsidR="00C06BAD">
        <w:t>.</w:t>
      </w:r>
    </w:p>
    <w:p w:rsidR="00066456" w:rsidRDefault="00066456" w:rsidP="00066456">
      <w:pPr>
        <w:pStyle w:val="XML"/>
      </w:pPr>
      <w:r>
        <w:t>&lt;identifiedSubstance&gt;</w:t>
      </w:r>
      <w:r>
        <w:br/>
        <w:t xml:space="preserve">  &lt;identifiedSubstance&gt;&lt;!—Other Substance Details --&gt;&lt;/identifiedSubstance&gt;</w:t>
      </w:r>
    </w:p>
    <w:p w:rsidR="00066456" w:rsidRDefault="00066456" w:rsidP="00066456">
      <w:pPr>
        <w:pStyle w:val="XML"/>
        <w:keepLines w:val="0"/>
      </w:pPr>
      <w:r>
        <w:t xml:space="preserve">  &lt;productOf&gt;</w:t>
      </w:r>
      <w:r>
        <w:br/>
      </w:r>
      <w:r w:rsidR="002A37E6">
        <w:t xml:space="preserve">    &lt;quantity value="</w:t>
      </w:r>
      <w:r w:rsidR="002A37E6" w:rsidRPr="002A37E6">
        <w:rPr>
          <w:i/>
          <w:iCs/>
        </w:rPr>
        <w:t>Amount</w:t>
      </w:r>
      <w:r w:rsidR="002A37E6">
        <w:rPr>
          <w:i/>
          <w:iCs/>
        </w:rPr>
        <w:t xml:space="preserve"> (Average) of Polymer</w:t>
      </w:r>
      <w:r w:rsidR="002A37E6">
        <w:t>" unit="</w:t>
      </w:r>
      <w:r w:rsidR="002A37E6" w:rsidRPr="002A37E6">
        <w:rPr>
          <w:i/>
          <w:iCs/>
        </w:rPr>
        <w:t>Amount Unit</w:t>
      </w:r>
      <w:r w:rsidR="002A37E6">
        <w:t>"/&gt;</w:t>
      </w:r>
      <w:r w:rsidR="002A37E6">
        <w:br/>
      </w:r>
      <w:r>
        <w:t xml:space="preserve">    &lt;derivationProcess&gt;</w:t>
      </w:r>
      <w:r>
        <w:br/>
        <w:t xml:space="preserve">      &lt;code code="</w:t>
      </w:r>
      <w:r w:rsidRPr="000C4ACE">
        <w:rPr>
          <w:i/>
          <w:iCs/>
        </w:rPr>
        <w:t>Code meaning ‘</w:t>
      </w:r>
      <w:r>
        <w:rPr>
          <w:i/>
          <w:iCs/>
        </w:rPr>
        <w:t>Polymerization of Monomers</w:t>
      </w:r>
      <w:r w:rsidRPr="000C4ACE">
        <w:rPr>
          <w:i/>
          <w:iCs/>
        </w:rPr>
        <w:t>’</w:t>
      </w:r>
      <w:r>
        <w:t xml:space="preserve">" </w:t>
      </w:r>
      <w:r>
        <w:br/>
        <w:t xml:space="preserve">            codeSystem="</w:t>
      </w:r>
      <w:r w:rsidRPr="000C4ACE">
        <w:rPr>
          <w:i/>
          <w:iCs/>
        </w:rPr>
        <w:t>Code System (OID)</w:t>
      </w:r>
      <w:r>
        <w:t>"/&gt;</w:t>
      </w:r>
      <w:r>
        <w:br/>
        <w:t xml:space="preserve">      &lt;interactor typeCode="CSM"&gt;</w:t>
      </w:r>
      <w:r>
        <w:br/>
      </w:r>
      <w:r w:rsidR="002A37E6">
        <w:t xml:space="preserve">        &lt;quantity value="</w:t>
      </w:r>
      <w:r w:rsidR="002A37E6" w:rsidRPr="002A37E6">
        <w:rPr>
          <w:i/>
          <w:iCs/>
        </w:rPr>
        <w:t>Amount</w:t>
      </w:r>
      <w:r w:rsidR="002A37E6">
        <w:rPr>
          <w:i/>
          <w:iCs/>
        </w:rPr>
        <w:t xml:space="preserve"> (Average) of Monomer</w:t>
      </w:r>
      <w:r w:rsidR="002A37E6">
        <w:t>" unit="</w:t>
      </w:r>
      <w:r w:rsidR="002A37E6" w:rsidRPr="002A37E6">
        <w:rPr>
          <w:i/>
          <w:iCs/>
        </w:rPr>
        <w:t>Amount Unit</w:t>
      </w:r>
      <w:r w:rsidR="002A37E6">
        <w:t>"/&gt;</w:t>
      </w:r>
      <w:r w:rsidR="002A37E6">
        <w:br/>
      </w:r>
      <w:r>
        <w:t xml:space="preserve">        &lt;identifiedSubstance&gt;</w:t>
      </w:r>
      <w:r>
        <w:br/>
      </w:r>
      <w:r>
        <w:lastRenderedPageBreak/>
        <w:t xml:space="preserve">          &lt;identifiedSubstance&gt;</w:t>
      </w:r>
      <w:r>
        <w:br/>
        <w:t xml:space="preserve">            &lt;code code="</w:t>
      </w:r>
      <w:r>
        <w:rPr>
          <w:i/>
          <w:iCs/>
        </w:rPr>
        <w:t>Monomer S</w:t>
      </w:r>
      <w:r w:rsidRPr="000C4ACE">
        <w:rPr>
          <w:i/>
          <w:iCs/>
        </w:rPr>
        <w:t>ubstance Id</w:t>
      </w:r>
      <w:r>
        <w:t xml:space="preserve">" </w:t>
      </w:r>
      <w:r>
        <w:br/>
        <w:t xml:space="preserve">                  codeSystem="</w:t>
      </w:r>
      <w:r>
        <w:rPr>
          <w:i/>
          <w:iCs/>
        </w:rPr>
        <w:t>Substance Id</w:t>
      </w:r>
      <w:r w:rsidRPr="000C4ACE">
        <w:rPr>
          <w:i/>
          <w:iCs/>
        </w:rPr>
        <w:t xml:space="preserve"> System (OID)</w:t>
      </w:r>
      <w:r>
        <w:t>"/&gt;</w:t>
      </w:r>
      <w:r>
        <w:br/>
        <w:t xml:space="preserve">            &lt;name&gt;</w:t>
      </w:r>
      <w:r w:rsidRPr="00066456">
        <w:rPr>
          <w:i/>
          <w:iCs/>
        </w:rPr>
        <w:t>Monomer Name</w:t>
      </w:r>
      <w:r>
        <w:t>&lt;/name&gt;</w:t>
      </w:r>
      <w:r>
        <w:br/>
        <w:t xml:space="preserve">          &lt;/identifiedSubstance&gt;</w:t>
      </w:r>
      <w:r>
        <w:br/>
        <w:t xml:space="preserve">        &lt;/identifiedSubstance&gt;</w:t>
      </w:r>
      <w:r>
        <w:br/>
        <w:t xml:space="preserve">      &lt;/interactor typeCode&gt;</w:t>
      </w:r>
      <w:r>
        <w:br/>
        <w:t xml:space="preserve">      &lt;interactor typeCode="CSM" ... </w:t>
      </w:r>
      <w:r w:rsidRPr="00066456">
        <w:rPr>
          <w:i/>
          <w:iCs/>
        </w:rPr>
        <w:t>Additional Monomer</w:t>
      </w:r>
      <w:r>
        <w:t xml:space="preserve"> .../&gt;</w:t>
      </w:r>
    </w:p>
    <w:p w:rsidR="00CE7C5E" w:rsidRPr="00B56FCE" w:rsidRDefault="00567CC7" w:rsidP="00C31520">
      <w:pPr>
        <w:pStyle w:val="Heading5"/>
        <w:rPr>
          <w:color w:val="0070C0"/>
          <w:lang w:eastAsia="en-US"/>
        </w:rPr>
      </w:pPr>
      <w:r w:rsidRPr="00B56FCE">
        <w:rPr>
          <w:color w:val="0070C0"/>
          <w:lang w:eastAsia="en-US"/>
        </w:rPr>
        <w:t xml:space="preserve">Monomer ID </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0D3BB1">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C06BAD" w:rsidP="00E028C4">
            <w:pPr>
              <w:jc w:val="both"/>
              <w:rPr>
                <w:lang w:eastAsia="en-US"/>
              </w:rPr>
            </w:pPr>
            <w:r w:rsidRPr="00C06BAD">
              <w:rPr>
                <w:lang w:eastAsia="en-US"/>
              </w:rPr>
              <w:t>The unique identifier assigned to the monomer</w:t>
            </w:r>
            <w:r>
              <w:rPr>
                <w:lang w:eastAsia="en-US"/>
              </w:rPr>
              <w:t>.</w:t>
            </w:r>
          </w:p>
        </w:tc>
      </w:tr>
      <w:tr w:rsidR="00ED687D" w:rsidRPr="007A51EF" w:rsidTr="000D3BB1">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D687D" w:rsidP="00E028C4">
            <w:pPr>
              <w:rPr>
                <w:lang w:eastAsia="en-US"/>
              </w:rPr>
            </w:pPr>
          </w:p>
        </w:tc>
      </w:tr>
      <w:tr w:rsidR="00ED687D" w:rsidRPr="007A51EF" w:rsidTr="000D3BB1">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066456" w:rsidP="00E028C4">
            <w:pPr>
              <w:rPr>
                <w:lang w:eastAsia="en-US"/>
              </w:rPr>
            </w:pPr>
            <w:r>
              <w:rPr>
                <w:lang w:eastAsia="en-US"/>
              </w:rPr>
              <w:t>REQUIRED</w:t>
            </w:r>
          </w:p>
        </w:tc>
      </w:tr>
      <w:tr w:rsidR="00ED687D" w:rsidRPr="007A51EF" w:rsidTr="000D3BB1">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F33748" w:rsidP="00E028C4">
            <w:pPr>
              <w:rPr>
                <w:lang w:eastAsia="en-US"/>
              </w:rPr>
            </w:pPr>
            <w:r>
              <w:rPr>
                <w:lang w:eastAsia="en-US"/>
              </w:rPr>
              <w:t>CD</w:t>
            </w:r>
          </w:p>
        </w:tc>
      </w:tr>
      <w:tr w:rsidR="00ED687D" w:rsidRPr="007A51EF" w:rsidTr="000D3BB1">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066456" w:rsidRDefault="00066456" w:rsidP="00066456">
      <w:pPr>
        <w:pStyle w:val="XML"/>
      </w:pPr>
      <w:bookmarkStart w:id="1930" w:name="_Toc304805859"/>
      <w:bookmarkStart w:id="1931" w:name="_Toc304814810"/>
      <w:r>
        <w:t>&lt;identifiedSubstance&gt;</w:t>
      </w:r>
      <w:r>
        <w:br/>
        <w:t xml:space="preserve">  &lt;identifiedSubstance&gt;&lt;!—Other Substance Details --&gt;&lt;/identifiedSubstance&gt;</w:t>
      </w:r>
    </w:p>
    <w:p w:rsidR="00066456" w:rsidRDefault="00066456" w:rsidP="00A67CB0">
      <w:pPr>
        <w:pStyle w:val="XML"/>
        <w:keepLines w:val="0"/>
      </w:pPr>
      <w:r>
        <w:t xml:space="preserve">  &lt;productOf&gt;</w:t>
      </w:r>
      <w:r>
        <w:br/>
        <w:t xml:space="preserve">    &lt;derivationProcess&gt;</w:t>
      </w:r>
      <w:r>
        <w:br/>
        <w:t xml:space="preserve">      &lt;interactor typeCode="CSM"&gt;</w:t>
      </w:r>
      <w:r>
        <w:br/>
        <w:t xml:space="preserve">        &lt;identifiedSubstance&gt;</w:t>
      </w:r>
      <w:r>
        <w:br/>
        <w:t xml:space="preserve">          &lt;identifiedSubstance&gt;</w:t>
      </w:r>
      <w:r>
        <w:br/>
        <w:t xml:space="preserve">            &lt;code code="</w:t>
      </w:r>
      <w:r w:rsidRPr="00066456">
        <w:rPr>
          <w:b/>
          <w:bCs/>
          <w:i/>
          <w:iCs/>
        </w:rPr>
        <w:t>Monomer</w:t>
      </w:r>
      <w:r>
        <w:rPr>
          <w:i/>
          <w:iCs/>
        </w:rPr>
        <w:t xml:space="preserve"> S</w:t>
      </w:r>
      <w:r w:rsidRPr="000C4ACE">
        <w:rPr>
          <w:i/>
          <w:iCs/>
        </w:rPr>
        <w:t xml:space="preserve">ubstance </w:t>
      </w:r>
      <w:r w:rsidRPr="00066456">
        <w:rPr>
          <w:b/>
          <w:bCs/>
          <w:i/>
          <w:iCs/>
        </w:rPr>
        <w:t>Id</w:t>
      </w:r>
      <w:r>
        <w:t xml:space="preserve">" </w:t>
      </w:r>
      <w:r>
        <w:br/>
        <w:t xml:space="preserve">                  codeSystem="</w:t>
      </w:r>
      <w:r>
        <w:rPr>
          <w:i/>
          <w:iCs/>
        </w:rPr>
        <w:t>Substance Id</w:t>
      </w:r>
      <w:r w:rsidRPr="000C4ACE">
        <w:rPr>
          <w:i/>
          <w:iCs/>
        </w:rPr>
        <w:t xml:space="preserve"> System (OID)</w:t>
      </w:r>
      <w:r w:rsidR="00A67CB0">
        <w:t>"/&gt;</w:t>
      </w:r>
    </w:p>
    <w:p w:rsidR="00567CC7" w:rsidRPr="00B56FCE" w:rsidRDefault="00567CC7" w:rsidP="00C31520">
      <w:pPr>
        <w:pStyle w:val="Heading5"/>
        <w:rPr>
          <w:color w:val="0070C0"/>
          <w:lang w:eastAsia="en-US"/>
        </w:rPr>
      </w:pPr>
      <w:r w:rsidRPr="00B56FCE">
        <w:rPr>
          <w:color w:val="0070C0"/>
          <w:lang w:eastAsia="en-US"/>
        </w:rPr>
        <w:t>Monomer Name</w:t>
      </w:r>
      <w:bookmarkEnd w:id="1930"/>
      <w:bookmarkEnd w:id="1931"/>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C65E4A">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C06BAD" w:rsidP="00C06BAD">
            <w:pPr>
              <w:jc w:val="both"/>
              <w:rPr>
                <w:lang w:eastAsia="en-US"/>
              </w:rPr>
            </w:pPr>
            <w:r w:rsidRPr="00C06BAD">
              <w:rPr>
                <w:lang w:eastAsia="en-US"/>
              </w:rPr>
              <w:t>The name o</w:t>
            </w:r>
            <w:r>
              <w:rPr>
                <w:lang w:eastAsia="en-US"/>
              </w:rPr>
              <w:t>f the monomer shall be provided; e</w:t>
            </w:r>
            <w:r w:rsidRPr="00C06BAD">
              <w:rPr>
                <w:lang w:eastAsia="en-US"/>
              </w:rPr>
              <w:t>stablished or primary name of monomer</w:t>
            </w:r>
            <w:r>
              <w:rPr>
                <w:lang w:eastAsia="en-US"/>
              </w:rPr>
              <w:t>.</w:t>
            </w:r>
          </w:p>
        </w:tc>
      </w:tr>
      <w:tr w:rsidR="00ED687D" w:rsidRPr="007A51EF" w:rsidTr="00C65E4A">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D687D" w:rsidP="00E028C4">
            <w:pPr>
              <w:rPr>
                <w:lang w:eastAsia="en-US"/>
              </w:rPr>
            </w:pPr>
          </w:p>
        </w:tc>
      </w:tr>
      <w:tr w:rsidR="00ED687D" w:rsidRPr="007A51EF" w:rsidTr="00C65E4A">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066456" w:rsidP="00E028C4">
            <w:pPr>
              <w:rPr>
                <w:lang w:eastAsia="en-US"/>
              </w:rPr>
            </w:pPr>
            <w:r>
              <w:rPr>
                <w:lang w:eastAsia="en-US"/>
              </w:rPr>
              <w:t>REQUIRED</w:t>
            </w:r>
          </w:p>
        </w:tc>
      </w:tr>
      <w:tr w:rsidR="00ED687D" w:rsidRPr="007A51EF" w:rsidTr="00C65E4A">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F33748" w:rsidP="00E028C4">
            <w:pPr>
              <w:rPr>
                <w:lang w:eastAsia="en-US"/>
              </w:rPr>
            </w:pPr>
            <w:r>
              <w:rPr>
                <w:lang w:eastAsia="en-US"/>
              </w:rPr>
              <w:t>CD</w:t>
            </w:r>
          </w:p>
        </w:tc>
      </w:tr>
      <w:tr w:rsidR="00ED687D" w:rsidRPr="007A51EF" w:rsidTr="00C65E4A">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066456" w:rsidRDefault="00066456" w:rsidP="00066456">
      <w:pPr>
        <w:pStyle w:val="XML"/>
      </w:pPr>
      <w:r>
        <w:t>&lt;identifiedSubstance&gt;</w:t>
      </w:r>
      <w:r>
        <w:br/>
        <w:t xml:space="preserve">  &lt;identifiedSubstance&gt;&lt;!—Other Substance Details --&gt;&lt;/identifiedSubstance&gt;</w:t>
      </w:r>
    </w:p>
    <w:p w:rsidR="00066456" w:rsidRDefault="00066456" w:rsidP="002A37E6">
      <w:pPr>
        <w:pStyle w:val="XML"/>
        <w:keepLines w:val="0"/>
      </w:pPr>
      <w:r>
        <w:t xml:space="preserve">  &lt;productOf&gt;</w:t>
      </w:r>
      <w:r>
        <w:br/>
        <w:t xml:space="preserve">    &lt;derivationProcess&gt;</w:t>
      </w:r>
      <w:r>
        <w:br/>
        <w:t xml:space="preserve">      &lt;interactor typeCode="CSM"&gt;</w:t>
      </w:r>
      <w:r w:rsidR="002A37E6">
        <w:br/>
      </w:r>
      <w:r>
        <w:t xml:space="preserve">        &lt;identifiedSubstance&gt;</w:t>
      </w:r>
      <w:r>
        <w:br/>
        <w:t xml:space="preserve">          &lt;identifiedSubstance&gt;</w:t>
      </w:r>
      <w:r>
        <w:br/>
        <w:t xml:space="preserve">            &lt;name&gt;</w:t>
      </w:r>
      <w:r w:rsidRPr="00066456">
        <w:rPr>
          <w:b/>
          <w:bCs/>
          <w:i/>
          <w:iCs/>
        </w:rPr>
        <w:t>Monomer Name</w:t>
      </w:r>
      <w:r>
        <w:t>&lt;/name&gt;</w:t>
      </w:r>
    </w:p>
    <w:p w:rsidR="00567CC7" w:rsidRPr="00B56FCE" w:rsidRDefault="00567CC7" w:rsidP="007E0109">
      <w:pPr>
        <w:pStyle w:val="Heading5"/>
        <w:rPr>
          <w:color w:val="FF0000"/>
          <w:lang w:eastAsia="en-US"/>
        </w:rPr>
      </w:pPr>
      <w:r w:rsidRPr="00B56FCE">
        <w:rPr>
          <w:color w:val="FF0000"/>
          <w:lang w:eastAsia="en-US"/>
        </w:rPr>
        <w:t>Amount</w:t>
      </w:r>
    </w:p>
    <w:p w:rsidR="00567CC7" w:rsidRDefault="00567CC7" w:rsidP="00076AC5">
      <w:pPr>
        <w:jc w:val="both"/>
      </w:pPr>
      <w:r>
        <w:t>The information related to the amount shall be provided as per spe</w:t>
      </w:r>
      <w:r w:rsidR="00EC208C">
        <w:t>cification described in Section 8.8</w:t>
      </w:r>
      <w:r>
        <w:t>.</w:t>
      </w:r>
    </w:p>
    <w:p w:rsidR="002A37E6" w:rsidRDefault="002A37E6" w:rsidP="002A37E6">
      <w:pPr>
        <w:pStyle w:val="XML"/>
      </w:pPr>
      <w:r>
        <w:t>&lt;identifiedSubstance&gt;</w:t>
      </w:r>
      <w:r>
        <w:br/>
        <w:t xml:space="preserve">  &lt;identifiedSubstance&gt;&lt;!—Other Substance Details --&gt;&lt;/identifiedSubstance&gt;</w:t>
      </w:r>
    </w:p>
    <w:p w:rsidR="002A37E6" w:rsidRDefault="002A37E6" w:rsidP="00A67CB0">
      <w:pPr>
        <w:pStyle w:val="XML"/>
        <w:keepLines w:val="0"/>
      </w:pPr>
      <w:r>
        <w:t xml:space="preserve">  &lt;productOf&gt;</w:t>
      </w:r>
      <w:r>
        <w:br/>
        <w:t xml:space="preserve">    &lt;quantity value="</w:t>
      </w:r>
      <w:r w:rsidRPr="00A67CB0">
        <w:rPr>
          <w:b/>
          <w:bCs/>
          <w:i/>
          <w:iCs/>
        </w:rPr>
        <w:t>Amount</w:t>
      </w:r>
      <w:r>
        <w:rPr>
          <w:i/>
          <w:iCs/>
        </w:rPr>
        <w:t xml:space="preserve"> (Average) of Polymer</w:t>
      </w:r>
      <w:r>
        <w:t>" unit="</w:t>
      </w:r>
      <w:r w:rsidRPr="002A37E6">
        <w:rPr>
          <w:i/>
          <w:iCs/>
        </w:rPr>
        <w:t>Amount Unit</w:t>
      </w:r>
      <w:r>
        <w:t>"/&gt;</w:t>
      </w:r>
      <w:r>
        <w:br/>
        <w:t xml:space="preserve">    &lt;derivationProcess&gt;</w:t>
      </w:r>
      <w:r>
        <w:br/>
        <w:t xml:space="preserve">      &lt;interactor typeCode="CSM"&gt;</w:t>
      </w:r>
      <w:r>
        <w:br/>
        <w:t xml:space="preserve">        &lt;quantity value="</w:t>
      </w:r>
      <w:r w:rsidRPr="00A67CB0">
        <w:rPr>
          <w:b/>
          <w:bCs/>
          <w:i/>
          <w:iCs/>
        </w:rPr>
        <w:t>Amount</w:t>
      </w:r>
      <w:r>
        <w:rPr>
          <w:i/>
          <w:iCs/>
        </w:rPr>
        <w:t xml:space="preserve"> (Average) of Monomer</w:t>
      </w:r>
      <w:r>
        <w:t>" unit="</w:t>
      </w:r>
      <w:r w:rsidRPr="002A37E6">
        <w:rPr>
          <w:i/>
          <w:iCs/>
        </w:rPr>
        <w:t>Amount Unit</w:t>
      </w:r>
      <w:r w:rsidR="00A67CB0">
        <w:t>"/&gt;</w:t>
      </w:r>
    </w:p>
    <w:p w:rsidR="00567CC7" w:rsidRPr="00B56FCE" w:rsidRDefault="007E0109" w:rsidP="007E0109">
      <w:pPr>
        <w:pStyle w:val="Heading3"/>
        <w:rPr>
          <w:color w:val="FF0000"/>
          <w:lang w:eastAsia="en-US"/>
        </w:rPr>
      </w:pPr>
      <w:bookmarkStart w:id="1932" w:name="_Toc343650526"/>
      <w:r w:rsidRPr="00B56FCE">
        <w:rPr>
          <w:color w:val="FF0000"/>
          <w:lang w:eastAsia="en-US"/>
        </w:rPr>
        <w:t>Structural Repeat</w:t>
      </w:r>
      <w:bookmarkEnd w:id="1932"/>
      <w:ins w:id="1933" w:author="HYST (Hiroyuki Sato)" w:date="2013-01-08T17:56:00Z">
        <w:r w:rsidR="00626D75" w:rsidRPr="0014542C">
          <w:rPr>
            <w:rFonts w:eastAsia="MS Mincho" w:hint="eastAsia"/>
            <w:color w:val="FF0000"/>
            <w:lang w:eastAsia="ja-JP"/>
          </w:rPr>
          <w:t xml:space="preserve">  (repeat as necessary)</w:t>
        </w:r>
      </w:ins>
    </w:p>
    <w:p w:rsidR="00567CC7" w:rsidRDefault="00567CC7" w:rsidP="00076AC5">
      <w:pPr>
        <w:jc w:val="both"/>
      </w:pPr>
      <w:r>
        <w:t xml:space="preserve">This section specifies and quantifies the repeated </w:t>
      </w:r>
      <w:r w:rsidR="008640A3">
        <w:t xml:space="preserve">units and their configuration. </w:t>
      </w:r>
      <w:r>
        <w:t>A graphical representation is also captured</w:t>
      </w:r>
      <w:r w:rsidR="008640A3">
        <w:t xml:space="preserve">. </w:t>
      </w:r>
      <w:r>
        <w:t>Information on the structural repeat unit shall be provided by means of the following data elements:</w:t>
      </w:r>
    </w:p>
    <w:p w:rsidR="00F8793C" w:rsidRPr="00B56FCE" w:rsidRDefault="00F8793C" w:rsidP="007E0109">
      <w:pPr>
        <w:pStyle w:val="Heading4"/>
        <w:rPr>
          <w:color w:val="0070C0"/>
          <w:lang w:eastAsia="en-US"/>
        </w:rPr>
      </w:pPr>
      <w:r w:rsidRPr="00B56FCE">
        <w:rPr>
          <w:color w:val="0070C0"/>
          <w:lang w:eastAsia="en-US"/>
        </w:rPr>
        <w:lastRenderedPageBreak/>
        <w:t>Number of Structural Repeat Units</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C65E4A">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332214" w:rsidP="00332214">
            <w:pPr>
              <w:jc w:val="both"/>
              <w:rPr>
                <w:lang w:eastAsia="en-US"/>
              </w:rPr>
            </w:pPr>
            <w:r>
              <w:rPr>
                <w:lang w:eastAsia="en-US"/>
              </w:rPr>
              <w:t>The number of diverse repeated units represented in the structure of the polymer shall be specified; the number of time that the monomer is repeated in the polymer.</w:t>
            </w:r>
          </w:p>
        </w:tc>
      </w:tr>
      <w:tr w:rsidR="00ED687D" w:rsidRPr="007A51EF" w:rsidTr="00C65E4A">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332214" w:rsidP="00E028C4">
            <w:pPr>
              <w:rPr>
                <w:lang w:eastAsia="en-US"/>
              </w:rPr>
            </w:pPr>
            <w:r w:rsidRPr="00332214">
              <w:rPr>
                <w:lang w:eastAsia="en-US"/>
              </w:rPr>
              <w:t>PEG 40 is 40</w:t>
            </w:r>
          </w:p>
        </w:tc>
      </w:tr>
      <w:tr w:rsidR="00ED687D" w:rsidRPr="007A51EF" w:rsidTr="00C65E4A">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DF4EB7" w:rsidP="00E028C4">
            <w:pPr>
              <w:rPr>
                <w:lang w:eastAsia="en-US"/>
              </w:rPr>
            </w:pPr>
            <w:r>
              <w:rPr>
                <w:lang w:eastAsia="en-US"/>
              </w:rPr>
              <w:t>IMPLIED</w:t>
            </w:r>
          </w:p>
        </w:tc>
      </w:tr>
      <w:tr w:rsidR="00ED687D" w:rsidRPr="007A51EF" w:rsidTr="00C65E4A">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F33748" w:rsidP="00E028C4">
            <w:pPr>
              <w:rPr>
                <w:lang w:eastAsia="en-US"/>
              </w:rPr>
            </w:pPr>
            <w:r>
              <w:rPr>
                <w:lang w:eastAsia="en-US"/>
              </w:rPr>
              <w:t>INT</w:t>
            </w:r>
          </w:p>
        </w:tc>
      </w:tr>
      <w:tr w:rsidR="00ED687D" w:rsidRPr="007A51EF" w:rsidTr="00C65E4A">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DF4EB7" w:rsidP="00E028C4">
            <w:pPr>
              <w:jc w:val="both"/>
              <w:rPr>
                <w:lang w:eastAsia="en-US"/>
              </w:rPr>
            </w:pPr>
            <w:r>
              <w:rPr>
                <w:lang w:eastAsia="en-US"/>
              </w:rPr>
              <w:t>This number can be counted and is never explicitly represented.</w:t>
            </w:r>
          </w:p>
        </w:tc>
      </w:tr>
    </w:tbl>
    <w:p w:rsidR="00F8793C" w:rsidRDefault="00F8793C" w:rsidP="007E0109">
      <w:pPr>
        <w:pStyle w:val="Heading4"/>
        <w:rPr>
          <w:color w:val="FF0000"/>
          <w:lang w:eastAsia="en-US"/>
        </w:rPr>
      </w:pPr>
      <w:r w:rsidRPr="00B56FCE">
        <w:rPr>
          <w:color w:val="FF0000"/>
          <w:lang w:eastAsia="en-US"/>
        </w:rPr>
        <w:t>Structural Repeat Unit</w:t>
      </w:r>
      <w:ins w:id="1934" w:author="HYST (Hiroyuki Sato)" w:date="2013-01-08T17:56:00Z">
        <w:r w:rsidR="00626D75" w:rsidRPr="0014542C">
          <w:rPr>
            <w:rFonts w:eastAsia="MS Mincho" w:hint="eastAsia"/>
            <w:color w:val="FF0000"/>
            <w:lang w:eastAsia="ja-JP"/>
          </w:rPr>
          <w:t xml:space="preserve">  (repeat as necessary)</w:t>
        </w:r>
      </w:ins>
    </w:p>
    <w:p w:rsidR="0038575B" w:rsidRDefault="0038575B" w:rsidP="0038575B">
      <w:r>
        <w:t>Structural repeat units are represented as moieties:</w:t>
      </w:r>
    </w:p>
    <w:p w:rsidR="00066456" w:rsidRDefault="00066456" w:rsidP="00066456">
      <w:pPr>
        <w:pStyle w:val="XML"/>
      </w:pPr>
      <w:bookmarkStart w:id="1935" w:name="_Toc304805865"/>
      <w:bookmarkStart w:id="1936" w:name="_Toc304814816"/>
      <w:r>
        <w:t>&lt;identifiedSubstance&gt;</w:t>
      </w:r>
      <w:r>
        <w:br/>
        <w:t xml:space="preserve">  &lt;identifiedSubstance&gt;</w:t>
      </w:r>
      <w:r>
        <w:br/>
        <w:t xml:space="preserve">    &lt;moiety&gt;</w:t>
      </w:r>
      <w:r>
        <w:br/>
        <w:t xml:space="preserve">      &lt;code code="</w:t>
      </w:r>
      <w:r w:rsidRPr="000C4ACE">
        <w:rPr>
          <w:i/>
          <w:iCs/>
        </w:rPr>
        <w:t>Code for ‘Structural Repeat Unit’ with orientation</w:t>
      </w:r>
      <w:r>
        <w:t xml:space="preserve">" </w:t>
      </w:r>
      <w:r>
        <w:br/>
        <w:t xml:space="preserve">            codeSystem="</w:t>
      </w:r>
      <w:r w:rsidRPr="000C4ACE">
        <w:rPr>
          <w:i/>
          <w:iCs/>
        </w:rPr>
        <w:t>Code System (OID)</w:t>
      </w:r>
      <w:r>
        <w:t>"</w:t>
      </w:r>
      <w:r>
        <w:br/>
        <w:t xml:space="preserve">            displayName="polymer repeat-unit"/&gt;</w:t>
      </w:r>
      <w:r>
        <w:br/>
        <w:t xml:space="preserve">      &lt;quantity&gt;&lt;!-- Moiety Amount --&gt;&lt;/quantity&gt;</w:t>
      </w:r>
      <w:r>
        <w:br/>
        <w:t xml:space="preserve">      &lt;partMoiety&gt;</w:t>
      </w:r>
      <w:r>
        <w:br/>
        <w:t xml:space="preserve">        &lt;id extension="</w:t>
      </w:r>
      <w:r w:rsidRPr="000C4ACE">
        <w:rPr>
          <w:i/>
          <w:iCs/>
        </w:rPr>
        <w:t>Repeat Unit Label (Local Id, e.g. A, B, C, etc.)</w:t>
      </w:r>
      <w:r>
        <w:t xml:space="preserve">" </w:t>
      </w:r>
      <w:r>
        <w:br/>
        <w:t xml:space="preserve">            root="</w:t>
      </w:r>
      <w:r w:rsidRPr="000C4ACE">
        <w:rPr>
          <w:i/>
          <w:iCs/>
        </w:rPr>
        <w:t>UUID of Document Id or Set Id</w:t>
      </w:r>
      <w:r>
        <w:t>"/&gt;</w:t>
      </w:r>
      <w:r>
        <w:br/>
        <w:t xml:space="preserve">      &lt;/partMoiety&gt;</w:t>
      </w:r>
      <w:r>
        <w:br/>
        <w:t xml:space="preserve">      &lt;subjectOf&gt;</w:t>
      </w:r>
      <w:r>
        <w:br/>
        <w:t xml:space="preserve">        &lt;characteristic&gt;</w:t>
      </w:r>
      <w:r>
        <w:br/>
        <w:t xml:space="preserve">          &lt;code code="</w:t>
      </w:r>
      <w:r w:rsidRPr="000C4ACE">
        <w:rPr>
          <w:i/>
          <w:iCs/>
        </w:rPr>
        <w:t>Code for ‘Molecular Structure’</w:t>
      </w:r>
      <w:r>
        <w:t xml:space="preserve">" </w:t>
      </w:r>
      <w:r>
        <w:br/>
        <w:t xml:space="preserve">                codeSystem="</w:t>
      </w:r>
      <w:r w:rsidRPr="000C4ACE">
        <w:rPr>
          <w:i/>
          <w:iCs/>
        </w:rPr>
        <w:t>Code System (OID)</w:t>
      </w:r>
      <w:r>
        <w:t>"</w:t>
      </w:r>
      <w:r>
        <w:br/>
        <w:t xml:space="preserve">                disp</w:t>
      </w:r>
      <w:r w:rsidR="005A280D">
        <w:t>layName="structure"/&gt;</w:t>
      </w:r>
      <w:r w:rsidR="005A280D">
        <w:br/>
        <w:t xml:space="preserve">         </w:t>
      </w:r>
      <w:r>
        <w:t xml:space="preserve"> &lt;value xsi:type="ED" mediaType="application/x-smiles"&gt;</w:t>
      </w:r>
      <w:r>
        <w:br/>
        <w:t xml:space="preserve">            &lt;!-- Structure Representation of Repeat Unit --&gt;</w:t>
      </w:r>
      <w:r>
        <w:br/>
        <w:t xml:space="preserve">          &lt;/value&gt;</w:t>
      </w:r>
      <w:r>
        <w:br/>
        <w:t xml:space="preserve">        &lt;/characteristic&gt;</w:t>
      </w:r>
      <w:r>
        <w:br/>
        <w:t xml:space="preserve">      &lt;/subjectOf&gt;</w:t>
      </w:r>
      <w:r>
        <w:br/>
        <w:t xml:space="preserve">    &lt;/moiety&gt;</w:t>
      </w:r>
      <w:r>
        <w:br/>
        <w:t xml:space="preserve">    &lt;moiety&gt;&lt;!-- Next repeat unit, same content as above --&gt;&lt;/moiety&gt;</w:t>
      </w:r>
    </w:p>
    <w:p w:rsidR="00F8793C" w:rsidRPr="00B56FCE" w:rsidRDefault="00F8793C" w:rsidP="007E0109">
      <w:pPr>
        <w:pStyle w:val="Heading5"/>
        <w:rPr>
          <w:color w:val="0070C0"/>
          <w:lang w:eastAsia="en-US"/>
        </w:rPr>
      </w:pPr>
      <w:r w:rsidRPr="00B56FCE">
        <w:rPr>
          <w:color w:val="0070C0"/>
          <w:lang w:eastAsia="en-US"/>
        </w:rPr>
        <w:t>Orientation of Polymerization</w:t>
      </w:r>
      <w:bookmarkEnd w:id="1935"/>
      <w:bookmarkEnd w:id="193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C65E4A">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3464DC" w:rsidP="00E028C4">
            <w:pPr>
              <w:jc w:val="both"/>
              <w:rPr>
                <w:lang w:eastAsia="en-US"/>
              </w:rPr>
            </w:pPr>
            <w:r w:rsidRPr="003464DC">
              <w:rPr>
                <w:lang w:eastAsia="en-US"/>
              </w:rPr>
              <w:t>The orientation of the polymerization shall be described</w:t>
            </w:r>
            <w:r>
              <w:rPr>
                <w:lang w:eastAsia="en-US"/>
              </w:rPr>
              <w:t>.</w:t>
            </w:r>
          </w:p>
        </w:tc>
      </w:tr>
      <w:tr w:rsidR="00ED687D" w:rsidRPr="007A51EF" w:rsidTr="00C65E4A">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3464DC" w:rsidP="00E028C4">
            <w:pPr>
              <w:rPr>
                <w:lang w:eastAsia="en-US"/>
              </w:rPr>
            </w:pPr>
            <w:r w:rsidRPr="003464DC">
              <w:rPr>
                <w:lang w:eastAsia="en-US"/>
              </w:rPr>
              <w:t>head-tail, head-head, random</w:t>
            </w:r>
          </w:p>
        </w:tc>
      </w:tr>
      <w:tr w:rsidR="00ED687D" w:rsidRPr="007A51EF" w:rsidTr="00C65E4A">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3464DC" w:rsidP="00E028C4">
            <w:pPr>
              <w:rPr>
                <w:lang w:eastAsia="en-US"/>
              </w:rPr>
            </w:pPr>
            <w:r>
              <w:rPr>
                <w:lang w:eastAsia="en-US"/>
              </w:rPr>
              <w:t>REQUIRED</w:t>
            </w:r>
          </w:p>
        </w:tc>
      </w:tr>
      <w:tr w:rsidR="00ED687D" w:rsidRPr="007A51EF" w:rsidTr="00C65E4A">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F33748" w:rsidP="00E028C4">
            <w:pPr>
              <w:rPr>
                <w:lang w:eastAsia="en-US"/>
              </w:rPr>
            </w:pPr>
            <w:r>
              <w:rPr>
                <w:lang w:eastAsia="en-US"/>
              </w:rPr>
              <w:t>CD</w:t>
            </w:r>
          </w:p>
        </w:tc>
      </w:tr>
      <w:tr w:rsidR="00ED687D" w:rsidRPr="007A51EF" w:rsidTr="00C65E4A">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5A280D" w:rsidRDefault="005A280D" w:rsidP="005A280D">
      <w:pPr>
        <w:pStyle w:val="XML"/>
      </w:pPr>
      <w:bookmarkStart w:id="1937" w:name="_Toc304805866"/>
      <w:bookmarkStart w:id="1938" w:name="_Toc304814817"/>
      <w:r>
        <w:t>&lt;identifiedSubstance&gt;</w:t>
      </w:r>
      <w:r>
        <w:br/>
        <w:t xml:space="preserve">  &lt;identifiedSubstance&gt;</w:t>
      </w:r>
      <w:r>
        <w:br/>
        <w:t xml:space="preserve">    &lt;moiety&gt;</w:t>
      </w:r>
      <w:r>
        <w:br/>
        <w:t xml:space="preserve">      &lt;code code="</w:t>
      </w:r>
      <w:r w:rsidRPr="000C4ACE">
        <w:rPr>
          <w:i/>
          <w:iCs/>
        </w:rPr>
        <w:t xml:space="preserve">Code for ‘Structural Repeat Unit’ with </w:t>
      </w:r>
      <w:r>
        <w:rPr>
          <w:b/>
          <w:bCs/>
          <w:i/>
          <w:iCs/>
        </w:rPr>
        <w:t>O</w:t>
      </w:r>
      <w:r w:rsidRPr="005A280D">
        <w:rPr>
          <w:b/>
          <w:bCs/>
          <w:i/>
          <w:iCs/>
        </w:rPr>
        <w:t>rientation</w:t>
      </w:r>
      <w:r>
        <w:t xml:space="preserve">" </w:t>
      </w:r>
      <w:r>
        <w:br/>
        <w:t xml:space="preserve">            codeSystem="</w:t>
      </w:r>
      <w:r w:rsidRPr="000C4ACE">
        <w:rPr>
          <w:i/>
          <w:iCs/>
        </w:rPr>
        <w:t>Code System (OID)</w:t>
      </w:r>
      <w:r>
        <w:t>"</w:t>
      </w:r>
      <w:r>
        <w:br/>
        <w:t xml:space="preserve">            displayName="polymer repeat-unit, </w:t>
      </w:r>
      <w:r w:rsidRPr="005A280D">
        <w:rPr>
          <w:i/>
          <w:iCs/>
        </w:rPr>
        <w:t>orientation</w:t>
      </w:r>
      <w:r>
        <w:t>"/&gt;</w:t>
      </w:r>
    </w:p>
    <w:p w:rsidR="00F8793C" w:rsidRPr="0050735C" w:rsidRDefault="00F8793C" w:rsidP="007E0109">
      <w:pPr>
        <w:pStyle w:val="Heading5"/>
        <w:rPr>
          <w:color w:val="0070C0"/>
          <w:lang w:eastAsia="en-US"/>
        </w:rPr>
      </w:pPr>
      <w:r w:rsidRPr="0050735C">
        <w:rPr>
          <w:color w:val="0070C0"/>
          <w:lang w:eastAsia="en-US"/>
        </w:rPr>
        <w:t>Structural Repeat Unit</w:t>
      </w:r>
      <w:bookmarkEnd w:id="1937"/>
      <w:bookmarkEnd w:id="1938"/>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C65E4A">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3464DC" w:rsidP="00E028C4">
            <w:pPr>
              <w:jc w:val="both"/>
              <w:rPr>
                <w:lang w:eastAsia="en-US"/>
              </w:rPr>
            </w:pPr>
            <w:r w:rsidRPr="003464DC">
              <w:rPr>
                <w:lang w:eastAsia="en-US"/>
              </w:rPr>
              <w:t>(A, B, C,…) relates back to the repeating units described in the structure in order of decreasing molecular weight;</w:t>
            </w:r>
          </w:p>
        </w:tc>
      </w:tr>
      <w:tr w:rsidR="00ED687D" w:rsidRPr="007A51EF" w:rsidTr="00C65E4A">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8C0024" w:rsidP="00E028C4">
            <w:pPr>
              <w:rPr>
                <w:lang w:eastAsia="en-US"/>
              </w:rPr>
            </w:pPr>
            <w:r w:rsidRPr="008C0024">
              <w:rPr>
                <w:lang w:eastAsia="en-US"/>
              </w:rPr>
              <w:t>a,b,c,...</w:t>
            </w:r>
          </w:p>
        </w:tc>
      </w:tr>
      <w:tr w:rsidR="00ED687D" w:rsidRPr="007A51EF" w:rsidTr="00C65E4A">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8C0024" w:rsidP="00E028C4">
            <w:pPr>
              <w:rPr>
                <w:lang w:eastAsia="en-US"/>
              </w:rPr>
            </w:pPr>
            <w:r>
              <w:rPr>
                <w:lang w:eastAsia="en-US"/>
              </w:rPr>
              <w:t>OPTIONAL</w:t>
            </w:r>
          </w:p>
        </w:tc>
      </w:tr>
      <w:tr w:rsidR="00ED687D" w:rsidRPr="007A51EF" w:rsidTr="00C65E4A">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F33748" w:rsidP="00E028C4">
            <w:pPr>
              <w:rPr>
                <w:lang w:eastAsia="en-US"/>
              </w:rPr>
            </w:pPr>
            <w:r>
              <w:rPr>
                <w:lang w:eastAsia="en-US"/>
              </w:rPr>
              <w:t>ST</w:t>
            </w:r>
          </w:p>
        </w:tc>
      </w:tr>
      <w:tr w:rsidR="00ED687D" w:rsidRPr="007A51EF" w:rsidTr="00C65E4A">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38575B" w:rsidRDefault="0038575B" w:rsidP="00426A91">
      <w:pPr>
        <w:pStyle w:val="XML"/>
      </w:pPr>
      <w:bookmarkStart w:id="1939" w:name="_Toc304805867"/>
      <w:bookmarkStart w:id="1940" w:name="_Toc304814818"/>
      <w:r>
        <w:lastRenderedPageBreak/>
        <w:t>&lt;identifiedSubstance&gt;</w:t>
      </w:r>
      <w:r>
        <w:br/>
        <w:t xml:space="preserve">  &lt;identifiedSubstance&gt;</w:t>
      </w:r>
      <w:r>
        <w:br/>
        <w:t xml:space="preserve">    &lt;moiety&gt;</w:t>
      </w:r>
      <w:r>
        <w:br/>
        <w:t xml:space="preserve">      &lt;code code="</w:t>
      </w:r>
      <w:r w:rsidRPr="000C4ACE">
        <w:rPr>
          <w:i/>
          <w:iCs/>
        </w:rPr>
        <w:t>Code for ‘Structural Repeat Unit’ with orientation</w:t>
      </w:r>
      <w:r>
        <w:t xml:space="preserve">" </w:t>
      </w:r>
      <w:r>
        <w:br/>
        <w:t xml:space="preserve">            codeSystem="</w:t>
      </w:r>
      <w:r w:rsidRPr="000C4ACE">
        <w:rPr>
          <w:i/>
          <w:iCs/>
        </w:rPr>
        <w:t>Code System (OID)</w:t>
      </w:r>
      <w:r>
        <w:t>"</w:t>
      </w:r>
      <w:r>
        <w:br/>
        <w:t xml:space="preserve">            displayName="polymer repeat-unit"/&gt;</w:t>
      </w:r>
      <w:r>
        <w:br/>
        <w:t xml:space="preserve">      &lt;partMoiety&gt;</w:t>
      </w:r>
      <w:r>
        <w:br/>
        <w:t xml:space="preserve">        &lt;id extension="</w:t>
      </w:r>
      <w:r w:rsidR="00426A91" w:rsidRPr="00426A91">
        <w:rPr>
          <w:b/>
          <w:bCs/>
          <w:i/>
          <w:iCs/>
        </w:rPr>
        <w:t>Structural Repeat</w:t>
      </w:r>
      <w:r w:rsidRPr="00426A91">
        <w:rPr>
          <w:b/>
          <w:bCs/>
          <w:i/>
          <w:iCs/>
        </w:rPr>
        <w:t xml:space="preserve"> Unit</w:t>
      </w:r>
      <w:r w:rsidRPr="000C4ACE">
        <w:rPr>
          <w:i/>
          <w:iCs/>
        </w:rPr>
        <w:t xml:space="preserve"> Label (Local Id, e.g. A, B, C, etc.)</w:t>
      </w:r>
      <w:r>
        <w:t xml:space="preserve">" </w:t>
      </w:r>
      <w:r>
        <w:br/>
        <w:t xml:space="preserve">            root="</w:t>
      </w:r>
      <w:r w:rsidRPr="000C4ACE">
        <w:rPr>
          <w:i/>
          <w:iCs/>
        </w:rPr>
        <w:t>UUID of Document Id or Set Id</w:t>
      </w:r>
      <w:r>
        <w:t>"/&gt;</w:t>
      </w:r>
      <w:r>
        <w:br/>
        <w:t xml:space="preserve">      &lt;/partMoiety&gt;</w:t>
      </w:r>
      <w:r>
        <w:br/>
        <w:t xml:space="preserve">      &lt;subjectOf&gt;</w:t>
      </w:r>
      <w:r>
        <w:br/>
        <w:t xml:space="preserve">        &lt;characteristic&gt;</w:t>
      </w:r>
      <w:r>
        <w:br/>
        <w:t xml:space="preserve">          &lt;code code="</w:t>
      </w:r>
      <w:r w:rsidRPr="000C4ACE">
        <w:rPr>
          <w:i/>
          <w:iCs/>
        </w:rPr>
        <w:t>Code for ‘Molecular Structure’</w:t>
      </w:r>
      <w:r>
        <w:t xml:space="preserve">" </w:t>
      </w:r>
      <w:r>
        <w:br/>
        <w:t xml:space="preserve">                codeSystem="</w:t>
      </w:r>
      <w:r w:rsidRPr="000C4ACE">
        <w:rPr>
          <w:i/>
          <w:iCs/>
        </w:rPr>
        <w:t>Code System (OID)</w:t>
      </w:r>
      <w:r>
        <w:t>"</w:t>
      </w:r>
      <w:r>
        <w:br/>
        <w:t xml:space="preserve">                displayName="structure"/&gt;</w:t>
      </w:r>
      <w:r>
        <w:br/>
        <w:t xml:space="preserve">          &lt;value xsi:type="ED" mediaType="application/x-smiles"&gt;</w:t>
      </w:r>
      <w:r>
        <w:br/>
        <w:t xml:space="preserve">            &lt;!-- Structure Representation of Repeat Unit --&gt;</w:t>
      </w:r>
      <w:r>
        <w:br/>
        <w:t xml:space="preserve">          &lt;/value&gt;</w:t>
      </w:r>
    </w:p>
    <w:p w:rsidR="00F8793C" w:rsidRPr="00B56FCE" w:rsidRDefault="00F8793C" w:rsidP="007E0109">
      <w:pPr>
        <w:pStyle w:val="Heading5"/>
        <w:rPr>
          <w:color w:val="FF0000"/>
          <w:lang w:eastAsia="en-US"/>
        </w:rPr>
      </w:pPr>
      <w:r w:rsidRPr="00B56FCE">
        <w:rPr>
          <w:color w:val="FF0000"/>
          <w:lang w:eastAsia="en-US"/>
        </w:rPr>
        <w:t>Amount</w:t>
      </w:r>
      <w:bookmarkEnd w:id="1939"/>
      <w:bookmarkEnd w:id="1940"/>
    </w:p>
    <w:p w:rsidR="00F8793C" w:rsidRDefault="00F8793C" w:rsidP="00E37513">
      <w:pPr>
        <w:jc w:val="both"/>
      </w:pPr>
      <w:r w:rsidRPr="00E37513">
        <w:t>The information related to the amount shall be provided as per spe</w:t>
      </w:r>
      <w:r w:rsidR="00EC208C">
        <w:t>cification described in Section 8.8</w:t>
      </w:r>
      <w:r w:rsidRPr="00E37513">
        <w:t>.</w:t>
      </w:r>
    </w:p>
    <w:p w:rsidR="0038575B" w:rsidRDefault="0038575B" w:rsidP="0038575B">
      <w:pPr>
        <w:pStyle w:val="XML"/>
      </w:pPr>
      <w:r>
        <w:t>&lt;identifiedSubstance&gt;</w:t>
      </w:r>
      <w:r>
        <w:br/>
        <w:t xml:space="preserve">  &lt;identifiedSubstance&gt;</w:t>
      </w:r>
      <w:r>
        <w:br/>
        <w:t xml:space="preserve">    &lt;moiety&gt;</w:t>
      </w:r>
      <w:r>
        <w:br/>
        <w:t xml:space="preserve">      &lt;quantity&gt;&lt;!-- Moiety </w:t>
      </w:r>
      <w:r w:rsidRPr="0038575B">
        <w:rPr>
          <w:b/>
          <w:bCs/>
        </w:rPr>
        <w:t>Amount</w:t>
      </w:r>
      <w:r>
        <w:t xml:space="preserve"> --&gt;&lt;/quantity&gt;</w:t>
      </w:r>
    </w:p>
    <w:p w:rsidR="00F8793C" w:rsidRPr="00B56FCE" w:rsidRDefault="00F8793C" w:rsidP="007E0109">
      <w:pPr>
        <w:pStyle w:val="Heading5"/>
        <w:rPr>
          <w:color w:val="FF0000"/>
          <w:lang w:eastAsia="en-US"/>
        </w:rPr>
      </w:pPr>
      <w:bookmarkStart w:id="1941" w:name="_Toc304805869"/>
      <w:bookmarkStart w:id="1942" w:name="_Toc304814823"/>
      <w:r w:rsidRPr="00B56FCE">
        <w:rPr>
          <w:color w:val="FF0000"/>
          <w:lang w:eastAsia="en-US"/>
        </w:rPr>
        <w:t>Degree of Polymerization</w:t>
      </w:r>
      <w:bookmarkEnd w:id="1941"/>
      <w:bookmarkEnd w:id="1942"/>
      <w:ins w:id="1943" w:author="HYST (Hiroyuki Sato)" w:date="2013-01-08T17:56:00Z">
        <w:r w:rsidR="00626D75" w:rsidRPr="0014542C">
          <w:rPr>
            <w:rFonts w:eastAsia="MS Mincho" w:hint="eastAsia"/>
            <w:color w:val="FF0000"/>
            <w:lang w:eastAsia="ja-JP"/>
          </w:rPr>
          <w:t xml:space="preserve">  (repeat as necessary)</w:t>
        </w:r>
      </w:ins>
    </w:p>
    <w:p w:rsidR="00F8793C" w:rsidRDefault="00F8793C" w:rsidP="00E37513">
      <w:pPr>
        <w:jc w:val="both"/>
      </w:pPr>
      <w:r>
        <w:t>This section applies to homopolymer and block co-polymers where the degree of polymerization within a block can be described.</w:t>
      </w:r>
      <w:r w:rsidR="00E37513">
        <w:t xml:space="preserve"> </w:t>
      </w:r>
      <w:r>
        <w:t>The following information shall be provided where available:</w:t>
      </w:r>
    </w:p>
    <w:p w:rsidR="00DF0751" w:rsidRPr="00B56FCE" w:rsidRDefault="00DF0751" w:rsidP="00DF0751">
      <w:pPr>
        <w:pStyle w:val="Heading6"/>
        <w:rPr>
          <w:color w:val="0070C0"/>
          <w:lang w:eastAsia="en-US"/>
        </w:rPr>
      </w:pPr>
      <w:r w:rsidRPr="00B56FCE">
        <w:rPr>
          <w:color w:val="0070C0"/>
          <w:lang w:eastAsia="en-US"/>
        </w:rPr>
        <w:t>Degree Polymerization</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C65E4A">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50735C" w:rsidP="00E028C4">
            <w:pPr>
              <w:jc w:val="both"/>
              <w:rPr>
                <w:lang w:eastAsia="en-US"/>
              </w:rPr>
            </w:pPr>
            <w:r w:rsidRPr="0050735C">
              <w:rPr>
                <w:lang w:eastAsia="en-US"/>
              </w:rPr>
              <w:t>The type of the degree of polymerization shall be described</w:t>
            </w:r>
            <w:r>
              <w:rPr>
                <w:lang w:eastAsia="en-US"/>
              </w:rPr>
              <w:t>.</w:t>
            </w:r>
          </w:p>
        </w:tc>
      </w:tr>
      <w:tr w:rsidR="00ED687D" w:rsidRPr="007A51EF" w:rsidTr="00C65E4A">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D687D" w:rsidP="00E028C4">
            <w:pPr>
              <w:rPr>
                <w:lang w:eastAsia="en-US"/>
              </w:rPr>
            </w:pPr>
          </w:p>
        </w:tc>
      </w:tr>
      <w:tr w:rsidR="00ED687D" w:rsidRPr="007A51EF" w:rsidTr="00C65E4A">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50735C" w:rsidP="00E028C4">
            <w:pPr>
              <w:rPr>
                <w:lang w:eastAsia="en-US"/>
              </w:rPr>
            </w:pPr>
            <w:r>
              <w:rPr>
                <w:lang w:eastAsia="en-US"/>
              </w:rPr>
              <w:t>REQUIRED</w:t>
            </w:r>
          </w:p>
        </w:tc>
      </w:tr>
      <w:tr w:rsidR="00ED687D" w:rsidRPr="007A51EF" w:rsidTr="00C65E4A">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F33748" w:rsidP="00E028C4">
            <w:pPr>
              <w:rPr>
                <w:lang w:eastAsia="en-US"/>
              </w:rPr>
            </w:pPr>
            <w:r>
              <w:rPr>
                <w:lang w:eastAsia="en-US"/>
              </w:rPr>
              <w:t>CD</w:t>
            </w:r>
          </w:p>
        </w:tc>
      </w:tr>
      <w:tr w:rsidR="00ED687D" w:rsidRPr="007A51EF" w:rsidTr="00C65E4A">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426A91" w:rsidRDefault="00426A91" w:rsidP="00426A91">
      <w:pPr>
        <w:pStyle w:val="XML"/>
      </w:pPr>
      <w:bookmarkStart w:id="1944" w:name="_Toc304814824"/>
      <w:r>
        <w:t>&lt;identifiedSubstance&gt;</w:t>
      </w:r>
      <w:r>
        <w:br/>
        <w:t xml:space="preserve">  &lt;identifiedSubstance&gt;</w:t>
      </w:r>
      <w:r>
        <w:br/>
        <w:t xml:space="preserve">    &lt;moiety&gt;</w:t>
      </w:r>
      <w:r>
        <w:br/>
        <w:t xml:space="preserve">      &lt;partMoiety&gt;&lt;!-- Repeat Unit Label etc. --&gt;&lt;partMoiety&gt;</w:t>
      </w:r>
      <w:r>
        <w:br/>
        <w:t xml:space="preserve">      &lt;subjectOf&gt;&lt;!-- Repeat Unit Structural Representation --&gt;&lt;/subjectOf&gt;</w:t>
      </w:r>
      <w:r>
        <w:br/>
        <w:t xml:space="preserve">      &lt;subjectOf&gt;</w:t>
      </w:r>
      <w:r>
        <w:br/>
        <w:t xml:space="preserve">        &lt;characteristic&gt;</w:t>
      </w:r>
      <w:r>
        <w:br/>
        <w:t xml:space="preserve">          &lt;code code=</w:t>
      </w:r>
      <w:r w:rsidRPr="00F1588B">
        <w:t>"</w:t>
      </w:r>
      <w:r w:rsidRPr="000C4ACE">
        <w:rPr>
          <w:i/>
          <w:iCs/>
        </w:rPr>
        <w:t>Code meaning ‘</w:t>
      </w:r>
      <w:r>
        <w:rPr>
          <w:i/>
          <w:iCs/>
        </w:rPr>
        <w:t>Type of Degree of Polymerization’</w:t>
      </w:r>
      <w:r w:rsidRPr="00F1588B">
        <w:t>"</w:t>
      </w:r>
      <w:r>
        <w:t xml:space="preserve"> </w:t>
      </w:r>
      <w:r>
        <w:br/>
        <w:t xml:space="preserve">                codeSystem="</w:t>
      </w:r>
      <w:r w:rsidRPr="000C4ACE">
        <w:rPr>
          <w:i/>
          <w:iCs/>
        </w:rPr>
        <w:t>Code System (OID)</w:t>
      </w:r>
      <w:r>
        <w:t>"</w:t>
      </w:r>
      <w:r>
        <w:br/>
        <w:t xml:space="preserve">                displayName="Copolymer Sequence Type"/&gt;</w:t>
      </w:r>
      <w:r>
        <w:br/>
        <w:t xml:space="preserve">          &lt;value code=</w:t>
      </w:r>
      <w:r w:rsidRPr="00F1588B">
        <w:t>"</w:t>
      </w:r>
      <w:r w:rsidRPr="00426A91">
        <w:rPr>
          <w:b/>
          <w:bCs/>
          <w:i/>
          <w:iCs/>
        </w:rPr>
        <w:t>Degree of Polymerization</w:t>
      </w:r>
      <w:r>
        <w:rPr>
          <w:i/>
          <w:iCs/>
        </w:rPr>
        <w:t xml:space="preserve"> (Code)</w:t>
      </w:r>
      <w:r w:rsidRPr="00F1588B">
        <w:t>"</w:t>
      </w:r>
      <w:r>
        <w:t xml:space="preserve"> xsi:type=</w:t>
      </w:r>
      <w:r w:rsidRPr="00F1588B">
        <w:t>"</w:t>
      </w:r>
      <w:r>
        <w:t>CV</w:t>
      </w:r>
      <w:r w:rsidRPr="00F1588B">
        <w:t>"</w:t>
      </w:r>
      <w:r>
        <w:br/>
        <w:t xml:space="preserve">                 </w:t>
      </w:r>
      <w:r w:rsidRPr="00F1588B">
        <w:t>codeSystem="</w:t>
      </w:r>
      <w:r w:rsidRPr="000C4ACE">
        <w:rPr>
          <w:i/>
          <w:iCs/>
        </w:rPr>
        <w:t>Code System (OID)</w:t>
      </w:r>
      <w:r w:rsidRPr="00F1588B">
        <w:t>"</w:t>
      </w:r>
      <w:r>
        <w:br/>
        <w:t xml:space="preserve">                 displayName=</w:t>
      </w:r>
      <w:r w:rsidRPr="00F1588B">
        <w:t>"</w:t>
      </w:r>
      <w:r>
        <w:rPr>
          <w:i/>
          <w:iCs/>
        </w:rPr>
        <w:t xml:space="preserve">Display </w:t>
      </w:r>
      <w:r w:rsidRPr="000C4ACE">
        <w:rPr>
          <w:i/>
          <w:iCs/>
        </w:rPr>
        <w:t>Name</w:t>
      </w:r>
      <w:r w:rsidRPr="00F1588B">
        <w:t>"</w:t>
      </w:r>
      <w:r>
        <w:t>/&gt;</w:t>
      </w:r>
    </w:p>
    <w:p w:rsidR="009044D0" w:rsidRPr="00B56FCE" w:rsidRDefault="009044D0" w:rsidP="00DF0751">
      <w:pPr>
        <w:pStyle w:val="Heading6"/>
        <w:rPr>
          <w:color w:val="FF0000"/>
          <w:lang w:eastAsia="en-US"/>
        </w:rPr>
      </w:pPr>
      <w:r w:rsidRPr="00B56FCE">
        <w:rPr>
          <w:color w:val="FF0000"/>
          <w:lang w:eastAsia="en-US"/>
        </w:rPr>
        <w:t>Amount</w:t>
      </w:r>
      <w:bookmarkEnd w:id="1944"/>
    </w:p>
    <w:p w:rsidR="009044D0" w:rsidRPr="00D82CC1" w:rsidRDefault="009044D0" w:rsidP="00D82CC1">
      <w:r w:rsidRPr="00D82CC1">
        <w:t>The information related to the amount shall be provided as per spe</w:t>
      </w:r>
      <w:r w:rsidR="00EC208C">
        <w:t>cification described in Section 8.8</w:t>
      </w:r>
      <w:r w:rsidRPr="00D82CC1">
        <w:t>.</w:t>
      </w:r>
    </w:p>
    <w:p w:rsidR="00426A91" w:rsidRDefault="00426A91" w:rsidP="00426A91">
      <w:pPr>
        <w:pStyle w:val="XML"/>
      </w:pPr>
      <w:bookmarkStart w:id="1945" w:name="_Toc263320907"/>
      <w:bookmarkStart w:id="1946" w:name="_Toc304805870"/>
      <w:bookmarkStart w:id="1947" w:name="_Toc304814825"/>
      <w:r>
        <w:lastRenderedPageBreak/>
        <w:t>&lt;identifiedSubstance&gt;</w:t>
      </w:r>
      <w:r>
        <w:br/>
        <w:t xml:space="preserve">  &lt;identifiedSubstance&gt;</w:t>
      </w:r>
      <w:r>
        <w:br/>
        <w:t xml:space="preserve">    &lt;moiety&gt;</w:t>
      </w:r>
      <w:r>
        <w:br/>
        <w:t xml:space="preserve">      &lt;partMoiety&gt;&lt;!-- Repeat Unit Label etc. --&gt;&lt;partMoiety&gt;</w:t>
      </w:r>
      <w:r>
        <w:br/>
        <w:t xml:space="preserve">      &lt;subjectOf&gt;&lt;!-- Repeat Unit Structural Representation --&gt;&lt;/subjectOf&gt;</w:t>
      </w:r>
      <w:r>
        <w:br/>
        <w:t xml:space="preserve">      &lt;subjectOf&gt;</w:t>
      </w:r>
      <w:r>
        <w:br/>
        <w:t xml:space="preserve">        &lt;characteristic&gt;</w:t>
      </w:r>
      <w:r>
        <w:br/>
        <w:t xml:space="preserve">          &lt;code code=</w:t>
      </w:r>
      <w:r w:rsidRPr="00F1588B">
        <w:t>"</w:t>
      </w:r>
      <w:r w:rsidRPr="000C4ACE">
        <w:rPr>
          <w:i/>
          <w:iCs/>
        </w:rPr>
        <w:t>Code meaning ‘</w:t>
      </w:r>
      <w:r>
        <w:rPr>
          <w:i/>
          <w:iCs/>
        </w:rPr>
        <w:t>Degree of Polymerization (Quantitative)’</w:t>
      </w:r>
      <w:r w:rsidRPr="00F1588B">
        <w:t>"</w:t>
      </w:r>
      <w:r>
        <w:t xml:space="preserve"> </w:t>
      </w:r>
      <w:r>
        <w:br/>
        <w:t xml:space="preserve">                codeSystem="</w:t>
      </w:r>
      <w:r w:rsidRPr="000C4ACE">
        <w:rPr>
          <w:i/>
          <w:iCs/>
        </w:rPr>
        <w:t>Code System (OID)</w:t>
      </w:r>
      <w:r>
        <w:t>"</w:t>
      </w:r>
      <w:r>
        <w:br/>
        <w:t xml:space="preserve">                displayName="Copolymer Sequence Type"/&gt;</w:t>
      </w:r>
      <w:r>
        <w:br/>
        <w:t xml:space="preserve">          &lt;value </w:t>
      </w:r>
      <w:r w:rsidRPr="00426A91">
        <w:rPr>
          <w:b/>
          <w:bCs/>
          <w:i/>
          <w:iCs/>
        </w:rPr>
        <w:t xml:space="preserve">Amount </w:t>
      </w:r>
      <w:r>
        <w:t>/&gt;</w:t>
      </w:r>
    </w:p>
    <w:p w:rsidR="009044D0" w:rsidRPr="00B56FCE" w:rsidRDefault="009044D0" w:rsidP="00DF0751">
      <w:pPr>
        <w:pStyle w:val="Heading3"/>
        <w:rPr>
          <w:color w:val="FF0000"/>
          <w:lang w:eastAsia="en-US"/>
        </w:rPr>
      </w:pPr>
      <w:bookmarkStart w:id="1948" w:name="_Toc343650527"/>
      <w:r w:rsidRPr="00B56FCE">
        <w:rPr>
          <w:color w:val="FF0000"/>
          <w:lang w:eastAsia="en-US"/>
        </w:rPr>
        <w:t>Molecular Weight</w:t>
      </w:r>
      <w:bookmarkEnd w:id="1945"/>
      <w:bookmarkEnd w:id="1946"/>
      <w:bookmarkEnd w:id="1947"/>
      <w:bookmarkEnd w:id="1948"/>
      <w:ins w:id="1949" w:author="HYST (Hiroyuki Sato)" w:date="2013-01-08T17:56:00Z">
        <w:r w:rsidR="00626D75" w:rsidRPr="0014542C">
          <w:rPr>
            <w:rFonts w:eastAsia="MS Mincho" w:hint="eastAsia"/>
            <w:color w:val="FF0000"/>
            <w:lang w:eastAsia="ja-JP"/>
          </w:rPr>
          <w:t xml:space="preserve">  (repeat as necessary)</w:t>
        </w:r>
      </w:ins>
    </w:p>
    <w:p w:rsidR="009044D0" w:rsidRDefault="009044D0" w:rsidP="00D82CC1">
      <w:r w:rsidRPr="00D82CC1">
        <w:t xml:space="preserve">The information related to the molecular weight shall be provided as per specification </w:t>
      </w:r>
      <w:r w:rsidR="00EC208C">
        <w:t>described in Section 8.11.13.</w:t>
      </w:r>
    </w:p>
    <w:p w:rsidR="009044D0" w:rsidRPr="00B56FCE" w:rsidRDefault="009044D0" w:rsidP="00DF0751">
      <w:pPr>
        <w:pStyle w:val="Heading3"/>
        <w:rPr>
          <w:color w:val="FF0000"/>
          <w:lang w:eastAsia="en-US"/>
        </w:rPr>
      </w:pPr>
      <w:bookmarkStart w:id="1950" w:name="_Toc263320908"/>
      <w:bookmarkStart w:id="1951" w:name="_Toc304805871"/>
      <w:bookmarkStart w:id="1952" w:name="_Toc304814826"/>
      <w:bookmarkStart w:id="1953" w:name="_Toc343650528"/>
      <w:r w:rsidRPr="00B56FCE">
        <w:rPr>
          <w:color w:val="FF0000"/>
          <w:lang w:eastAsia="en-US"/>
        </w:rPr>
        <w:t>Property</w:t>
      </w:r>
      <w:bookmarkEnd w:id="1950"/>
      <w:bookmarkEnd w:id="1951"/>
      <w:bookmarkEnd w:id="1952"/>
      <w:bookmarkEnd w:id="1953"/>
      <w:r w:rsidRPr="00B56FCE">
        <w:rPr>
          <w:color w:val="FF0000"/>
          <w:lang w:eastAsia="en-US"/>
        </w:rPr>
        <w:t xml:space="preserve"> </w:t>
      </w:r>
      <w:ins w:id="1954" w:author="HYST (Hiroyuki Sato)" w:date="2013-01-08T17:56:00Z">
        <w:r w:rsidR="005044A6" w:rsidRPr="0014542C">
          <w:rPr>
            <w:rFonts w:eastAsia="MS Mincho" w:hint="eastAsia"/>
            <w:color w:val="FF0000"/>
            <w:lang w:eastAsia="ja-JP"/>
          </w:rPr>
          <w:t xml:space="preserve">  (repeat as necessary)</w:t>
        </w:r>
      </w:ins>
    </w:p>
    <w:p w:rsidR="009044D0" w:rsidRDefault="009044D0" w:rsidP="00EC208C">
      <w:pPr>
        <w:jc w:val="both"/>
      </w:pPr>
      <w:r>
        <w:t xml:space="preserve">The information </w:t>
      </w:r>
      <w:r w:rsidRPr="00F6117F">
        <w:t xml:space="preserve">related to the property of the polymer shall be provided as per specification described in </w:t>
      </w:r>
      <w:r w:rsidR="00EC208C">
        <w:t>Section 8.9</w:t>
      </w:r>
      <w:r w:rsidRPr="00D82CC1">
        <w:t>.</w:t>
      </w:r>
    </w:p>
    <w:p w:rsidR="009044D0" w:rsidRPr="00B56FCE" w:rsidRDefault="009044D0" w:rsidP="00DF0751">
      <w:pPr>
        <w:pStyle w:val="Heading3"/>
        <w:rPr>
          <w:color w:val="FF0000"/>
          <w:lang w:eastAsia="en-US"/>
        </w:rPr>
      </w:pPr>
      <w:bookmarkStart w:id="1955" w:name="_Toc343650529"/>
      <w:r w:rsidRPr="00B56FCE">
        <w:rPr>
          <w:color w:val="FF0000"/>
          <w:lang w:eastAsia="en-US"/>
        </w:rPr>
        <w:t>Reference Source</w:t>
      </w:r>
      <w:bookmarkEnd w:id="1955"/>
      <w:ins w:id="1956" w:author="HYST (Hiroyuki Sato)" w:date="2013-01-08T17:37:00Z">
        <w:r w:rsidR="0014542C" w:rsidRPr="0014542C">
          <w:rPr>
            <w:rFonts w:eastAsia="MS Mincho" w:hint="eastAsia"/>
            <w:color w:val="FF0000"/>
            <w:lang w:eastAsia="ja-JP"/>
          </w:rPr>
          <w:t xml:space="preserve">  (repeat as necessary)</w:t>
        </w:r>
      </w:ins>
    </w:p>
    <w:p w:rsidR="009044D0" w:rsidRPr="00D82CC1" w:rsidRDefault="009044D0" w:rsidP="009044D0">
      <w:r>
        <w:t xml:space="preserve">The information related to the property of the polymer shall be provided as per specification described in </w:t>
      </w:r>
      <w:r w:rsidR="00EC208C">
        <w:t>S</w:t>
      </w:r>
      <w:r w:rsidRPr="00D82CC1">
        <w:t>ection</w:t>
      </w:r>
      <w:r w:rsidR="00EC208C">
        <w:t xml:space="preserve"> 8.2.5</w:t>
      </w:r>
      <w:r w:rsidRPr="00D82CC1">
        <w:t>.</w:t>
      </w:r>
    </w:p>
    <w:p w:rsidR="009044D0" w:rsidRPr="00B56FCE" w:rsidRDefault="009044D0" w:rsidP="002A5C58">
      <w:pPr>
        <w:pStyle w:val="Heading3"/>
        <w:rPr>
          <w:color w:val="FF0000"/>
          <w:lang w:eastAsia="en-US"/>
        </w:rPr>
      </w:pPr>
      <w:bookmarkStart w:id="1957" w:name="_Toc263320909"/>
      <w:bookmarkStart w:id="1958" w:name="_Toc304805872"/>
      <w:bookmarkStart w:id="1959" w:name="_Toc304814827"/>
      <w:bookmarkStart w:id="1960" w:name="_Ref343582073"/>
      <w:bookmarkStart w:id="1961" w:name="_Toc343650530"/>
      <w:r w:rsidRPr="00B56FCE">
        <w:rPr>
          <w:color w:val="FF0000"/>
          <w:lang w:eastAsia="en-US"/>
        </w:rPr>
        <w:t>Source Material</w:t>
      </w:r>
      <w:bookmarkEnd w:id="1957"/>
      <w:bookmarkEnd w:id="1958"/>
      <w:bookmarkEnd w:id="1959"/>
      <w:bookmarkEnd w:id="1960"/>
      <w:bookmarkEnd w:id="1961"/>
      <w:ins w:id="1962" w:author="HYST (Hiroyuki Sato)" w:date="2013-01-08T17:57:00Z">
        <w:r w:rsidR="005044A6" w:rsidRPr="0014542C">
          <w:rPr>
            <w:rFonts w:eastAsia="MS Mincho" w:hint="eastAsia"/>
            <w:color w:val="FF0000"/>
            <w:lang w:eastAsia="ja-JP"/>
          </w:rPr>
          <w:t xml:space="preserve">  (repeat as necessary)</w:t>
        </w:r>
      </w:ins>
    </w:p>
    <w:p w:rsidR="009044D0" w:rsidRPr="00BF6B8D" w:rsidRDefault="009044D0" w:rsidP="00076AC5">
      <w:pPr>
        <w:jc w:val="both"/>
      </w:pPr>
      <w:r w:rsidRPr="00BF6B8D">
        <w:t>Source material is shall capture information on the taxonomic and anatomical origins as well as the fraction of a material that can result in or can be modified to form a substance.   This set of data elements shall be used to define polymer substances isolated from biological matrices. Taxonomic and anatomical origins shall be described using controlled vocabulary as required.  This information is captured for naturally derived polymers (i.e. starch) and structurally diverse substances.</w:t>
      </w:r>
    </w:p>
    <w:p w:rsidR="009044D0" w:rsidRPr="00BF6B8D" w:rsidRDefault="009044D0" w:rsidP="00BF6B8D"/>
    <w:p w:rsidR="009044D0" w:rsidRPr="00BF6B8D" w:rsidRDefault="009044D0" w:rsidP="00BF6B8D">
      <w:r w:rsidRPr="00BF6B8D">
        <w:t>The information model for the source material is shown in the following figure:</w:t>
      </w:r>
    </w:p>
    <w:p w:rsidR="009044D0" w:rsidRDefault="009044D0" w:rsidP="009044D0"/>
    <w:p w:rsidR="009044D0" w:rsidRDefault="001B0DC3" w:rsidP="00F8793C">
      <w:r>
        <w:rPr>
          <w:noProof/>
          <w:lang w:val="en-US" w:eastAsia="en-US"/>
        </w:rPr>
        <w:lastRenderedPageBreak/>
        <w:drawing>
          <wp:inline distT="0" distB="0" distL="0" distR="0">
            <wp:extent cx="6186170" cy="6591935"/>
            <wp:effectExtent l="0" t="0" r="0" b="0"/>
            <wp:docPr id="22" name="Picture 22" descr="fig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0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86170" cy="6591935"/>
                    </a:xfrm>
                    <a:prstGeom prst="rect">
                      <a:avLst/>
                    </a:prstGeom>
                    <a:noFill/>
                    <a:ln>
                      <a:noFill/>
                    </a:ln>
                  </pic:spPr>
                </pic:pic>
              </a:graphicData>
            </a:graphic>
          </wp:inline>
        </w:drawing>
      </w:r>
    </w:p>
    <w:p w:rsidR="004858E7" w:rsidRDefault="004858E7" w:rsidP="00580198">
      <w:pPr>
        <w:pStyle w:val="Caption"/>
      </w:pPr>
      <w:bookmarkStart w:id="1963" w:name="_Toc343720777"/>
      <w:r w:rsidRPr="0026504B">
        <w:t xml:space="preserve">Figure </w:t>
      </w:r>
      <w:r w:rsidR="00580198">
        <w:fldChar w:fldCharType="begin"/>
      </w:r>
      <w:r w:rsidR="00580198">
        <w:instrText xml:space="preserve"> SEQ Figure \* ARABIC </w:instrText>
      </w:r>
      <w:r w:rsidR="00580198">
        <w:fldChar w:fldCharType="separate"/>
      </w:r>
      <w:r w:rsidR="00D15CCB">
        <w:rPr>
          <w:noProof/>
        </w:rPr>
        <w:t>14</w:t>
      </w:r>
      <w:r w:rsidR="00580198">
        <w:fldChar w:fldCharType="end"/>
      </w:r>
      <w:r w:rsidRPr="0026504B">
        <w:t>–</w:t>
      </w:r>
      <w:r w:rsidR="00BE543D">
        <w:t xml:space="preserve"> I</w:t>
      </w:r>
      <w:r w:rsidR="00C756D4">
        <w:t>nformation Model for Source Material</w:t>
      </w:r>
      <w:bookmarkEnd w:id="1963"/>
    </w:p>
    <w:p w:rsidR="009044D0" w:rsidRDefault="009044D0" w:rsidP="00F8793C"/>
    <w:p w:rsidR="00493B71" w:rsidRDefault="00493B71" w:rsidP="00493B71">
      <w:pPr>
        <w:pStyle w:val="XML"/>
      </w:pPr>
      <w:r>
        <w:t>&lt;identifiedSubstance&gt;</w:t>
      </w:r>
      <w:r>
        <w:br/>
        <w:t xml:space="preserve">  &lt;identifiedSubstance&gt;&lt;!—Other Substance Details --&gt;&lt;/identifiedSubstance&gt;</w:t>
      </w:r>
    </w:p>
    <w:p w:rsidR="00493B71" w:rsidRDefault="00493B71" w:rsidP="00DA61FC">
      <w:pPr>
        <w:pStyle w:val="XML"/>
        <w:keepLines w:val="0"/>
      </w:pPr>
      <w:r>
        <w:t xml:space="preserve">  &lt;productOf&gt;</w:t>
      </w:r>
      <w:r>
        <w:br/>
        <w:t xml:space="preserve">    &lt;derivationProcess&gt;</w:t>
      </w:r>
      <w:r>
        <w:br/>
        <w:t xml:space="preserve">      &lt;code code="</w:t>
      </w:r>
      <w:r w:rsidRPr="000C4ACE">
        <w:rPr>
          <w:i/>
          <w:iCs/>
        </w:rPr>
        <w:t>Code meaning ‘Isolation from Matrix’ with method if needed</w:t>
      </w:r>
      <w:r>
        <w:t xml:space="preserve">" </w:t>
      </w:r>
      <w:r>
        <w:br/>
        <w:t xml:space="preserve">            codeSystem="</w:t>
      </w:r>
      <w:r w:rsidRPr="000C4ACE">
        <w:rPr>
          <w:i/>
          <w:iCs/>
        </w:rPr>
        <w:t>Code System (OID)</w:t>
      </w:r>
      <w:r>
        <w:t>"/&gt;</w:t>
      </w:r>
      <w:r>
        <w:br/>
        <w:t xml:space="preserve">      &lt;interactor typeCode="CSM"&gt;</w:t>
      </w:r>
      <w:r>
        <w:br/>
        <w:t xml:space="preserve">        &lt;presentSubstance&gt;</w:t>
      </w:r>
      <w:r>
        <w:br/>
        <w:t xml:space="preserve">          &lt;presentSubstance&gt;</w:t>
      </w:r>
      <w:r>
        <w:br/>
        <w:t xml:space="preserve">            &lt;code code="</w:t>
      </w:r>
      <w:r w:rsidRPr="000C4ACE">
        <w:rPr>
          <w:i/>
          <w:iCs/>
        </w:rPr>
        <w:t>Substance Id of Source Material (if available)</w:t>
      </w:r>
      <w:r>
        <w:t xml:space="preserve">" </w:t>
      </w:r>
      <w:r>
        <w:br/>
        <w:t xml:space="preserve">                  codeSystem="</w:t>
      </w:r>
      <w:r w:rsidRPr="000C4ACE">
        <w:rPr>
          <w:i/>
          <w:iCs/>
        </w:rPr>
        <w:t>Code System (OID)</w:t>
      </w:r>
      <w:r>
        <w:t>"/&gt;</w:t>
      </w:r>
      <w:r>
        <w:br/>
        <w:t xml:space="preserve">            &lt;name&gt;&lt;!-- Name of Source Material (if available) --&gt;&lt;/name&gt;</w:t>
      </w:r>
      <w:r w:rsidR="00A41E3D">
        <w:br/>
        <w:t xml:space="preserve">            &lt;asSpecializedKind&gt;</w:t>
      </w:r>
      <w:r w:rsidR="00A41E3D">
        <w:br/>
        <w:t xml:space="preserve">              &lt;definingMaterialKind&gt;</w:t>
      </w:r>
      <w:r w:rsidR="00A41E3D">
        <w:br/>
        <w:t xml:space="preserve">                 &lt;code code="</w:t>
      </w:r>
      <w:r w:rsidR="00A41E3D" w:rsidRPr="00A41E3D">
        <w:rPr>
          <w:i/>
          <w:iCs/>
        </w:rPr>
        <w:t>Source Material Class</w:t>
      </w:r>
      <w:r w:rsidR="00A41E3D">
        <w:rPr>
          <w:i/>
          <w:iCs/>
        </w:rPr>
        <w:t>&amp;</w:t>
      </w:r>
      <w:r w:rsidR="00A41E3D" w:rsidRPr="000479EE">
        <w:rPr>
          <w:i/>
          <w:iCs/>
        </w:rPr>
        <w:t>Type</w:t>
      </w:r>
      <w:r w:rsidR="00A41E3D" w:rsidRPr="00A5735E">
        <w:rPr>
          <w:i/>
          <w:iCs/>
        </w:rPr>
        <w:t xml:space="preserve"> Code</w:t>
      </w:r>
      <w:r w:rsidR="00A41E3D">
        <w:t xml:space="preserve">" </w:t>
      </w:r>
      <w:r w:rsidR="00A41E3D">
        <w:br/>
        <w:t xml:space="preserve">                       codeSystem="</w:t>
      </w:r>
      <w:r w:rsidR="00A41E3D">
        <w:rPr>
          <w:i/>
          <w:iCs/>
        </w:rPr>
        <w:t>Code</w:t>
      </w:r>
      <w:r w:rsidR="00A41E3D" w:rsidRPr="00A5735E">
        <w:rPr>
          <w:i/>
          <w:iCs/>
        </w:rPr>
        <w:t xml:space="preserve"> System (OID)</w:t>
      </w:r>
      <w:r w:rsidR="00A41E3D">
        <w:t>" displayName="</w:t>
      </w:r>
      <w:r w:rsidR="00A41E3D" w:rsidRPr="00D16C62">
        <w:rPr>
          <w:i/>
          <w:iCs/>
        </w:rPr>
        <w:t>Display Name</w:t>
      </w:r>
      <w:r w:rsidR="00A41E3D">
        <w:t>"/&gt;</w:t>
      </w:r>
      <w:r w:rsidR="00A41E3D">
        <w:br/>
        <w:t xml:space="preserve">              &lt;/definingMaterialKind&gt;</w:t>
      </w:r>
      <w:r w:rsidR="00A41E3D">
        <w:br/>
      </w:r>
      <w:r w:rsidR="00A41E3D">
        <w:lastRenderedPageBreak/>
        <w:t xml:space="preserve">            &lt;/asSpecializedKind&gt;</w:t>
      </w:r>
      <w:r w:rsidR="00A41E3D">
        <w:br/>
      </w:r>
      <w:r>
        <w:t xml:space="preserve">          &lt;/presentSubstance&gt;</w:t>
      </w:r>
      <w:r>
        <w:br/>
        <w:t xml:space="preserve">          &lt;environmentOrganismStrain&gt;</w:t>
      </w:r>
      <w:r>
        <w:br/>
        <w:t xml:space="preserve">            &lt;code code="</w:t>
      </w:r>
      <w:r w:rsidRPr="000C4ACE">
        <w:rPr>
          <w:i/>
          <w:iCs/>
        </w:rPr>
        <w:t>Organism Code</w:t>
      </w:r>
      <w:r>
        <w:t xml:space="preserve">" </w:t>
      </w:r>
      <w:r>
        <w:br/>
        <w:t xml:space="preserve">                  codeSystem="</w:t>
      </w:r>
      <w:r w:rsidRPr="000C4ACE">
        <w:rPr>
          <w:i/>
          <w:iCs/>
        </w:rPr>
        <w:t>Organism Code System (OID)</w:t>
      </w:r>
      <w:r>
        <w:t>"/&gt;</w:t>
      </w:r>
      <w:r>
        <w:br/>
        <w:t xml:space="preserve">            &lt;name&gt;&lt;!-- Organism Name --&gt;&lt;/name&gt;</w:t>
      </w:r>
      <w:r w:rsidR="00DA1A2C">
        <w:br/>
        <w:t xml:space="preserve">            &lt;strainText&gt;</w:t>
      </w:r>
      <w:r w:rsidR="00DA1A2C" w:rsidRPr="00DA1A2C">
        <w:rPr>
          <w:i/>
          <w:iCs/>
        </w:rPr>
        <w:t>Organism Strain</w:t>
      </w:r>
      <w:r w:rsidR="00DA1A2C">
        <w:t>&lt;/strainText&gt;</w:t>
      </w:r>
      <w:r>
        <w:br/>
        <w:t xml:space="preserve">          &lt;/environmentOrganismStrain&gt;</w:t>
      </w:r>
      <w:r>
        <w:br/>
        <w:t xml:space="preserve">        &lt;/presentSubstance&gt;</w:t>
      </w:r>
      <w:r>
        <w:br/>
        <w:t xml:space="preserve">        &lt;subjectOf&gt;</w:t>
      </w:r>
      <w:r>
        <w:br/>
        <w:t xml:space="preserve">          &lt;characteristic&gt;</w:t>
      </w:r>
      <w:r>
        <w:br/>
        <w:t xml:space="preserve">            &lt;code code="</w:t>
      </w:r>
      <w:r w:rsidRPr="000C4ACE">
        <w:rPr>
          <w:i/>
          <w:iCs/>
        </w:rPr>
        <w:t>Code meaning ‘Developmental Stage’</w:t>
      </w:r>
      <w:r>
        <w:t xml:space="preserve">" </w:t>
      </w:r>
      <w:r>
        <w:br/>
        <w:t xml:space="preserve">                  codeSystem="</w:t>
      </w:r>
      <w:r w:rsidRPr="000C4ACE">
        <w:rPr>
          <w:i/>
          <w:iCs/>
        </w:rPr>
        <w:t>Code System (OID)</w:t>
      </w:r>
      <w:r>
        <w:t>"/&gt;</w:t>
      </w:r>
      <w:r>
        <w:br/>
        <w:t xml:space="preserve">            &lt;value code="</w:t>
      </w:r>
      <w:r w:rsidRPr="000C4ACE">
        <w:rPr>
          <w:i/>
          <w:iCs/>
        </w:rPr>
        <w:t>Developmental Stage</w:t>
      </w:r>
      <w:r>
        <w:t>" xsi:type="CV"</w:t>
      </w:r>
      <w:r>
        <w:br/>
        <w:t xml:space="preserve">                   codeSystem="</w:t>
      </w:r>
      <w:r w:rsidRPr="000C4ACE">
        <w:rPr>
          <w:i/>
          <w:iCs/>
        </w:rPr>
        <w:t>Code System (OID)</w:t>
      </w:r>
      <w:r>
        <w:t>"/&gt;</w:t>
      </w:r>
      <w:r>
        <w:br/>
        <w:t xml:space="preserve">          &lt;/characteristic&gt;</w:t>
      </w:r>
      <w:r>
        <w:br/>
        <w:t xml:space="preserve">        &lt;/subjectOf&gt;</w:t>
      </w:r>
      <w:r>
        <w:br/>
      </w:r>
      <w:r w:rsidR="00A41E3D">
        <w:t xml:space="preserve">        &lt;subjectOf&gt;</w:t>
      </w:r>
      <w:r w:rsidR="00A41E3D">
        <w:br/>
        <w:t xml:space="preserve">          &lt;characteristic&gt;</w:t>
      </w:r>
      <w:r w:rsidR="00A41E3D">
        <w:br/>
        <w:t xml:space="preserve">            &lt;code code="</w:t>
      </w:r>
      <w:r w:rsidR="00A41E3D" w:rsidRPr="000C4ACE">
        <w:rPr>
          <w:i/>
          <w:iCs/>
        </w:rPr>
        <w:t>Code meaning ‘</w:t>
      </w:r>
      <w:r w:rsidR="00A41E3D">
        <w:rPr>
          <w:i/>
          <w:iCs/>
        </w:rPr>
        <w:t>Source Material Stat</w:t>
      </w:r>
      <w:r w:rsidR="00A41E3D" w:rsidRPr="000C4ACE">
        <w:rPr>
          <w:i/>
          <w:iCs/>
        </w:rPr>
        <w:t>e’</w:t>
      </w:r>
      <w:r w:rsidR="00A41E3D">
        <w:t xml:space="preserve">" </w:t>
      </w:r>
      <w:r w:rsidR="00A41E3D">
        <w:br/>
        <w:t xml:space="preserve">                  codeSystem="</w:t>
      </w:r>
      <w:r w:rsidR="00A41E3D" w:rsidRPr="000C4ACE">
        <w:rPr>
          <w:i/>
          <w:iCs/>
        </w:rPr>
        <w:t>Code System (OID)</w:t>
      </w:r>
      <w:r w:rsidR="00A41E3D">
        <w:t>"/&gt;</w:t>
      </w:r>
      <w:r w:rsidR="00A41E3D">
        <w:br/>
        <w:t xml:space="preserve">            &lt;value code="</w:t>
      </w:r>
      <w:r w:rsidR="00A41E3D" w:rsidRPr="00A41E3D">
        <w:rPr>
          <w:i/>
          <w:iCs/>
        </w:rPr>
        <w:t>Source Material State</w:t>
      </w:r>
      <w:r w:rsidR="00A41E3D">
        <w:t>" xsi:type="CV"</w:t>
      </w:r>
      <w:r w:rsidR="00A41E3D">
        <w:br/>
        <w:t xml:space="preserve">                   codeSystem="</w:t>
      </w:r>
      <w:r w:rsidR="00A41E3D" w:rsidRPr="000C4ACE">
        <w:rPr>
          <w:i/>
          <w:iCs/>
        </w:rPr>
        <w:t>Code System (OID)</w:t>
      </w:r>
      <w:r w:rsidR="00A41E3D">
        <w:t>"/&gt;</w:t>
      </w:r>
      <w:r w:rsidR="00A41E3D">
        <w:br/>
        <w:t xml:space="preserve">          &lt;/characteristic&gt;</w:t>
      </w:r>
      <w:r w:rsidR="00A41E3D">
        <w:br/>
        <w:t xml:space="preserve">        &lt;/subjectOf&gt;</w:t>
      </w:r>
      <w:r w:rsidR="00A41E3D">
        <w:br/>
      </w:r>
      <w:r>
        <w:t xml:space="preserve">        &lt;productOf&gt;</w:t>
      </w:r>
      <w:r>
        <w:br/>
        <w:t xml:space="preserve">          &lt;derivationProcess&gt;</w:t>
      </w:r>
      <w:r>
        <w:br/>
        <w:t xml:space="preserve">            &lt;code code="</w:t>
      </w:r>
      <w:r w:rsidRPr="000C4ACE">
        <w:rPr>
          <w:i/>
          <w:iCs/>
        </w:rPr>
        <w:t>Code meaning ‘Preparing the Source Material’</w:t>
      </w:r>
      <w:r>
        <w:t xml:space="preserve"> " </w:t>
      </w:r>
      <w:r>
        <w:br/>
        <w:t xml:space="preserve">                  codeSystem="</w:t>
      </w:r>
      <w:r w:rsidRPr="000C4ACE">
        <w:rPr>
          <w:i/>
          <w:iCs/>
        </w:rPr>
        <w:t>Code System (OID)</w:t>
      </w:r>
      <w:r>
        <w:t>"/&gt;</w:t>
      </w:r>
      <w:r>
        <w:br/>
        <w:t xml:space="preserve">            &lt;!-- Preparation Steps follow --&gt;</w:t>
      </w:r>
      <w:r>
        <w:br/>
        <w:t xml:space="preserve">            &lt;component&gt;</w:t>
      </w:r>
      <w:r>
        <w:br/>
        <w:t xml:space="preserve">              &lt;derivationProcess&gt;</w:t>
      </w:r>
      <w:r>
        <w:br/>
        <w:t xml:space="preserve">                &lt;code code="</w:t>
      </w:r>
      <w:bookmarkStart w:id="1964" w:name="OLE_LINK4"/>
      <w:bookmarkStart w:id="1965" w:name="OLE_LINK5"/>
      <w:r w:rsidRPr="000C4ACE">
        <w:rPr>
          <w:i/>
          <w:iCs/>
        </w:rPr>
        <w:t>Code meaning ‘Taking a Part’</w:t>
      </w:r>
      <w:bookmarkEnd w:id="1964"/>
      <w:bookmarkEnd w:id="1965"/>
      <w:r w:rsidR="00DA61FC">
        <w:rPr>
          <w:i/>
          <w:iCs/>
        </w:rPr>
        <w:t xml:space="preserve"> with L</w:t>
      </w:r>
      <w:r w:rsidRPr="000C4ACE">
        <w:rPr>
          <w:i/>
          <w:iCs/>
        </w:rPr>
        <w:t>ocation</w:t>
      </w:r>
      <w:r>
        <w:t>"/&gt;</w:t>
      </w:r>
      <w:r>
        <w:br/>
        <w:t xml:space="preserve">                      codeSystem="</w:t>
      </w:r>
      <w:r w:rsidRPr="000C4ACE">
        <w:rPr>
          <w:i/>
          <w:iCs/>
        </w:rPr>
        <w:t>Code System (OID)</w:t>
      </w:r>
      <w:r>
        <w:t>"/&gt;</w:t>
      </w:r>
      <w:r>
        <w:br/>
        <w:t xml:space="preserve">              &lt;/derivationProcess&gt;</w:t>
      </w:r>
      <w:r>
        <w:br/>
        <w:t xml:space="preserve">            &lt;/component&gt;</w:t>
      </w:r>
      <w:r>
        <w:br/>
        <w:t xml:space="preserve">            &lt;component&gt;</w:t>
      </w:r>
      <w:r>
        <w:br/>
        <w:t xml:space="preserve">              &lt;derivationProcess&gt;</w:t>
      </w:r>
      <w:r>
        <w:br/>
      </w:r>
      <w:r w:rsidR="00DA61FC">
        <w:t xml:space="preserve">                &lt;code code="Code meaning ‘</w:t>
      </w:r>
      <w:r w:rsidR="00DA61FC" w:rsidRPr="000C4ACE">
        <w:rPr>
          <w:i/>
          <w:iCs/>
        </w:rPr>
        <w:t xml:space="preserve">Fractionation’ with </w:t>
      </w:r>
      <w:r w:rsidR="00DA61FC" w:rsidRPr="00DA61FC">
        <w:rPr>
          <w:i/>
          <w:iCs/>
        </w:rPr>
        <w:t>Material Type</w:t>
      </w:r>
      <w:r w:rsidR="00DA61FC">
        <w:t>"/&gt;</w:t>
      </w:r>
      <w:r w:rsidR="00DA61FC">
        <w:br/>
        <w:t xml:space="preserve">                      codeSystem="</w:t>
      </w:r>
      <w:r w:rsidR="00DA61FC" w:rsidRPr="000C4ACE">
        <w:rPr>
          <w:i/>
          <w:iCs/>
        </w:rPr>
        <w:t>Code System (OID)</w:t>
      </w:r>
      <w:r w:rsidR="00DA61FC">
        <w:t>"/&gt;</w:t>
      </w:r>
      <w:r w:rsidR="00DA61FC">
        <w:br/>
      </w:r>
      <w:r>
        <w:t xml:space="preserve">              &lt;/derivationProcess&gt;</w:t>
      </w:r>
      <w:r>
        <w:br/>
        <w:t xml:space="preserve">            &lt;/component&gt;</w:t>
      </w:r>
    </w:p>
    <w:p w:rsidR="00493B71" w:rsidRDefault="00493B71" w:rsidP="00F8793C"/>
    <w:p w:rsidR="009044D0" w:rsidRDefault="009044D0" w:rsidP="00C756D4">
      <w:pPr>
        <w:jc w:val="both"/>
      </w:pPr>
      <w:r>
        <w:t>Specifically, the information on the source material shall be provided by means of the following set of data elements:</w:t>
      </w:r>
    </w:p>
    <w:p w:rsidR="009044D0" w:rsidRDefault="009044D0" w:rsidP="00F8793C"/>
    <w:p w:rsidR="009044D0" w:rsidRPr="00B56FCE" w:rsidRDefault="009044D0" w:rsidP="00AB5E98">
      <w:pPr>
        <w:pStyle w:val="Heading4"/>
        <w:rPr>
          <w:color w:val="0070C0"/>
          <w:lang w:eastAsia="en-US"/>
        </w:rPr>
      </w:pPr>
      <w:bookmarkStart w:id="1966" w:name="_Toc263320910"/>
      <w:bookmarkStart w:id="1967" w:name="_Toc304805873"/>
      <w:bookmarkStart w:id="1968" w:name="_Toc304814828"/>
      <w:r w:rsidRPr="00B56FCE">
        <w:rPr>
          <w:color w:val="0070C0"/>
          <w:lang w:eastAsia="en-US"/>
        </w:rPr>
        <w:t>Source Material Class</w:t>
      </w:r>
      <w:bookmarkEnd w:id="1966"/>
      <w:bookmarkEnd w:id="1967"/>
      <w:bookmarkEnd w:id="1968"/>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6E7173" w:rsidP="00E028C4">
            <w:pPr>
              <w:jc w:val="both"/>
              <w:rPr>
                <w:lang w:eastAsia="en-US"/>
              </w:rPr>
            </w:pPr>
            <w:r w:rsidRPr="006E7173">
              <w:rPr>
                <w:lang w:eastAsia="en-US"/>
              </w:rPr>
              <w:t>General classification of the source material; for vaccines this is the class of infectious agents</w:t>
            </w:r>
            <w:r>
              <w:rPr>
                <w:lang w:eastAsia="en-US"/>
              </w:rPr>
              <w:t>.</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6A5196" w:rsidP="00C945B3">
            <w:pPr>
              <w:rPr>
                <w:lang w:eastAsia="en-US"/>
              </w:rPr>
            </w:pPr>
            <w:r w:rsidRPr="006A5196">
              <w:rPr>
                <w:lang w:eastAsia="en-US"/>
              </w:rPr>
              <w:t>organic, inorganic</w:t>
            </w: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6E7173" w:rsidP="00E028C4">
            <w:pPr>
              <w:rPr>
                <w:lang w:eastAsia="en-US"/>
              </w:rPr>
            </w:pPr>
            <w:r>
              <w:rPr>
                <w:lang w:eastAsia="en-US"/>
              </w:rPr>
              <w:t>REQUIRED</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6E7173"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C945B3" w:rsidP="00E2436B">
            <w:pPr>
              <w:jc w:val="both"/>
              <w:rPr>
                <w:lang w:eastAsia="en-US"/>
              </w:rPr>
            </w:pPr>
            <w:r w:rsidRPr="00C945B3">
              <w:rPr>
                <w:lang w:eastAsia="en-US"/>
              </w:rPr>
              <w:t xml:space="preserve">The </w:t>
            </w:r>
            <w:r>
              <w:rPr>
                <w:lang w:eastAsia="en-US"/>
              </w:rPr>
              <w:t>“</w:t>
            </w:r>
            <w:r w:rsidRPr="00C945B3">
              <w:rPr>
                <w:lang w:eastAsia="en-US"/>
              </w:rPr>
              <w:t>source material class</w:t>
            </w:r>
            <w:r>
              <w:rPr>
                <w:lang w:eastAsia="en-US"/>
              </w:rPr>
              <w:t>”</w:t>
            </w:r>
            <w:r w:rsidRPr="00C945B3">
              <w:rPr>
                <w:lang w:eastAsia="en-US"/>
              </w:rPr>
              <w:t xml:space="preserve"> values </w:t>
            </w:r>
            <w:r w:rsidR="000946A3">
              <w:rPr>
                <w:lang w:eastAsia="en-US"/>
              </w:rPr>
              <w:t>make different</w:t>
            </w:r>
            <w:r w:rsidRPr="00C945B3">
              <w:rPr>
                <w:lang w:eastAsia="en-US"/>
              </w:rPr>
              <w:t xml:space="preserve"> </w:t>
            </w:r>
            <w:r>
              <w:rPr>
                <w:lang w:eastAsia="en-US"/>
              </w:rPr>
              <w:t>“</w:t>
            </w:r>
            <w:r w:rsidRPr="00C945B3">
              <w:rPr>
                <w:lang w:eastAsia="en-US"/>
              </w:rPr>
              <w:t>Source_material_type</w:t>
            </w:r>
            <w:r>
              <w:rPr>
                <w:lang w:eastAsia="en-US"/>
              </w:rPr>
              <w:t>”</w:t>
            </w:r>
            <w:r w:rsidRPr="00C945B3">
              <w:rPr>
                <w:lang w:eastAsia="en-US"/>
              </w:rPr>
              <w:t xml:space="preserve"> value</w:t>
            </w:r>
            <w:r>
              <w:rPr>
                <w:lang w:eastAsia="en-US"/>
              </w:rPr>
              <w:t>s</w:t>
            </w:r>
            <w:r w:rsidR="000946A3">
              <w:rPr>
                <w:lang w:eastAsia="en-US"/>
              </w:rPr>
              <w:t xml:space="preserve"> applicable</w:t>
            </w:r>
            <w:r>
              <w:rPr>
                <w:lang w:eastAsia="en-US"/>
              </w:rPr>
              <w:t>.</w:t>
            </w:r>
            <w:r w:rsidR="000479EE">
              <w:rPr>
                <w:lang w:eastAsia="en-US"/>
              </w:rPr>
              <w:t xml:space="preserve"> Because organic / inorganic is just a class best captured in terminology of the source material types, only one data element is needed for Type which implies Class.</w:t>
            </w:r>
          </w:p>
        </w:tc>
      </w:tr>
    </w:tbl>
    <w:p w:rsidR="000479EE" w:rsidRDefault="000479EE" w:rsidP="000479EE">
      <w:pPr>
        <w:pStyle w:val="XML"/>
      </w:pPr>
      <w:bookmarkStart w:id="1969" w:name="_Toc263320911"/>
      <w:bookmarkStart w:id="1970" w:name="_Toc304805874"/>
      <w:bookmarkStart w:id="1971" w:name="_Toc304814829"/>
      <w:r>
        <w:t>&lt;identifiedSubstance&gt;</w:t>
      </w:r>
      <w:r>
        <w:br/>
        <w:t xml:space="preserve">  &lt;identifiedSubstance&gt;&lt;!—Other Substance Details --&gt;&lt;/identifiedSubstance&gt;</w:t>
      </w:r>
    </w:p>
    <w:p w:rsidR="000479EE" w:rsidRDefault="000479EE" w:rsidP="000479EE">
      <w:pPr>
        <w:pStyle w:val="XML"/>
        <w:keepLines w:val="0"/>
      </w:pPr>
      <w:r>
        <w:t xml:space="preserve">  &lt;productOf&gt;</w:t>
      </w:r>
      <w:r>
        <w:br/>
        <w:t xml:space="preserve">    &lt;derivationProcess&gt;</w:t>
      </w:r>
      <w:r>
        <w:br/>
        <w:t xml:space="preserve">      &lt;code code="</w:t>
      </w:r>
      <w:r w:rsidRPr="000C4ACE">
        <w:rPr>
          <w:i/>
          <w:iCs/>
        </w:rPr>
        <w:t>Code meaning ‘Isolation from Matrix’ with method if needed</w:t>
      </w:r>
      <w:r>
        <w:t xml:space="preserve">" </w:t>
      </w:r>
      <w:r>
        <w:br/>
        <w:t xml:space="preserve">            codeSystem="</w:t>
      </w:r>
      <w:r w:rsidRPr="000C4ACE">
        <w:rPr>
          <w:i/>
          <w:iCs/>
        </w:rPr>
        <w:t>Code System (OID)</w:t>
      </w:r>
      <w:r>
        <w:t>"/&gt;</w:t>
      </w:r>
      <w:r>
        <w:br/>
      </w:r>
      <w:r>
        <w:lastRenderedPageBreak/>
        <w:t xml:space="preserve">      &lt;interactor typeCode="CSM"&gt;</w:t>
      </w:r>
      <w:r>
        <w:br/>
        <w:t xml:space="preserve">        &lt;presentSubstance&gt;</w:t>
      </w:r>
      <w:r>
        <w:br/>
        <w:t xml:space="preserve">          &lt;presentSubstance&gt;</w:t>
      </w:r>
      <w:r>
        <w:br/>
        <w:t xml:space="preserve">            &lt;asSpecializedKind&gt;</w:t>
      </w:r>
      <w:r>
        <w:br/>
        <w:t xml:space="preserve">              &lt;definingMaterialKind&gt;</w:t>
      </w:r>
      <w:r>
        <w:br/>
        <w:t xml:space="preserve">                 &lt;code code="</w:t>
      </w:r>
      <w:r>
        <w:rPr>
          <w:b/>
          <w:bCs/>
          <w:i/>
          <w:iCs/>
        </w:rPr>
        <w:t xml:space="preserve">Source Material </w:t>
      </w:r>
      <w:r w:rsidRPr="000479EE">
        <w:rPr>
          <w:b/>
          <w:bCs/>
          <w:i/>
          <w:iCs/>
        </w:rPr>
        <w:t>Class</w:t>
      </w:r>
      <w:r>
        <w:rPr>
          <w:i/>
          <w:iCs/>
        </w:rPr>
        <w:t>&amp;</w:t>
      </w:r>
      <w:r w:rsidRPr="000479EE">
        <w:rPr>
          <w:i/>
          <w:iCs/>
        </w:rPr>
        <w:t>Type</w:t>
      </w:r>
      <w:r w:rsidRPr="00A5735E">
        <w:rPr>
          <w:i/>
          <w:iCs/>
        </w:rPr>
        <w:t xml:space="preserve"> Code</w:t>
      </w:r>
      <w:r>
        <w:t xml:space="preserve">" </w:t>
      </w:r>
      <w:r>
        <w:br/>
        <w:t xml:space="preserve">                       codeSystem="</w:t>
      </w:r>
      <w:r>
        <w:rPr>
          <w:i/>
          <w:iCs/>
        </w:rPr>
        <w:t>Code</w:t>
      </w:r>
      <w:r w:rsidRPr="00A5735E">
        <w:rPr>
          <w:i/>
          <w:iCs/>
        </w:rPr>
        <w:t xml:space="preserve"> System (OID)</w:t>
      </w:r>
      <w:r>
        <w:t>" displayName="</w:t>
      </w:r>
      <w:r w:rsidRPr="00D16C62">
        <w:rPr>
          <w:i/>
          <w:iCs/>
        </w:rPr>
        <w:t>Display Name</w:t>
      </w:r>
      <w:r>
        <w:t>"/&gt;</w:t>
      </w:r>
      <w:r>
        <w:br/>
        <w:t xml:space="preserve">              &lt;/definingMaterialKind&gt;</w:t>
      </w:r>
    </w:p>
    <w:p w:rsidR="009044D0" w:rsidRPr="00B56FCE" w:rsidRDefault="009044D0" w:rsidP="00AB5E98">
      <w:pPr>
        <w:pStyle w:val="Heading4"/>
        <w:rPr>
          <w:color w:val="0070C0"/>
          <w:lang w:eastAsia="en-US"/>
        </w:rPr>
      </w:pPr>
      <w:r w:rsidRPr="00B56FCE">
        <w:rPr>
          <w:color w:val="0070C0"/>
          <w:lang w:eastAsia="en-US"/>
        </w:rPr>
        <w:t>Source Material Type</w:t>
      </w:r>
      <w:bookmarkEnd w:id="1969"/>
      <w:bookmarkEnd w:id="1970"/>
      <w:bookmarkEnd w:id="1971"/>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EF6431" w:rsidP="002F5BA1">
            <w:pPr>
              <w:jc w:val="both"/>
              <w:rPr>
                <w:lang w:eastAsia="en-US"/>
              </w:rPr>
            </w:pPr>
            <w:r>
              <w:rPr>
                <w:lang w:eastAsia="en-US"/>
              </w:rPr>
              <w:t>The type of the source material shall be specified based on controlled vocabulary.</w:t>
            </w:r>
            <w:r w:rsidR="002F5BA1">
              <w:rPr>
                <w:lang w:eastAsia="en-US"/>
              </w:rPr>
              <w:t xml:space="preserve"> </w:t>
            </w:r>
            <w:r>
              <w:rPr>
                <w:lang w:eastAsia="en-US"/>
              </w:rPr>
              <w:t>For vaccines this section refers to the class of infectious agent.</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F6431" w:rsidP="00E028C4">
            <w:pPr>
              <w:rPr>
                <w:lang w:eastAsia="en-US"/>
              </w:rPr>
            </w:pPr>
            <w:r w:rsidRPr="00EF6431">
              <w:rPr>
                <w:lang w:eastAsia="en-US"/>
              </w:rPr>
              <w:t>bacterium, human, mammal, fungus, virus, plant</w:t>
            </w: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6A5196" w:rsidP="00E028C4">
            <w:pPr>
              <w:rPr>
                <w:lang w:eastAsia="en-US"/>
              </w:rPr>
            </w:pPr>
            <w:r>
              <w:rPr>
                <w:lang w:eastAsia="en-US"/>
              </w:rPr>
              <w:t>REQUIRED</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6E7173" w:rsidP="00E028C4">
            <w:pPr>
              <w:rPr>
                <w:lang w:eastAsia="en-US"/>
              </w:rPr>
            </w:pPr>
            <w:r>
              <w:rPr>
                <w:lang w:eastAsia="en-US"/>
              </w:rPr>
              <w:t>CD</w:t>
            </w:r>
          </w:p>
        </w:tc>
      </w:tr>
      <w:tr w:rsidR="000946A3" w:rsidRPr="007A51EF" w:rsidTr="004C3778">
        <w:tc>
          <w:tcPr>
            <w:tcW w:w="1951" w:type="dxa"/>
            <w:shd w:val="clear" w:color="auto" w:fill="auto"/>
          </w:tcPr>
          <w:p w:rsidR="000946A3" w:rsidRPr="007A51EF" w:rsidRDefault="000946A3" w:rsidP="00E028C4">
            <w:pPr>
              <w:rPr>
                <w:b/>
              </w:rPr>
            </w:pPr>
            <w:r>
              <w:rPr>
                <w:b/>
              </w:rPr>
              <w:t>Allowed Values</w:t>
            </w:r>
          </w:p>
        </w:tc>
        <w:tc>
          <w:tcPr>
            <w:tcW w:w="8017" w:type="dxa"/>
            <w:shd w:val="clear" w:color="auto" w:fill="auto"/>
          </w:tcPr>
          <w:p w:rsidR="000946A3" w:rsidRDefault="000946A3" w:rsidP="000946A3">
            <w:pPr>
              <w:numPr>
                <w:ilvl w:val="0"/>
                <w:numId w:val="44"/>
              </w:numPr>
              <w:jc w:val="both"/>
              <w:rPr>
                <w:lang w:eastAsia="en-US"/>
              </w:rPr>
            </w:pPr>
            <w:r>
              <w:rPr>
                <w:lang w:eastAsia="en-US"/>
              </w:rPr>
              <w:t>inorganic</w:t>
            </w:r>
          </w:p>
          <w:p w:rsidR="000946A3" w:rsidRDefault="000946A3" w:rsidP="000946A3">
            <w:pPr>
              <w:numPr>
                <w:ilvl w:val="0"/>
                <w:numId w:val="44"/>
              </w:numPr>
              <w:jc w:val="both"/>
              <w:rPr>
                <w:lang w:eastAsia="en-US"/>
              </w:rPr>
            </w:pPr>
            <w:r>
              <w:rPr>
                <w:lang w:eastAsia="en-US"/>
              </w:rPr>
              <w:t>organic</w:t>
            </w:r>
          </w:p>
          <w:p w:rsidR="000946A3" w:rsidRDefault="000946A3" w:rsidP="000946A3">
            <w:pPr>
              <w:numPr>
                <w:ilvl w:val="1"/>
                <w:numId w:val="44"/>
              </w:numPr>
              <w:jc w:val="both"/>
              <w:rPr>
                <w:lang w:eastAsia="en-US"/>
              </w:rPr>
            </w:pPr>
            <w:r>
              <w:rPr>
                <w:lang w:eastAsia="en-US"/>
              </w:rPr>
              <w:t>plant</w:t>
            </w:r>
          </w:p>
          <w:p w:rsidR="000946A3" w:rsidRDefault="000946A3" w:rsidP="000946A3">
            <w:pPr>
              <w:numPr>
                <w:ilvl w:val="1"/>
                <w:numId w:val="44"/>
              </w:numPr>
              <w:jc w:val="both"/>
              <w:rPr>
                <w:lang w:eastAsia="en-US"/>
              </w:rPr>
            </w:pPr>
            <w:r>
              <w:rPr>
                <w:lang w:eastAsia="en-US"/>
              </w:rPr>
              <w:t>virus</w:t>
            </w:r>
          </w:p>
          <w:p w:rsidR="000946A3" w:rsidRDefault="000946A3" w:rsidP="000946A3">
            <w:pPr>
              <w:numPr>
                <w:ilvl w:val="1"/>
                <w:numId w:val="44"/>
              </w:numPr>
              <w:jc w:val="both"/>
              <w:rPr>
                <w:lang w:eastAsia="en-US"/>
              </w:rPr>
            </w:pPr>
            <w:r>
              <w:rPr>
                <w:lang w:eastAsia="en-US"/>
              </w:rPr>
              <w:t>bacterium</w:t>
            </w:r>
          </w:p>
          <w:p w:rsidR="000946A3" w:rsidRDefault="000946A3" w:rsidP="000946A3">
            <w:pPr>
              <w:numPr>
                <w:ilvl w:val="1"/>
                <w:numId w:val="44"/>
              </w:numPr>
              <w:jc w:val="both"/>
              <w:rPr>
                <w:lang w:eastAsia="en-US"/>
              </w:rPr>
            </w:pPr>
            <w:r>
              <w:rPr>
                <w:lang w:eastAsia="en-US"/>
              </w:rPr>
              <w:t>fungus</w:t>
            </w:r>
          </w:p>
          <w:p w:rsidR="000946A3" w:rsidRDefault="000946A3" w:rsidP="000946A3">
            <w:pPr>
              <w:numPr>
                <w:ilvl w:val="1"/>
                <w:numId w:val="44"/>
              </w:numPr>
              <w:jc w:val="both"/>
              <w:rPr>
                <w:lang w:eastAsia="en-US"/>
              </w:rPr>
            </w:pPr>
            <w:r>
              <w:rPr>
                <w:lang w:eastAsia="en-US"/>
              </w:rPr>
              <w:t>mammal</w:t>
            </w:r>
          </w:p>
          <w:p w:rsidR="000946A3" w:rsidRPr="00C945B3" w:rsidRDefault="000946A3" w:rsidP="000946A3">
            <w:pPr>
              <w:numPr>
                <w:ilvl w:val="2"/>
                <w:numId w:val="44"/>
              </w:numPr>
              <w:jc w:val="both"/>
              <w:rPr>
                <w:lang w:eastAsia="en-US"/>
              </w:rPr>
            </w:pPr>
            <w:r>
              <w:rPr>
                <w:lang w:eastAsia="en-US"/>
              </w:rPr>
              <w:t>human</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F6431" w:rsidP="00E2436B">
            <w:pPr>
              <w:jc w:val="both"/>
              <w:rPr>
                <w:lang w:eastAsia="en-US"/>
              </w:rPr>
            </w:pPr>
            <w:r w:rsidRPr="00C945B3">
              <w:rPr>
                <w:lang w:eastAsia="en-US"/>
              </w:rPr>
              <w:t xml:space="preserve">The </w:t>
            </w:r>
            <w:r w:rsidR="00E2436B">
              <w:rPr>
                <w:lang w:eastAsia="en-US"/>
              </w:rPr>
              <w:t>“</w:t>
            </w:r>
            <w:r w:rsidR="00E2436B" w:rsidRPr="00C945B3">
              <w:rPr>
                <w:lang w:eastAsia="en-US"/>
              </w:rPr>
              <w:t>Source_material_type</w:t>
            </w:r>
            <w:r w:rsidR="00E2436B">
              <w:rPr>
                <w:lang w:eastAsia="en-US"/>
              </w:rPr>
              <w:t>”</w:t>
            </w:r>
            <w:r w:rsidR="00E2436B" w:rsidRPr="00C945B3">
              <w:rPr>
                <w:lang w:eastAsia="en-US"/>
              </w:rPr>
              <w:t xml:space="preserve"> value</w:t>
            </w:r>
            <w:r w:rsidR="00E2436B">
              <w:rPr>
                <w:lang w:eastAsia="en-US"/>
              </w:rPr>
              <w:t xml:space="preserve">s are presented based on the </w:t>
            </w:r>
            <w:r>
              <w:rPr>
                <w:lang w:eastAsia="en-US"/>
              </w:rPr>
              <w:t>“</w:t>
            </w:r>
            <w:r w:rsidRPr="00C945B3">
              <w:rPr>
                <w:lang w:eastAsia="en-US"/>
              </w:rPr>
              <w:t>source material class</w:t>
            </w:r>
            <w:r>
              <w:rPr>
                <w:lang w:eastAsia="en-US"/>
              </w:rPr>
              <w:t>”</w:t>
            </w:r>
            <w:r w:rsidR="00E2436B">
              <w:rPr>
                <w:lang w:eastAsia="en-US"/>
              </w:rPr>
              <w:t xml:space="preserve"> values above.</w:t>
            </w:r>
            <w:r w:rsidRPr="00C945B3">
              <w:rPr>
                <w:lang w:eastAsia="en-US"/>
              </w:rPr>
              <w:t xml:space="preserve"> </w:t>
            </w:r>
            <w:r w:rsidR="000946A3">
              <w:rPr>
                <w:lang w:eastAsia="en-US"/>
              </w:rPr>
              <w:t>Because organic / inorganic is just a class best captured in terminology of the source material types, only one data element is needed for Type which implies Class.</w:t>
            </w:r>
          </w:p>
        </w:tc>
      </w:tr>
    </w:tbl>
    <w:p w:rsidR="00D16C62" w:rsidRDefault="00D16C62" w:rsidP="00D16C62">
      <w:pPr>
        <w:pStyle w:val="XML"/>
      </w:pPr>
      <w:bookmarkStart w:id="1972" w:name="_Toc263320912"/>
      <w:bookmarkStart w:id="1973" w:name="_Toc304805875"/>
      <w:bookmarkStart w:id="1974" w:name="_Toc304814830"/>
      <w:r>
        <w:t>&lt;identifiedSubstance&gt;</w:t>
      </w:r>
      <w:r>
        <w:br/>
        <w:t xml:space="preserve">  &lt;identifiedSubstance&gt;&lt;!—Other Substance Details --&gt;&lt;/identifiedSubstance&gt;</w:t>
      </w:r>
    </w:p>
    <w:p w:rsidR="00D16C62" w:rsidRDefault="00D16C62" w:rsidP="00D16C62">
      <w:pPr>
        <w:pStyle w:val="XML"/>
        <w:keepLines w:val="0"/>
      </w:pPr>
      <w:r>
        <w:t xml:space="preserve">  &lt;productOf&gt;</w:t>
      </w:r>
      <w:r>
        <w:br/>
        <w:t xml:space="preserve">    &lt;derivationProcess&gt;</w:t>
      </w:r>
      <w:r>
        <w:br/>
        <w:t xml:space="preserve">      &lt;code code="</w:t>
      </w:r>
      <w:r w:rsidRPr="000C4ACE">
        <w:rPr>
          <w:i/>
          <w:iCs/>
        </w:rPr>
        <w:t>Code meaning ‘Isolation from Matrix’ with method if needed</w:t>
      </w:r>
      <w:r>
        <w:t xml:space="preserve">" </w:t>
      </w:r>
      <w:r>
        <w:br/>
        <w:t xml:space="preserve">            codeSystem="</w:t>
      </w:r>
      <w:r w:rsidRPr="000C4ACE">
        <w:rPr>
          <w:i/>
          <w:iCs/>
        </w:rPr>
        <w:t>Code System (OID)</w:t>
      </w:r>
      <w:r>
        <w:t>"/&gt;</w:t>
      </w:r>
      <w:r>
        <w:br/>
        <w:t xml:space="preserve">      &lt;interactor typeCode="CSM"&gt;</w:t>
      </w:r>
      <w:r>
        <w:br/>
        <w:t xml:space="preserve">        &lt;presentSubstance&gt;</w:t>
      </w:r>
      <w:r>
        <w:br/>
        <w:t xml:space="preserve">          &lt;presentSubstance&gt;</w:t>
      </w:r>
      <w:r>
        <w:br/>
        <w:t xml:space="preserve">            &lt;asSpecializedKind&gt;</w:t>
      </w:r>
      <w:r>
        <w:br/>
        <w:t xml:space="preserve">              &lt;definingMaterialKind&gt;</w:t>
      </w:r>
      <w:r>
        <w:br/>
        <w:t xml:space="preserve">                 &lt;code code="</w:t>
      </w:r>
      <w:r>
        <w:rPr>
          <w:b/>
          <w:bCs/>
          <w:i/>
          <w:iCs/>
        </w:rPr>
        <w:t xml:space="preserve">Source Material </w:t>
      </w:r>
      <w:r w:rsidRPr="00D16C62">
        <w:rPr>
          <w:i/>
          <w:iCs/>
        </w:rPr>
        <w:t>Class</w:t>
      </w:r>
      <w:r>
        <w:rPr>
          <w:i/>
          <w:iCs/>
        </w:rPr>
        <w:t>&amp;</w:t>
      </w:r>
      <w:r>
        <w:rPr>
          <w:b/>
          <w:bCs/>
          <w:i/>
          <w:iCs/>
        </w:rPr>
        <w:t>Type</w:t>
      </w:r>
      <w:r w:rsidRPr="00A5735E">
        <w:rPr>
          <w:i/>
          <w:iCs/>
        </w:rPr>
        <w:t xml:space="preserve"> Code</w:t>
      </w:r>
      <w:r>
        <w:t xml:space="preserve">" </w:t>
      </w:r>
      <w:r>
        <w:br/>
        <w:t xml:space="preserve">                       codeSystem="</w:t>
      </w:r>
      <w:r>
        <w:rPr>
          <w:i/>
          <w:iCs/>
        </w:rPr>
        <w:t>Code</w:t>
      </w:r>
      <w:r w:rsidRPr="00A5735E">
        <w:rPr>
          <w:i/>
          <w:iCs/>
        </w:rPr>
        <w:t xml:space="preserve"> System (OID)</w:t>
      </w:r>
      <w:r>
        <w:t>" displayName="</w:t>
      </w:r>
      <w:r w:rsidRPr="00D16C62">
        <w:rPr>
          <w:i/>
          <w:iCs/>
        </w:rPr>
        <w:t>Display Name</w:t>
      </w:r>
      <w:r>
        <w:t>"/&gt;</w:t>
      </w:r>
      <w:r>
        <w:br/>
        <w:t xml:space="preserve">              &lt;/definingMaterialKind&gt;</w:t>
      </w:r>
    </w:p>
    <w:p w:rsidR="009044D0" w:rsidRPr="00B56FCE" w:rsidRDefault="009044D0" w:rsidP="00AB5E98">
      <w:pPr>
        <w:pStyle w:val="Heading4"/>
        <w:rPr>
          <w:color w:val="0070C0"/>
          <w:lang w:eastAsia="en-US"/>
        </w:rPr>
      </w:pPr>
      <w:r w:rsidRPr="00B56FCE">
        <w:rPr>
          <w:color w:val="0070C0"/>
          <w:lang w:eastAsia="en-US"/>
        </w:rPr>
        <w:t>Source Material state</w:t>
      </w:r>
      <w:bookmarkEnd w:id="1972"/>
      <w:bookmarkEnd w:id="1973"/>
      <w:bookmarkEnd w:id="1974"/>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E2436B" w:rsidP="00E028C4">
            <w:pPr>
              <w:jc w:val="both"/>
              <w:rPr>
                <w:lang w:eastAsia="en-US"/>
              </w:rPr>
            </w:pPr>
            <w:r w:rsidRPr="00E2436B">
              <w:rPr>
                <w:lang w:eastAsia="en-US"/>
              </w:rPr>
              <w:t>The state of the source material when extracted</w:t>
            </w:r>
            <w:r>
              <w:rPr>
                <w:lang w:eastAsia="en-US"/>
              </w:rPr>
              <w:t>.</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2436B" w:rsidP="00E028C4">
            <w:pPr>
              <w:rPr>
                <w:lang w:eastAsia="en-US"/>
              </w:rPr>
            </w:pPr>
            <w:r w:rsidRPr="00E2436B">
              <w:rPr>
                <w:lang w:eastAsia="en-US"/>
              </w:rPr>
              <w:t>live, activated, inactivated, attenuated, conjugated, live (attenuated).</w:t>
            </w: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6A5196" w:rsidP="00E028C4">
            <w:pPr>
              <w:rPr>
                <w:lang w:eastAsia="en-US"/>
              </w:rPr>
            </w:pPr>
            <w:r>
              <w:rPr>
                <w:lang w:eastAsia="en-US"/>
              </w:rPr>
              <w:t>REQUIRED</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6E7173"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3E5068" w:rsidRDefault="003E5068" w:rsidP="003E5068">
      <w:pPr>
        <w:pStyle w:val="XML"/>
      </w:pPr>
      <w:bookmarkStart w:id="1975" w:name="_Toc263320913"/>
      <w:bookmarkStart w:id="1976" w:name="_Toc304805876"/>
      <w:bookmarkStart w:id="1977" w:name="_Toc304814831"/>
      <w:r>
        <w:t>&lt;identifiedSubstance&gt;</w:t>
      </w:r>
      <w:r>
        <w:br/>
        <w:t xml:space="preserve">  &lt;identifiedSubstance&gt;&lt;!—Other Substance Details --&gt;&lt;/identifiedSubstance&gt;</w:t>
      </w:r>
    </w:p>
    <w:p w:rsidR="003E5068" w:rsidRDefault="003E5068" w:rsidP="00D16C62">
      <w:pPr>
        <w:pStyle w:val="XML"/>
        <w:keepLines w:val="0"/>
      </w:pPr>
      <w:r>
        <w:t xml:space="preserve">  &lt;productOf&gt;</w:t>
      </w:r>
      <w:r>
        <w:br/>
        <w:t xml:space="preserve">    &lt;derivationProcess&gt;</w:t>
      </w:r>
      <w:r>
        <w:br/>
        <w:t xml:space="preserve">      &lt;code code="</w:t>
      </w:r>
      <w:r w:rsidRPr="000C4ACE">
        <w:rPr>
          <w:i/>
          <w:iCs/>
        </w:rPr>
        <w:t>Code meaning ‘Isolation from Matrix’ with method if needed</w:t>
      </w:r>
      <w:r>
        <w:t xml:space="preserve">" </w:t>
      </w:r>
      <w:r>
        <w:br/>
        <w:t xml:space="preserve">            codeSystem="</w:t>
      </w:r>
      <w:r w:rsidRPr="000C4ACE">
        <w:rPr>
          <w:i/>
          <w:iCs/>
        </w:rPr>
        <w:t>Code System (OID)</w:t>
      </w:r>
      <w:r>
        <w:t>"/&gt;</w:t>
      </w:r>
      <w:r>
        <w:br/>
        <w:t xml:space="preserve">      &lt;interactor typeCode="CSM"&gt;</w:t>
      </w:r>
      <w:r>
        <w:br/>
        <w:t xml:space="preserve">        &lt;presentSubstance&gt;</w:t>
      </w:r>
      <w:r>
        <w:br/>
        <w:t xml:space="preserve">          &lt;presentSubstance&gt;</w:t>
      </w:r>
      <w:r>
        <w:br/>
      </w:r>
      <w:r>
        <w:lastRenderedPageBreak/>
        <w:t xml:space="preserve">            &lt;code code="</w:t>
      </w:r>
      <w:r w:rsidRPr="000C4ACE">
        <w:rPr>
          <w:i/>
          <w:iCs/>
        </w:rPr>
        <w:t>Substance Id of Source Material (if available)</w:t>
      </w:r>
      <w:r>
        <w:t xml:space="preserve">" </w:t>
      </w:r>
      <w:r>
        <w:br/>
        <w:t xml:space="preserve">                  codeSystem="</w:t>
      </w:r>
      <w:r w:rsidRPr="000C4ACE">
        <w:rPr>
          <w:i/>
          <w:iCs/>
        </w:rPr>
        <w:t>Code System (OID)</w:t>
      </w:r>
      <w:r>
        <w:t>"/&gt;</w:t>
      </w:r>
      <w:r>
        <w:br/>
        <w:t xml:space="preserve">            &lt;name&gt;&lt;!-- Name of Source Material (if available) --&gt;&lt;/name&gt;</w:t>
      </w:r>
      <w:r>
        <w:br/>
        <w:t xml:space="preserve">          &lt;/presentSubstance&gt;</w:t>
      </w:r>
      <w:r>
        <w:br/>
        <w:t xml:space="preserve">        &lt;/presentSubstance&gt;</w:t>
      </w:r>
      <w:r>
        <w:br/>
        <w:t xml:space="preserve">        &lt;subjectOf&gt;</w:t>
      </w:r>
      <w:r>
        <w:br/>
        <w:t xml:space="preserve">          &lt;characteristic&gt;</w:t>
      </w:r>
      <w:r>
        <w:br/>
        <w:t xml:space="preserve">            &lt;code code="</w:t>
      </w:r>
      <w:r w:rsidRPr="000C4ACE">
        <w:rPr>
          <w:i/>
          <w:iCs/>
        </w:rPr>
        <w:t>Code meaning ‘</w:t>
      </w:r>
      <w:r w:rsidR="00D16C62">
        <w:rPr>
          <w:i/>
          <w:iCs/>
        </w:rPr>
        <w:t>Source Material Stat</w:t>
      </w:r>
      <w:r w:rsidRPr="000C4ACE">
        <w:rPr>
          <w:i/>
          <w:iCs/>
        </w:rPr>
        <w:t>e’</w:t>
      </w:r>
      <w:r>
        <w:t xml:space="preserve">" </w:t>
      </w:r>
      <w:r>
        <w:br/>
        <w:t xml:space="preserve">                  codeSystem="</w:t>
      </w:r>
      <w:r w:rsidRPr="000C4ACE">
        <w:rPr>
          <w:i/>
          <w:iCs/>
        </w:rPr>
        <w:t>Code System (OID)</w:t>
      </w:r>
      <w:r>
        <w:t>"/&gt;</w:t>
      </w:r>
      <w:r>
        <w:br/>
        <w:t xml:space="preserve">            &lt;value code="</w:t>
      </w:r>
      <w:r w:rsidR="00D16C62" w:rsidRPr="00D16C62">
        <w:rPr>
          <w:b/>
          <w:bCs/>
          <w:i/>
          <w:iCs/>
        </w:rPr>
        <w:t>Source Material Stat</w:t>
      </w:r>
      <w:r w:rsidRPr="00D16C62">
        <w:rPr>
          <w:b/>
          <w:bCs/>
          <w:i/>
          <w:iCs/>
        </w:rPr>
        <w:t>e</w:t>
      </w:r>
      <w:r>
        <w:t>" xsi:type="CV"</w:t>
      </w:r>
      <w:r>
        <w:br/>
        <w:t xml:space="preserve">                   codeSystem="</w:t>
      </w:r>
      <w:r w:rsidRPr="000C4ACE">
        <w:rPr>
          <w:i/>
          <w:iCs/>
        </w:rPr>
        <w:t>Code System (OID)</w:t>
      </w:r>
      <w:r>
        <w:t>"/&gt;</w:t>
      </w:r>
      <w:r>
        <w:br/>
        <w:t xml:space="preserve">          &lt;/characteristic&gt;</w:t>
      </w:r>
    </w:p>
    <w:p w:rsidR="009044D0" w:rsidRPr="00B56FCE" w:rsidRDefault="009044D0" w:rsidP="00AB5E98">
      <w:pPr>
        <w:pStyle w:val="Heading4"/>
        <w:rPr>
          <w:color w:val="0070C0"/>
          <w:lang w:eastAsia="en-US"/>
        </w:rPr>
      </w:pPr>
      <w:r w:rsidRPr="00B56FCE">
        <w:rPr>
          <w:color w:val="0070C0"/>
          <w:lang w:eastAsia="en-US"/>
        </w:rPr>
        <w:t>Organism ID</w:t>
      </w:r>
      <w:bookmarkEnd w:id="1975"/>
      <w:bookmarkEnd w:id="1976"/>
      <w:bookmarkEnd w:id="197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E2347E" w:rsidP="00E028C4">
            <w:pPr>
              <w:jc w:val="both"/>
              <w:rPr>
                <w:lang w:eastAsia="en-US"/>
              </w:rPr>
            </w:pPr>
            <w:r w:rsidRPr="00E2347E">
              <w:rPr>
                <w:lang w:eastAsia="en-US"/>
              </w:rPr>
              <w:t>The unique identifier associated with the source material parent organism shall be specified.</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D687D" w:rsidP="00E028C4">
            <w:pPr>
              <w:rPr>
                <w:lang w:eastAsia="en-US"/>
              </w:rPr>
            </w:pP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EC07F3" w:rsidP="00E028C4">
            <w:pPr>
              <w:rPr>
                <w:lang w:eastAsia="en-US"/>
              </w:rPr>
            </w:pPr>
            <w:r>
              <w:rPr>
                <w:lang w:eastAsia="en-US"/>
              </w:rPr>
              <w:t>REQUIRED</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6A5196"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A41E3D" w:rsidRDefault="00A41E3D" w:rsidP="00A41E3D">
      <w:pPr>
        <w:pStyle w:val="XML"/>
      </w:pPr>
      <w:bookmarkStart w:id="1978" w:name="_Toc263320914"/>
      <w:bookmarkStart w:id="1979" w:name="_Toc304805877"/>
      <w:bookmarkStart w:id="1980" w:name="_Toc304814832"/>
      <w:r>
        <w:t>&lt;identifiedSubstance&gt;</w:t>
      </w:r>
      <w:r>
        <w:br/>
        <w:t xml:space="preserve">  &lt;identifiedSubstance&gt;&lt;!—Other Substance Details --&gt;&lt;/identifiedSubstance&gt;</w:t>
      </w:r>
    </w:p>
    <w:p w:rsidR="00A41E3D" w:rsidRDefault="00A41E3D" w:rsidP="00A41E3D">
      <w:pPr>
        <w:pStyle w:val="XML"/>
        <w:keepLines w:val="0"/>
      </w:pPr>
      <w:r>
        <w:t xml:space="preserve">  &lt;productOf&gt;</w:t>
      </w:r>
      <w:r>
        <w:br/>
        <w:t xml:space="preserve">    &lt;derivationProcess&gt;</w:t>
      </w:r>
      <w:r>
        <w:br/>
        <w:t xml:space="preserve">      &lt;interactor typeCode="CSM"&gt;</w:t>
      </w:r>
      <w:r>
        <w:br/>
        <w:t xml:space="preserve">        &lt;presentSubstance&gt;</w:t>
      </w:r>
      <w:r>
        <w:br/>
        <w:t xml:space="preserve">          &lt;environmentOrganismStrain&gt;</w:t>
      </w:r>
      <w:r>
        <w:br/>
        <w:t xml:space="preserve">            &lt;code code="</w:t>
      </w:r>
      <w:r w:rsidRPr="00EC07F3">
        <w:rPr>
          <w:b/>
          <w:bCs/>
          <w:i/>
          <w:iCs/>
        </w:rPr>
        <w:t>Organism Id</w:t>
      </w:r>
      <w:r>
        <w:t xml:space="preserve">" </w:t>
      </w:r>
      <w:r>
        <w:br/>
        <w:t xml:space="preserve">                  codeSystem="</w:t>
      </w:r>
      <w:r w:rsidRPr="000C4ACE">
        <w:rPr>
          <w:i/>
          <w:iCs/>
        </w:rPr>
        <w:t>Organism Code System (OID)</w:t>
      </w:r>
      <w:r>
        <w:t>"/&gt;</w:t>
      </w:r>
      <w:r>
        <w:br/>
        <w:t xml:space="preserve">            &lt;name&gt;&lt;!-- Organism Name --&gt;&lt;/name&gt;</w:t>
      </w:r>
      <w:r>
        <w:br/>
        <w:t xml:space="preserve">          &lt;/environmentOrganismStrain&gt;</w:t>
      </w:r>
      <w:r>
        <w:br/>
        <w:t xml:space="preserve">        &lt;/presentSubstance&gt;</w:t>
      </w:r>
    </w:p>
    <w:p w:rsidR="009044D0" w:rsidRPr="00B56FCE" w:rsidRDefault="009044D0" w:rsidP="00AB5E98">
      <w:pPr>
        <w:pStyle w:val="Heading4"/>
        <w:rPr>
          <w:color w:val="0070C0"/>
          <w:lang w:eastAsia="en-US"/>
        </w:rPr>
      </w:pPr>
      <w:r w:rsidRPr="00B56FCE">
        <w:rPr>
          <w:color w:val="0070C0"/>
          <w:lang w:eastAsia="en-US"/>
        </w:rPr>
        <w:t>Organism Name</w:t>
      </w:r>
      <w:bookmarkEnd w:id="1978"/>
      <w:bookmarkEnd w:id="1979"/>
      <w:bookmarkEnd w:id="1980"/>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6A5196">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E2347E" w:rsidP="00E2347E">
            <w:pPr>
              <w:jc w:val="both"/>
              <w:rPr>
                <w:lang w:eastAsia="en-US"/>
              </w:rPr>
            </w:pPr>
            <w:r>
              <w:rPr>
                <w:lang w:eastAsia="en-US"/>
              </w:rPr>
              <w:t>The organism accepted Latin name shall be provided based on the binomial Latin nomenclature.</w:t>
            </w:r>
          </w:p>
        </w:tc>
      </w:tr>
      <w:tr w:rsidR="00ED687D" w:rsidRPr="007A51EF" w:rsidTr="006A5196">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D687D" w:rsidP="00E028C4">
            <w:pPr>
              <w:rPr>
                <w:lang w:eastAsia="en-US"/>
              </w:rPr>
            </w:pPr>
          </w:p>
        </w:tc>
      </w:tr>
      <w:tr w:rsidR="006A5196" w:rsidRPr="007A51EF" w:rsidTr="006A5196">
        <w:tc>
          <w:tcPr>
            <w:tcW w:w="1951" w:type="dxa"/>
            <w:shd w:val="clear" w:color="auto" w:fill="auto"/>
          </w:tcPr>
          <w:p w:rsidR="006A5196" w:rsidRPr="007A51EF" w:rsidRDefault="006A5196" w:rsidP="00E028C4">
            <w:pPr>
              <w:rPr>
                <w:b/>
              </w:rPr>
            </w:pPr>
            <w:r w:rsidRPr="007A51EF">
              <w:rPr>
                <w:b/>
              </w:rPr>
              <w:t>Conformance</w:t>
            </w:r>
          </w:p>
        </w:tc>
        <w:tc>
          <w:tcPr>
            <w:tcW w:w="8017" w:type="dxa"/>
            <w:shd w:val="clear" w:color="auto" w:fill="auto"/>
          </w:tcPr>
          <w:p w:rsidR="006A5196" w:rsidRPr="007A51EF" w:rsidRDefault="006A5196" w:rsidP="001C2C7F">
            <w:pPr>
              <w:rPr>
                <w:lang w:eastAsia="en-US"/>
              </w:rPr>
            </w:pPr>
            <w:r>
              <w:rPr>
                <w:lang w:eastAsia="en-US"/>
              </w:rPr>
              <w:t>REQUIRED</w:t>
            </w:r>
          </w:p>
        </w:tc>
      </w:tr>
      <w:tr w:rsidR="006A5196" w:rsidRPr="007A51EF" w:rsidTr="006A5196">
        <w:tc>
          <w:tcPr>
            <w:tcW w:w="1951" w:type="dxa"/>
            <w:shd w:val="clear" w:color="auto" w:fill="auto"/>
          </w:tcPr>
          <w:p w:rsidR="006A5196" w:rsidRPr="007A51EF" w:rsidRDefault="006A5196" w:rsidP="00E028C4">
            <w:pPr>
              <w:rPr>
                <w:b/>
              </w:rPr>
            </w:pPr>
            <w:r w:rsidRPr="007A51EF">
              <w:rPr>
                <w:b/>
              </w:rPr>
              <w:t>Data Type</w:t>
            </w:r>
          </w:p>
        </w:tc>
        <w:tc>
          <w:tcPr>
            <w:tcW w:w="8017" w:type="dxa"/>
            <w:shd w:val="clear" w:color="auto" w:fill="auto"/>
          </w:tcPr>
          <w:p w:rsidR="006A5196" w:rsidRPr="007A51EF" w:rsidRDefault="006A5196" w:rsidP="001C2C7F">
            <w:pPr>
              <w:rPr>
                <w:lang w:eastAsia="en-US"/>
              </w:rPr>
            </w:pPr>
            <w:r>
              <w:rPr>
                <w:lang w:eastAsia="en-US"/>
              </w:rPr>
              <w:t>CD</w:t>
            </w:r>
          </w:p>
        </w:tc>
      </w:tr>
      <w:tr w:rsidR="00ED687D" w:rsidRPr="007A51EF" w:rsidTr="006A5196">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A41E3D" w:rsidRDefault="00A41E3D" w:rsidP="00A41E3D">
      <w:pPr>
        <w:pStyle w:val="XML"/>
      </w:pPr>
      <w:r>
        <w:t>&lt;identifiedSubstance&gt;</w:t>
      </w:r>
      <w:r>
        <w:br/>
        <w:t xml:space="preserve">  &lt;identifiedSubstance&gt;&lt;!—Other Substance Details --&gt;&lt;/identifiedSubstance&gt;</w:t>
      </w:r>
    </w:p>
    <w:p w:rsidR="00A41E3D" w:rsidRDefault="00A41E3D" w:rsidP="00A41E3D">
      <w:pPr>
        <w:pStyle w:val="XML"/>
        <w:keepLines w:val="0"/>
      </w:pPr>
      <w:r>
        <w:t xml:space="preserve">  &lt;productOf&gt;</w:t>
      </w:r>
      <w:r>
        <w:br/>
        <w:t xml:space="preserve">    &lt;derivationProcess&gt;</w:t>
      </w:r>
      <w:r>
        <w:br/>
        <w:t xml:space="preserve">      &lt;interactor typeCode="CSM"&gt;</w:t>
      </w:r>
      <w:r>
        <w:br/>
        <w:t xml:space="preserve">        &lt;presentSubstance&gt;</w:t>
      </w:r>
      <w:r>
        <w:br/>
        <w:t xml:space="preserve">          &lt;environmentOrganismStrain&gt;</w:t>
      </w:r>
      <w:r>
        <w:br/>
        <w:t xml:space="preserve">            &lt;code code="</w:t>
      </w:r>
      <w:r w:rsidRPr="000C4ACE">
        <w:rPr>
          <w:i/>
          <w:iCs/>
        </w:rPr>
        <w:t xml:space="preserve">Organism </w:t>
      </w:r>
      <w:r>
        <w:rPr>
          <w:i/>
          <w:iCs/>
        </w:rPr>
        <w:t>Id</w:t>
      </w:r>
      <w:r>
        <w:t xml:space="preserve">" </w:t>
      </w:r>
      <w:r>
        <w:br/>
        <w:t xml:space="preserve">                  codeSystem="</w:t>
      </w:r>
      <w:r w:rsidRPr="000C4ACE">
        <w:rPr>
          <w:i/>
          <w:iCs/>
        </w:rPr>
        <w:t>Organism Code System (OID)</w:t>
      </w:r>
      <w:r>
        <w:t>"/&gt;</w:t>
      </w:r>
      <w:r>
        <w:br/>
        <w:t xml:space="preserve">            &lt;name&gt;&lt;!-- </w:t>
      </w:r>
      <w:r w:rsidRPr="00EC07F3">
        <w:rPr>
          <w:b/>
          <w:bCs/>
        </w:rPr>
        <w:t>Organism Name</w:t>
      </w:r>
      <w:r>
        <w:t xml:space="preserve"> --&gt;&lt;/name&gt;</w:t>
      </w:r>
      <w:r>
        <w:br/>
        <w:t xml:space="preserve">          &lt;/environmentOrganismStrain&gt;</w:t>
      </w:r>
      <w:r>
        <w:br/>
        <w:t xml:space="preserve">        &lt;/presentSubstance&gt;</w:t>
      </w:r>
    </w:p>
    <w:p w:rsidR="009044D0" w:rsidRPr="00B56FCE" w:rsidRDefault="009044D0" w:rsidP="00AB5E98">
      <w:pPr>
        <w:pStyle w:val="Heading4"/>
        <w:rPr>
          <w:color w:val="0070C0"/>
          <w:lang w:eastAsia="en-US"/>
        </w:rPr>
      </w:pPr>
      <w:r w:rsidRPr="00B56FCE">
        <w:rPr>
          <w:color w:val="0070C0"/>
          <w:lang w:eastAsia="en-US"/>
        </w:rPr>
        <w:t>Development Stage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E2347E" w:rsidP="00E2347E">
            <w:pPr>
              <w:jc w:val="both"/>
              <w:rPr>
                <w:lang w:eastAsia="en-US"/>
              </w:rPr>
            </w:pPr>
            <w:r>
              <w:rPr>
                <w:lang w:eastAsia="en-US"/>
              </w:rPr>
              <w:t>Stage of life for animals, plants, insects and microorganisms. This information shall be provided only when the substance is significantly different in these stages (e.g., fetal bovine serum).</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2347E" w:rsidP="00E2347E">
            <w:pPr>
              <w:jc w:val="both"/>
              <w:rPr>
                <w:lang w:eastAsia="en-US"/>
              </w:rPr>
            </w:pPr>
            <w:r w:rsidRPr="00E2347E">
              <w:rPr>
                <w:lang w:eastAsia="en-US"/>
              </w:rPr>
              <w:t xml:space="preserve">fetus, infant, juvenile, adult, senescent, leafing, pre-flowering, flowering, </w:t>
            </w:r>
            <w:r w:rsidRPr="00E2347E">
              <w:rPr>
                <w:lang w:eastAsia="en-US"/>
              </w:rPr>
              <w:lastRenderedPageBreak/>
              <w:t>fruiting, etc.</w:t>
            </w:r>
          </w:p>
        </w:tc>
      </w:tr>
      <w:tr w:rsidR="00ED687D" w:rsidRPr="007A51EF" w:rsidTr="004C3778">
        <w:tc>
          <w:tcPr>
            <w:tcW w:w="1951" w:type="dxa"/>
            <w:shd w:val="clear" w:color="auto" w:fill="auto"/>
          </w:tcPr>
          <w:p w:rsidR="00ED687D" w:rsidRPr="007A51EF" w:rsidRDefault="00ED687D" w:rsidP="00E028C4">
            <w:pPr>
              <w:rPr>
                <w:b/>
              </w:rPr>
            </w:pPr>
            <w:r w:rsidRPr="007A51EF">
              <w:rPr>
                <w:b/>
              </w:rPr>
              <w:lastRenderedPageBreak/>
              <w:t>Conformance</w:t>
            </w:r>
          </w:p>
        </w:tc>
        <w:tc>
          <w:tcPr>
            <w:tcW w:w="8017" w:type="dxa"/>
            <w:shd w:val="clear" w:color="auto" w:fill="auto"/>
          </w:tcPr>
          <w:p w:rsidR="00ED687D" w:rsidRPr="007A51EF" w:rsidRDefault="00EC07F3" w:rsidP="00E028C4">
            <w:pPr>
              <w:rPr>
                <w:lang w:eastAsia="en-US"/>
              </w:rPr>
            </w:pPr>
            <w:r>
              <w:rPr>
                <w:lang w:eastAsia="en-US"/>
              </w:rPr>
              <w:t>CONDITIONAL – if it is a distinguishing factor, even if it is implicitly understood</w:t>
            </w:r>
            <w:r w:rsidR="00ED255F">
              <w:rPr>
                <w:lang w:eastAsia="en-US"/>
              </w:rPr>
              <w:t xml:space="preserve"> to experts.</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6E7173"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A41E3D" w:rsidRDefault="00A41E3D" w:rsidP="00A41E3D">
      <w:pPr>
        <w:pStyle w:val="XML"/>
      </w:pPr>
      <w:bookmarkStart w:id="1981" w:name="_Toc263320916"/>
      <w:bookmarkStart w:id="1982" w:name="_Toc304805879"/>
      <w:bookmarkStart w:id="1983" w:name="_Toc304814834"/>
      <w:r>
        <w:t>&lt;identifiedSubstance&gt;</w:t>
      </w:r>
      <w:r>
        <w:br/>
        <w:t xml:space="preserve">  &lt;identifiedSubstance&gt;&lt;!—Other Substance Details --&gt;&lt;/identifiedSubstance&gt;</w:t>
      </w:r>
    </w:p>
    <w:p w:rsidR="00A41E3D" w:rsidRDefault="00A41E3D" w:rsidP="00A41E3D">
      <w:pPr>
        <w:pStyle w:val="XML"/>
        <w:keepLines w:val="0"/>
      </w:pPr>
      <w:r>
        <w:t xml:space="preserve">  &lt;productOf&gt;</w:t>
      </w:r>
      <w:r>
        <w:br/>
        <w:t xml:space="preserve">    &lt;derivationProcess&gt;</w:t>
      </w:r>
      <w:r>
        <w:br/>
        <w:t xml:space="preserve">      &lt;interactor typeCode="CSM"&gt;</w:t>
      </w:r>
      <w:r>
        <w:br/>
        <w:t xml:space="preserve">        &lt;presentSubstance&gt; ... &lt;/presentSubstance&gt;</w:t>
      </w:r>
      <w:r>
        <w:br/>
        <w:t xml:space="preserve">        &lt;subjectOf&gt;</w:t>
      </w:r>
      <w:r>
        <w:br/>
        <w:t xml:space="preserve">          &lt;characteristic&gt;</w:t>
      </w:r>
      <w:r>
        <w:br/>
        <w:t xml:space="preserve">            &lt;code code="</w:t>
      </w:r>
      <w:r w:rsidRPr="000C4ACE">
        <w:rPr>
          <w:i/>
          <w:iCs/>
        </w:rPr>
        <w:t>Code meaning ‘Developmental Stage’</w:t>
      </w:r>
      <w:r>
        <w:t xml:space="preserve">" </w:t>
      </w:r>
      <w:r>
        <w:br/>
        <w:t xml:space="preserve">                  codeSystem="</w:t>
      </w:r>
      <w:r w:rsidRPr="000C4ACE">
        <w:rPr>
          <w:i/>
          <w:iCs/>
        </w:rPr>
        <w:t>Code System (OID)</w:t>
      </w:r>
      <w:r>
        <w:t>"/&gt;</w:t>
      </w:r>
      <w:r>
        <w:br/>
        <w:t xml:space="preserve">            &lt;value code="</w:t>
      </w:r>
      <w:r w:rsidRPr="00A41E3D">
        <w:rPr>
          <w:b/>
          <w:bCs/>
          <w:i/>
          <w:iCs/>
        </w:rPr>
        <w:t>Developmental Stage</w:t>
      </w:r>
      <w:r>
        <w:t>" xsi:type="CV"</w:t>
      </w:r>
      <w:r>
        <w:br/>
        <w:t xml:space="preserve">                   codeSystem="</w:t>
      </w:r>
      <w:r w:rsidRPr="000C4ACE">
        <w:rPr>
          <w:i/>
          <w:iCs/>
        </w:rPr>
        <w:t>Code System (OID)</w:t>
      </w:r>
      <w:r>
        <w:t>"/&gt;</w:t>
      </w:r>
      <w:r>
        <w:br/>
        <w:t xml:space="preserve">          &lt;/characteristic&gt;</w:t>
      </w:r>
      <w:r>
        <w:br/>
        <w:t xml:space="preserve">        &lt;/subjectOf&gt;</w:t>
      </w:r>
    </w:p>
    <w:p w:rsidR="009044D0" w:rsidRPr="00B56FCE" w:rsidRDefault="009044D0" w:rsidP="00AB5E98">
      <w:pPr>
        <w:pStyle w:val="Heading4"/>
        <w:rPr>
          <w:color w:val="FF0000"/>
          <w:lang w:eastAsia="en-US"/>
        </w:rPr>
      </w:pPr>
      <w:r w:rsidRPr="00B56FCE">
        <w:rPr>
          <w:color w:val="FF0000"/>
          <w:lang w:eastAsia="en-US"/>
        </w:rPr>
        <w:t>Part Description</w:t>
      </w:r>
      <w:bookmarkEnd w:id="1981"/>
      <w:bookmarkEnd w:id="1982"/>
      <w:bookmarkEnd w:id="1983"/>
      <w:ins w:id="1984" w:author="HYST (Hiroyuki Sato)" w:date="2013-01-08T17:57:00Z">
        <w:r w:rsidR="005044A6" w:rsidRPr="0014542C">
          <w:rPr>
            <w:rFonts w:eastAsia="MS Mincho" w:hint="eastAsia"/>
            <w:color w:val="FF0000"/>
            <w:lang w:eastAsia="ja-JP"/>
          </w:rPr>
          <w:t xml:space="preserve">  (repeat as necessary)</w:t>
        </w:r>
      </w:ins>
    </w:p>
    <w:p w:rsidR="009044D0" w:rsidRDefault="009044D0" w:rsidP="00C756D4">
      <w:pPr>
        <w:jc w:val="both"/>
      </w:pPr>
      <w:r w:rsidRPr="009044D0">
        <w:t>Information of the part of the material used to produce the substance shall be provided by means of the following data elements:</w:t>
      </w:r>
    </w:p>
    <w:p w:rsidR="009044D0" w:rsidRPr="00B56FCE" w:rsidRDefault="009044D0" w:rsidP="00AB5E98">
      <w:pPr>
        <w:pStyle w:val="Heading5"/>
        <w:rPr>
          <w:color w:val="0070C0"/>
          <w:lang w:eastAsia="en-US"/>
        </w:rPr>
      </w:pPr>
      <w:bookmarkStart w:id="1985" w:name="_Toc304805880"/>
      <w:bookmarkStart w:id="1986" w:name="_Toc304814835"/>
      <w:r w:rsidRPr="00B56FCE">
        <w:rPr>
          <w:color w:val="0070C0"/>
          <w:lang w:eastAsia="en-US"/>
        </w:rPr>
        <w:t>Part</w:t>
      </w:r>
      <w:bookmarkEnd w:id="1985"/>
      <w:bookmarkEnd w:id="198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E2347E" w:rsidP="00E028C4">
            <w:pPr>
              <w:jc w:val="both"/>
              <w:rPr>
                <w:lang w:eastAsia="en-US"/>
              </w:rPr>
            </w:pPr>
            <w:r w:rsidRPr="00E2347E">
              <w:rPr>
                <w:lang w:eastAsia="en-US"/>
              </w:rPr>
              <w:t>The portion of an organism with a definable anatomical location</w:t>
            </w:r>
            <w:r>
              <w:rPr>
                <w:lang w:eastAsia="en-US"/>
              </w:rPr>
              <w:t>.</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D687D" w:rsidP="00E028C4">
            <w:pPr>
              <w:rPr>
                <w:lang w:eastAsia="en-US"/>
              </w:rPr>
            </w:pP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2F5BA1" w:rsidP="00E028C4">
            <w:pPr>
              <w:rPr>
                <w:lang w:eastAsia="en-US"/>
              </w:rPr>
            </w:pPr>
            <w:r>
              <w:rPr>
                <w:lang w:eastAsia="en-US"/>
              </w:rPr>
              <w:t>REQUIRED</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2F5BA1"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4C51A0" w:rsidP="004C51A0">
            <w:pPr>
              <w:jc w:val="both"/>
              <w:rPr>
                <w:lang w:eastAsia="en-US"/>
              </w:rPr>
            </w:pPr>
            <w:r>
              <w:rPr>
                <w:lang w:eastAsia="en-US"/>
              </w:rPr>
              <w:t>Depending on the Source_Material_Type values (e.g. human/mammalian or plant) the relevant CV applies (e.g. organism or plant).</w:t>
            </w:r>
          </w:p>
        </w:tc>
      </w:tr>
    </w:tbl>
    <w:p w:rsidR="00844317" w:rsidRDefault="00844317" w:rsidP="00844317">
      <w:pPr>
        <w:pStyle w:val="XML"/>
      </w:pPr>
      <w:bookmarkStart w:id="1987" w:name="_Toc304805881"/>
      <w:bookmarkStart w:id="1988" w:name="_Toc304814836"/>
      <w:r>
        <w:t>&lt;identifiedSubstance&gt;</w:t>
      </w:r>
      <w:r>
        <w:br/>
        <w:t xml:space="preserve">  &lt;identifiedSubstance&gt;&lt;!—Other Substance Details --&gt;&lt;/identifiedSubstance&gt;</w:t>
      </w:r>
    </w:p>
    <w:p w:rsidR="00844317" w:rsidRDefault="00844317" w:rsidP="00DA1A2C">
      <w:pPr>
        <w:pStyle w:val="XML"/>
        <w:keepLines w:val="0"/>
      </w:pPr>
      <w:r>
        <w:t xml:space="preserve">  &lt;productOf&gt;</w:t>
      </w:r>
      <w:r>
        <w:br/>
        <w:t xml:space="preserve">    &lt;derivationProcess&gt;</w:t>
      </w:r>
      <w:r>
        <w:br/>
        <w:t xml:space="preserve">      &lt;code code="</w:t>
      </w:r>
      <w:r w:rsidRPr="000C4ACE">
        <w:rPr>
          <w:i/>
          <w:iCs/>
        </w:rPr>
        <w:t>Code meaning ‘Isolation from Matrix’ with method if needed</w:t>
      </w:r>
      <w:r>
        <w:t xml:space="preserve">" </w:t>
      </w:r>
      <w:r>
        <w:br/>
        <w:t xml:space="preserve">            codeSystem="</w:t>
      </w:r>
      <w:r w:rsidRPr="000C4ACE">
        <w:rPr>
          <w:i/>
          <w:iCs/>
        </w:rPr>
        <w:t>Code System (OID)</w:t>
      </w:r>
      <w:r>
        <w:t>"/&gt;</w:t>
      </w:r>
      <w:r>
        <w:br/>
        <w:t xml:space="preserve">      &lt;interactor typeCode="CSM"&gt;</w:t>
      </w:r>
      <w:r>
        <w:br/>
        <w:t xml:space="preserve">        &lt;presentSubstance&gt;</w:t>
      </w:r>
      <w:r>
        <w:br/>
        <w:t xml:space="preserve">          &lt;presentSubstance .../&gt;</w:t>
      </w:r>
      <w:r>
        <w:br/>
        <w:t xml:space="preserve">          &lt;environmentOrganismStrain .../&gt;</w:t>
      </w:r>
      <w:r>
        <w:br/>
        <w:t xml:space="preserve">        &lt;/presentSubstance&gt;</w:t>
      </w:r>
      <w:r>
        <w:br/>
        <w:t xml:space="preserve">        &lt;productOf&gt;</w:t>
      </w:r>
      <w:r>
        <w:br/>
        <w:t xml:space="preserve">          &lt;derivationProcess&gt;</w:t>
      </w:r>
      <w:r>
        <w:br/>
        <w:t xml:space="preserve">            &lt;code code="</w:t>
      </w:r>
      <w:r w:rsidRPr="000C4ACE">
        <w:rPr>
          <w:i/>
          <w:iCs/>
        </w:rPr>
        <w:t>Code meaning ‘Preparing the Source Material’</w:t>
      </w:r>
      <w:r>
        <w:t xml:space="preserve"> " </w:t>
      </w:r>
      <w:r>
        <w:br/>
        <w:t xml:space="preserve">                  codeSystem="</w:t>
      </w:r>
      <w:r w:rsidRPr="000C4ACE">
        <w:rPr>
          <w:i/>
          <w:iCs/>
        </w:rPr>
        <w:t>Code System (OID)</w:t>
      </w:r>
      <w:r>
        <w:t>"/&gt;</w:t>
      </w:r>
      <w:r>
        <w:br/>
        <w:t xml:space="preserve">            &lt;!-- Preparation Steps follow --&gt;</w:t>
      </w:r>
      <w:r>
        <w:br/>
        <w:t xml:space="preserve">            &lt;component&gt;</w:t>
      </w:r>
      <w:r>
        <w:br/>
        <w:t xml:space="preserve">              &lt;derivationProcess&gt;</w:t>
      </w:r>
      <w:r>
        <w:br/>
        <w:t xml:space="preserve">                &lt;code code="</w:t>
      </w:r>
      <w:r w:rsidRPr="000C4ACE">
        <w:rPr>
          <w:i/>
          <w:iCs/>
        </w:rPr>
        <w:t>Co</w:t>
      </w:r>
      <w:r w:rsidR="00DA61FC">
        <w:rPr>
          <w:i/>
          <w:iCs/>
        </w:rPr>
        <w:t xml:space="preserve">de meaning ‘Taking a </w:t>
      </w:r>
      <w:r w:rsidR="00DA61FC" w:rsidRPr="00DA1A2C">
        <w:rPr>
          <w:b/>
          <w:bCs/>
          <w:i/>
          <w:iCs/>
        </w:rPr>
        <w:t>Part</w:t>
      </w:r>
      <w:r w:rsidR="00DA61FC">
        <w:rPr>
          <w:i/>
          <w:iCs/>
        </w:rPr>
        <w:t>’ with L</w:t>
      </w:r>
      <w:r w:rsidRPr="000C4ACE">
        <w:rPr>
          <w:i/>
          <w:iCs/>
        </w:rPr>
        <w:t>ocation</w:t>
      </w:r>
      <w:r>
        <w:t>"/&gt;</w:t>
      </w:r>
      <w:r>
        <w:br/>
        <w:t xml:space="preserve">                      codeSystem="</w:t>
      </w:r>
      <w:r w:rsidRPr="000C4ACE">
        <w:rPr>
          <w:i/>
          <w:iCs/>
        </w:rPr>
        <w:t>Code System (OID)</w:t>
      </w:r>
      <w:r>
        <w:t>"/&gt;</w:t>
      </w:r>
      <w:r>
        <w:br/>
        <w:t xml:space="preserve">              &lt;/derivationProcess&gt;</w:t>
      </w:r>
      <w:r>
        <w:br/>
        <w:t xml:space="preserve">            &lt;/component&gt;</w:t>
      </w:r>
    </w:p>
    <w:p w:rsidR="009044D0" w:rsidRPr="00B56FCE" w:rsidRDefault="009044D0" w:rsidP="00AB5E98">
      <w:pPr>
        <w:pStyle w:val="Heading5"/>
        <w:rPr>
          <w:color w:val="0070C0"/>
          <w:lang w:eastAsia="en-US"/>
        </w:rPr>
      </w:pPr>
      <w:r w:rsidRPr="00B56FCE">
        <w:rPr>
          <w:color w:val="0070C0"/>
          <w:lang w:eastAsia="en-US"/>
        </w:rPr>
        <w:t>Part Location</w:t>
      </w:r>
      <w:bookmarkEnd w:id="1987"/>
      <w:bookmarkEnd w:id="1988"/>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7E5953" w:rsidP="007E5953">
            <w:pPr>
              <w:jc w:val="both"/>
              <w:rPr>
                <w:lang w:eastAsia="en-US"/>
              </w:rPr>
            </w:pPr>
            <w:r>
              <w:rPr>
                <w:lang w:eastAsia="en-US"/>
              </w:rPr>
              <w:t>The detail anatomic location when the part can be extracted from different anatomical location of the organism. Multiple alternative locations may apply</w:t>
            </w:r>
            <w:r w:rsidR="007E26DD" w:rsidRPr="007E26DD">
              <w:rPr>
                <w:lang w:eastAsia="en-US"/>
              </w:rPr>
              <w:t>.</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C07F3" w:rsidP="007E5953">
            <w:pPr>
              <w:rPr>
                <w:lang w:eastAsia="en-US"/>
              </w:rPr>
            </w:pPr>
            <w:r w:rsidRPr="004F3829">
              <w:rPr>
                <w:sz w:val="22"/>
                <w:szCs w:val="22"/>
                <w:lang w:val="en-US"/>
              </w:rPr>
              <w:t>F</w:t>
            </w:r>
            <w:r w:rsidR="007E5953" w:rsidRPr="004F3829">
              <w:rPr>
                <w:sz w:val="22"/>
                <w:szCs w:val="22"/>
                <w:lang w:val="en-US"/>
              </w:rPr>
              <w:t>or cartilage: knee, elbow</w:t>
            </w:r>
            <w:r w:rsidR="007E5953" w:rsidRPr="007E26DD">
              <w:rPr>
                <w:lang w:eastAsia="en-US"/>
              </w:rPr>
              <w:t xml:space="preserve"> </w:t>
            </w:r>
            <w:r w:rsidR="007E5953">
              <w:rPr>
                <w:lang w:eastAsia="en-US"/>
              </w:rPr>
              <w:t>, s</w:t>
            </w:r>
            <w:r w:rsidR="007E26DD" w:rsidRPr="007E26DD">
              <w:rPr>
                <w:lang w:eastAsia="en-US"/>
              </w:rPr>
              <w:t>tomach, shoulder</w:t>
            </w:r>
          </w:p>
        </w:tc>
      </w:tr>
      <w:tr w:rsidR="00ED687D" w:rsidRPr="007A51EF" w:rsidTr="004C3778">
        <w:tc>
          <w:tcPr>
            <w:tcW w:w="1951" w:type="dxa"/>
            <w:shd w:val="clear" w:color="auto" w:fill="auto"/>
          </w:tcPr>
          <w:p w:rsidR="00ED687D" w:rsidRPr="007A51EF" w:rsidRDefault="00ED687D" w:rsidP="00E028C4">
            <w:pPr>
              <w:rPr>
                <w:b/>
              </w:rPr>
            </w:pPr>
            <w:r w:rsidRPr="007A51EF">
              <w:rPr>
                <w:b/>
              </w:rPr>
              <w:lastRenderedPageBreak/>
              <w:t>Conformance</w:t>
            </w:r>
          </w:p>
        </w:tc>
        <w:tc>
          <w:tcPr>
            <w:tcW w:w="8017" w:type="dxa"/>
            <w:shd w:val="clear" w:color="auto" w:fill="auto"/>
          </w:tcPr>
          <w:p w:rsidR="00ED687D" w:rsidRPr="007A51EF" w:rsidRDefault="007E5953" w:rsidP="00E028C4">
            <w:pPr>
              <w:rPr>
                <w:lang w:eastAsia="en-US"/>
              </w:rPr>
            </w:pPr>
            <w:r>
              <w:rPr>
                <w:lang w:eastAsia="en-US"/>
              </w:rPr>
              <w:t>REQUIRED</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2F5BA1"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7E26DD" w:rsidP="007E26DD">
            <w:pPr>
              <w:jc w:val="both"/>
              <w:rPr>
                <w:lang w:eastAsia="en-US"/>
              </w:rPr>
            </w:pPr>
            <w:r>
              <w:rPr>
                <w:lang w:eastAsia="en-US"/>
              </w:rPr>
              <w:t>Applicable only if Source_M</w:t>
            </w:r>
            <w:r w:rsidRPr="007E26DD">
              <w:rPr>
                <w:lang w:eastAsia="en-US"/>
              </w:rPr>
              <w:t>aterial_</w:t>
            </w:r>
            <w:r>
              <w:rPr>
                <w:lang w:eastAsia="en-US"/>
              </w:rPr>
              <w:t>T</w:t>
            </w:r>
            <w:r w:rsidRPr="007E26DD">
              <w:rPr>
                <w:lang w:eastAsia="en-US"/>
              </w:rPr>
              <w:t>ype</w:t>
            </w:r>
            <w:r>
              <w:rPr>
                <w:lang w:eastAsia="en-US"/>
              </w:rPr>
              <w:t xml:space="preserve"> is </w:t>
            </w:r>
            <w:r w:rsidRPr="007E26DD">
              <w:rPr>
                <w:lang w:eastAsia="en-US"/>
              </w:rPr>
              <w:t xml:space="preserve"> human or mammalian</w:t>
            </w:r>
          </w:p>
        </w:tc>
      </w:tr>
    </w:tbl>
    <w:p w:rsidR="00F86F2C" w:rsidRDefault="00F86F2C" w:rsidP="00F86F2C">
      <w:pPr>
        <w:pStyle w:val="XML"/>
      </w:pPr>
      <w:bookmarkStart w:id="1989" w:name="_Toc263320917"/>
      <w:bookmarkStart w:id="1990" w:name="_Toc304805882"/>
      <w:bookmarkStart w:id="1991" w:name="_Toc304814837"/>
      <w:r>
        <w:t>&lt;identifiedSubstance&gt;</w:t>
      </w:r>
      <w:r>
        <w:br/>
        <w:t xml:space="preserve">  &lt;identifiedSubstance&gt;&lt;!—Other Substance Details --&gt;&lt;/identifiedSubstance&gt;</w:t>
      </w:r>
    </w:p>
    <w:p w:rsidR="00F86F2C" w:rsidRDefault="00F86F2C" w:rsidP="00DA61FC">
      <w:pPr>
        <w:pStyle w:val="XML"/>
        <w:keepLines w:val="0"/>
      </w:pPr>
      <w:r>
        <w:t xml:space="preserve">  &lt;productOf&gt;</w:t>
      </w:r>
      <w:r>
        <w:br/>
        <w:t xml:space="preserve">    &lt;derivationProcess&gt;</w:t>
      </w:r>
      <w:r>
        <w:br/>
        <w:t xml:space="preserve">      &lt;code code="</w:t>
      </w:r>
      <w:r w:rsidRPr="000C4ACE">
        <w:rPr>
          <w:i/>
          <w:iCs/>
        </w:rPr>
        <w:t>Code meaning ‘Isolation from Matrix’ with method if needed</w:t>
      </w:r>
      <w:r>
        <w:t xml:space="preserve">" </w:t>
      </w:r>
      <w:r>
        <w:br/>
        <w:t xml:space="preserve">            codeSystem="</w:t>
      </w:r>
      <w:r w:rsidRPr="000C4ACE">
        <w:rPr>
          <w:i/>
          <w:iCs/>
        </w:rPr>
        <w:t>Code System (OID)</w:t>
      </w:r>
      <w:r>
        <w:t>"/&gt;</w:t>
      </w:r>
      <w:r>
        <w:br/>
        <w:t xml:space="preserve">      &lt;interactor typeCode="CSM"&gt;</w:t>
      </w:r>
      <w:r>
        <w:br/>
        <w:t xml:space="preserve">        &lt;presentSubstance&gt;</w:t>
      </w:r>
      <w:r>
        <w:br/>
        <w:t xml:space="preserve">          &lt;presentSubstance .../&gt;</w:t>
      </w:r>
      <w:r>
        <w:br/>
        <w:t xml:space="preserve">          &lt;environmentOrganismStrain .../&gt;</w:t>
      </w:r>
      <w:r>
        <w:br/>
        <w:t xml:space="preserve">        &lt;/presentSubstance&gt;</w:t>
      </w:r>
      <w:r>
        <w:br/>
        <w:t xml:space="preserve">        &lt;productOf&gt;</w:t>
      </w:r>
      <w:r>
        <w:br/>
        <w:t xml:space="preserve">          &lt;derivationProcess&gt;</w:t>
      </w:r>
      <w:r>
        <w:br/>
        <w:t xml:space="preserve">            &lt;code code="</w:t>
      </w:r>
      <w:r w:rsidRPr="000C4ACE">
        <w:rPr>
          <w:i/>
          <w:iCs/>
        </w:rPr>
        <w:t>Code meaning ‘Preparing the Source Material’</w:t>
      </w:r>
      <w:r>
        <w:t xml:space="preserve"> " </w:t>
      </w:r>
      <w:r>
        <w:br/>
        <w:t xml:space="preserve">                  codeSystem="</w:t>
      </w:r>
      <w:r w:rsidRPr="000C4ACE">
        <w:rPr>
          <w:i/>
          <w:iCs/>
        </w:rPr>
        <w:t>Code System (OID)</w:t>
      </w:r>
      <w:r>
        <w:t>"/&gt;</w:t>
      </w:r>
      <w:r>
        <w:br/>
        <w:t xml:space="preserve">            &lt;!-- Preparation Steps follow --&gt;</w:t>
      </w:r>
      <w:r>
        <w:br/>
        <w:t xml:space="preserve">            &lt;component&gt;</w:t>
      </w:r>
      <w:r>
        <w:br/>
        <w:t xml:space="preserve">              &lt;derivationProcess&gt;</w:t>
      </w:r>
      <w:r>
        <w:br/>
        <w:t xml:space="preserve">                &lt;code code="</w:t>
      </w:r>
      <w:r w:rsidRPr="000C4ACE">
        <w:rPr>
          <w:i/>
          <w:iCs/>
        </w:rPr>
        <w:t xml:space="preserve">Code meaning ‘Taking a </w:t>
      </w:r>
      <w:r w:rsidRPr="00F86F2C">
        <w:rPr>
          <w:b/>
          <w:bCs/>
          <w:i/>
          <w:iCs/>
        </w:rPr>
        <w:t xml:space="preserve">Part’ with </w:t>
      </w:r>
      <w:r w:rsidR="00DA61FC">
        <w:rPr>
          <w:b/>
          <w:bCs/>
          <w:i/>
          <w:iCs/>
        </w:rPr>
        <w:t>L</w:t>
      </w:r>
      <w:r w:rsidRPr="00F86F2C">
        <w:rPr>
          <w:b/>
          <w:bCs/>
          <w:i/>
          <w:iCs/>
        </w:rPr>
        <w:t>ocation</w:t>
      </w:r>
      <w:r>
        <w:t>"/&gt;</w:t>
      </w:r>
      <w:r>
        <w:br/>
        <w:t xml:space="preserve">                      codeSystem="</w:t>
      </w:r>
      <w:r w:rsidRPr="000C4ACE">
        <w:rPr>
          <w:i/>
          <w:iCs/>
        </w:rPr>
        <w:t>Code System (OID)</w:t>
      </w:r>
      <w:r>
        <w:t>"/&gt;</w:t>
      </w:r>
      <w:r>
        <w:br/>
        <w:t xml:space="preserve">              &lt;/derivationProcess&gt;</w:t>
      </w:r>
      <w:r>
        <w:br/>
        <w:t xml:space="preserve">            &lt;/component&gt;</w:t>
      </w:r>
    </w:p>
    <w:p w:rsidR="009044D0" w:rsidRPr="00B56FCE" w:rsidRDefault="009044D0" w:rsidP="00AB5E98">
      <w:pPr>
        <w:pStyle w:val="Heading4"/>
        <w:rPr>
          <w:color w:val="FF0000"/>
          <w:lang w:eastAsia="en-US"/>
        </w:rPr>
      </w:pPr>
      <w:r w:rsidRPr="00B56FCE">
        <w:rPr>
          <w:color w:val="FF0000"/>
          <w:lang w:eastAsia="en-US"/>
        </w:rPr>
        <w:t>Fraction</w:t>
      </w:r>
      <w:bookmarkEnd w:id="1989"/>
      <w:bookmarkEnd w:id="1990"/>
      <w:bookmarkEnd w:id="1991"/>
      <w:ins w:id="1992" w:author="HYST (Hiroyuki Sato)" w:date="2013-01-08T17:57:00Z">
        <w:r w:rsidR="005044A6" w:rsidRPr="0014542C">
          <w:rPr>
            <w:rFonts w:eastAsia="MS Mincho" w:hint="eastAsia"/>
            <w:color w:val="FF0000"/>
            <w:lang w:eastAsia="ja-JP"/>
          </w:rPr>
          <w:t xml:space="preserve">  (repeat as necessary)</w:t>
        </w:r>
      </w:ins>
    </w:p>
    <w:p w:rsidR="009044D0" w:rsidRPr="00B56FCE" w:rsidRDefault="009044D0" w:rsidP="00AB5E98">
      <w:pPr>
        <w:pStyle w:val="Heading5"/>
        <w:rPr>
          <w:color w:val="0070C0"/>
          <w:lang w:eastAsia="en-US"/>
        </w:rPr>
      </w:pPr>
      <w:bookmarkStart w:id="1993" w:name="_Toc304805883"/>
      <w:bookmarkStart w:id="1994" w:name="_Toc304814838"/>
      <w:r w:rsidRPr="00B56FCE">
        <w:rPr>
          <w:color w:val="0070C0"/>
          <w:lang w:eastAsia="en-US"/>
        </w:rPr>
        <w:t>Material type</w:t>
      </w:r>
      <w:bookmarkEnd w:id="1993"/>
      <w:bookmarkEnd w:id="1994"/>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E71E10" w:rsidP="00E028C4">
            <w:pPr>
              <w:jc w:val="both"/>
              <w:rPr>
                <w:lang w:eastAsia="en-US"/>
              </w:rPr>
            </w:pPr>
            <w:r w:rsidRPr="00E71E10">
              <w:rPr>
                <w:lang w:eastAsia="en-US"/>
              </w:rPr>
              <w:t>The specific type of the material constituting the component</w:t>
            </w:r>
            <w:r>
              <w:rPr>
                <w:lang w:eastAsia="en-US"/>
              </w:rPr>
              <w:t>.</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71E10" w:rsidP="00E028C4">
            <w:pPr>
              <w:rPr>
                <w:lang w:eastAsia="en-US"/>
              </w:rPr>
            </w:pPr>
            <w:r w:rsidRPr="00E71E10">
              <w:rPr>
                <w:lang w:eastAsia="en-US"/>
              </w:rPr>
              <w:t>plasmid, extra-chromosomal, chondrocyte, lipase, triglycerides (..)</w:t>
            </w: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E71E10" w:rsidP="00E028C4">
            <w:pPr>
              <w:rPr>
                <w:lang w:eastAsia="en-US"/>
              </w:rPr>
            </w:pPr>
            <w:r>
              <w:rPr>
                <w:lang w:eastAsia="en-US"/>
              </w:rPr>
              <w:t>REQUIRED</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2F5BA1"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DA61FC" w:rsidRDefault="00DA61FC" w:rsidP="00DA61FC">
      <w:pPr>
        <w:pStyle w:val="XML"/>
      </w:pPr>
      <w:bookmarkStart w:id="1995" w:name="_Toc304805884"/>
      <w:bookmarkStart w:id="1996" w:name="_Toc304814839"/>
      <w:r>
        <w:t>&lt;identifiedSubstance&gt;</w:t>
      </w:r>
      <w:r>
        <w:br/>
        <w:t xml:space="preserve">  &lt;identifiedSubstance&gt;&lt;!—Other Substance Details --&gt;&lt;/identifiedSubstance&gt;</w:t>
      </w:r>
    </w:p>
    <w:p w:rsidR="00DA61FC" w:rsidRDefault="00DA61FC" w:rsidP="00DA61FC">
      <w:pPr>
        <w:pStyle w:val="XML"/>
        <w:keepLines w:val="0"/>
      </w:pPr>
      <w:r>
        <w:t xml:space="preserve">  &lt;productOf&gt;</w:t>
      </w:r>
      <w:r>
        <w:br/>
        <w:t xml:space="preserve">    &lt;derivationProcess&gt;</w:t>
      </w:r>
      <w:r>
        <w:br/>
        <w:t xml:space="preserve">      &lt;code code="</w:t>
      </w:r>
      <w:r w:rsidRPr="000C4ACE">
        <w:rPr>
          <w:i/>
          <w:iCs/>
        </w:rPr>
        <w:t>Code meaning ‘Isolation from Matrix’ with method if needed</w:t>
      </w:r>
      <w:r>
        <w:t xml:space="preserve">" </w:t>
      </w:r>
      <w:r>
        <w:br/>
        <w:t xml:space="preserve">            codeSystem="</w:t>
      </w:r>
      <w:r w:rsidRPr="000C4ACE">
        <w:rPr>
          <w:i/>
          <w:iCs/>
        </w:rPr>
        <w:t>Code System (OID)</w:t>
      </w:r>
      <w:r>
        <w:t>"/&gt;</w:t>
      </w:r>
      <w:r>
        <w:br/>
        <w:t xml:space="preserve">      &lt;interactor typeCode="CSM"&gt;</w:t>
      </w:r>
      <w:r>
        <w:br/>
        <w:t xml:space="preserve">        &lt;presentSubstance&gt;</w:t>
      </w:r>
      <w:r>
        <w:br/>
        <w:t xml:space="preserve">          &lt;presentSubstance .../&gt;</w:t>
      </w:r>
      <w:r>
        <w:br/>
        <w:t xml:space="preserve">          &lt;environmentOrganismStrain .../&gt;</w:t>
      </w:r>
      <w:r>
        <w:br/>
        <w:t xml:space="preserve">        &lt;/presentSubstance&gt;</w:t>
      </w:r>
      <w:r>
        <w:br/>
        <w:t xml:space="preserve">        &lt;productOf&gt;</w:t>
      </w:r>
      <w:r>
        <w:br/>
        <w:t xml:space="preserve">          &lt;derivationProcess&gt;</w:t>
      </w:r>
      <w:r>
        <w:br/>
        <w:t xml:space="preserve">            &lt;code code="</w:t>
      </w:r>
      <w:r w:rsidRPr="000C4ACE">
        <w:rPr>
          <w:i/>
          <w:iCs/>
        </w:rPr>
        <w:t>Code meaning ‘Preparing the Source Material’</w:t>
      </w:r>
      <w:r>
        <w:t xml:space="preserve"> " </w:t>
      </w:r>
      <w:r>
        <w:br/>
        <w:t xml:space="preserve">                  codeSystem="</w:t>
      </w:r>
      <w:r w:rsidRPr="000C4ACE">
        <w:rPr>
          <w:i/>
          <w:iCs/>
        </w:rPr>
        <w:t>Code System (OID)</w:t>
      </w:r>
      <w:r>
        <w:t>"/&gt;</w:t>
      </w:r>
      <w:r>
        <w:br/>
        <w:t xml:space="preserve">            &lt;!-- Preparation Steps follow --&gt;</w:t>
      </w:r>
      <w:r>
        <w:br/>
        <w:t xml:space="preserve">            &lt;component&gt;</w:t>
      </w:r>
      <w:r>
        <w:br/>
        <w:t xml:space="preserve">              &lt;derivationProcess&gt;</w:t>
      </w:r>
      <w:r>
        <w:br/>
        <w:t xml:space="preserve">                &lt;code code="Code meaning ‘</w:t>
      </w:r>
      <w:r w:rsidRPr="000C4ACE">
        <w:rPr>
          <w:i/>
          <w:iCs/>
        </w:rPr>
        <w:t xml:space="preserve">Fractionation’ with </w:t>
      </w:r>
      <w:r w:rsidRPr="00DA61FC">
        <w:rPr>
          <w:b/>
          <w:bCs/>
          <w:i/>
          <w:iCs/>
        </w:rPr>
        <w:t>Material Type</w:t>
      </w:r>
      <w:r>
        <w:t>"/&gt;</w:t>
      </w:r>
      <w:r>
        <w:br/>
        <w:t xml:space="preserve">                      codeSystem="</w:t>
      </w:r>
      <w:r w:rsidRPr="000C4ACE">
        <w:rPr>
          <w:i/>
          <w:iCs/>
        </w:rPr>
        <w:t>Code System (OID)</w:t>
      </w:r>
      <w:r>
        <w:t>"/&gt;</w:t>
      </w:r>
      <w:r>
        <w:br/>
        <w:t xml:space="preserve">              &lt;/derivationProcess&gt;</w:t>
      </w:r>
      <w:r>
        <w:br/>
        <w:t xml:space="preserve">            &lt;/component&gt;</w:t>
      </w:r>
    </w:p>
    <w:p w:rsidR="009044D0" w:rsidRPr="00B56FCE" w:rsidRDefault="009044D0" w:rsidP="00AB5E98">
      <w:pPr>
        <w:pStyle w:val="Heading5"/>
        <w:rPr>
          <w:color w:val="0070C0"/>
          <w:lang w:eastAsia="en-US"/>
        </w:rPr>
      </w:pPr>
      <w:r w:rsidRPr="00B56FCE">
        <w:rPr>
          <w:color w:val="0070C0"/>
          <w:lang w:eastAsia="en-US"/>
        </w:rPr>
        <w:t>Fraction</w:t>
      </w:r>
      <w:bookmarkEnd w:id="1995"/>
      <w:bookmarkEnd w:id="199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71E10" w:rsidRDefault="00DA1A2C" w:rsidP="00E71E10">
            <w:pPr>
              <w:jc w:val="both"/>
              <w:rPr>
                <w:lang w:eastAsia="en-US"/>
              </w:rPr>
            </w:pPr>
            <w:r>
              <w:rPr>
                <w:lang w:eastAsia="en-US"/>
              </w:rPr>
              <w:t>Displayed</w:t>
            </w:r>
            <w:r w:rsidR="00E71E10">
              <w:rPr>
                <w:lang w:eastAsia="en-US"/>
              </w:rPr>
              <w:t xml:space="preserve"> name; primarily used for gene therapy where the component is described within the nucleic acid description (e.g. P-LLO-E7; HPV-16). </w:t>
            </w:r>
          </w:p>
          <w:p w:rsidR="00E71E10" w:rsidRDefault="00E71E10" w:rsidP="00E71E10">
            <w:pPr>
              <w:jc w:val="both"/>
              <w:rPr>
                <w:lang w:eastAsia="en-US"/>
              </w:rPr>
            </w:pPr>
            <w:r>
              <w:rPr>
                <w:lang w:eastAsia="en-US"/>
              </w:rPr>
              <w:t xml:space="preserve">For cell therapy this expresses the protein which is expressed within the </w:t>
            </w:r>
            <w:r>
              <w:rPr>
                <w:lang w:eastAsia="en-US"/>
              </w:rPr>
              <w:lastRenderedPageBreak/>
              <w:t>relevant cell (e.g. IL12).</w:t>
            </w:r>
          </w:p>
          <w:p w:rsidR="00E71E10" w:rsidRDefault="00E71E10" w:rsidP="00E71E10">
            <w:pPr>
              <w:jc w:val="both"/>
              <w:rPr>
                <w:lang w:eastAsia="en-US"/>
              </w:rPr>
            </w:pPr>
            <w:r>
              <w:rPr>
                <w:lang w:eastAsia="en-US"/>
              </w:rPr>
              <w:t xml:space="preserve">For conjugated vaccines this describe the organism strain of the carrier. </w:t>
            </w:r>
          </w:p>
          <w:p w:rsidR="00E71E10" w:rsidRDefault="00E71E10" w:rsidP="00E71E10">
            <w:pPr>
              <w:jc w:val="both"/>
              <w:rPr>
                <w:lang w:eastAsia="en-US"/>
              </w:rPr>
            </w:pPr>
            <w:r>
              <w:rPr>
                <w:lang w:eastAsia="en-US"/>
              </w:rPr>
              <w:t>For vaccines, this may identify the antigen used in the vaccine.</w:t>
            </w:r>
          </w:p>
          <w:p w:rsidR="00ED687D" w:rsidRPr="007A51EF" w:rsidRDefault="00E71E10" w:rsidP="00E71E10">
            <w:pPr>
              <w:jc w:val="both"/>
              <w:rPr>
                <w:lang w:eastAsia="en-US"/>
              </w:rPr>
            </w:pPr>
            <w:r>
              <w:rPr>
                <w:lang w:eastAsia="en-US"/>
              </w:rPr>
              <w:t>Fractions of fractions may be specified.</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lastRenderedPageBreak/>
              <w:t>Example(s)</w:t>
            </w:r>
          </w:p>
        </w:tc>
        <w:tc>
          <w:tcPr>
            <w:tcW w:w="8017" w:type="dxa"/>
            <w:shd w:val="clear" w:color="auto" w:fill="auto"/>
          </w:tcPr>
          <w:p w:rsidR="00ED687D" w:rsidRPr="007A51EF" w:rsidRDefault="00ED687D" w:rsidP="00E028C4">
            <w:pPr>
              <w:rPr>
                <w:lang w:eastAsia="en-US"/>
              </w:rPr>
            </w:pP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E71E10" w:rsidP="00E028C4">
            <w:pPr>
              <w:rPr>
                <w:lang w:eastAsia="en-US"/>
              </w:rPr>
            </w:pPr>
            <w:r>
              <w:rPr>
                <w:lang w:eastAsia="en-US"/>
              </w:rPr>
              <w:t>CONDITIONAL</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2F5BA1" w:rsidP="00E028C4">
            <w:pPr>
              <w:rPr>
                <w:lang w:eastAsia="en-US"/>
              </w:rPr>
            </w:pPr>
            <w:r>
              <w:rPr>
                <w:lang w:eastAsia="en-US"/>
              </w:rPr>
              <w:t>ST</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DA1A2C" w:rsidRDefault="00DA1A2C" w:rsidP="00DA1A2C">
      <w:pPr>
        <w:pStyle w:val="BodyText"/>
      </w:pPr>
      <w:r>
        <w:t>As per the description, this is a very diverse “field” with many different meanings. Most of the time they all fall under the Fractionation terminology:</w:t>
      </w:r>
    </w:p>
    <w:p w:rsidR="00DA1A2C" w:rsidRDefault="00DA1A2C" w:rsidP="00DA1A2C">
      <w:pPr>
        <w:pStyle w:val="XML"/>
      </w:pPr>
      <w:r>
        <w:t>&lt;identifiedSubstance&gt;</w:t>
      </w:r>
      <w:r>
        <w:br/>
        <w:t xml:space="preserve">  &lt;identifiedSubstance&gt;&lt;!—Other Substance Details --&gt;&lt;/identifiedSubstance&gt;</w:t>
      </w:r>
    </w:p>
    <w:p w:rsidR="00DA1A2C" w:rsidRDefault="00DA1A2C" w:rsidP="00DA1A2C">
      <w:pPr>
        <w:pStyle w:val="XML"/>
        <w:keepLines w:val="0"/>
      </w:pPr>
      <w:r>
        <w:t xml:space="preserve">  &lt;productOf&gt;</w:t>
      </w:r>
      <w:r>
        <w:br/>
        <w:t xml:space="preserve">    &lt;derivationProcess&gt;</w:t>
      </w:r>
      <w:r>
        <w:br/>
        <w:t xml:space="preserve">      &lt;code code="</w:t>
      </w:r>
      <w:r w:rsidRPr="000C4ACE">
        <w:rPr>
          <w:i/>
          <w:iCs/>
        </w:rPr>
        <w:t>Code meaning ‘Isolation from Matrix’ with method if needed</w:t>
      </w:r>
      <w:r>
        <w:t xml:space="preserve">" </w:t>
      </w:r>
      <w:r>
        <w:br/>
        <w:t xml:space="preserve">            codeSystem="</w:t>
      </w:r>
      <w:r w:rsidRPr="000C4ACE">
        <w:rPr>
          <w:i/>
          <w:iCs/>
        </w:rPr>
        <w:t>Code System (OID)</w:t>
      </w:r>
      <w:r>
        <w:t>"/&gt;</w:t>
      </w:r>
      <w:r>
        <w:br/>
        <w:t xml:space="preserve">      &lt;interactor typeCode="CSM"&gt;</w:t>
      </w:r>
      <w:r>
        <w:br/>
        <w:t xml:space="preserve">        &lt;presentSubstance&gt;</w:t>
      </w:r>
      <w:r>
        <w:br/>
        <w:t xml:space="preserve">          &lt;presentSubstance .../&gt;</w:t>
      </w:r>
      <w:r>
        <w:br/>
        <w:t xml:space="preserve">          &lt;environmentOrganismStrain .../&gt;</w:t>
      </w:r>
      <w:r>
        <w:br/>
        <w:t xml:space="preserve">        &lt;/presentSubstance&gt;</w:t>
      </w:r>
      <w:r>
        <w:br/>
        <w:t xml:space="preserve">        &lt;productOf&gt;</w:t>
      </w:r>
      <w:r>
        <w:br/>
        <w:t xml:space="preserve">          &lt;derivationProcess&gt;</w:t>
      </w:r>
      <w:r>
        <w:br/>
        <w:t xml:space="preserve">            &lt;code code="</w:t>
      </w:r>
      <w:r w:rsidRPr="000C4ACE">
        <w:rPr>
          <w:i/>
          <w:iCs/>
        </w:rPr>
        <w:t>Code meaning ‘Preparing the Source Material’</w:t>
      </w:r>
      <w:r>
        <w:t xml:space="preserve"> " </w:t>
      </w:r>
      <w:r>
        <w:br/>
        <w:t xml:space="preserve">                  codeSystem="</w:t>
      </w:r>
      <w:r w:rsidRPr="000C4ACE">
        <w:rPr>
          <w:i/>
          <w:iCs/>
        </w:rPr>
        <w:t>Code System (OID)</w:t>
      </w:r>
      <w:r>
        <w:t>"/&gt;</w:t>
      </w:r>
      <w:r>
        <w:br/>
        <w:t xml:space="preserve">            &lt;!-- Preparation Steps follow --&gt;</w:t>
      </w:r>
      <w:r>
        <w:br/>
        <w:t xml:space="preserve">            &lt;component&gt;</w:t>
      </w:r>
      <w:r>
        <w:br/>
        <w:t xml:space="preserve">              &lt;derivationProcess&gt;</w:t>
      </w:r>
      <w:r>
        <w:br/>
        <w:t xml:space="preserve">                &lt;code code="Code meaning ‘</w:t>
      </w:r>
      <w:r w:rsidRPr="00DA1A2C">
        <w:rPr>
          <w:b/>
          <w:bCs/>
          <w:i/>
          <w:iCs/>
        </w:rPr>
        <w:t>Fractionation</w:t>
      </w:r>
      <w:r w:rsidRPr="000C4ACE">
        <w:rPr>
          <w:i/>
          <w:iCs/>
        </w:rPr>
        <w:t xml:space="preserve">’ </w:t>
      </w:r>
      <w:r w:rsidRPr="00DA1A2C">
        <w:rPr>
          <w:i/>
          <w:iCs/>
        </w:rPr>
        <w:t>with Material Type</w:t>
      </w:r>
      <w:r>
        <w:t>"/&gt;</w:t>
      </w:r>
      <w:r>
        <w:br/>
        <w:t xml:space="preserve">                      codeSystem="</w:t>
      </w:r>
      <w:r w:rsidRPr="000C4ACE">
        <w:rPr>
          <w:i/>
          <w:iCs/>
        </w:rPr>
        <w:t>Code System (OID)</w:t>
      </w:r>
      <w:r>
        <w:t>"/&gt;</w:t>
      </w:r>
      <w:r>
        <w:br/>
        <w:t xml:space="preserve">              &lt;/derivationProcess&gt;</w:t>
      </w:r>
      <w:r>
        <w:br/>
        <w:t xml:space="preserve">            &lt;/component&gt;</w:t>
      </w:r>
    </w:p>
    <w:p w:rsidR="00DA1A2C" w:rsidRDefault="00DA1A2C" w:rsidP="00DA1A2C">
      <w:pPr>
        <w:pStyle w:val="BodyText"/>
      </w:pPr>
      <w:r>
        <w:t>Organism strain of the source organism is not about fractionation but about cultivation, however, the strain is specified in the organism:</w:t>
      </w:r>
    </w:p>
    <w:p w:rsidR="00DA1A2C" w:rsidRDefault="00DA1A2C" w:rsidP="00DA1A2C">
      <w:pPr>
        <w:pStyle w:val="XML"/>
      </w:pPr>
      <w:r>
        <w:t>&lt;identifiedSubstance&gt;</w:t>
      </w:r>
      <w:r>
        <w:br/>
        <w:t xml:space="preserve">  &lt;identifiedSubstance&gt;&lt;!—Other Substance Details --&gt;&lt;/identifiedSubstance&gt;</w:t>
      </w:r>
    </w:p>
    <w:p w:rsidR="00DA1A2C" w:rsidRDefault="00DA1A2C" w:rsidP="00DA1A2C">
      <w:pPr>
        <w:pStyle w:val="XML"/>
        <w:keepLines w:val="0"/>
      </w:pPr>
      <w:r>
        <w:t xml:space="preserve">  &lt;productOf&gt;</w:t>
      </w:r>
      <w:r>
        <w:br/>
        <w:t xml:space="preserve">    &lt;derivationProcess&gt;</w:t>
      </w:r>
      <w:r>
        <w:br/>
        <w:t xml:space="preserve">      &lt;interactor typeCode="CSM"&gt;</w:t>
      </w:r>
      <w:r>
        <w:br/>
        <w:t xml:space="preserve">        &lt;presentSubstance&gt;</w:t>
      </w:r>
      <w:r>
        <w:br/>
        <w:t xml:space="preserve">          &lt;environmentOrganismStrain&gt;</w:t>
      </w:r>
      <w:r>
        <w:br/>
        <w:t xml:space="preserve">            &lt;strainText&gt;</w:t>
      </w:r>
      <w:r w:rsidRPr="00DA1A2C">
        <w:rPr>
          <w:b/>
          <w:bCs/>
          <w:i/>
          <w:iCs/>
        </w:rPr>
        <w:t>Organism Strain</w:t>
      </w:r>
      <w:r>
        <w:t>&lt;/strainText&gt;</w:t>
      </w:r>
    </w:p>
    <w:p w:rsidR="009044D0" w:rsidRPr="00B56FCE" w:rsidRDefault="009044D0" w:rsidP="00AB5E98">
      <w:pPr>
        <w:pStyle w:val="Heading4"/>
        <w:rPr>
          <w:color w:val="FF0000"/>
          <w:lang w:eastAsia="en-US"/>
        </w:rPr>
      </w:pPr>
      <w:r w:rsidRPr="00B56FCE">
        <w:rPr>
          <w:color w:val="FF0000"/>
          <w:lang w:eastAsia="en-US"/>
        </w:rPr>
        <w:t>Organism</w:t>
      </w:r>
      <w:ins w:id="1997" w:author="HYST (Hiroyuki Sato)" w:date="2013-01-08T17:58:00Z">
        <w:r w:rsidR="005044A6" w:rsidRPr="0014542C">
          <w:rPr>
            <w:rFonts w:eastAsia="MS Mincho" w:hint="eastAsia"/>
            <w:color w:val="FF0000"/>
            <w:lang w:eastAsia="ja-JP"/>
          </w:rPr>
          <w:t xml:space="preserve">  (repeat as necessary)</w:t>
        </w:r>
      </w:ins>
    </w:p>
    <w:p w:rsidR="000C08F1" w:rsidRPr="000C08F1" w:rsidRDefault="00E71E10" w:rsidP="00E71E10">
      <w:pPr>
        <w:jc w:val="both"/>
      </w:pPr>
      <w:r>
        <w:t>This section describes the organism which the substance derived from. For vaccines, the parent organism shall be specified based on these section elements.</w:t>
      </w:r>
    </w:p>
    <w:p w:rsidR="009044D0" w:rsidRPr="00B56FCE" w:rsidRDefault="009044D0" w:rsidP="00AB5E98">
      <w:pPr>
        <w:pStyle w:val="Heading5"/>
        <w:rPr>
          <w:color w:val="0070C0"/>
          <w:lang w:eastAsia="en-US"/>
        </w:rPr>
      </w:pPr>
      <w:r w:rsidRPr="00B56FCE">
        <w:rPr>
          <w:color w:val="0070C0"/>
          <w:lang w:eastAsia="en-US"/>
        </w:rPr>
        <w:t>Kingdom</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E71E10" w:rsidP="00E028C4">
            <w:pPr>
              <w:jc w:val="both"/>
              <w:rPr>
                <w:lang w:eastAsia="en-US"/>
              </w:rPr>
            </w:pPr>
            <w:r w:rsidRPr="00E71E10">
              <w:rPr>
                <w:lang w:eastAsia="en-US"/>
              </w:rPr>
              <w:t>The kingdom of an organism shall be specified</w:t>
            </w:r>
            <w:r>
              <w:rPr>
                <w:lang w:eastAsia="en-US"/>
              </w:rPr>
              <w:t>.</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D687D" w:rsidP="00E028C4">
            <w:pPr>
              <w:rPr>
                <w:lang w:eastAsia="en-US"/>
              </w:rPr>
            </w:pP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487B3E" w:rsidP="00E028C4">
            <w:pPr>
              <w:rPr>
                <w:lang w:eastAsia="en-US"/>
              </w:rPr>
            </w:pPr>
            <w:r>
              <w:rPr>
                <w:lang w:eastAsia="en-US"/>
              </w:rPr>
              <w:t>IMPLICIT</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2F5BA1"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487B3E" w:rsidP="00E028C4">
            <w:pPr>
              <w:jc w:val="both"/>
              <w:rPr>
                <w:lang w:eastAsia="en-US"/>
              </w:rPr>
            </w:pPr>
            <w:r>
              <w:rPr>
                <w:lang w:eastAsia="en-US"/>
              </w:rPr>
              <w:t>This is implied by the species is referenced from an appropriate terminology / taxonomy (e.g., the NCBI Entrez Taxonomy Id implies all higher levels.)</w:t>
            </w:r>
          </w:p>
        </w:tc>
      </w:tr>
    </w:tbl>
    <w:p w:rsidR="009044D0" w:rsidRPr="00B56FCE" w:rsidRDefault="000C08F1" w:rsidP="00AB5E98">
      <w:pPr>
        <w:pStyle w:val="Heading5"/>
        <w:rPr>
          <w:color w:val="0070C0"/>
          <w:lang w:eastAsia="en-US"/>
        </w:rPr>
      </w:pPr>
      <w:r w:rsidRPr="00B56FCE">
        <w:rPr>
          <w:color w:val="0070C0"/>
          <w:lang w:eastAsia="en-US"/>
        </w:rPr>
        <w:t>Phylum</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lastRenderedPageBreak/>
              <w:t>User Guidance</w:t>
            </w:r>
          </w:p>
        </w:tc>
        <w:tc>
          <w:tcPr>
            <w:tcW w:w="8017" w:type="dxa"/>
            <w:shd w:val="clear" w:color="auto" w:fill="auto"/>
          </w:tcPr>
          <w:p w:rsidR="00ED687D" w:rsidRPr="007A51EF" w:rsidRDefault="00E71E10" w:rsidP="00E028C4">
            <w:pPr>
              <w:jc w:val="both"/>
              <w:rPr>
                <w:lang w:eastAsia="en-US"/>
              </w:rPr>
            </w:pPr>
            <w:r w:rsidRPr="00E71E10">
              <w:rPr>
                <w:lang w:eastAsia="en-US"/>
              </w:rPr>
              <w:t>The phylum of an organism shall be specified</w:t>
            </w:r>
            <w:r>
              <w:rPr>
                <w:lang w:eastAsia="en-US"/>
              </w:rPr>
              <w:t>.</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D687D" w:rsidP="00E028C4">
            <w:pPr>
              <w:rPr>
                <w:lang w:eastAsia="en-US"/>
              </w:rPr>
            </w:pP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487B3E" w:rsidP="00E028C4">
            <w:pPr>
              <w:rPr>
                <w:lang w:eastAsia="en-US"/>
              </w:rPr>
            </w:pPr>
            <w:r>
              <w:rPr>
                <w:lang w:eastAsia="en-US"/>
              </w:rPr>
              <w:t>IMPLICIT</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2F5BA1"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487B3E" w:rsidP="00E028C4">
            <w:pPr>
              <w:jc w:val="both"/>
              <w:rPr>
                <w:lang w:eastAsia="en-US"/>
              </w:rPr>
            </w:pPr>
            <w:r>
              <w:rPr>
                <w:lang w:eastAsia="en-US"/>
              </w:rPr>
              <w:t>This is implied by the species is referenced from an appropriate terminology / taxonomy (e.g., the NCBI Entrez Taxonomy Id implies all higher levels.)</w:t>
            </w:r>
          </w:p>
        </w:tc>
      </w:tr>
    </w:tbl>
    <w:p w:rsidR="000C08F1" w:rsidRPr="00B56FCE" w:rsidRDefault="000C08F1" w:rsidP="00AB5E98">
      <w:pPr>
        <w:pStyle w:val="Heading5"/>
        <w:rPr>
          <w:color w:val="0070C0"/>
          <w:lang w:eastAsia="en-US"/>
        </w:rPr>
      </w:pPr>
      <w:r w:rsidRPr="00B56FCE">
        <w:rPr>
          <w:color w:val="0070C0"/>
          <w:lang w:eastAsia="en-US"/>
        </w:rPr>
        <w:t>Class</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E71E10" w:rsidP="00E028C4">
            <w:pPr>
              <w:jc w:val="both"/>
              <w:rPr>
                <w:lang w:eastAsia="en-US"/>
              </w:rPr>
            </w:pPr>
            <w:r w:rsidRPr="00E71E10">
              <w:rPr>
                <w:lang w:eastAsia="en-US"/>
              </w:rPr>
              <w:t>The class of an organism shall be specified</w:t>
            </w:r>
            <w:r>
              <w:rPr>
                <w:lang w:eastAsia="en-US"/>
              </w:rPr>
              <w:t>.</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71E10" w:rsidP="00E028C4">
            <w:pPr>
              <w:rPr>
                <w:lang w:eastAsia="en-US"/>
              </w:rPr>
            </w:pPr>
            <w:r w:rsidRPr="00E71E10">
              <w:rPr>
                <w:lang w:eastAsia="en-US"/>
              </w:rPr>
              <w:t>Mammalia, maxillopoda, Sauropsida</w:t>
            </w:r>
            <w:r>
              <w:rPr>
                <w:lang w:eastAsia="en-US"/>
              </w:rPr>
              <w:t>.</w:t>
            </w: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487B3E" w:rsidP="00E028C4">
            <w:pPr>
              <w:rPr>
                <w:lang w:eastAsia="en-US"/>
              </w:rPr>
            </w:pPr>
            <w:r>
              <w:rPr>
                <w:lang w:eastAsia="en-US"/>
              </w:rPr>
              <w:t>IMPLICIT</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2F5BA1"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487B3E" w:rsidP="00E028C4">
            <w:pPr>
              <w:jc w:val="both"/>
              <w:rPr>
                <w:lang w:eastAsia="en-US"/>
              </w:rPr>
            </w:pPr>
            <w:r>
              <w:rPr>
                <w:lang w:eastAsia="en-US"/>
              </w:rPr>
              <w:t>This is implied by the species is referenced from an appropriate terminology / taxonomy (e.g., the NCBI Entrez Taxonomy Id implies all higher levels.)</w:t>
            </w:r>
          </w:p>
        </w:tc>
      </w:tr>
    </w:tbl>
    <w:p w:rsidR="000C08F1" w:rsidRPr="00B56FCE" w:rsidRDefault="000C08F1" w:rsidP="00AB5E98">
      <w:pPr>
        <w:pStyle w:val="Heading5"/>
        <w:rPr>
          <w:color w:val="0070C0"/>
          <w:lang w:eastAsia="en-US"/>
        </w:rPr>
      </w:pPr>
      <w:r w:rsidRPr="00B56FCE">
        <w:rPr>
          <w:color w:val="0070C0"/>
          <w:lang w:eastAsia="en-US"/>
        </w:rPr>
        <w:t>Order</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E71E10" w:rsidP="00E028C4">
            <w:pPr>
              <w:jc w:val="both"/>
              <w:rPr>
                <w:lang w:eastAsia="en-US"/>
              </w:rPr>
            </w:pPr>
            <w:r w:rsidRPr="00E71E10">
              <w:rPr>
                <w:lang w:eastAsia="en-US"/>
              </w:rPr>
              <w:t>The order of an organism shall be specified</w:t>
            </w:r>
            <w:r>
              <w:rPr>
                <w:lang w:eastAsia="en-US"/>
              </w:rPr>
              <w:t>,</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71E10" w:rsidP="00E028C4">
            <w:pPr>
              <w:rPr>
                <w:lang w:eastAsia="en-US"/>
              </w:rPr>
            </w:pPr>
            <w:r w:rsidRPr="00E71E10">
              <w:rPr>
                <w:lang w:eastAsia="en-US"/>
              </w:rPr>
              <w:t>Primate</w:t>
            </w: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487B3E" w:rsidP="00E028C4">
            <w:pPr>
              <w:rPr>
                <w:lang w:eastAsia="en-US"/>
              </w:rPr>
            </w:pPr>
            <w:r>
              <w:rPr>
                <w:lang w:eastAsia="en-US"/>
              </w:rPr>
              <w:t>IMPLICIT</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2F5BA1"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487B3E" w:rsidP="00E028C4">
            <w:pPr>
              <w:jc w:val="both"/>
              <w:rPr>
                <w:lang w:eastAsia="en-US"/>
              </w:rPr>
            </w:pPr>
            <w:r>
              <w:rPr>
                <w:lang w:eastAsia="en-US"/>
              </w:rPr>
              <w:t>This is implied by the species is referenced from an appropriate terminology / taxonomy (e.g., the NCBI Entrez Taxonomy Id implies all higher levels.)</w:t>
            </w:r>
          </w:p>
        </w:tc>
      </w:tr>
    </w:tbl>
    <w:p w:rsidR="000C08F1" w:rsidRPr="00B56FCE" w:rsidRDefault="000C08F1" w:rsidP="00AB5E98">
      <w:pPr>
        <w:pStyle w:val="Heading5"/>
        <w:rPr>
          <w:color w:val="0070C0"/>
          <w:lang w:eastAsia="en-US"/>
        </w:rPr>
      </w:pPr>
      <w:r w:rsidRPr="00B56FCE">
        <w:rPr>
          <w:color w:val="0070C0"/>
          <w:lang w:eastAsia="en-US"/>
        </w:rPr>
        <w:t>Family</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E71E10" w:rsidP="00E028C4">
            <w:pPr>
              <w:jc w:val="both"/>
              <w:rPr>
                <w:lang w:eastAsia="en-US"/>
              </w:rPr>
            </w:pPr>
            <w:r w:rsidRPr="00E71E10">
              <w:rPr>
                <w:lang w:eastAsia="en-US"/>
              </w:rPr>
              <w:t>The family of an organism shall be specified</w:t>
            </w:r>
            <w:r>
              <w:rPr>
                <w:lang w:eastAsia="en-US"/>
              </w:rPr>
              <w:t>.</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71E10" w:rsidP="00E028C4">
            <w:pPr>
              <w:rPr>
                <w:lang w:eastAsia="en-US"/>
              </w:rPr>
            </w:pPr>
            <w:r w:rsidRPr="00E71E10">
              <w:rPr>
                <w:lang w:eastAsia="en-US"/>
              </w:rPr>
              <w:t>Homidae</w:t>
            </w: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487B3E" w:rsidP="00E028C4">
            <w:pPr>
              <w:rPr>
                <w:lang w:eastAsia="en-US"/>
              </w:rPr>
            </w:pPr>
            <w:r>
              <w:rPr>
                <w:lang w:eastAsia="en-US"/>
              </w:rPr>
              <w:t>IMPLICIT</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2F5BA1"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487B3E" w:rsidP="00E028C4">
            <w:pPr>
              <w:jc w:val="both"/>
              <w:rPr>
                <w:lang w:eastAsia="en-US"/>
              </w:rPr>
            </w:pPr>
            <w:r>
              <w:rPr>
                <w:lang w:eastAsia="en-US"/>
              </w:rPr>
              <w:t>This is implied by the species is referenced from an appropriate terminology / taxonomy (e.g., the NCBI Entrez Taxonomy Id implies all higher levels.)</w:t>
            </w:r>
          </w:p>
        </w:tc>
      </w:tr>
    </w:tbl>
    <w:p w:rsidR="000C08F1" w:rsidRPr="00B56FCE" w:rsidRDefault="000C08F1" w:rsidP="00AB5E98">
      <w:pPr>
        <w:pStyle w:val="Heading5"/>
        <w:rPr>
          <w:color w:val="0070C0"/>
          <w:lang w:eastAsia="en-US"/>
        </w:rPr>
      </w:pPr>
      <w:r w:rsidRPr="00B56FCE">
        <w:rPr>
          <w:color w:val="0070C0"/>
          <w:lang w:eastAsia="en-US"/>
        </w:rPr>
        <w:t>Genus</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E71E10" w:rsidP="00E71E10">
            <w:pPr>
              <w:jc w:val="both"/>
              <w:rPr>
                <w:lang w:eastAsia="en-US"/>
              </w:rPr>
            </w:pPr>
            <w:r>
              <w:rPr>
                <w:lang w:eastAsia="en-US"/>
              </w:rPr>
              <w:t>The genus of an organism shall be specified; refers to the Latin epithet of the genus of the plant/animal; it is present in names for genera, species and infraspecies.</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1A015C" w:rsidP="00E028C4">
            <w:pPr>
              <w:rPr>
                <w:lang w:eastAsia="en-US"/>
              </w:rPr>
            </w:pPr>
            <w:r w:rsidRPr="001A015C">
              <w:rPr>
                <w:lang w:eastAsia="en-US"/>
              </w:rPr>
              <w:t>Tanacetum</w:t>
            </w: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E71E10" w:rsidP="00E028C4">
            <w:pPr>
              <w:rPr>
                <w:lang w:eastAsia="en-US"/>
              </w:rPr>
            </w:pPr>
            <w:r>
              <w:rPr>
                <w:lang w:eastAsia="en-US"/>
              </w:rPr>
              <w:t>REQUIRED</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E71E10"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0C08F1" w:rsidRPr="00B56FCE" w:rsidRDefault="000C08F1" w:rsidP="00AB5E98">
      <w:pPr>
        <w:pStyle w:val="Heading5"/>
        <w:rPr>
          <w:color w:val="0070C0"/>
          <w:lang w:eastAsia="en-US"/>
        </w:rPr>
      </w:pPr>
      <w:r w:rsidRPr="00B56FCE">
        <w:rPr>
          <w:color w:val="0070C0"/>
          <w:lang w:eastAsia="en-US"/>
        </w:rPr>
        <w:t>Species</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1A015C" w:rsidP="001A015C">
            <w:pPr>
              <w:jc w:val="both"/>
              <w:rPr>
                <w:lang w:eastAsia="en-US"/>
              </w:rPr>
            </w:pPr>
            <w:r w:rsidRPr="001A015C">
              <w:rPr>
                <w:lang w:eastAsia="en-US"/>
              </w:rPr>
              <w:t>The species of an organism shall be specified</w:t>
            </w:r>
            <w:r>
              <w:rPr>
                <w:lang w:eastAsia="en-US"/>
              </w:rPr>
              <w:t>; r</w:t>
            </w:r>
            <w:r w:rsidRPr="001A015C">
              <w:rPr>
                <w:lang w:eastAsia="en-US"/>
              </w:rPr>
              <w:t>efers to the Latin epithet of the species of the plant/animal; it is present in names for species and infraspecies</w:t>
            </w:r>
            <w:r>
              <w:rPr>
                <w:lang w:eastAsia="en-US"/>
              </w:rPr>
              <w:t>.</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1A015C" w:rsidP="00E028C4">
            <w:pPr>
              <w:rPr>
                <w:lang w:eastAsia="en-US"/>
              </w:rPr>
            </w:pPr>
            <w:r w:rsidRPr="001A015C">
              <w:rPr>
                <w:lang w:eastAsia="en-US"/>
              </w:rPr>
              <w:t>Parthenium</w:t>
            </w: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FE33C2" w:rsidP="00E028C4">
            <w:pPr>
              <w:rPr>
                <w:lang w:eastAsia="en-US"/>
              </w:rPr>
            </w:pPr>
            <w:r>
              <w:rPr>
                <w:lang w:eastAsia="en-US"/>
              </w:rPr>
              <w:t>REQUIRED</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E71E10"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FE33C2" w:rsidP="00E028C4">
            <w:pPr>
              <w:jc w:val="both"/>
              <w:rPr>
                <w:lang w:eastAsia="en-US"/>
              </w:rPr>
            </w:pPr>
            <w:r>
              <w:rPr>
                <w:lang w:eastAsia="en-US"/>
              </w:rPr>
              <w:t>Must be specified as a code from an appropriate taxonomy terminology (e.g., NCBI Taxonomy Id)</w:t>
            </w:r>
          </w:p>
        </w:tc>
      </w:tr>
    </w:tbl>
    <w:p w:rsidR="00FE33C2" w:rsidRDefault="00FE33C2" w:rsidP="00FE33C2">
      <w:pPr>
        <w:pStyle w:val="XML"/>
      </w:pPr>
      <w:r>
        <w:lastRenderedPageBreak/>
        <w:t>&lt;identifiedSubstance&gt;</w:t>
      </w:r>
      <w:r>
        <w:br/>
        <w:t xml:space="preserve">  &lt;identifiedSubstance&gt;&lt;!—Other Substance Details --&gt;&lt;/identifiedSubstance&gt;</w:t>
      </w:r>
    </w:p>
    <w:p w:rsidR="00FE33C2" w:rsidRDefault="00FE33C2" w:rsidP="00E36AA3">
      <w:pPr>
        <w:pStyle w:val="XML"/>
        <w:keepLines w:val="0"/>
      </w:pPr>
      <w:r>
        <w:t xml:space="preserve">  &lt;productOf&gt;</w:t>
      </w:r>
      <w:r>
        <w:br/>
        <w:t xml:space="preserve">    &lt;derivationProcess&gt;</w:t>
      </w:r>
      <w:r>
        <w:br/>
        <w:t xml:space="preserve">      &lt;interactor typeCode="CSM"&gt;</w:t>
      </w:r>
      <w:r>
        <w:br/>
        <w:t xml:space="preserve">        &lt;presentSubstance&gt;</w:t>
      </w:r>
      <w:r>
        <w:br/>
        <w:t xml:space="preserve">          &lt;environmentOrganismStrain&gt;</w:t>
      </w:r>
      <w:r>
        <w:br/>
        <w:t xml:space="preserve">            &lt;asSpecializedKind&gt;</w:t>
      </w:r>
      <w:r>
        <w:br/>
        <w:t xml:space="preserve">               &lt;defining</w:t>
      </w:r>
      <w:r w:rsidR="00E36AA3">
        <w:t>Species</w:t>
      </w:r>
      <w:r>
        <w:t>&gt;</w:t>
      </w:r>
      <w:r>
        <w:br/>
        <w:t xml:space="preserve">                  &lt;code code="</w:t>
      </w:r>
      <w:r w:rsidRPr="00FE33C2">
        <w:rPr>
          <w:b/>
          <w:bCs/>
          <w:i/>
          <w:iCs/>
        </w:rPr>
        <w:t>Species</w:t>
      </w:r>
      <w:r w:rsidRPr="00FE33C2">
        <w:rPr>
          <w:i/>
          <w:iCs/>
        </w:rPr>
        <w:t xml:space="preserve"> Code</w:t>
      </w:r>
      <w:r>
        <w:t>" codeSystem="</w:t>
      </w:r>
      <w:r w:rsidRPr="00FE33C2">
        <w:rPr>
          <w:i/>
          <w:iCs/>
        </w:rPr>
        <w:t>Taxonomy Code System (OID)</w:t>
      </w:r>
      <w:r>
        <w:t xml:space="preserve">" </w:t>
      </w:r>
      <w:r>
        <w:br/>
        <w:t xml:space="preserve">                        displayName="</w:t>
      </w:r>
      <w:r w:rsidRPr="00FE33C2">
        <w:rPr>
          <w:i/>
          <w:iCs/>
        </w:rPr>
        <w:t>Species Name</w:t>
      </w:r>
      <w:r>
        <w:t>"/&gt;</w:t>
      </w:r>
    </w:p>
    <w:p w:rsidR="00865515" w:rsidRPr="00865515" w:rsidRDefault="00865515" w:rsidP="00865515">
      <w:pPr>
        <w:pStyle w:val="Heading5"/>
        <w:rPr>
          <w:color w:val="0070C0"/>
          <w:lang w:eastAsia="en-US"/>
        </w:rPr>
      </w:pPr>
      <w:r>
        <w:rPr>
          <w:color w:val="0070C0"/>
          <w:lang w:eastAsia="en-US"/>
        </w:rPr>
        <w:t>Species Literature Reference</w:t>
      </w:r>
    </w:p>
    <w:p w:rsidR="00865515" w:rsidRDefault="00865515" w:rsidP="00865515">
      <w:pPr>
        <w:pStyle w:val="BodyText"/>
      </w:pPr>
      <w:r>
        <w:t>Species are described by original articles, and the taxonomy may vary over time, so the reference to the original article is critical. A reference to an article should be complete and not just using author name abbreviations. The ITIS database provides a good example for species defined by way of complete literature refrerneces.</w:t>
      </w:r>
    </w:p>
    <w:p w:rsidR="00865515" w:rsidRDefault="00865515" w:rsidP="00865515">
      <w:pPr>
        <w:pStyle w:val="BodyText"/>
      </w:pPr>
    </w:p>
    <w:p w:rsidR="00865515" w:rsidRDefault="00865515" w:rsidP="00865515">
      <w:pPr>
        <w:pStyle w:val="BodyText"/>
      </w:pPr>
      <w:r>
        <w:t>The structure is the same as reference source, with the addition of adding structured authors and years:</w:t>
      </w:r>
    </w:p>
    <w:p w:rsidR="00865515" w:rsidRDefault="00865515" w:rsidP="00865515">
      <w:pPr>
        <w:pStyle w:val="XML"/>
      </w:pPr>
      <w:r>
        <w:t>&lt;identifiedSubstance&gt;</w:t>
      </w:r>
      <w:r>
        <w:br/>
        <w:t xml:space="preserve">  &lt;identifiedSubstance&gt;&lt;!—Other Substance Details --&gt;&lt;/identifiedSubstance&gt;</w:t>
      </w:r>
    </w:p>
    <w:p w:rsidR="00865515" w:rsidRPr="000B24B9" w:rsidRDefault="00865515" w:rsidP="00F45D99">
      <w:pPr>
        <w:pStyle w:val="XML"/>
        <w:keepLines w:val="0"/>
      </w:pPr>
      <w:r>
        <w:t xml:space="preserve">  &lt;productOf&gt;</w:t>
      </w:r>
      <w:r>
        <w:br/>
        <w:t xml:space="preserve">    &lt;derivationProcess&gt;</w:t>
      </w:r>
      <w:r>
        <w:br/>
        <w:t xml:space="preserve">      &lt;interactor typeCode="CSM"&gt;</w:t>
      </w:r>
      <w:r>
        <w:br/>
        <w:t xml:space="preserve">        &lt;presentSubstance&gt;</w:t>
      </w:r>
      <w:r w:rsidR="00F45D99">
        <w:br/>
        <w:t xml:space="preserve">          &lt;environmentOrganismStrain&gt;</w:t>
      </w:r>
      <w:r w:rsidR="00F45D99">
        <w:br/>
        <w:t xml:space="preserve">            &lt;asSpecializedKind&gt;</w:t>
      </w:r>
      <w:r w:rsidR="00F45D99">
        <w:br/>
        <w:t xml:space="preserve">              &lt;definingSpecies .../&gt;</w:t>
      </w:r>
      <w:r w:rsidR="00F45D99">
        <w:br/>
      </w:r>
      <w:r>
        <w:t xml:space="preserve">     </w:t>
      </w:r>
      <w:r w:rsidR="00F45D99">
        <w:t xml:space="preserve">         </w:t>
      </w:r>
      <w:r>
        <w:t>&lt;subjectOf&gt;</w:t>
      </w:r>
      <w:r>
        <w:br/>
        <w:t xml:space="preserve">            </w:t>
      </w:r>
      <w:r w:rsidR="00F45D99">
        <w:t xml:space="preserve">    </w:t>
      </w:r>
      <w:r>
        <w:t>&lt;document&gt;</w:t>
      </w:r>
      <w:r>
        <w:br/>
      </w:r>
      <w:r w:rsidR="00F45D99">
        <w:t xml:space="preserve">    </w:t>
      </w:r>
      <w:r w:rsidRPr="00DD7E6A">
        <w:t xml:space="preserve">              &lt;id extension="</w:t>
      </w:r>
      <w:r w:rsidRPr="00DD7E6A">
        <w:rPr>
          <w:i/>
          <w:iCs/>
        </w:rPr>
        <w:t>Reference Source (Document) Id</w:t>
      </w:r>
      <w:r w:rsidRPr="00DD7E6A">
        <w:t xml:space="preserve">" </w:t>
      </w:r>
      <w:r w:rsidRPr="00DD7E6A">
        <w:br/>
        <w:t xml:space="preserve">    </w:t>
      </w:r>
      <w:r w:rsidR="00F45D99">
        <w:t xml:space="preserve">    </w:t>
      </w:r>
      <w:r w:rsidRPr="00DD7E6A">
        <w:t xml:space="preserve">              root="</w:t>
      </w:r>
      <w:r w:rsidRPr="00DD7E6A">
        <w:rPr>
          <w:i/>
          <w:iCs/>
        </w:rPr>
        <w:t>Reference Source Type Document Id System (OID)</w:t>
      </w:r>
      <w:r w:rsidRPr="00DD7E6A">
        <w:t>"/&gt;</w:t>
      </w:r>
      <w:r w:rsidRPr="00DD7E6A">
        <w:br/>
        <w:t xml:space="preserve">        </w:t>
      </w:r>
      <w:r w:rsidR="00F45D99">
        <w:t xml:space="preserve">    </w:t>
      </w:r>
      <w:r w:rsidRPr="00DD7E6A">
        <w:t xml:space="preserve">      &lt;code code="</w:t>
      </w:r>
      <w:r w:rsidRPr="00DD7E6A">
        <w:rPr>
          <w:i/>
          <w:iCs/>
        </w:rPr>
        <w:t>Reference Source Type (Code)</w:t>
      </w:r>
      <w:r w:rsidRPr="00DD7E6A">
        <w:t xml:space="preserve">" </w:t>
      </w:r>
      <w:r w:rsidRPr="00DD7E6A">
        <w:br/>
        <w:t xml:space="preserve">            </w:t>
      </w:r>
      <w:r w:rsidR="00F45D99">
        <w:t xml:space="preserve">    </w:t>
      </w:r>
      <w:r w:rsidRPr="00DD7E6A">
        <w:t xml:space="preserve">        codeSystem="</w:t>
      </w:r>
      <w:r w:rsidRPr="00DD7E6A">
        <w:rPr>
          <w:i/>
          <w:iCs/>
        </w:rPr>
        <w:t>Reference Source Type Code Sytem (OID)</w:t>
      </w:r>
      <w:r w:rsidRPr="00DD7E6A">
        <w:t>"</w:t>
      </w:r>
      <w:r w:rsidRPr="00DD7E6A">
        <w:br/>
        <w:t xml:space="preserve">                </w:t>
      </w:r>
      <w:r w:rsidR="00F45D99">
        <w:t xml:space="preserve">    </w:t>
      </w:r>
      <w:r w:rsidRPr="00DD7E6A">
        <w:t xml:space="preserve">    displayName="</w:t>
      </w:r>
      <w:r w:rsidRPr="00DD7E6A">
        <w:rPr>
          <w:i/>
          <w:iCs/>
        </w:rPr>
        <w:t>Reference Source Type Display Name</w:t>
      </w:r>
      <w:r w:rsidRPr="00DD7E6A">
        <w:t>"/&gt;</w:t>
      </w:r>
      <w:r w:rsidRPr="00DD7E6A">
        <w:br/>
        <w:t xml:space="preserve">   </w:t>
      </w:r>
      <w:r w:rsidR="00F45D99">
        <w:t xml:space="preserve">    </w:t>
      </w:r>
      <w:r w:rsidRPr="00DD7E6A">
        <w:t xml:space="preserve">           &lt;text&gt;</w:t>
      </w:r>
      <w:r w:rsidRPr="00DD7E6A">
        <w:br/>
        <w:t xml:space="preserve">       </w:t>
      </w:r>
      <w:r w:rsidR="00F45D99">
        <w:t xml:space="preserve">    </w:t>
      </w:r>
      <w:r w:rsidRPr="00DD7E6A">
        <w:t xml:space="preserve">         &lt;reference value="</w:t>
      </w:r>
      <w:r w:rsidRPr="00DD7E6A">
        <w:rPr>
          <w:i/>
          <w:iCs/>
        </w:rPr>
        <w:t>Reference Source Document Id (URL)</w:t>
      </w:r>
      <w:r w:rsidRPr="00DD7E6A">
        <w:t>"/&gt;</w:t>
      </w:r>
      <w:r w:rsidRPr="00DD7E6A">
        <w:br/>
        <w:t xml:space="preserve">           </w:t>
      </w:r>
      <w:r w:rsidR="00F45D99">
        <w:t xml:space="preserve">    </w:t>
      </w:r>
      <w:r w:rsidRPr="00DD7E6A">
        <w:t xml:space="preserve">   &lt;/text&gt;</w:t>
      </w:r>
      <w:r w:rsidRPr="00DD7E6A">
        <w:br/>
        <w:t xml:space="preserve">   </w:t>
      </w:r>
      <w:r w:rsidR="00F45D99">
        <w:t xml:space="preserve">    </w:t>
      </w:r>
      <w:r w:rsidRPr="00DD7E6A">
        <w:t xml:space="preserve">           &lt;effectiveTime value="</w:t>
      </w:r>
      <w:r w:rsidRPr="00DD7E6A">
        <w:rPr>
          <w:i/>
          <w:iCs/>
        </w:rPr>
        <w:t>Publication Year</w:t>
      </w:r>
      <w:r w:rsidRPr="00DD7E6A">
        <w:t>"/&gt;</w:t>
      </w:r>
      <w:r w:rsidRPr="00DD7E6A">
        <w:br/>
      </w:r>
      <w:r>
        <w:t xml:space="preserve">       </w:t>
      </w:r>
      <w:r w:rsidR="00F45D99">
        <w:t xml:space="preserve">    </w:t>
      </w:r>
      <w:r>
        <w:t xml:space="preserve">       &lt;bibliographicDesignationText&gt;</w:t>
      </w:r>
      <w:r>
        <w:br/>
        <w:t xml:space="preserve">           </w:t>
      </w:r>
      <w:r w:rsidR="00F45D99">
        <w:t xml:space="preserve">    </w:t>
      </w:r>
      <w:r>
        <w:t xml:space="preserve">      </w:t>
      </w:r>
      <w:r w:rsidRPr="001844EA">
        <w:rPr>
          <w:i/>
          <w:iCs/>
        </w:rPr>
        <w:t>Reference Source Citation</w:t>
      </w:r>
      <w:r>
        <w:t>&lt;/bibliographicDesignationText&gt;</w:t>
      </w:r>
      <w:r>
        <w:br/>
        <w:t xml:space="preserve">   </w:t>
      </w:r>
      <w:r w:rsidR="00F45D99">
        <w:t xml:space="preserve">    </w:t>
      </w:r>
      <w:r>
        <w:t xml:space="preserve">           &lt;author&gt;</w:t>
      </w:r>
      <w:r>
        <w:br/>
        <w:t xml:space="preserve">       </w:t>
      </w:r>
      <w:r w:rsidR="00F45D99">
        <w:t xml:space="preserve">    </w:t>
      </w:r>
      <w:r>
        <w:t xml:space="preserve">         &lt;assignedEntity&gt;</w:t>
      </w:r>
      <w:r>
        <w:br/>
        <w:t xml:space="preserve">           </w:t>
      </w:r>
      <w:r w:rsidR="00F45D99">
        <w:t xml:space="preserve">    </w:t>
      </w:r>
      <w:r>
        <w:t xml:space="preserve">       &lt;assignedPerson&gt;</w:t>
      </w:r>
      <w:r>
        <w:br/>
        <w:t xml:space="preserve">               </w:t>
      </w:r>
      <w:r w:rsidR="00F45D99">
        <w:t xml:space="preserve">    </w:t>
      </w:r>
      <w:r>
        <w:t xml:space="preserve">     &lt;name&gt;</w:t>
      </w:r>
      <w:r w:rsidRPr="00865515">
        <w:rPr>
          <w:i/>
          <w:iCs/>
        </w:rPr>
        <w:t>Author Name</w:t>
      </w:r>
      <w:r>
        <w:t>&lt;/name&gt;</w:t>
      </w:r>
      <w:r>
        <w:br/>
        <w:t xml:space="preserve">          </w:t>
      </w:r>
      <w:r w:rsidR="00F45D99">
        <w:t xml:space="preserve">    </w:t>
      </w:r>
      <w:r>
        <w:t xml:space="preserve">        &lt;/assignedPerson&gt;</w:t>
      </w:r>
      <w:r>
        <w:br/>
        <w:t xml:space="preserve">              </w:t>
      </w:r>
      <w:r w:rsidR="00F45D99">
        <w:t xml:space="preserve">    </w:t>
      </w:r>
      <w:r>
        <w:t xml:space="preserve">    &lt;representedOrganization&gt;</w:t>
      </w:r>
      <w:r>
        <w:br/>
        <w:t xml:space="preserve">          </w:t>
      </w:r>
      <w:r w:rsidR="00F45D99">
        <w:t xml:space="preserve">    </w:t>
      </w:r>
      <w:r>
        <w:t xml:space="preserve">          &lt;name&gt;</w:t>
      </w:r>
      <w:r w:rsidRPr="00865515">
        <w:rPr>
          <w:i/>
          <w:iCs/>
        </w:rPr>
        <w:t>Author Organization Name</w:t>
      </w:r>
      <w:r>
        <w:t>&lt;/name&gt;</w:t>
      </w:r>
      <w:r>
        <w:br/>
        <w:t xml:space="preserve">              </w:t>
      </w:r>
      <w:r w:rsidR="00F45D99">
        <w:t xml:space="preserve">    </w:t>
      </w:r>
      <w:r>
        <w:t xml:space="preserve">    &lt;/representedOrganization&gt;</w:t>
      </w:r>
      <w:r>
        <w:br/>
        <w:t xml:space="preserve">         </w:t>
      </w:r>
      <w:r w:rsidR="00F45D99">
        <w:t xml:space="preserve">    </w:t>
      </w:r>
      <w:r>
        <w:t xml:space="preserve">       &lt;/assignedEntity&gt;</w:t>
      </w:r>
      <w:r>
        <w:br/>
        <w:t xml:space="preserve">       </w:t>
      </w:r>
      <w:r w:rsidR="00F45D99">
        <w:t xml:space="preserve">          </w:t>
      </w:r>
      <w:r>
        <w:t xml:space="preserve"> &lt;/author&gt;</w:t>
      </w:r>
      <w:r>
        <w:br/>
        <w:t xml:space="preserve">        </w:t>
      </w:r>
      <w:r w:rsidR="00F45D99">
        <w:t xml:space="preserve">     </w:t>
      </w:r>
      <w:r>
        <w:t xml:space="preserve">  </w:t>
      </w:r>
      <w:r w:rsidR="00F45D99">
        <w:t xml:space="preserve"> </w:t>
      </w:r>
      <w:r>
        <w:t>&lt;/document&gt;</w:t>
      </w:r>
      <w:r>
        <w:br/>
        <w:t xml:space="preserve">        </w:t>
      </w:r>
      <w:r w:rsidR="00F45D99">
        <w:t xml:space="preserve">    </w:t>
      </w:r>
      <w:r>
        <w:t xml:space="preserve">  &lt;/subjectOf&gt;</w:t>
      </w:r>
    </w:p>
    <w:p w:rsidR="000C08F1" w:rsidRPr="00B56FCE" w:rsidRDefault="000C08F1" w:rsidP="00865515">
      <w:pPr>
        <w:pStyle w:val="Heading6"/>
        <w:rPr>
          <w:lang w:eastAsia="en-US"/>
        </w:rPr>
      </w:pPr>
      <w:r w:rsidRPr="00B56FCE">
        <w:rPr>
          <w:lang w:eastAsia="en-US"/>
        </w:rPr>
        <w:t>Species Parenthetical Author</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B83525" w:rsidP="00B83525">
            <w:pPr>
              <w:jc w:val="both"/>
              <w:rPr>
                <w:lang w:eastAsia="en-US"/>
              </w:rPr>
            </w:pPr>
            <w:r>
              <w:rPr>
                <w:lang w:eastAsia="en-US"/>
              </w:rPr>
              <w:t xml:space="preserve">The parenthetical author of an organism species shall be specified; refers to the first author, who published the plant/animal name (of any rank). </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FE33C2" w:rsidP="00E028C4">
            <w:pPr>
              <w:rPr>
                <w:lang w:eastAsia="en-US"/>
              </w:rPr>
            </w:pPr>
            <w:r>
              <w:rPr>
                <w:lang w:eastAsia="en-US"/>
              </w:rPr>
              <w:t>Linnaeus</w:t>
            </w: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6A55A4" w:rsidP="00E028C4">
            <w:pPr>
              <w:rPr>
                <w:lang w:eastAsia="en-US"/>
              </w:rPr>
            </w:pPr>
            <w:r>
              <w:rPr>
                <w:lang w:eastAsia="en-US"/>
              </w:rPr>
              <w:t>OPTIONAL</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B83525" w:rsidP="00E028C4">
            <w:pPr>
              <w:rPr>
                <w:lang w:eastAsia="en-US"/>
              </w:rPr>
            </w:pPr>
            <w:r>
              <w:rPr>
                <w:lang w:eastAsia="en-US"/>
              </w:rPr>
              <w:t>ST</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865515" w:rsidRDefault="00865515" w:rsidP="00865515">
      <w:pPr>
        <w:pStyle w:val="XML"/>
      </w:pPr>
      <w:r>
        <w:lastRenderedPageBreak/>
        <w:t>&lt;identifiedSubstance&gt;</w:t>
      </w:r>
      <w:r>
        <w:br/>
        <w:t xml:space="preserve">  &lt;identifiedSubstance&gt;&lt;!—Other Substance Details --&gt;&lt;/identifiedSubstance&gt;</w:t>
      </w:r>
    </w:p>
    <w:p w:rsidR="00865515" w:rsidRPr="000B24B9" w:rsidRDefault="00865515" w:rsidP="00865515">
      <w:pPr>
        <w:pStyle w:val="XML"/>
        <w:keepLines w:val="0"/>
        <w:spacing w:before="0" w:after="0"/>
      </w:pPr>
      <w:r>
        <w:t xml:space="preserve">  &lt;productOf&gt;</w:t>
      </w:r>
      <w:r>
        <w:br/>
        <w:t xml:space="preserve">    &lt;derivationProcess&gt;</w:t>
      </w:r>
      <w:r>
        <w:br/>
        <w:t xml:space="preserve">      &lt;interactor typeCode="CSM"&gt;</w:t>
      </w:r>
      <w:r>
        <w:br/>
        <w:t xml:space="preserve">        &lt;presentSubstance&gt;</w:t>
      </w:r>
      <w:r>
        <w:br/>
        <w:t xml:space="preserve">          &lt;subjectOf&gt;</w:t>
      </w:r>
      <w:r>
        <w:br/>
        <w:t xml:space="preserve">            &lt;document&gt;</w:t>
      </w:r>
      <w:r>
        <w:br/>
        <w:t xml:space="preserve">              &lt;author&gt;</w:t>
      </w:r>
      <w:r>
        <w:br/>
        <w:t xml:space="preserve">                &lt;assignedEntity&gt;</w:t>
      </w:r>
      <w:r>
        <w:br/>
        <w:t xml:space="preserve">                  &lt;assignedPerson&gt;</w:t>
      </w:r>
      <w:r>
        <w:br/>
        <w:t xml:space="preserve">                    &lt;name&gt;</w:t>
      </w:r>
      <w:r w:rsidRPr="00865515">
        <w:rPr>
          <w:b/>
          <w:bCs/>
          <w:i/>
          <w:iCs/>
        </w:rPr>
        <w:t>Author Name</w:t>
      </w:r>
      <w:r>
        <w:t>&lt;/name&gt;</w:t>
      </w:r>
    </w:p>
    <w:p w:rsidR="000C08F1" w:rsidRPr="00865515" w:rsidRDefault="000C08F1" w:rsidP="00865515">
      <w:pPr>
        <w:pStyle w:val="Heading6"/>
        <w:rPr>
          <w:lang w:eastAsia="en-US"/>
        </w:rPr>
      </w:pPr>
      <w:r w:rsidRPr="00865515">
        <w:rPr>
          <w:lang w:eastAsia="en-US"/>
        </w:rPr>
        <w:t>Species Parenthetical Author Year</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6A55A4" w:rsidRDefault="006A55A4" w:rsidP="006A55A4">
            <w:pPr>
              <w:jc w:val="both"/>
              <w:rPr>
                <w:lang w:eastAsia="en-US"/>
              </w:rPr>
            </w:pPr>
            <w:r>
              <w:rPr>
                <w:lang w:eastAsia="en-US"/>
              </w:rPr>
              <w:t>The parenthetical author year of an organism species an organism shall be specified; refers to the year in which the first author published the plant/animal name (of any rank).</w:t>
            </w:r>
          </w:p>
          <w:p w:rsidR="00ED687D" w:rsidRPr="007A51EF" w:rsidRDefault="006A55A4" w:rsidP="006A55A4">
            <w:pPr>
              <w:jc w:val="both"/>
              <w:rPr>
                <w:lang w:eastAsia="en-US"/>
              </w:rPr>
            </w:pPr>
            <w:r>
              <w:rPr>
                <w:lang w:eastAsia="en-US"/>
              </w:rPr>
              <w:t>For vaccines names, it refers to the year of isolation.</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6A55A4" w:rsidP="00E028C4">
            <w:pPr>
              <w:rPr>
                <w:lang w:eastAsia="en-US"/>
              </w:rPr>
            </w:pPr>
            <w:r>
              <w:rPr>
                <w:lang w:eastAsia="en-US"/>
              </w:rPr>
              <w:t>2010/2011</w:t>
            </w: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6A55A4" w:rsidP="00E028C4">
            <w:pPr>
              <w:rPr>
                <w:lang w:eastAsia="en-US"/>
              </w:rPr>
            </w:pPr>
            <w:r>
              <w:rPr>
                <w:lang w:eastAsia="en-US"/>
              </w:rPr>
              <w:t>OPTIONAL</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B83525" w:rsidP="00E028C4">
            <w:pPr>
              <w:rPr>
                <w:lang w:eastAsia="en-US"/>
              </w:rPr>
            </w:pPr>
            <w:r>
              <w:rPr>
                <w:lang w:eastAsia="en-US"/>
              </w:rPr>
              <w:t>ST</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865515" w:rsidRDefault="00865515" w:rsidP="00865515">
      <w:pPr>
        <w:pStyle w:val="XML"/>
      </w:pPr>
      <w:r>
        <w:t>&lt;identifiedSubstance&gt;</w:t>
      </w:r>
      <w:r>
        <w:br/>
        <w:t xml:space="preserve">  &lt;identifiedSubstance&gt;&lt;!—Other Substance Details --&gt;&lt;/identifiedSubstance&gt;</w:t>
      </w:r>
    </w:p>
    <w:p w:rsidR="00865515" w:rsidRPr="000B24B9" w:rsidRDefault="00865515" w:rsidP="00865515">
      <w:pPr>
        <w:pStyle w:val="XML"/>
        <w:keepLines w:val="0"/>
        <w:spacing w:before="0" w:after="0"/>
      </w:pPr>
      <w:r>
        <w:t xml:space="preserve">  &lt;productOf&gt;</w:t>
      </w:r>
      <w:r>
        <w:br/>
        <w:t xml:space="preserve">    &lt;derivationProcess&gt;</w:t>
      </w:r>
      <w:r>
        <w:br/>
        <w:t xml:space="preserve">      &lt;interactor typeCode="CSM"&gt;</w:t>
      </w:r>
      <w:r>
        <w:br/>
        <w:t xml:space="preserve">        &lt;presentSubstance&gt;</w:t>
      </w:r>
      <w:r>
        <w:br/>
        <w:t xml:space="preserve">          &lt;subjectOf&gt;</w:t>
      </w:r>
      <w:r>
        <w:br/>
        <w:t xml:space="preserve">            &lt;document&gt;</w:t>
      </w:r>
      <w:r>
        <w:br/>
      </w:r>
      <w:r w:rsidRPr="00DD7E6A">
        <w:t xml:space="preserve">              &lt;effectiveTime value="</w:t>
      </w:r>
      <w:r w:rsidRPr="00865515">
        <w:rPr>
          <w:b/>
          <w:bCs/>
          <w:i/>
          <w:iCs/>
        </w:rPr>
        <w:t>Publication Year</w:t>
      </w:r>
      <w:r w:rsidRPr="00DD7E6A">
        <w:t>"/&gt;</w:t>
      </w:r>
    </w:p>
    <w:p w:rsidR="000C08F1" w:rsidRPr="00865515" w:rsidRDefault="000C08F1" w:rsidP="00865515">
      <w:pPr>
        <w:pStyle w:val="Heading6"/>
        <w:rPr>
          <w:lang w:eastAsia="en-US"/>
        </w:rPr>
      </w:pPr>
      <w:r w:rsidRPr="00865515">
        <w:rPr>
          <w:lang w:eastAsia="en-US"/>
        </w:rPr>
        <w:t>Species Primary Author</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6A55A4" w:rsidP="006A55A4">
            <w:pPr>
              <w:jc w:val="both"/>
              <w:rPr>
                <w:lang w:eastAsia="en-US"/>
              </w:rPr>
            </w:pPr>
            <w:r w:rsidRPr="006A55A4">
              <w:rPr>
                <w:lang w:eastAsia="en-US"/>
              </w:rPr>
              <w:t xml:space="preserve">The primary author of an organism </w:t>
            </w:r>
            <w:r>
              <w:rPr>
                <w:lang w:eastAsia="en-US"/>
              </w:rPr>
              <w:t xml:space="preserve">species shall be specified; refers to the first author, who published the plant/animal name (of any rank). </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6A55A4" w:rsidP="00E028C4">
            <w:pPr>
              <w:rPr>
                <w:lang w:eastAsia="en-US"/>
              </w:rPr>
            </w:pPr>
            <w:r>
              <w:rPr>
                <w:lang w:eastAsia="en-US"/>
              </w:rPr>
              <w:t>Sch.Bip</w:t>
            </w: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6A55A4" w:rsidP="00E028C4">
            <w:pPr>
              <w:rPr>
                <w:lang w:eastAsia="en-US"/>
              </w:rPr>
            </w:pPr>
            <w:r>
              <w:rPr>
                <w:lang w:eastAsia="en-US"/>
              </w:rPr>
              <w:t>OPTIONAL</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B83525" w:rsidP="00E028C4">
            <w:pPr>
              <w:rPr>
                <w:lang w:eastAsia="en-US"/>
              </w:rPr>
            </w:pPr>
            <w:r>
              <w:rPr>
                <w:lang w:eastAsia="en-US"/>
              </w:rPr>
              <w:t>ST</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865515" w:rsidRDefault="00865515" w:rsidP="00865515">
      <w:pPr>
        <w:pStyle w:val="XML"/>
      </w:pPr>
      <w:r>
        <w:t>&lt;identifiedSubstance&gt;</w:t>
      </w:r>
      <w:r>
        <w:br/>
        <w:t xml:space="preserve">  &lt;identifiedSubstance&gt;&lt;!—Other Substance Details --&gt;&lt;/identifiedSubstance&gt;</w:t>
      </w:r>
    </w:p>
    <w:p w:rsidR="00865515" w:rsidRPr="000B24B9" w:rsidRDefault="00865515" w:rsidP="00865515">
      <w:pPr>
        <w:pStyle w:val="XML"/>
        <w:keepLines w:val="0"/>
        <w:spacing w:before="0" w:after="0"/>
      </w:pPr>
      <w:r>
        <w:t xml:space="preserve">  &lt;productOf&gt;</w:t>
      </w:r>
      <w:r>
        <w:br/>
        <w:t xml:space="preserve">    &lt;derivationProcess&gt;</w:t>
      </w:r>
      <w:r>
        <w:br/>
        <w:t xml:space="preserve">      &lt;interactor typeCode="CSM"&gt;</w:t>
      </w:r>
      <w:r>
        <w:br/>
        <w:t xml:space="preserve">        &lt;presentSubstance&gt;</w:t>
      </w:r>
      <w:r>
        <w:br/>
        <w:t xml:space="preserve">          &lt;subjectOf&gt;</w:t>
      </w:r>
      <w:r>
        <w:br/>
        <w:t xml:space="preserve">            &lt;document&gt;</w:t>
      </w:r>
      <w:r>
        <w:br/>
        <w:t xml:space="preserve">              &lt;author&gt;</w:t>
      </w:r>
      <w:r>
        <w:br/>
        <w:t xml:space="preserve">                &lt;assignedEntity&gt;</w:t>
      </w:r>
      <w:r>
        <w:br/>
        <w:t xml:space="preserve">                  &lt;assignedPerson&gt;</w:t>
      </w:r>
      <w:r>
        <w:br/>
        <w:t xml:space="preserve">                    &lt;name&gt;</w:t>
      </w:r>
      <w:r w:rsidRPr="00865515">
        <w:rPr>
          <w:b/>
          <w:bCs/>
          <w:i/>
          <w:iCs/>
        </w:rPr>
        <w:t>Author Name</w:t>
      </w:r>
      <w:r>
        <w:t>&lt;/name&gt;</w:t>
      </w:r>
    </w:p>
    <w:p w:rsidR="000C08F1" w:rsidRPr="00865515" w:rsidRDefault="000C08F1" w:rsidP="00865515">
      <w:pPr>
        <w:pStyle w:val="Heading6"/>
        <w:rPr>
          <w:lang w:eastAsia="en-US"/>
        </w:rPr>
      </w:pPr>
      <w:r w:rsidRPr="00865515">
        <w:rPr>
          <w:lang w:eastAsia="en-US"/>
        </w:rPr>
        <w:t>Species Primary Author Year</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6A55A4" w:rsidP="006A55A4">
            <w:pPr>
              <w:jc w:val="both"/>
              <w:rPr>
                <w:lang w:eastAsia="en-US"/>
              </w:rPr>
            </w:pPr>
            <w:r>
              <w:rPr>
                <w:lang w:eastAsia="en-US"/>
              </w:rPr>
              <w:t>The primary author year of an organism species shall be specified; refers to the year in which the first author published the plant/animal name (of any rank).</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D687D" w:rsidP="00E028C4">
            <w:pPr>
              <w:rPr>
                <w:lang w:eastAsia="en-US"/>
              </w:rPr>
            </w:pP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0B681B" w:rsidP="00E028C4">
            <w:pPr>
              <w:rPr>
                <w:lang w:eastAsia="en-US"/>
              </w:rPr>
            </w:pPr>
            <w:r>
              <w:rPr>
                <w:lang w:eastAsia="en-US"/>
              </w:rPr>
              <w:t>OPTIONAL</w:t>
            </w:r>
          </w:p>
        </w:tc>
      </w:tr>
      <w:tr w:rsidR="00ED687D" w:rsidRPr="007A51EF" w:rsidTr="004C3778">
        <w:tc>
          <w:tcPr>
            <w:tcW w:w="1951" w:type="dxa"/>
            <w:shd w:val="clear" w:color="auto" w:fill="auto"/>
          </w:tcPr>
          <w:p w:rsidR="00ED687D" w:rsidRPr="007A51EF" w:rsidRDefault="00ED687D" w:rsidP="00E028C4">
            <w:pPr>
              <w:rPr>
                <w:b/>
              </w:rPr>
            </w:pPr>
            <w:r w:rsidRPr="007A51EF">
              <w:rPr>
                <w:b/>
              </w:rPr>
              <w:lastRenderedPageBreak/>
              <w:t>Data Type</w:t>
            </w:r>
          </w:p>
        </w:tc>
        <w:tc>
          <w:tcPr>
            <w:tcW w:w="8017" w:type="dxa"/>
            <w:shd w:val="clear" w:color="auto" w:fill="auto"/>
          </w:tcPr>
          <w:p w:rsidR="00ED687D" w:rsidRPr="007A51EF" w:rsidRDefault="006A55A4" w:rsidP="00E028C4">
            <w:pPr>
              <w:rPr>
                <w:lang w:eastAsia="en-US"/>
              </w:rPr>
            </w:pPr>
            <w:r>
              <w:rPr>
                <w:lang w:eastAsia="en-US"/>
              </w:rPr>
              <w:t>ST</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865515" w:rsidRDefault="00865515" w:rsidP="00865515">
      <w:pPr>
        <w:pStyle w:val="XML"/>
      </w:pPr>
      <w:r>
        <w:t>&lt;identifiedSubstance&gt;</w:t>
      </w:r>
      <w:r>
        <w:br/>
        <w:t xml:space="preserve">  &lt;identifiedSubstance&gt;&lt;!—Other Substance Details --&gt;&lt;/identifiedSubstance&gt;</w:t>
      </w:r>
    </w:p>
    <w:p w:rsidR="00865515" w:rsidRPr="000B24B9" w:rsidRDefault="00865515" w:rsidP="00865515">
      <w:pPr>
        <w:pStyle w:val="XML"/>
        <w:keepLines w:val="0"/>
        <w:spacing w:before="0" w:after="0"/>
      </w:pPr>
      <w:r>
        <w:t xml:space="preserve">  &lt;productOf&gt;</w:t>
      </w:r>
      <w:r>
        <w:br/>
        <w:t xml:space="preserve">    &lt;derivationProcess&gt;</w:t>
      </w:r>
      <w:r>
        <w:br/>
        <w:t xml:space="preserve">      &lt;interactor typeCode="CSM"&gt;</w:t>
      </w:r>
      <w:r>
        <w:br/>
        <w:t xml:space="preserve">        &lt;presentSubstance&gt;</w:t>
      </w:r>
      <w:r>
        <w:br/>
        <w:t xml:space="preserve">          &lt;subjectOf&gt;</w:t>
      </w:r>
      <w:r>
        <w:br/>
        <w:t xml:space="preserve">            &lt;document&gt;</w:t>
      </w:r>
      <w:r>
        <w:br/>
      </w:r>
      <w:r w:rsidRPr="00DD7E6A">
        <w:t xml:space="preserve">              &lt;effectiveTime value="</w:t>
      </w:r>
      <w:r w:rsidRPr="00865515">
        <w:rPr>
          <w:b/>
          <w:bCs/>
          <w:i/>
          <w:iCs/>
        </w:rPr>
        <w:t>Publication Year</w:t>
      </w:r>
      <w:r w:rsidRPr="00DD7E6A">
        <w:t>"/&gt;</w:t>
      </w:r>
    </w:p>
    <w:p w:rsidR="000C08F1" w:rsidRPr="00B56FCE" w:rsidRDefault="000C08F1" w:rsidP="00AB5E98">
      <w:pPr>
        <w:pStyle w:val="Heading5"/>
        <w:rPr>
          <w:color w:val="0070C0"/>
          <w:lang w:eastAsia="en-US"/>
        </w:rPr>
      </w:pPr>
      <w:r w:rsidRPr="00B56FCE">
        <w:rPr>
          <w:color w:val="0070C0"/>
          <w:lang w:eastAsia="en-US"/>
        </w:rPr>
        <w:t>Hybrid Species Maternal Organism ID</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0B681B" w:rsidP="00E028C4">
            <w:pPr>
              <w:jc w:val="both"/>
              <w:rPr>
                <w:lang w:eastAsia="en-US"/>
              </w:rPr>
            </w:pPr>
            <w:r w:rsidRPr="000B681B">
              <w:rPr>
                <w:lang w:eastAsia="en-US"/>
              </w:rPr>
              <w:t>The identifier of the maternal species constituting the hybrid organism shall be specified based on a controlled vocabulary.</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D687D" w:rsidP="00E028C4">
            <w:pPr>
              <w:rPr>
                <w:lang w:eastAsia="en-US"/>
              </w:rPr>
            </w:pP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0B681B" w:rsidP="00E028C4">
            <w:pPr>
              <w:rPr>
                <w:lang w:eastAsia="en-US"/>
              </w:rPr>
            </w:pPr>
            <w:r>
              <w:rPr>
                <w:lang w:eastAsia="en-US"/>
              </w:rPr>
              <w:t>OPTIONAL</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0B681B"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E36AA3" w:rsidRDefault="00E36AA3" w:rsidP="00E36AA3">
      <w:pPr>
        <w:pStyle w:val="XML"/>
      </w:pPr>
      <w:r>
        <w:t>&lt;identifiedSubstance&gt;</w:t>
      </w:r>
      <w:r>
        <w:br/>
        <w:t xml:space="preserve">  &lt;identifiedSubstance&gt;&lt;!—Other Substance Details --&gt;&lt;/identifiedSubstance&gt;</w:t>
      </w:r>
    </w:p>
    <w:p w:rsidR="00E36AA3" w:rsidRDefault="00E36AA3" w:rsidP="00677674">
      <w:pPr>
        <w:pStyle w:val="XML"/>
        <w:keepLines w:val="0"/>
      </w:pPr>
      <w:r>
        <w:t xml:space="preserve">  &lt;productOf&gt;</w:t>
      </w:r>
      <w:r>
        <w:br/>
        <w:t xml:space="preserve">    &lt;derivationProcess&gt;</w:t>
      </w:r>
      <w:r>
        <w:br/>
        <w:t xml:space="preserve">      &lt;code code="</w:t>
      </w:r>
      <w:r w:rsidRPr="000C4ACE">
        <w:rPr>
          <w:i/>
          <w:iCs/>
        </w:rPr>
        <w:t>Code meaning ‘Isolation from Matrix’ with method if needed</w:t>
      </w:r>
      <w:r>
        <w:t xml:space="preserve">" </w:t>
      </w:r>
      <w:r>
        <w:br/>
        <w:t xml:space="preserve">            codeSystem="</w:t>
      </w:r>
      <w:r w:rsidRPr="000C4ACE">
        <w:rPr>
          <w:i/>
          <w:iCs/>
        </w:rPr>
        <w:t>Code System (OID)</w:t>
      </w:r>
      <w:r>
        <w:t>"/&gt;</w:t>
      </w:r>
      <w:r>
        <w:br/>
        <w:t xml:space="preserve">      &lt;interactor typeCode="CSM"&gt;</w:t>
      </w:r>
      <w:r>
        <w:br/>
        <w:t xml:space="preserve">        &lt;presentSubstance&gt;</w:t>
      </w:r>
      <w:r>
        <w:br/>
        <w:t xml:space="preserve">          &lt;presentSubstance .../&gt;</w:t>
      </w:r>
      <w:r>
        <w:br/>
        <w:t xml:space="preserve">          &lt;environmentOrganismStrain .../&gt;</w:t>
      </w:r>
      <w:r>
        <w:br/>
        <w:t xml:space="preserve">        &lt;/presentSubstance&gt;</w:t>
      </w:r>
      <w:r>
        <w:br/>
        <w:t xml:space="preserve">        &lt;productOf&gt;</w:t>
      </w:r>
      <w:r>
        <w:br/>
        <w:t xml:space="preserve">          &lt;derivationProcess&gt;</w:t>
      </w:r>
      <w:r>
        <w:br/>
        <w:t xml:space="preserve">            &lt;code code="</w:t>
      </w:r>
      <w:r w:rsidRPr="000C4ACE">
        <w:rPr>
          <w:i/>
          <w:iCs/>
        </w:rPr>
        <w:t>Code meaning ‘Preparing the Source Material’</w:t>
      </w:r>
      <w:r>
        <w:t xml:space="preserve"> " </w:t>
      </w:r>
      <w:r>
        <w:br/>
        <w:t xml:space="preserve">                  codeSystem="</w:t>
      </w:r>
      <w:r w:rsidRPr="000C4ACE">
        <w:rPr>
          <w:i/>
          <w:iCs/>
        </w:rPr>
        <w:t>Code System (OID)</w:t>
      </w:r>
      <w:r>
        <w:t>"/&gt;</w:t>
      </w:r>
      <w:r>
        <w:br/>
        <w:t xml:space="preserve">            &lt;!-- Preparation Steps follow --&gt;</w:t>
      </w:r>
      <w:r>
        <w:br/>
        <w:t xml:space="preserve">            &lt;component&gt;</w:t>
      </w:r>
      <w:r>
        <w:br/>
        <w:t xml:space="preserve">              &lt;derivationProcess&gt;</w:t>
      </w:r>
      <w:r>
        <w:br/>
        <w:t xml:space="preserve">                &lt;code code="</w:t>
      </w:r>
      <w:r w:rsidRPr="00D83189">
        <w:rPr>
          <w:i/>
          <w:iCs/>
        </w:rPr>
        <w:t>Code meaning ‘Hybridization’</w:t>
      </w:r>
      <w:r>
        <w:t>"/&gt;</w:t>
      </w:r>
      <w:r>
        <w:br/>
        <w:t xml:space="preserve">                      codeSystem="</w:t>
      </w:r>
      <w:r w:rsidRPr="000C4ACE">
        <w:rPr>
          <w:i/>
          <w:iCs/>
        </w:rPr>
        <w:t>Code System (OID)</w:t>
      </w:r>
      <w:r w:rsidR="00D83189">
        <w:t>"/&gt;</w:t>
      </w:r>
      <w:r w:rsidR="00D83189">
        <w:br/>
        <w:t xml:space="preserve">                &lt;directTarget&gt;</w:t>
      </w:r>
      <w:r w:rsidR="00D83189">
        <w:br/>
        <w:t xml:space="preserve">                  &lt;functionCode code="</w:t>
      </w:r>
      <w:r w:rsidR="00D83189" w:rsidRPr="00D83189">
        <w:rPr>
          <w:i/>
          <w:iCs/>
        </w:rPr>
        <w:t>Code for ‘Maternal Organism’</w:t>
      </w:r>
      <w:r w:rsidR="00D83189">
        <w:t xml:space="preserve">" </w:t>
      </w:r>
      <w:r w:rsidR="00D83189">
        <w:br/>
        <w:t xml:space="preserve">                                codeSystem="</w:t>
      </w:r>
      <w:r w:rsidR="00D83189" w:rsidRPr="00D83189">
        <w:rPr>
          <w:i/>
          <w:iCs/>
        </w:rPr>
        <w:t>Code System (OID)</w:t>
      </w:r>
      <w:r w:rsidR="00D83189">
        <w:t>"</w:t>
      </w:r>
      <w:r w:rsidR="00D83189">
        <w:br/>
        <w:t xml:space="preserve">                                displayName="maternal organism"/&gt;</w:t>
      </w:r>
      <w:r w:rsidR="00D83189">
        <w:br/>
        <w:t xml:space="preserve">                  &lt;presentSubstance&gt;</w:t>
      </w:r>
      <w:r w:rsidR="00D83189">
        <w:br/>
        <w:t xml:space="preserve">                    &lt;identifiedSubstance&gt;</w:t>
      </w:r>
      <w:r w:rsidR="00D83189">
        <w:br/>
        <w:t xml:space="preserve">                      &lt;code code="</w:t>
      </w:r>
      <w:r w:rsidR="00677674" w:rsidRPr="00677674">
        <w:rPr>
          <w:b/>
          <w:bCs/>
          <w:i/>
          <w:iCs/>
        </w:rPr>
        <w:t xml:space="preserve">Hybrid Species Maternal </w:t>
      </w:r>
      <w:r w:rsidR="00D83189" w:rsidRPr="00677674">
        <w:rPr>
          <w:b/>
          <w:bCs/>
          <w:i/>
          <w:iCs/>
        </w:rPr>
        <w:t>Organism</w:t>
      </w:r>
      <w:r w:rsidR="00677674" w:rsidRPr="00677674">
        <w:rPr>
          <w:b/>
          <w:bCs/>
          <w:i/>
          <w:iCs/>
        </w:rPr>
        <w:t xml:space="preserve"> Id</w:t>
      </w:r>
      <w:r w:rsidR="00D83189">
        <w:t xml:space="preserve">" </w:t>
      </w:r>
      <w:r w:rsidR="00D83189">
        <w:br/>
        <w:t xml:space="preserve">                            codeSystem="</w:t>
      </w:r>
      <w:r w:rsidR="00677674">
        <w:rPr>
          <w:i/>
          <w:iCs/>
        </w:rPr>
        <w:t>Organism Id</w:t>
      </w:r>
      <w:r w:rsidR="00D83189" w:rsidRPr="00D83189">
        <w:rPr>
          <w:i/>
          <w:iCs/>
        </w:rPr>
        <w:t xml:space="preserve"> System (OID)</w:t>
      </w:r>
      <w:r w:rsidR="00D83189">
        <w:t>"/&gt;</w:t>
      </w:r>
      <w:r w:rsidR="00D83189">
        <w:br/>
        <w:t xml:space="preserve">                    &lt;/identifiedSubstance&gt;</w:t>
      </w:r>
      <w:r w:rsidR="00D83189">
        <w:br/>
        <w:t xml:space="preserve">                  &lt;/presentSubstance&gt;</w:t>
      </w:r>
      <w:r w:rsidR="00D83189">
        <w:br/>
        <w:t xml:space="preserve">                &lt;/directTarget&gt;</w:t>
      </w:r>
      <w:r w:rsidR="00677674">
        <w:br/>
        <w:t xml:space="preserve">                &lt;directTarget&gt;</w:t>
      </w:r>
      <w:r w:rsidR="00677674">
        <w:br/>
        <w:t xml:space="preserve">                  &lt;functionCode code="</w:t>
      </w:r>
      <w:r w:rsidR="00677674">
        <w:rPr>
          <w:i/>
          <w:iCs/>
        </w:rPr>
        <w:t>Code for ‘P</w:t>
      </w:r>
      <w:r w:rsidR="00677674" w:rsidRPr="00D83189">
        <w:rPr>
          <w:i/>
          <w:iCs/>
        </w:rPr>
        <w:t>aternal Organism’</w:t>
      </w:r>
      <w:r w:rsidR="00677674">
        <w:t xml:space="preserve">" </w:t>
      </w:r>
      <w:r w:rsidR="00677674">
        <w:br/>
        <w:t xml:space="preserve">                                codeSystem="</w:t>
      </w:r>
      <w:r w:rsidR="00677674" w:rsidRPr="00D83189">
        <w:rPr>
          <w:i/>
          <w:iCs/>
        </w:rPr>
        <w:t>Code System (OID)</w:t>
      </w:r>
      <w:r w:rsidR="00677674">
        <w:t>"</w:t>
      </w:r>
      <w:r w:rsidR="00677674">
        <w:br/>
        <w:t xml:space="preserve">                                displayName="paternal organism"/&gt;</w:t>
      </w:r>
      <w:r w:rsidR="00677674">
        <w:br/>
        <w:t xml:space="preserve">                  &lt;presentSubstance&gt;</w:t>
      </w:r>
      <w:r w:rsidR="00677674">
        <w:br/>
        <w:t xml:space="preserve">                    &lt;identifiedSubstance&gt;</w:t>
      </w:r>
      <w:r w:rsidR="00677674">
        <w:br/>
        <w:t xml:space="preserve">                      &lt;code code="</w:t>
      </w:r>
      <w:r w:rsidR="00677674" w:rsidRPr="00677674">
        <w:rPr>
          <w:i/>
          <w:iCs/>
        </w:rPr>
        <w:t>Hybrid Species Paternal Organism Id</w:t>
      </w:r>
      <w:r w:rsidR="00677674">
        <w:t xml:space="preserve">" </w:t>
      </w:r>
      <w:r w:rsidR="00677674">
        <w:br/>
        <w:t xml:space="preserve">                            codeSystem="</w:t>
      </w:r>
      <w:r w:rsidR="00677674">
        <w:rPr>
          <w:i/>
          <w:iCs/>
        </w:rPr>
        <w:t>Organism Id</w:t>
      </w:r>
      <w:r w:rsidR="00677674" w:rsidRPr="00D83189">
        <w:rPr>
          <w:i/>
          <w:iCs/>
        </w:rPr>
        <w:t xml:space="preserve"> System (OID)</w:t>
      </w:r>
      <w:r w:rsidR="00677674">
        <w:t>"/&gt;</w:t>
      </w:r>
      <w:r w:rsidR="00677674">
        <w:br/>
        <w:t xml:space="preserve">                    &lt;/identifiedSubstance&gt;</w:t>
      </w:r>
      <w:r w:rsidR="00677674">
        <w:br/>
        <w:t xml:space="preserve">                  &lt;/presentSubstance&gt;</w:t>
      </w:r>
      <w:r w:rsidR="00677674">
        <w:br/>
        <w:t xml:space="preserve">                &lt;/directTarget&gt;</w:t>
      </w:r>
      <w:r w:rsidR="00677674">
        <w:br/>
      </w:r>
      <w:r>
        <w:t xml:space="preserve">              &lt;/derivationProcess&gt;</w:t>
      </w:r>
      <w:r>
        <w:br/>
        <w:t xml:space="preserve">            &lt;/component&gt;</w:t>
      </w:r>
    </w:p>
    <w:p w:rsidR="000C08F1" w:rsidRDefault="000C08F1" w:rsidP="00AB5E98">
      <w:pPr>
        <w:pStyle w:val="Heading5"/>
        <w:rPr>
          <w:color w:val="0070C0"/>
          <w:lang w:eastAsia="en-US"/>
        </w:rPr>
      </w:pPr>
      <w:r w:rsidRPr="00B56FCE">
        <w:rPr>
          <w:color w:val="0070C0"/>
          <w:lang w:eastAsia="en-US"/>
        </w:rPr>
        <w:lastRenderedPageBreak/>
        <w:t>Hybrid Species Paternal Organism ID</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0B681B" w:rsidP="00E028C4">
            <w:pPr>
              <w:jc w:val="both"/>
              <w:rPr>
                <w:lang w:eastAsia="en-US"/>
              </w:rPr>
            </w:pPr>
            <w:r w:rsidRPr="000B681B">
              <w:rPr>
                <w:lang w:eastAsia="en-US"/>
              </w:rPr>
              <w:t>The identifier of the paternal species constituting the hybrid organism shall be specified based on a controlled vocabulary.</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D687D" w:rsidP="00E028C4">
            <w:pPr>
              <w:rPr>
                <w:lang w:eastAsia="en-US"/>
              </w:rPr>
            </w:pP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0B681B" w:rsidP="00E028C4">
            <w:pPr>
              <w:rPr>
                <w:lang w:eastAsia="en-US"/>
              </w:rPr>
            </w:pPr>
            <w:r>
              <w:rPr>
                <w:lang w:eastAsia="en-US"/>
              </w:rPr>
              <w:t>OPTIONAL</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0B681B"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677674" w:rsidRDefault="00677674" w:rsidP="00677674">
      <w:pPr>
        <w:pStyle w:val="XML"/>
      </w:pPr>
      <w:r>
        <w:t>&lt;identifiedSubstance&gt;</w:t>
      </w:r>
      <w:r>
        <w:br/>
        <w:t xml:space="preserve">  &lt;identifiedSubstance&gt;&lt;!—Other Substance Details --&gt;&lt;/identifiedSubstance&gt;</w:t>
      </w:r>
    </w:p>
    <w:p w:rsidR="00677674" w:rsidRDefault="00677674" w:rsidP="00677674">
      <w:pPr>
        <w:pStyle w:val="XML"/>
        <w:keepLines w:val="0"/>
      </w:pPr>
      <w:r>
        <w:t xml:space="preserve">  &lt;productOf&gt;</w:t>
      </w:r>
      <w:r>
        <w:br/>
        <w:t xml:space="preserve">    &lt;derivationProcess&gt;</w:t>
      </w:r>
      <w:r>
        <w:br/>
        <w:t xml:space="preserve">      &lt;code code="</w:t>
      </w:r>
      <w:r w:rsidRPr="000C4ACE">
        <w:rPr>
          <w:i/>
          <w:iCs/>
        </w:rPr>
        <w:t>Code meaning ‘Isolation from Matrix’ with method if needed</w:t>
      </w:r>
      <w:r>
        <w:t xml:space="preserve">" </w:t>
      </w:r>
      <w:r>
        <w:br/>
        <w:t xml:space="preserve">            codeSystem="</w:t>
      </w:r>
      <w:r w:rsidRPr="000C4ACE">
        <w:rPr>
          <w:i/>
          <w:iCs/>
        </w:rPr>
        <w:t>Code System (OID)</w:t>
      </w:r>
      <w:r>
        <w:t>"/&gt;</w:t>
      </w:r>
      <w:r>
        <w:br/>
        <w:t xml:space="preserve">      &lt;interactor typeCode="CSM"&gt;</w:t>
      </w:r>
      <w:r>
        <w:br/>
        <w:t xml:space="preserve">        &lt;presentSubstance&gt;</w:t>
      </w:r>
      <w:r>
        <w:br/>
        <w:t xml:space="preserve">          &lt;presentSubstance .../&gt;</w:t>
      </w:r>
      <w:r>
        <w:br/>
        <w:t xml:space="preserve">          &lt;environmentOrganismStrain .../&gt;</w:t>
      </w:r>
      <w:r>
        <w:br/>
        <w:t xml:space="preserve">        &lt;/presentSubstance&gt;</w:t>
      </w:r>
      <w:r>
        <w:br/>
        <w:t xml:space="preserve">        &lt;productOf&gt;</w:t>
      </w:r>
      <w:r>
        <w:br/>
        <w:t xml:space="preserve">          &lt;derivationProcess&gt;</w:t>
      </w:r>
      <w:r>
        <w:br/>
        <w:t xml:space="preserve">            &lt;code code="</w:t>
      </w:r>
      <w:r w:rsidRPr="000C4ACE">
        <w:rPr>
          <w:i/>
          <w:iCs/>
        </w:rPr>
        <w:t>Code meaning ‘Preparing the Source Material’</w:t>
      </w:r>
      <w:r>
        <w:t xml:space="preserve"> " </w:t>
      </w:r>
      <w:r>
        <w:br/>
        <w:t xml:space="preserve">                  codeSystem="</w:t>
      </w:r>
      <w:r w:rsidRPr="000C4ACE">
        <w:rPr>
          <w:i/>
          <w:iCs/>
        </w:rPr>
        <w:t>Code System (OID)</w:t>
      </w:r>
      <w:r>
        <w:t>"/&gt;</w:t>
      </w:r>
      <w:r>
        <w:br/>
        <w:t xml:space="preserve">            &lt;!-- Preparation Steps follow --&gt;</w:t>
      </w:r>
      <w:r>
        <w:br/>
        <w:t xml:space="preserve">            &lt;component&gt;</w:t>
      </w:r>
      <w:r>
        <w:br/>
        <w:t xml:space="preserve">              &lt;derivationProcess&gt;</w:t>
      </w:r>
      <w:r>
        <w:br/>
        <w:t xml:space="preserve">                &lt;code code="</w:t>
      </w:r>
      <w:r w:rsidRPr="00D83189">
        <w:rPr>
          <w:i/>
          <w:iCs/>
        </w:rPr>
        <w:t>Code meaning ‘Hybridization’</w:t>
      </w:r>
      <w:r>
        <w:t>"/&gt;</w:t>
      </w:r>
      <w:r>
        <w:br/>
        <w:t xml:space="preserve">                      codeSystem="</w:t>
      </w:r>
      <w:r w:rsidRPr="000C4ACE">
        <w:rPr>
          <w:i/>
          <w:iCs/>
        </w:rPr>
        <w:t>Code System (OID)</w:t>
      </w:r>
      <w:r>
        <w:t>"/&gt;</w:t>
      </w:r>
      <w:r>
        <w:br/>
        <w:t xml:space="preserve">                &lt;directTarget&gt;</w:t>
      </w:r>
      <w:r>
        <w:br/>
        <w:t xml:space="preserve">                  &lt;functionCode code="</w:t>
      </w:r>
      <w:r w:rsidRPr="00D83189">
        <w:rPr>
          <w:i/>
          <w:iCs/>
        </w:rPr>
        <w:t>Code for ‘Maternal Organism’</w:t>
      </w:r>
      <w:r>
        <w:t xml:space="preserve">" </w:t>
      </w:r>
      <w:r>
        <w:br/>
        <w:t xml:space="preserve">                                codeSystem="</w:t>
      </w:r>
      <w:r w:rsidRPr="00D83189">
        <w:rPr>
          <w:i/>
          <w:iCs/>
        </w:rPr>
        <w:t>Code System (OID)</w:t>
      </w:r>
      <w:r>
        <w:t>"</w:t>
      </w:r>
      <w:r>
        <w:br/>
        <w:t xml:space="preserve">                                displayName="maternal organism"/&gt;</w:t>
      </w:r>
      <w:r>
        <w:br/>
        <w:t xml:space="preserve">                  &lt;presentSubstance&gt;</w:t>
      </w:r>
      <w:r>
        <w:br/>
        <w:t xml:space="preserve">                    &lt;identifiedSubstance&gt;</w:t>
      </w:r>
      <w:r>
        <w:br/>
        <w:t xml:space="preserve">                      &lt;code code="</w:t>
      </w:r>
      <w:r w:rsidRPr="00677674">
        <w:rPr>
          <w:i/>
          <w:iCs/>
        </w:rPr>
        <w:t>Hybrid Species Maternal Organism Id</w:t>
      </w:r>
      <w:r>
        <w:t xml:space="preserve">" </w:t>
      </w:r>
      <w:r>
        <w:br/>
        <w:t xml:space="preserve">                            codeSystem="</w:t>
      </w:r>
      <w:r>
        <w:rPr>
          <w:i/>
          <w:iCs/>
        </w:rPr>
        <w:t>Organism Id</w:t>
      </w:r>
      <w:r w:rsidRPr="00D83189">
        <w:rPr>
          <w:i/>
          <w:iCs/>
        </w:rPr>
        <w:t xml:space="preserve"> System (OID)</w:t>
      </w:r>
      <w:r>
        <w:t>"/&gt;</w:t>
      </w:r>
      <w:r>
        <w:br/>
        <w:t xml:space="preserve">                    &lt;/identifiedSubstance&gt;</w:t>
      </w:r>
      <w:r>
        <w:br/>
        <w:t xml:space="preserve">                  &lt;/presentSubstance&gt;</w:t>
      </w:r>
      <w:r>
        <w:br/>
        <w:t xml:space="preserve">                &lt;/directTarget&gt;</w:t>
      </w:r>
      <w:r>
        <w:br/>
        <w:t xml:space="preserve">                &lt;directTarget&gt;</w:t>
      </w:r>
      <w:r>
        <w:br/>
        <w:t xml:space="preserve">                  &lt;functionCode code="</w:t>
      </w:r>
      <w:r>
        <w:rPr>
          <w:i/>
          <w:iCs/>
        </w:rPr>
        <w:t>Code for ‘P</w:t>
      </w:r>
      <w:r w:rsidRPr="00D83189">
        <w:rPr>
          <w:i/>
          <w:iCs/>
        </w:rPr>
        <w:t>aternal Organism’</w:t>
      </w:r>
      <w:r>
        <w:t xml:space="preserve">" </w:t>
      </w:r>
      <w:r>
        <w:br/>
        <w:t xml:space="preserve">                                codeSystem="</w:t>
      </w:r>
      <w:r w:rsidRPr="00D83189">
        <w:rPr>
          <w:i/>
          <w:iCs/>
        </w:rPr>
        <w:t>Code System (OID)</w:t>
      </w:r>
      <w:r>
        <w:t>"</w:t>
      </w:r>
      <w:r>
        <w:br/>
        <w:t xml:space="preserve">                                displayName="paternal organism"/&gt;</w:t>
      </w:r>
      <w:r>
        <w:br/>
        <w:t xml:space="preserve">                  &lt;presentSubstance&gt;</w:t>
      </w:r>
      <w:r>
        <w:br/>
        <w:t xml:space="preserve">                    &lt;identifiedSubstance&gt;</w:t>
      </w:r>
      <w:r>
        <w:br/>
        <w:t xml:space="preserve">                      &lt;code code="</w:t>
      </w:r>
      <w:r w:rsidRPr="00677674">
        <w:rPr>
          <w:b/>
          <w:bCs/>
          <w:i/>
          <w:iCs/>
        </w:rPr>
        <w:t>H</w:t>
      </w:r>
      <w:r>
        <w:rPr>
          <w:b/>
          <w:bCs/>
          <w:i/>
          <w:iCs/>
        </w:rPr>
        <w:t>ybrid Species P</w:t>
      </w:r>
      <w:r w:rsidRPr="00677674">
        <w:rPr>
          <w:b/>
          <w:bCs/>
          <w:i/>
          <w:iCs/>
        </w:rPr>
        <w:t>aternal Organism Id</w:t>
      </w:r>
      <w:r>
        <w:t xml:space="preserve">" </w:t>
      </w:r>
      <w:r>
        <w:br/>
        <w:t xml:space="preserve">                            codeSystem="</w:t>
      </w:r>
      <w:r>
        <w:rPr>
          <w:i/>
          <w:iCs/>
        </w:rPr>
        <w:t>Organism Id</w:t>
      </w:r>
      <w:r w:rsidRPr="00D83189">
        <w:rPr>
          <w:i/>
          <w:iCs/>
        </w:rPr>
        <w:t xml:space="preserve"> System (OID)</w:t>
      </w:r>
      <w:r>
        <w:t>"/&gt;</w:t>
      </w:r>
      <w:r>
        <w:br/>
        <w:t xml:space="preserve">                    &lt;/identifiedSubstance&gt;</w:t>
      </w:r>
      <w:r>
        <w:br/>
        <w:t xml:space="preserve">                  &lt;/presentSubstance&gt;</w:t>
      </w:r>
      <w:r>
        <w:br/>
        <w:t xml:space="preserve">                &lt;/directTarget&gt;</w:t>
      </w:r>
      <w:r>
        <w:br/>
        <w:t xml:space="preserve">              &lt;/derivationProcess&gt;</w:t>
      </w:r>
      <w:r>
        <w:br/>
        <w:t xml:space="preserve">            &lt;/component&gt;</w:t>
      </w:r>
    </w:p>
    <w:p w:rsidR="000C08F1" w:rsidRPr="00B56FCE" w:rsidRDefault="000C08F1" w:rsidP="00AB5E98">
      <w:pPr>
        <w:pStyle w:val="Heading5"/>
        <w:rPr>
          <w:color w:val="0070C0"/>
          <w:lang w:eastAsia="en-US"/>
        </w:rPr>
      </w:pPr>
      <w:r w:rsidRPr="00B56FCE">
        <w:rPr>
          <w:color w:val="0070C0"/>
          <w:lang w:eastAsia="en-US"/>
        </w:rPr>
        <w:t>Hybrid Type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A613C1" w:rsidP="00E028C4">
            <w:pPr>
              <w:jc w:val="both"/>
              <w:rPr>
                <w:lang w:eastAsia="en-US"/>
              </w:rPr>
            </w:pPr>
            <w:r w:rsidRPr="00A613C1">
              <w:rPr>
                <w:lang w:eastAsia="en-US"/>
              </w:rPr>
              <w:t>The hybrid type of an organism shall be defined.</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A613C1" w:rsidP="00E028C4">
            <w:pPr>
              <w:rPr>
                <w:lang w:eastAsia="en-US"/>
              </w:rPr>
            </w:pPr>
            <w:r>
              <w:rPr>
                <w:lang w:eastAsia="en-US"/>
              </w:rPr>
              <w:t>Yes, No</w:t>
            </w: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677674" w:rsidP="00E028C4">
            <w:pPr>
              <w:rPr>
                <w:lang w:eastAsia="en-US"/>
              </w:rPr>
            </w:pPr>
            <w:r>
              <w:rPr>
                <w:lang w:eastAsia="en-US"/>
              </w:rPr>
              <w:t>IMPLICIT</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6A55A4" w:rsidP="00E028C4">
            <w:pPr>
              <w:rPr>
                <w:lang w:eastAsia="en-US"/>
              </w:rPr>
            </w:pPr>
            <w:r>
              <w:rPr>
                <w:lang w:eastAsia="en-US"/>
              </w:rPr>
              <w:t>BL</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677674" w:rsidP="00E028C4">
            <w:pPr>
              <w:jc w:val="both"/>
              <w:rPr>
                <w:lang w:eastAsia="en-US"/>
              </w:rPr>
            </w:pPr>
            <w:r>
              <w:rPr>
                <w:lang w:eastAsia="en-US"/>
              </w:rPr>
              <w:t>If the hybridization step is present, the organism is a hybrid.</w:t>
            </w:r>
          </w:p>
        </w:tc>
      </w:tr>
    </w:tbl>
    <w:p w:rsidR="00677674" w:rsidRDefault="00677674" w:rsidP="00677674">
      <w:pPr>
        <w:pStyle w:val="XML"/>
      </w:pPr>
      <w:r>
        <w:t>&lt;identifiedSubstance&gt;</w:t>
      </w:r>
      <w:r>
        <w:br/>
        <w:t xml:space="preserve">  &lt;identifiedSubstance&gt;&lt;!—Other Substance Details --&gt;&lt;/identifiedSubstance&gt;</w:t>
      </w:r>
    </w:p>
    <w:p w:rsidR="00677674" w:rsidRDefault="00677674" w:rsidP="00677674">
      <w:pPr>
        <w:pStyle w:val="XML"/>
        <w:keepLines w:val="0"/>
      </w:pPr>
      <w:r>
        <w:t xml:space="preserve">  &lt;productOf&gt;</w:t>
      </w:r>
      <w:r>
        <w:br/>
        <w:t xml:space="preserve">    &lt;derivationProcess&gt;</w:t>
      </w:r>
      <w:r>
        <w:br/>
      </w:r>
      <w:r>
        <w:lastRenderedPageBreak/>
        <w:t xml:space="preserve">      &lt;code code="</w:t>
      </w:r>
      <w:r w:rsidRPr="000C4ACE">
        <w:rPr>
          <w:i/>
          <w:iCs/>
        </w:rPr>
        <w:t>Code meaning ‘Isolation from Matrix’ with method if needed</w:t>
      </w:r>
      <w:r>
        <w:t xml:space="preserve">" </w:t>
      </w:r>
      <w:r>
        <w:br/>
        <w:t xml:space="preserve">            codeSystem="</w:t>
      </w:r>
      <w:r w:rsidRPr="000C4ACE">
        <w:rPr>
          <w:i/>
          <w:iCs/>
        </w:rPr>
        <w:t>Code System (OID)</w:t>
      </w:r>
      <w:r>
        <w:t>"/&gt;</w:t>
      </w:r>
      <w:r>
        <w:br/>
        <w:t xml:space="preserve">      &lt;interactor typeCode="CSM"&gt;</w:t>
      </w:r>
      <w:r>
        <w:br/>
        <w:t xml:space="preserve">        &lt;presentSubstance&gt;</w:t>
      </w:r>
      <w:r>
        <w:br/>
        <w:t xml:space="preserve">          &lt;presentSubstance .../&gt;</w:t>
      </w:r>
      <w:r>
        <w:br/>
        <w:t xml:space="preserve">          &lt;environmentOrganismStrain .../&gt;</w:t>
      </w:r>
      <w:r>
        <w:br/>
        <w:t xml:space="preserve">        &lt;/presentSubstance&gt;</w:t>
      </w:r>
      <w:r>
        <w:br/>
        <w:t xml:space="preserve">        &lt;productOf&gt;</w:t>
      </w:r>
      <w:r>
        <w:br/>
        <w:t xml:space="preserve">          &lt;derivationProcess&gt;</w:t>
      </w:r>
      <w:r>
        <w:br/>
        <w:t xml:space="preserve">            &lt;code code="</w:t>
      </w:r>
      <w:r w:rsidRPr="000C4ACE">
        <w:rPr>
          <w:i/>
          <w:iCs/>
        </w:rPr>
        <w:t>Code meaning ‘Preparing the Source Material’</w:t>
      </w:r>
      <w:r>
        <w:t xml:space="preserve"> " </w:t>
      </w:r>
      <w:r>
        <w:br/>
        <w:t xml:space="preserve">                  codeSystem="</w:t>
      </w:r>
      <w:r w:rsidRPr="000C4ACE">
        <w:rPr>
          <w:i/>
          <w:iCs/>
        </w:rPr>
        <w:t>Code System (OID)</w:t>
      </w:r>
      <w:r>
        <w:t>"/&gt;</w:t>
      </w:r>
      <w:r>
        <w:br/>
        <w:t xml:space="preserve">            &lt;!-- Preparation Steps follow --&gt;</w:t>
      </w:r>
      <w:r>
        <w:br/>
        <w:t xml:space="preserve">            </w:t>
      </w:r>
      <w:r w:rsidRPr="00ED7CB7">
        <w:rPr>
          <w:b/>
          <w:bCs/>
        </w:rPr>
        <w:t>&lt;component&gt;</w:t>
      </w:r>
      <w:r w:rsidRPr="00ED7CB7">
        <w:rPr>
          <w:b/>
          <w:bCs/>
        </w:rPr>
        <w:br/>
        <w:t xml:space="preserve">              &lt;derivationProcess&gt;</w:t>
      </w:r>
      <w:r w:rsidRPr="00ED7CB7">
        <w:rPr>
          <w:b/>
          <w:bCs/>
        </w:rPr>
        <w:br/>
        <w:t xml:space="preserve">                &lt;code code="</w:t>
      </w:r>
      <w:r w:rsidRPr="00ED7CB7">
        <w:rPr>
          <w:b/>
          <w:bCs/>
          <w:i/>
          <w:iCs/>
        </w:rPr>
        <w:t>Code meaning ‘Hybridization’</w:t>
      </w:r>
      <w:r w:rsidRPr="00ED7CB7">
        <w:rPr>
          <w:b/>
          <w:bCs/>
        </w:rPr>
        <w:t>"/&gt;</w:t>
      </w:r>
      <w:r w:rsidRPr="00ED7CB7">
        <w:rPr>
          <w:b/>
          <w:bCs/>
        </w:rPr>
        <w:br/>
        <w:t xml:space="preserve">                      codeSystem="</w:t>
      </w:r>
      <w:r w:rsidRPr="00ED7CB7">
        <w:rPr>
          <w:b/>
          <w:bCs/>
          <w:i/>
          <w:iCs/>
        </w:rPr>
        <w:t>Code System (OID)</w:t>
      </w:r>
      <w:r w:rsidRPr="00ED7CB7">
        <w:rPr>
          <w:b/>
          <w:bCs/>
        </w:rPr>
        <w:t>"/&gt;</w:t>
      </w:r>
    </w:p>
    <w:p w:rsidR="000C08F1" w:rsidRPr="00B56FCE" w:rsidRDefault="000C08F1" w:rsidP="00AB5E98">
      <w:pPr>
        <w:pStyle w:val="Heading5"/>
        <w:rPr>
          <w:color w:val="0070C0"/>
          <w:lang w:eastAsia="en-US"/>
        </w:rPr>
      </w:pPr>
      <w:r w:rsidRPr="00B56FCE">
        <w:rPr>
          <w:color w:val="0070C0"/>
          <w:lang w:eastAsia="en-US"/>
        </w:rPr>
        <w:t>Infraspecific Type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A613C1" w:rsidP="00E028C4">
            <w:pPr>
              <w:jc w:val="both"/>
              <w:rPr>
                <w:lang w:eastAsia="en-US"/>
              </w:rPr>
            </w:pPr>
            <w:r w:rsidRPr="00A613C1">
              <w:rPr>
                <w:lang w:eastAsia="en-US"/>
              </w:rPr>
              <w:t>The infraspecific type of an organism shall be specified</w:t>
            </w:r>
            <w:r>
              <w:rPr>
                <w:lang w:eastAsia="en-US"/>
              </w:rPr>
              <w:t>.</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D687D" w:rsidP="00E028C4">
            <w:pPr>
              <w:rPr>
                <w:lang w:eastAsia="en-US"/>
              </w:rPr>
            </w:pP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A613C1" w:rsidP="00E028C4">
            <w:pPr>
              <w:rPr>
                <w:lang w:eastAsia="en-US"/>
              </w:rPr>
            </w:pPr>
            <w:r>
              <w:rPr>
                <w:lang w:eastAsia="en-US"/>
              </w:rPr>
              <w:t>OPTIONAL</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6A55A4"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1F7ED9" w:rsidRDefault="001F7ED9" w:rsidP="001F7ED9">
      <w:pPr>
        <w:pStyle w:val="XML"/>
      </w:pPr>
      <w:r>
        <w:t>&lt;identifiedSubstance&gt;</w:t>
      </w:r>
      <w:r>
        <w:br/>
        <w:t xml:space="preserve">  &lt;identifiedSubstance&gt;&lt;!—Other Substance Details --&gt;&lt;/identifiedSubstance&gt;</w:t>
      </w:r>
    </w:p>
    <w:p w:rsidR="001F7ED9" w:rsidRDefault="001F7ED9" w:rsidP="001F7ED9">
      <w:pPr>
        <w:pStyle w:val="XML"/>
        <w:keepLines w:val="0"/>
      </w:pPr>
      <w:r>
        <w:t xml:space="preserve">  &lt;productOf&gt;</w:t>
      </w:r>
      <w:r>
        <w:br/>
        <w:t xml:space="preserve">    &lt;derivationProcess&gt;</w:t>
      </w:r>
      <w:r>
        <w:br/>
        <w:t xml:space="preserve">      &lt;interactor typeCode="CSM"&gt;</w:t>
      </w:r>
      <w:r>
        <w:br/>
        <w:t xml:space="preserve">        &lt;presentSubstance&gt; ... &lt;/presentSubstance&gt;</w:t>
      </w:r>
      <w:r>
        <w:br/>
        <w:t xml:space="preserve">        &lt;subjectOf&gt;</w:t>
      </w:r>
      <w:r>
        <w:br/>
        <w:t xml:space="preserve">          &lt;characteristic&gt;</w:t>
      </w:r>
      <w:r>
        <w:br/>
        <w:t xml:space="preserve">            &lt;code code="</w:t>
      </w:r>
      <w:r w:rsidRPr="000C4ACE">
        <w:rPr>
          <w:i/>
          <w:iCs/>
        </w:rPr>
        <w:t>Code meaning ‘</w:t>
      </w:r>
      <w:r>
        <w:rPr>
          <w:i/>
          <w:iCs/>
        </w:rPr>
        <w:t>Infraspecific Type</w:t>
      </w:r>
      <w:r w:rsidRPr="000C4ACE">
        <w:rPr>
          <w:i/>
          <w:iCs/>
        </w:rPr>
        <w:t>’</w:t>
      </w:r>
      <w:r>
        <w:t xml:space="preserve">" </w:t>
      </w:r>
      <w:r>
        <w:br/>
        <w:t xml:space="preserve">                  codeSystem="</w:t>
      </w:r>
      <w:r w:rsidRPr="000C4ACE">
        <w:rPr>
          <w:i/>
          <w:iCs/>
        </w:rPr>
        <w:t>Code System (OID)</w:t>
      </w:r>
      <w:r>
        <w:t>"/&gt;</w:t>
      </w:r>
      <w:r>
        <w:br/>
        <w:t xml:space="preserve">            &lt;value code="</w:t>
      </w:r>
      <w:r>
        <w:rPr>
          <w:b/>
          <w:bCs/>
          <w:i/>
          <w:iCs/>
        </w:rPr>
        <w:t>Infraspecific Type</w:t>
      </w:r>
      <w:r>
        <w:t>" xsi:type="CV"</w:t>
      </w:r>
      <w:r>
        <w:br/>
        <w:t xml:space="preserve">                   codeSystem="</w:t>
      </w:r>
      <w:r w:rsidRPr="000C4ACE">
        <w:rPr>
          <w:i/>
          <w:iCs/>
        </w:rPr>
        <w:t>Code System (OID)</w:t>
      </w:r>
      <w:r>
        <w:t>"/&gt;</w:t>
      </w:r>
      <w:r>
        <w:br/>
        <w:t xml:space="preserve">          &lt;/characteristic&gt;</w:t>
      </w:r>
      <w:r>
        <w:br/>
        <w:t xml:space="preserve">        &lt;/subjectOf&gt;</w:t>
      </w:r>
    </w:p>
    <w:p w:rsidR="000C08F1" w:rsidRPr="00B56FCE" w:rsidRDefault="000C08F1" w:rsidP="00AB5E98">
      <w:pPr>
        <w:pStyle w:val="Heading5"/>
        <w:rPr>
          <w:color w:val="0070C0"/>
          <w:lang w:eastAsia="en-US"/>
        </w:rPr>
      </w:pPr>
      <w:r w:rsidRPr="00B56FCE">
        <w:rPr>
          <w:color w:val="0070C0"/>
          <w:lang w:eastAsia="en-US"/>
        </w:rPr>
        <w:t>Infraspecific Description</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A613C1" w:rsidP="00A613C1">
            <w:pPr>
              <w:jc w:val="both"/>
              <w:rPr>
                <w:lang w:eastAsia="en-US"/>
              </w:rPr>
            </w:pPr>
            <w:r>
              <w:rPr>
                <w:lang w:eastAsia="en-US"/>
              </w:rPr>
              <w:t xml:space="preserve">The infraspecific description of an organism shall be specified based on a controlled vocabulary. For Influenza Vaccine, the infraspecifc description shall contain the syntax of the antigen in line with the WHO convention. </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A613C1" w:rsidP="00E028C4">
            <w:pPr>
              <w:rPr>
                <w:lang w:eastAsia="en-US"/>
              </w:rPr>
            </w:pPr>
            <w:r>
              <w:rPr>
                <w:lang w:eastAsia="en-US"/>
              </w:rPr>
              <w:t>A/BRISBANE/59/2007(H1N1)</w:t>
            </w: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2077B7" w:rsidP="00E028C4">
            <w:pPr>
              <w:rPr>
                <w:lang w:eastAsia="en-US"/>
              </w:rPr>
            </w:pPr>
            <w:r>
              <w:rPr>
                <w:lang w:eastAsia="en-US"/>
              </w:rPr>
              <w:t>OPTIONAL</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A613C1" w:rsidP="00E028C4">
            <w:pPr>
              <w:rPr>
                <w:lang w:eastAsia="en-US"/>
              </w:rPr>
            </w:pPr>
            <w:r>
              <w:rPr>
                <w:lang w:eastAsia="en-US"/>
              </w:rPr>
              <w:t>CD</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1F7ED9" w:rsidRDefault="001F7ED9" w:rsidP="001F7ED9">
      <w:pPr>
        <w:pStyle w:val="XML"/>
      </w:pPr>
      <w:r>
        <w:t>&lt;identifiedSubstance&gt;</w:t>
      </w:r>
      <w:r>
        <w:br/>
        <w:t xml:space="preserve">  &lt;identifiedSubstance&gt;&lt;!—Other Substance Details --&gt;&lt;/identifiedSubstance&gt;</w:t>
      </w:r>
    </w:p>
    <w:p w:rsidR="001F7ED9" w:rsidRDefault="001F7ED9" w:rsidP="001F7ED9">
      <w:pPr>
        <w:pStyle w:val="XML"/>
        <w:keepLines w:val="0"/>
      </w:pPr>
      <w:r>
        <w:t xml:space="preserve">  &lt;productOf&gt;</w:t>
      </w:r>
      <w:r>
        <w:br/>
        <w:t xml:space="preserve">    &lt;derivationProcess&gt;</w:t>
      </w:r>
      <w:r>
        <w:br/>
        <w:t xml:space="preserve">      &lt;interactor typeCode="CSM"&gt;</w:t>
      </w:r>
      <w:r>
        <w:br/>
        <w:t xml:space="preserve">        &lt;presentSubstance&gt; ... &lt;/presentSubstance&gt;</w:t>
      </w:r>
      <w:r>
        <w:br/>
        <w:t xml:space="preserve">        &lt;subjectOf&gt;</w:t>
      </w:r>
      <w:r>
        <w:br/>
        <w:t xml:space="preserve">          &lt;characteristic&gt;</w:t>
      </w:r>
      <w:r>
        <w:br/>
        <w:t xml:space="preserve">            &lt;code code="</w:t>
      </w:r>
      <w:r w:rsidRPr="000C4ACE">
        <w:rPr>
          <w:i/>
          <w:iCs/>
        </w:rPr>
        <w:t>Code meaning ‘</w:t>
      </w:r>
      <w:r>
        <w:rPr>
          <w:i/>
          <w:iCs/>
        </w:rPr>
        <w:t>Infraspecific Description</w:t>
      </w:r>
      <w:r w:rsidRPr="000C4ACE">
        <w:rPr>
          <w:i/>
          <w:iCs/>
        </w:rPr>
        <w:t>’</w:t>
      </w:r>
      <w:r>
        <w:t xml:space="preserve">" </w:t>
      </w:r>
      <w:r>
        <w:br/>
        <w:t xml:space="preserve">                  codeSystem="</w:t>
      </w:r>
      <w:r w:rsidRPr="000C4ACE">
        <w:rPr>
          <w:i/>
          <w:iCs/>
        </w:rPr>
        <w:t>Code System (OID)</w:t>
      </w:r>
      <w:r>
        <w:t>"/&gt;</w:t>
      </w:r>
      <w:r>
        <w:br/>
        <w:t xml:space="preserve">            &lt;value code="</w:t>
      </w:r>
      <w:r>
        <w:rPr>
          <w:b/>
          <w:bCs/>
          <w:i/>
          <w:iCs/>
        </w:rPr>
        <w:t>Infraspecific Description</w:t>
      </w:r>
      <w:r>
        <w:t>" xsi:type="CV"</w:t>
      </w:r>
      <w:r>
        <w:br/>
        <w:t xml:space="preserve">                   codeSystem="</w:t>
      </w:r>
      <w:r w:rsidRPr="000C4ACE">
        <w:rPr>
          <w:i/>
          <w:iCs/>
        </w:rPr>
        <w:t>Code System (OID)</w:t>
      </w:r>
      <w:r>
        <w:t>"/&gt;</w:t>
      </w:r>
      <w:r>
        <w:br/>
        <w:t xml:space="preserve">          &lt;/characteristic&gt;</w:t>
      </w:r>
      <w:r>
        <w:br/>
        <w:t xml:space="preserve">        &lt;/subjectOf&gt;</w:t>
      </w:r>
    </w:p>
    <w:p w:rsidR="007E550E" w:rsidRPr="00B56FCE" w:rsidRDefault="007E550E" w:rsidP="007E550E">
      <w:pPr>
        <w:pStyle w:val="Heading5"/>
        <w:rPr>
          <w:lang w:eastAsia="en-US"/>
        </w:rPr>
      </w:pPr>
      <w:r w:rsidRPr="00B56FCE">
        <w:rPr>
          <w:lang w:eastAsia="en-US"/>
        </w:rPr>
        <w:lastRenderedPageBreak/>
        <w:t xml:space="preserve">Infraspecific </w:t>
      </w:r>
      <w:r>
        <w:rPr>
          <w:lang w:eastAsia="en-US"/>
        </w:rPr>
        <w:t>Literature Reference</w:t>
      </w:r>
    </w:p>
    <w:p w:rsidR="00FB1241" w:rsidRDefault="00FB1241" w:rsidP="00FB1241">
      <w:pPr>
        <w:pStyle w:val="XML"/>
      </w:pPr>
      <w:r>
        <w:t>&lt;identifiedSubstance&gt;</w:t>
      </w:r>
      <w:r>
        <w:br/>
        <w:t xml:space="preserve">  &lt;identifiedSubstance&gt;&lt;!—Other Substance Details --&gt;&lt;/identifiedSubstance&gt;</w:t>
      </w:r>
    </w:p>
    <w:p w:rsidR="00FB1241" w:rsidRDefault="00FB1241" w:rsidP="00FB1241">
      <w:pPr>
        <w:pStyle w:val="XML"/>
        <w:keepLines w:val="0"/>
      </w:pPr>
      <w:r>
        <w:t xml:space="preserve">  &lt;productOf&gt;</w:t>
      </w:r>
      <w:r>
        <w:br/>
        <w:t xml:space="preserve">    &lt;derivationProcess&gt;</w:t>
      </w:r>
      <w:r>
        <w:br/>
        <w:t xml:space="preserve">      &lt;interactor typeCode="CSM"&gt;</w:t>
      </w:r>
      <w:r>
        <w:br/>
        <w:t xml:space="preserve">        &lt;presentSubstance&gt; ... &lt;/presentSubstance&gt;</w:t>
      </w:r>
      <w:r>
        <w:br/>
        <w:t xml:space="preserve">        &lt;subjectOf&gt;</w:t>
      </w:r>
      <w:r>
        <w:br/>
        <w:t xml:space="preserve">          &lt;characteristic&gt;</w:t>
      </w:r>
      <w:r>
        <w:br/>
        <w:t xml:space="preserve">            &lt;code code="</w:t>
      </w:r>
      <w:r w:rsidRPr="000C4ACE">
        <w:rPr>
          <w:i/>
          <w:iCs/>
        </w:rPr>
        <w:t>Code meaning ‘</w:t>
      </w:r>
      <w:r>
        <w:rPr>
          <w:i/>
          <w:iCs/>
        </w:rPr>
        <w:t>Infraspecific Description</w:t>
      </w:r>
      <w:r w:rsidRPr="000C4ACE">
        <w:rPr>
          <w:i/>
          <w:iCs/>
        </w:rPr>
        <w:t>’</w:t>
      </w:r>
      <w:r>
        <w:t xml:space="preserve">" </w:t>
      </w:r>
      <w:r>
        <w:br/>
        <w:t xml:space="preserve">                  codeSystem="</w:t>
      </w:r>
      <w:r w:rsidRPr="000C4ACE">
        <w:rPr>
          <w:i/>
          <w:iCs/>
        </w:rPr>
        <w:t>Code System (OID)</w:t>
      </w:r>
      <w:r>
        <w:t>"/&gt;</w:t>
      </w:r>
      <w:r>
        <w:br/>
        <w:t xml:space="preserve">            &lt;value code="</w:t>
      </w:r>
      <w:r w:rsidRPr="006C1086">
        <w:rPr>
          <w:i/>
          <w:iCs/>
        </w:rPr>
        <w:t>Infraspecific Description</w:t>
      </w:r>
      <w:r>
        <w:t>" xsi:type="CV"</w:t>
      </w:r>
      <w:r>
        <w:br/>
        <w:t xml:space="preserve">                   codeSystem="</w:t>
      </w:r>
      <w:r w:rsidRPr="000C4ACE">
        <w:rPr>
          <w:i/>
          <w:iCs/>
        </w:rPr>
        <w:t>Code System (OID)</w:t>
      </w:r>
      <w:r>
        <w:t>"/&gt;</w:t>
      </w:r>
      <w:r>
        <w:br/>
        <w:t xml:space="preserve">            &lt;subjectOf&gt;</w:t>
      </w:r>
      <w:r>
        <w:br/>
        <w:t xml:space="preserve">              &lt;document&gt;</w:t>
      </w:r>
      <w:r>
        <w:br/>
        <w:t xml:space="preserve">    </w:t>
      </w:r>
      <w:r w:rsidRPr="00DD7E6A">
        <w:t xml:space="preserve">            &lt;id extension="</w:t>
      </w:r>
      <w:r w:rsidRPr="00DD7E6A">
        <w:rPr>
          <w:i/>
          <w:iCs/>
        </w:rPr>
        <w:t>Reference Source (Document) Id</w:t>
      </w:r>
      <w:r w:rsidRPr="00DD7E6A">
        <w:t xml:space="preserve">" </w:t>
      </w:r>
      <w:r w:rsidRPr="00DD7E6A">
        <w:br/>
        <w:t xml:space="preserve">    </w:t>
      </w:r>
      <w:r>
        <w:t xml:space="preserve">    </w:t>
      </w:r>
      <w:r w:rsidRPr="00DD7E6A">
        <w:t xml:space="preserve">    </w:t>
      </w:r>
      <w:r>
        <w:t xml:space="preserve"> </w:t>
      </w:r>
      <w:r w:rsidRPr="00DD7E6A">
        <w:t xml:space="preserve">       root="</w:t>
      </w:r>
      <w:r w:rsidRPr="00DD7E6A">
        <w:rPr>
          <w:i/>
          <w:iCs/>
        </w:rPr>
        <w:t>Reference Source Type Document Id System (OID)</w:t>
      </w:r>
      <w:r w:rsidRPr="00DD7E6A">
        <w:t>"/&gt;</w:t>
      </w:r>
      <w:r w:rsidRPr="00DD7E6A">
        <w:br/>
        <w:t xml:space="preserve">        </w:t>
      </w:r>
      <w:r>
        <w:t xml:space="preserve">    </w:t>
      </w:r>
      <w:r w:rsidRPr="00DD7E6A">
        <w:t xml:space="preserve">    &lt;code code="</w:t>
      </w:r>
      <w:r w:rsidRPr="00DD7E6A">
        <w:rPr>
          <w:i/>
          <w:iCs/>
        </w:rPr>
        <w:t>Reference Source Type (Code)</w:t>
      </w:r>
      <w:r w:rsidRPr="00DD7E6A">
        <w:t xml:space="preserve">" </w:t>
      </w:r>
      <w:r w:rsidRPr="00DD7E6A">
        <w:br/>
        <w:t xml:space="preserve">            </w:t>
      </w:r>
      <w:r>
        <w:t xml:space="preserve">  </w:t>
      </w:r>
      <w:r w:rsidRPr="00DD7E6A">
        <w:t xml:space="preserve">        codeSystem="</w:t>
      </w:r>
      <w:r w:rsidRPr="00DD7E6A">
        <w:rPr>
          <w:i/>
          <w:iCs/>
        </w:rPr>
        <w:t>Reference Source Type Code Sytem (OID)</w:t>
      </w:r>
      <w:r w:rsidRPr="00DD7E6A">
        <w:t>"</w:t>
      </w:r>
      <w:r w:rsidRPr="00DD7E6A">
        <w:br/>
        <w:t xml:space="preserve">              </w:t>
      </w:r>
      <w:r>
        <w:t xml:space="preserve">    </w:t>
      </w:r>
      <w:r w:rsidRPr="00DD7E6A">
        <w:t xml:space="preserve">    displayName="</w:t>
      </w:r>
      <w:r w:rsidRPr="00DD7E6A">
        <w:rPr>
          <w:i/>
          <w:iCs/>
        </w:rPr>
        <w:t>Reference Source Type Display Name</w:t>
      </w:r>
      <w:r w:rsidRPr="00DD7E6A">
        <w:t>"/&gt;</w:t>
      </w:r>
      <w:r w:rsidRPr="00DD7E6A">
        <w:br/>
        <w:t xml:space="preserve">   </w:t>
      </w:r>
      <w:r>
        <w:t xml:space="preserve">    </w:t>
      </w:r>
      <w:r w:rsidRPr="00DD7E6A">
        <w:t xml:space="preserve">         &lt;text&gt;</w:t>
      </w:r>
      <w:r w:rsidRPr="00DD7E6A">
        <w:br/>
        <w:t xml:space="preserve">       </w:t>
      </w:r>
      <w:r>
        <w:t xml:space="preserve">    </w:t>
      </w:r>
      <w:r w:rsidRPr="00DD7E6A">
        <w:t xml:space="preserve">       &lt;reference value="</w:t>
      </w:r>
      <w:r w:rsidRPr="00DD7E6A">
        <w:rPr>
          <w:i/>
          <w:iCs/>
        </w:rPr>
        <w:t>Reference Source Document Id (URL)</w:t>
      </w:r>
      <w:r w:rsidRPr="00DD7E6A">
        <w:t>"/&gt;</w:t>
      </w:r>
      <w:r w:rsidRPr="00DD7E6A">
        <w:br/>
        <w:t xml:space="preserve">           </w:t>
      </w:r>
      <w:r>
        <w:t xml:space="preserve">  </w:t>
      </w:r>
      <w:r w:rsidRPr="00DD7E6A">
        <w:t xml:space="preserve">   &lt;/text&gt;</w:t>
      </w:r>
      <w:r w:rsidRPr="00DD7E6A">
        <w:br/>
        <w:t xml:space="preserve">   </w:t>
      </w:r>
      <w:r>
        <w:t xml:space="preserve">    </w:t>
      </w:r>
      <w:r w:rsidRPr="00DD7E6A">
        <w:t xml:space="preserve">         &lt;effectiveTime value="</w:t>
      </w:r>
      <w:r w:rsidRPr="00DD7E6A">
        <w:rPr>
          <w:i/>
          <w:iCs/>
        </w:rPr>
        <w:t>Publication Year</w:t>
      </w:r>
      <w:r w:rsidRPr="00DD7E6A">
        <w:t>"/&gt;</w:t>
      </w:r>
      <w:r w:rsidRPr="00DD7E6A">
        <w:br/>
      </w:r>
      <w:r>
        <w:t xml:space="preserve">                &lt;bibliographicDesignationText&gt;</w:t>
      </w:r>
      <w:r>
        <w:br/>
        <w:t xml:space="preserve">                   </w:t>
      </w:r>
      <w:r w:rsidRPr="001844EA">
        <w:rPr>
          <w:i/>
          <w:iCs/>
        </w:rPr>
        <w:t>Reference Source Citation</w:t>
      </w:r>
      <w:r>
        <w:t>&lt;/bibliographicDesignationText&gt;</w:t>
      </w:r>
      <w:r>
        <w:br/>
        <w:t xml:space="preserve">                &lt;author&gt;</w:t>
      </w:r>
      <w:r>
        <w:br/>
        <w:t xml:space="preserve">                  &lt;assignedEntity&gt;</w:t>
      </w:r>
      <w:r>
        <w:br/>
        <w:t xml:space="preserve">                    &lt;assignedPerson&gt;</w:t>
      </w:r>
      <w:r>
        <w:br/>
        <w:t xml:space="preserve">                      &lt;name&gt;</w:t>
      </w:r>
      <w:r w:rsidRPr="00865515">
        <w:rPr>
          <w:i/>
          <w:iCs/>
        </w:rPr>
        <w:t>Author Name</w:t>
      </w:r>
      <w:r>
        <w:t>&lt;/name&gt;</w:t>
      </w:r>
      <w:r>
        <w:br/>
        <w:t xml:space="preserve">                    &lt;/assignedPerson&gt;</w:t>
      </w:r>
      <w:r>
        <w:br/>
        <w:t xml:space="preserve">                    &lt;representedOrganization&gt;</w:t>
      </w:r>
      <w:r>
        <w:br/>
        <w:t xml:space="preserve">                      &lt;name&gt;</w:t>
      </w:r>
      <w:r w:rsidRPr="00865515">
        <w:rPr>
          <w:i/>
          <w:iCs/>
        </w:rPr>
        <w:t>Author Organization Name</w:t>
      </w:r>
      <w:r>
        <w:t>&lt;/name&gt;</w:t>
      </w:r>
      <w:r>
        <w:br/>
        <w:t xml:space="preserve">                    &lt;/representedOrganization&gt;</w:t>
      </w:r>
      <w:r>
        <w:br/>
        <w:t xml:space="preserve">                  &lt;/assignedEntity&gt;</w:t>
      </w:r>
      <w:r>
        <w:br/>
        <w:t xml:space="preserve">                &lt;/author&gt;</w:t>
      </w:r>
      <w:r>
        <w:br/>
        <w:t xml:space="preserve">              &lt;/document&gt;</w:t>
      </w:r>
      <w:r>
        <w:br/>
        <w:t xml:space="preserve">            &lt;/subjectOf&gt;</w:t>
      </w:r>
      <w:r>
        <w:br/>
        <w:t xml:space="preserve">          &lt;/characteristic&gt;</w:t>
      </w:r>
      <w:r>
        <w:br/>
        <w:t xml:space="preserve">        &lt;/subjectOf&gt;</w:t>
      </w:r>
    </w:p>
    <w:p w:rsidR="000C08F1" w:rsidRPr="00B56FCE" w:rsidRDefault="000C08F1" w:rsidP="00FF2979">
      <w:pPr>
        <w:pStyle w:val="Heading6"/>
        <w:rPr>
          <w:lang w:eastAsia="en-US"/>
        </w:rPr>
      </w:pPr>
      <w:r w:rsidRPr="00B56FCE">
        <w:rPr>
          <w:lang w:eastAsia="en-US"/>
        </w:rPr>
        <w:t>Infraspecific Parenthetical Author</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2077B7" w:rsidP="002077B7">
            <w:pPr>
              <w:jc w:val="both"/>
              <w:rPr>
                <w:lang w:eastAsia="en-US"/>
              </w:rPr>
            </w:pPr>
            <w:r>
              <w:rPr>
                <w:lang w:eastAsia="en-US"/>
              </w:rPr>
              <w:t>The infraspecific parenthetical author of an organism shall be specified; refers to the first author, who published the infraspecific plant/animal name (of any rank).</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D687D" w:rsidP="00E028C4">
            <w:pPr>
              <w:rPr>
                <w:lang w:eastAsia="en-US"/>
              </w:rPr>
            </w:pP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2077B7" w:rsidP="00E028C4">
            <w:pPr>
              <w:rPr>
                <w:lang w:eastAsia="en-US"/>
              </w:rPr>
            </w:pPr>
            <w:r>
              <w:rPr>
                <w:lang w:eastAsia="en-US"/>
              </w:rPr>
              <w:t>OPTIONAL</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6A55A4" w:rsidP="00E028C4">
            <w:pPr>
              <w:rPr>
                <w:lang w:eastAsia="en-US"/>
              </w:rPr>
            </w:pPr>
            <w:r>
              <w:rPr>
                <w:lang w:eastAsia="en-US"/>
              </w:rPr>
              <w:t>ST</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6C1086" w:rsidRDefault="006C1086" w:rsidP="006C1086">
      <w:pPr>
        <w:pStyle w:val="XML"/>
      </w:pPr>
      <w:r>
        <w:t>&lt;identifiedSubstance&gt;</w:t>
      </w:r>
      <w:r>
        <w:br/>
        <w:t xml:space="preserve">  &lt;identifiedSubstance&gt;&lt;!—Other Substance Details --&gt;&lt;/identifiedSubstance&gt;</w:t>
      </w:r>
    </w:p>
    <w:p w:rsidR="006C1086" w:rsidRDefault="006C1086" w:rsidP="006C1086">
      <w:pPr>
        <w:pStyle w:val="XML"/>
        <w:keepLines w:val="0"/>
      </w:pPr>
      <w:r>
        <w:t xml:space="preserve">  &lt;productOf&gt;</w:t>
      </w:r>
      <w:r>
        <w:br/>
        <w:t xml:space="preserve">    &lt;derivationProcess&gt;</w:t>
      </w:r>
      <w:r>
        <w:br/>
        <w:t xml:space="preserve">      &lt;interactor typeCode="CSM"&gt;</w:t>
      </w:r>
      <w:r>
        <w:br/>
        <w:t xml:space="preserve">        &lt;presentSubstance&gt; ... &lt;/presentSubstance&gt;</w:t>
      </w:r>
      <w:r>
        <w:br/>
        <w:t xml:space="preserve">        &lt;subjectOf&gt;</w:t>
      </w:r>
      <w:r>
        <w:br/>
        <w:t xml:space="preserve">          &lt;characteristic&gt;</w:t>
      </w:r>
      <w:r>
        <w:br/>
        <w:t xml:space="preserve">            &lt;code code="</w:t>
      </w:r>
      <w:r w:rsidRPr="000C4ACE">
        <w:rPr>
          <w:i/>
          <w:iCs/>
        </w:rPr>
        <w:t>Code meaning ‘</w:t>
      </w:r>
      <w:r>
        <w:rPr>
          <w:i/>
          <w:iCs/>
        </w:rPr>
        <w:t>Infraspecific Description</w:t>
      </w:r>
      <w:r w:rsidRPr="000C4ACE">
        <w:rPr>
          <w:i/>
          <w:iCs/>
        </w:rPr>
        <w:t>’</w:t>
      </w:r>
      <w:r>
        <w:t xml:space="preserve">" </w:t>
      </w:r>
      <w:r>
        <w:br/>
        <w:t xml:space="preserve">                  codeSystem="</w:t>
      </w:r>
      <w:r w:rsidRPr="000C4ACE">
        <w:rPr>
          <w:i/>
          <w:iCs/>
        </w:rPr>
        <w:t>Code System (OID)</w:t>
      </w:r>
      <w:r>
        <w:t>"/&gt;</w:t>
      </w:r>
      <w:r>
        <w:br/>
        <w:t xml:space="preserve">            &lt;subjectOf&gt;</w:t>
      </w:r>
      <w:r>
        <w:br/>
        <w:t xml:space="preserve">              &lt;document&gt;</w:t>
      </w:r>
      <w:r>
        <w:br/>
      </w:r>
      <w:r w:rsidRPr="00DD7E6A">
        <w:t xml:space="preserve">   </w:t>
      </w:r>
      <w:r>
        <w:t xml:space="preserve">    </w:t>
      </w:r>
      <w:r w:rsidRPr="00DD7E6A">
        <w:t xml:space="preserve">         &lt;effectiveTime value="</w:t>
      </w:r>
      <w:r w:rsidRPr="00DD7E6A">
        <w:rPr>
          <w:i/>
          <w:iCs/>
        </w:rPr>
        <w:t>Publication Year</w:t>
      </w:r>
      <w:r w:rsidRPr="00DD7E6A">
        <w:t>"/&gt;</w:t>
      </w:r>
      <w:r w:rsidRPr="00DD7E6A">
        <w:br/>
      </w:r>
      <w:r>
        <w:t xml:space="preserve">                &lt;author&gt;</w:t>
      </w:r>
      <w:r>
        <w:br/>
        <w:t xml:space="preserve">                  &lt;assignedEntity&gt;</w:t>
      </w:r>
      <w:r>
        <w:br/>
        <w:t xml:space="preserve">                    &lt;assignedPerson&gt;</w:t>
      </w:r>
      <w:r>
        <w:br/>
      </w:r>
      <w:r>
        <w:lastRenderedPageBreak/>
        <w:t xml:space="preserve">                      &lt;name&gt;</w:t>
      </w:r>
      <w:r w:rsidRPr="006C1086">
        <w:rPr>
          <w:b/>
          <w:bCs/>
          <w:i/>
          <w:iCs/>
        </w:rPr>
        <w:t>Author Name</w:t>
      </w:r>
      <w:r>
        <w:t>&lt;/name&gt;</w:t>
      </w:r>
    </w:p>
    <w:p w:rsidR="005F5E2B" w:rsidRPr="00B56FCE" w:rsidRDefault="005F5E2B" w:rsidP="00FF2979">
      <w:pPr>
        <w:pStyle w:val="Heading6"/>
        <w:rPr>
          <w:lang w:eastAsia="en-US"/>
        </w:rPr>
      </w:pPr>
      <w:r w:rsidRPr="00B56FCE">
        <w:rPr>
          <w:lang w:eastAsia="en-US"/>
        </w:rPr>
        <w:t>Infraspecific Parenthetical Author Year</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5F5E2B" w:rsidRPr="007A51EF" w:rsidTr="004C3778">
        <w:tc>
          <w:tcPr>
            <w:tcW w:w="1951" w:type="dxa"/>
            <w:shd w:val="clear" w:color="auto" w:fill="auto"/>
          </w:tcPr>
          <w:p w:rsidR="005F5E2B" w:rsidRPr="007A51EF" w:rsidRDefault="005F5E2B" w:rsidP="00517083">
            <w:pPr>
              <w:rPr>
                <w:b/>
                <w:lang w:eastAsia="en-US"/>
              </w:rPr>
            </w:pPr>
            <w:r w:rsidRPr="007A51EF">
              <w:rPr>
                <w:b/>
              </w:rPr>
              <w:t>User Guidance</w:t>
            </w:r>
          </w:p>
        </w:tc>
        <w:tc>
          <w:tcPr>
            <w:tcW w:w="8017" w:type="dxa"/>
            <w:shd w:val="clear" w:color="auto" w:fill="auto"/>
          </w:tcPr>
          <w:p w:rsidR="005F5E2B" w:rsidRPr="007A51EF" w:rsidRDefault="005F5E2B" w:rsidP="005F5E2B">
            <w:pPr>
              <w:jc w:val="both"/>
              <w:rPr>
                <w:lang w:eastAsia="en-US"/>
              </w:rPr>
            </w:pPr>
            <w:r>
              <w:rPr>
                <w:lang w:eastAsia="en-US"/>
              </w:rPr>
              <w:t>The infraspecific parenthetical author year of an organism shall be specified; refers to the year in which the first author published the infraspecific plant/animal name (of any rank).</w:t>
            </w:r>
          </w:p>
        </w:tc>
      </w:tr>
      <w:tr w:rsidR="005F5E2B" w:rsidRPr="007A51EF" w:rsidTr="004C3778">
        <w:tc>
          <w:tcPr>
            <w:tcW w:w="1951" w:type="dxa"/>
            <w:shd w:val="clear" w:color="auto" w:fill="auto"/>
          </w:tcPr>
          <w:p w:rsidR="005F5E2B" w:rsidRPr="007A51EF" w:rsidRDefault="005F5E2B" w:rsidP="00517083">
            <w:pPr>
              <w:rPr>
                <w:b/>
                <w:lang w:eastAsia="en-US"/>
              </w:rPr>
            </w:pPr>
            <w:r w:rsidRPr="007A51EF">
              <w:rPr>
                <w:b/>
              </w:rPr>
              <w:t>Example(s)</w:t>
            </w:r>
          </w:p>
        </w:tc>
        <w:tc>
          <w:tcPr>
            <w:tcW w:w="8017" w:type="dxa"/>
            <w:shd w:val="clear" w:color="auto" w:fill="auto"/>
          </w:tcPr>
          <w:p w:rsidR="005F5E2B" w:rsidRPr="007A51EF" w:rsidRDefault="005F5E2B" w:rsidP="00517083">
            <w:pPr>
              <w:rPr>
                <w:lang w:eastAsia="en-US"/>
              </w:rPr>
            </w:pPr>
          </w:p>
        </w:tc>
      </w:tr>
      <w:tr w:rsidR="005F5E2B" w:rsidRPr="007A51EF" w:rsidTr="004C3778">
        <w:tc>
          <w:tcPr>
            <w:tcW w:w="1951" w:type="dxa"/>
            <w:shd w:val="clear" w:color="auto" w:fill="auto"/>
          </w:tcPr>
          <w:p w:rsidR="005F5E2B" w:rsidRPr="007A51EF" w:rsidRDefault="005F5E2B" w:rsidP="00517083">
            <w:pPr>
              <w:rPr>
                <w:b/>
              </w:rPr>
            </w:pPr>
            <w:r w:rsidRPr="007A51EF">
              <w:rPr>
                <w:b/>
              </w:rPr>
              <w:t>Conformance</w:t>
            </w:r>
          </w:p>
        </w:tc>
        <w:tc>
          <w:tcPr>
            <w:tcW w:w="8017" w:type="dxa"/>
            <w:shd w:val="clear" w:color="auto" w:fill="auto"/>
          </w:tcPr>
          <w:p w:rsidR="005F5E2B" w:rsidRPr="007A51EF" w:rsidRDefault="005F5E2B" w:rsidP="00517083">
            <w:pPr>
              <w:rPr>
                <w:lang w:eastAsia="en-US"/>
              </w:rPr>
            </w:pPr>
            <w:r>
              <w:rPr>
                <w:lang w:eastAsia="en-US"/>
              </w:rPr>
              <w:t>OPTIONAL</w:t>
            </w:r>
          </w:p>
        </w:tc>
      </w:tr>
      <w:tr w:rsidR="005F5E2B" w:rsidRPr="007A51EF" w:rsidTr="004C3778">
        <w:tc>
          <w:tcPr>
            <w:tcW w:w="1951" w:type="dxa"/>
            <w:shd w:val="clear" w:color="auto" w:fill="auto"/>
          </w:tcPr>
          <w:p w:rsidR="005F5E2B" w:rsidRPr="007A51EF" w:rsidRDefault="005F5E2B" w:rsidP="00517083">
            <w:pPr>
              <w:rPr>
                <w:b/>
              </w:rPr>
            </w:pPr>
            <w:r w:rsidRPr="007A51EF">
              <w:rPr>
                <w:b/>
              </w:rPr>
              <w:t>Data Type</w:t>
            </w:r>
          </w:p>
        </w:tc>
        <w:tc>
          <w:tcPr>
            <w:tcW w:w="8017" w:type="dxa"/>
            <w:shd w:val="clear" w:color="auto" w:fill="auto"/>
          </w:tcPr>
          <w:p w:rsidR="005F5E2B" w:rsidRPr="007A51EF" w:rsidRDefault="005F5E2B" w:rsidP="00517083">
            <w:pPr>
              <w:rPr>
                <w:lang w:eastAsia="en-US"/>
              </w:rPr>
            </w:pPr>
            <w:r>
              <w:rPr>
                <w:lang w:eastAsia="en-US"/>
              </w:rPr>
              <w:t>ST</w:t>
            </w:r>
          </w:p>
        </w:tc>
      </w:tr>
      <w:tr w:rsidR="005F5E2B" w:rsidRPr="007A51EF" w:rsidTr="004C3778">
        <w:tc>
          <w:tcPr>
            <w:tcW w:w="1951" w:type="dxa"/>
            <w:shd w:val="clear" w:color="auto" w:fill="auto"/>
          </w:tcPr>
          <w:p w:rsidR="005F5E2B" w:rsidRPr="007A51EF" w:rsidRDefault="005F5E2B" w:rsidP="00517083">
            <w:pPr>
              <w:rPr>
                <w:b/>
              </w:rPr>
            </w:pPr>
            <w:r w:rsidRPr="007A51EF">
              <w:rPr>
                <w:b/>
              </w:rPr>
              <w:t>Business Rule(s)</w:t>
            </w:r>
          </w:p>
        </w:tc>
        <w:tc>
          <w:tcPr>
            <w:tcW w:w="8017" w:type="dxa"/>
            <w:shd w:val="clear" w:color="auto" w:fill="auto"/>
          </w:tcPr>
          <w:p w:rsidR="005F5E2B" w:rsidRPr="007A51EF" w:rsidRDefault="005F5E2B" w:rsidP="00517083">
            <w:pPr>
              <w:jc w:val="both"/>
              <w:rPr>
                <w:lang w:eastAsia="en-US"/>
              </w:rPr>
            </w:pPr>
          </w:p>
        </w:tc>
      </w:tr>
    </w:tbl>
    <w:p w:rsidR="006C1086" w:rsidRDefault="006C1086" w:rsidP="006C1086">
      <w:pPr>
        <w:pStyle w:val="XML"/>
      </w:pPr>
      <w:r>
        <w:t>&lt;identifiedSubstance&gt;</w:t>
      </w:r>
      <w:r>
        <w:br/>
        <w:t xml:space="preserve">  &lt;identifiedSubstance&gt;&lt;!—Other Substance Details --&gt;&lt;/identifiedSubstance&gt;</w:t>
      </w:r>
    </w:p>
    <w:p w:rsidR="006C1086" w:rsidRDefault="006C1086" w:rsidP="006C1086">
      <w:pPr>
        <w:pStyle w:val="XML"/>
        <w:keepLines w:val="0"/>
      </w:pPr>
      <w:r>
        <w:t xml:space="preserve">  &lt;productOf&gt;</w:t>
      </w:r>
      <w:r>
        <w:br/>
        <w:t xml:space="preserve">    &lt;derivationProcess&gt;</w:t>
      </w:r>
      <w:r>
        <w:br/>
        <w:t xml:space="preserve">      &lt;interactor typeCode="CSM"&gt;</w:t>
      </w:r>
      <w:r>
        <w:br/>
        <w:t xml:space="preserve">        &lt;presentSubstance&gt; ... &lt;/presentSubstance&gt;</w:t>
      </w:r>
      <w:r>
        <w:br/>
        <w:t xml:space="preserve">        &lt;subjectOf&gt;</w:t>
      </w:r>
      <w:r>
        <w:br/>
        <w:t xml:space="preserve">          &lt;characteristic&gt;</w:t>
      </w:r>
      <w:r>
        <w:br/>
        <w:t xml:space="preserve">            &lt;code code="</w:t>
      </w:r>
      <w:r w:rsidRPr="000C4ACE">
        <w:rPr>
          <w:i/>
          <w:iCs/>
        </w:rPr>
        <w:t>Code meaning ‘</w:t>
      </w:r>
      <w:r>
        <w:rPr>
          <w:i/>
          <w:iCs/>
        </w:rPr>
        <w:t>Infraspecific Description</w:t>
      </w:r>
      <w:r w:rsidRPr="000C4ACE">
        <w:rPr>
          <w:i/>
          <w:iCs/>
        </w:rPr>
        <w:t>’</w:t>
      </w:r>
      <w:r>
        <w:t xml:space="preserve">" </w:t>
      </w:r>
      <w:r>
        <w:br/>
        <w:t xml:space="preserve">                  codeSystem="</w:t>
      </w:r>
      <w:r w:rsidRPr="000C4ACE">
        <w:rPr>
          <w:i/>
          <w:iCs/>
        </w:rPr>
        <w:t>Code System (OID)</w:t>
      </w:r>
      <w:r>
        <w:t>"/&gt;</w:t>
      </w:r>
      <w:r>
        <w:br/>
        <w:t xml:space="preserve">            &lt;subjectOf&gt;</w:t>
      </w:r>
      <w:r>
        <w:br/>
        <w:t xml:space="preserve">              &lt;document&gt;</w:t>
      </w:r>
      <w:r>
        <w:br/>
      </w:r>
      <w:r w:rsidRPr="00DD7E6A">
        <w:t xml:space="preserve">   </w:t>
      </w:r>
      <w:r>
        <w:t xml:space="preserve">    </w:t>
      </w:r>
      <w:r w:rsidRPr="00DD7E6A">
        <w:t xml:space="preserve">         &lt;effectiveTime value="</w:t>
      </w:r>
      <w:r w:rsidRPr="006C1086">
        <w:rPr>
          <w:b/>
          <w:bCs/>
          <w:i/>
          <w:iCs/>
        </w:rPr>
        <w:t>Publication Year</w:t>
      </w:r>
      <w:r w:rsidRPr="00DD7E6A">
        <w:t>"/&gt;</w:t>
      </w:r>
    </w:p>
    <w:p w:rsidR="000C08F1" w:rsidRPr="00B56FCE" w:rsidRDefault="000C08F1" w:rsidP="00FF2979">
      <w:pPr>
        <w:pStyle w:val="Heading6"/>
        <w:rPr>
          <w:lang w:eastAsia="en-US"/>
        </w:rPr>
      </w:pPr>
      <w:r w:rsidRPr="00B56FCE">
        <w:rPr>
          <w:lang w:eastAsia="en-US"/>
        </w:rPr>
        <w:t>Infraspecific Primary Author</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5F5E2B" w:rsidP="005F5E2B">
            <w:pPr>
              <w:jc w:val="both"/>
              <w:rPr>
                <w:lang w:eastAsia="en-US"/>
              </w:rPr>
            </w:pPr>
            <w:r>
              <w:rPr>
                <w:lang w:eastAsia="en-US"/>
              </w:rPr>
              <w:t>The infraspecific primary author of an organism shall be specified; refers to the first author, who published the infraspecific plant/animal name (of any infraspecific rank).</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D687D" w:rsidP="00E028C4">
            <w:pPr>
              <w:rPr>
                <w:lang w:eastAsia="en-US"/>
              </w:rPr>
            </w:pP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2077B7" w:rsidP="00E028C4">
            <w:pPr>
              <w:rPr>
                <w:lang w:eastAsia="en-US"/>
              </w:rPr>
            </w:pPr>
            <w:r>
              <w:rPr>
                <w:lang w:eastAsia="en-US"/>
              </w:rPr>
              <w:t>OPTIONAL</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6A55A4" w:rsidP="00E028C4">
            <w:pPr>
              <w:rPr>
                <w:lang w:eastAsia="en-US"/>
              </w:rPr>
            </w:pPr>
            <w:r>
              <w:rPr>
                <w:lang w:eastAsia="en-US"/>
              </w:rPr>
              <w:t>ST</w:t>
            </w:r>
          </w:p>
        </w:tc>
      </w:tr>
      <w:tr w:rsidR="00ED687D" w:rsidRPr="007A51EF" w:rsidTr="004C3778">
        <w:tc>
          <w:tcPr>
            <w:tcW w:w="1951" w:type="dxa"/>
            <w:shd w:val="clear" w:color="auto" w:fill="auto"/>
          </w:tcPr>
          <w:p w:rsidR="00ED687D" w:rsidRPr="007A51EF" w:rsidRDefault="00ED687D" w:rsidP="00E028C4">
            <w:pPr>
              <w:rPr>
                <w:b/>
              </w:rPr>
            </w:pPr>
            <w:r w:rsidRPr="007A51EF">
              <w:rPr>
                <w:b/>
              </w:rPr>
              <w:t>Business Rule(s)</w:t>
            </w:r>
          </w:p>
        </w:tc>
        <w:tc>
          <w:tcPr>
            <w:tcW w:w="8017" w:type="dxa"/>
            <w:shd w:val="clear" w:color="auto" w:fill="auto"/>
          </w:tcPr>
          <w:p w:rsidR="00ED687D" w:rsidRPr="007A51EF" w:rsidRDefault="00ED687D" w:rsidP="00E028C4">
            <w:pPr>
              <w:jc w:val="both"/>
              <w:rPr>
                <w:lang w:eastAsia="en-US"/>
              </w:rPr>
            </w:pPr>
          </w:p>
        </w:tc>
      </w:tr>
    </w:tbl>
    <w:p w:rsidR="006C1086" w:rsidRDefault="006C1086" w:rsidP="006C1086">
      <w:pPr>
        <w:pStyle w:val="XML"/>
      </w:pPr>
      <w:r>
        <w:t>&lt;identifiedSubstance&gt;</w:t>
      </w:r>
      <w:r>
        <w:br/>
        <w:t xml:space="preserve">  &lt;identifiedSubstance&gt;&lt;!—Other Substance Details --&gt;&lt;/identifiedSubstance&gt;</w:t>
      </w:r>
    </w:p>
    <w:p w:rsidR="006C1086" w:rsidRDefault="006C1086" w:rsidP="006C1086">
      <w:pPr>
        <w:pStyle w:val="XML"/>
        <w:keepLines w:val="0"/>
      </w:pPr>
      <w:r>
        <w:t xml:space="preserve">  &lt;productOf&gt;</w:t>
      </w:r>
      <w:r>
        <w:br/>
        <w:t xml:space="preserve">    &lt;derivationProcess&gt;</w:t>
      </w:r>
      <w:r>
        <w:br/>
        <w:t xml:space="preserve">      &lt;interactor typeCode="CSM"&gt;</w:t>
      </w:r>
      <w:r>
        <w:br/>
        <w:t xml:space="preserve">        &lt;presentSubstance&gt; ... &lt;/presentSubstance&gt;</w:t>
      </w:r>
      <w:r>
        <w:br/>
        <w:t xml:space="preserve">        &lt;subjectOf&gt;</w:t>
      </w:r>
      <w:r>
        <w:br/>
        <w:t xml:space="preserve">          &lt;characteristic&gt;</w:t>
      </w:r>
      <w:r>
        <w:br/>
        <w:t xml:space="preserve">            &lt;code code="</w:t>
      </w:r>
      <w:r w:rsidRPr="000C4ACE">
        <w:rPr>
          <w:i/>
          <w:iCs/>
        </w:rPr>
        <w:t>Code meaning ‘</w:t>
      </w:r>
      <w:r>
        <w:rPr>
          <w:i/>
          <w:iCs/>
        </w:rPr>
        <w:t>Infraspecific Description</w:t>
      </w:r>
      <w:r w:rsidRPr="000C4ACE">
        <w:rPr>
          <w:i/>
          <w:iCs/>
        </w:rPr>
        <w:t>’</w:t>
      </w:r>
      <w:r>
        <w:t xml:space="preserve">" </w:t>
      </w:r>
      <w:r>
        <w:br/>
        <w:t xml:space="preserve">                  codeSystem="</w:t>
      </w:r>
      <w:r w:rsidRPr="000C4ACE">
        <w:rPr>
          <w:i/>
          <w:iCs/>
        </w:rPr>
        <w:t>Code System (OID)</w:t>
      </w:r>
      <w:r>
        <w:t>"/&gt;</w:t>
      </w:r>
      <w:r>
        <w:br/>
        <w:t xml:space="preserve">            &lt;subjectOf&gt;</w:t>
      </w:r>
      <w:r>
        <w:br/>
        <w:t xml:space="preserve">              &lt;document&gt;</w:t>
      </w:r>
      <w:r>
        <w:br/>
      </w:r>
      <w:r w:rsidRPr="00DD7E6A">
        <w:t xml:space="preserve">   </w:t>
      </w:r>
      <w:r>
        <w:t xml:space="preserve">    </w:t>
      </w:r>
      <w:r w:rsidRPr="00DD7E6A">
        <w:t xml:space="preserve">         &lt;effectiveTime value="</w:t>
      </w:r>
      <w:r w:rsidRPr="00DD7E6A">
        <w:rPr>
          <w:i/>
          <w:iCs/>
        </w:rPr>
        <w:t>Publication Year</w:t>
      </w:r>
      <w:r w:rsidRPr="00DD7E6A">
        <w:t>"/&gt;</w:t>
      </w:r>
      <w:r w:rsidRPr="00DD7E6A">
        <w:br/>
      </w:r>
      <w:r>
        <w:t xml:space="preserve">                &lt;author&gt;</w:t>
      </w:r>
      <w:r>
        <w:br/>
        <w:t xml:space="preserve">                  &lt;assignedEntity&gt;</w:t>
      </w:r>
      <w:r>
        <w:br/>
        <w:t xml:space="preserve">                    &lt;assignedPerson&gt;</w:t>
      </w:r>
      <w:r>
        <w:br/>
        <w:t xml:space="preserve">                      &lt;name&gt;</w:t>
      </w:r>
      <w:r w:rsidRPr="006C1086">
        <w:rPr>
          <w:b/>
          <w:bCs/>
          <w:i/>
          <w:iCs/>
        </w:rPr>
        <w:t>Author Name</w:t>
      </w:r>
      <w:r>
        <w:t>&lt;/name&gt;</w:t>
      </w:r>
    </w:p>
    <w:p w:rsidR="000C08F1" w:rsidRPr="00B56FCE" w:rsidRDefault="000C08F1" w:rsidP="00FF2979">
      <w:pPr>
        <w:pStyle w:val="Heading6"/>
        <w:rPr>
          <w:lang w:eastAsia="en-US"/>
        </w:rPr>
      </w:pPr>
      <w:r w:rsidRPr="00B56FCE">
        <w:rPr>
          <w:lang w:eastAsia="en-US"/>
        </w:rPr>
        <w:t>Infraspecific Primary Author Year</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D687D" w:rsidRPr="007A51EF" w:rsidTr="004C3778">
        <w:tc>
          <w:tcPr>
            <w:tcW w:w="1951" w:type="dxa"/>
            <w:shd w:val="clear" w:color="auto" w:fill="auto"/>
          </w:tcPr>
          <w:p w:rsidR="00ED687D" w:rsidRPr="007A51EF" w:rsidRDefault="00ED687D" w:rsidP="00E028C4">
            <w:pPr>
              <w:rPr>
                <w:b/>
                <w:lang w:eastAsia="en-US"/>
              </w:rPr>
            </w:pPr>
            <w:r w:rsidRPr="007A51EF">
              <w:rPr>
                <w:b/>
              </w:rPr>
              <w:t>User Guidance</w:t>
            </w:r>
          </w:p>
        </w:tc>
        <w:tc>
          <w:tcPr>
            <w:tcW w:w="8017" w:type="dxa"/>
            <w:shd w:val="clear" w:color="auto" w:fill="auto"/>
          </w:tcPr>
          <w:p w:rsidR="00ED687D" w:rsidRPr="007A51EF" w:rsidRDefault="002077B7" w:rsidP="002077B7">
            <w:pPr>
              <w:jc w:val="both"/>
              <w:rPr>
                <w:lang w:eastAsia="en-US"/>
              </w:rPr>
            </w:pPr>
            <w:r>
              <w:rPr>
                <w:lang w:eastAsia="en-US"/>
              </w:rPr>
              <w:t>The infraspecific primary author year of an organism shall be specified; refers to the year in which the first author published the infraspecific plant/animal name (of any infraspecific rank).</w:t>
            </w:r>
          </w:p>
        </w:tc>
      </w:tr>
      <w:tr w:rsidR="00ED687D" w:rsidRPr="007A51EF" w:rsidTr="004C3778">
        <w:tc>
          <w:tcPr>
            <w:tcW w:w="1951" w:type="dxa"/>
            <w:shd w:val="clear" w:color="auto" w:fill="auto"/>
          </w:tcPr>
          <w:p w:rsidR="00ED687D" w:rsidRPr="007A51EF" w:rsidRDefault="00ED687D" w:rsidP="00E028C4">
            <w:pPr>
              <w:rPr>
                <w:b/>
                <w:lang w:eastAsia="en-US"/>
              </w:rPr>
            </w:pPr>
            <w:r w:rsidRPr="007A51EF">
              <w:rPr>
                <w:b/>
              </w:rPr>
              <w:t>Example(s)</w:t>
            </w:r>
          </w:p>
        </w:tc>
        <w:tc>
          <w:tcPr>
            <w:tcW w:w="8017" w:type="dxa"/>
            <w:shd w:val="clear" w:color="auto" w:fill="auto"/>
          </w:tcPr>
          <w:p w:rsidR="00ED687D" w:rsidRPr="007A51EF" w:rsidRDefault="00ED687D" w:rsidP="00E028C4">
            <w:pPr>
              <w:rPr>
                <w:lang w:eastAsia="en-US"/>
              </w:rPr>
            </w:pPr>
          </w:p>
        </w:tc>
      </w:tr>
      <w:tr w:rsidR="00ED687D" w:rsidRPr="007A51EF" w:rsidTr="004C3778">
        <w:tc>
          <w:tcPr>
            <w:tcW w:w="1951" w:type="dxa"/>
            <w:shd w:val="clear" w:color="auto" w:fill="auto"/>
          </w:tcPr>
          <w:p w:rsidR="00ED687D" w:rsidRPr="007A51EF" w:rsidRDefault="00ED687D" w:rsidP="00E028C4">
            <w:pPr>
              <w:rPr>
                <w:b/>
              </w:rPr>
            </w:pPr>
            <w:r w:rsidRPr="007A51EF">
              <w:rPr>
                <w:b/>
              </w:rPr>
              <w:t>Conformance</w:t>
            </w:r>
          </w:p>
        </w:tc>
        <w:tc>
          <w:tcPr>
            <w:tcW w:w="8017" w:type="dxa"/>
            <w:shd w:val="clear" w:color="auto" w:fill="auto"/>
          </w:tcPr>
          <w:p w:rsidR="00ED687D" w:rsidRPr="007A51EF" w:rsidRDefault="002077B7" w:rsidP="00E028C4">
            <w:pPr>
              <w:rPr>
                <w:lang w:eastAsia="en-US"/>
              </w:rPr>
            </w:pPr>
            <w:r>
              <w:rPr>
                <w:lang w:eastAsia="en-US"/>
              </w:rPr>
              <w:t>OPTIONAL</w:t>
            </w:r>
          </w:p>
        </w:tc>
      </w:tr>
      <w:tr w:rsidR="00ED687D" w:rsidRPr="007A51EF" w:rsidTr="004C3778">
        <w:tc>
          <w:tcPr>
            <w:tcW w:w="1951" w:type="dxa"/>
            <w:shd w:val="clear" w:color="auto" w:fill="auto"/>
          </w:tcPr>
          <w:p w:rsidR="00ED687D" w:rsidRPr="007A51EF" w:rsidRDefault="00ED687D" w:rsidP="00E028C4">
            <w:pPr>
              <w:rPr>
                <w:b/>
              </w:rPr>
            </w:pPr>
            <w:r w:rsidRPr="007A51EF">
              <w:rPr>
                <w:b/>
              </w:rPr>
              <w:t>Data Type</w:t>
            </w:r>
          </w:p>
        </w:tc>
        <w:tc>
          <w:tcPr>
            <w:tcW w:w="8017" w:type="dxa"/>
            <w:shd w:val="clear" w:color="auto" w:fill="auto"/>
          </w:tcPr>
          <w:p w:rsidR="00ED687D" w:rsidRPr="007A51EF" w:rsidRDefault="006A55A4" w:rsidP="00E028C4">
            <w:pPr>
              <w:rPr>
                <w:lang w:eastAsia="en-US"/>
              </w:rPr>
            </w:pPr>
            <w:r>
              <w:rPr>
                <w:lang w:eastAsia="en-US"/>
              </w:rPr>
              <w:t>ST</w:t>
            </w:r>
          </w:p>
        </w:tc>
      </w:tr>
      <w:tr w:rsidR="00ED687D" w:rsidRPr="007A51EF" w:rsidTr="004C3778">
        <w:tc>
          <w:tcPr>
            <w:tcW w:w="1951" w:type="dxa"/>
            <w:shd w:val="clear" w:color="auto" w:fill="auto"/>
          </w:tcPr>
          <w:p w:rsidR="00ED687D" w:rsidRPr="007A51EF" w:rsidRDefault="00ED687D" w:rsidP="00E028C4">
            <w:pPr>
              <w:rPr>
                <w:b/>
              </w:rPr>
            </w:pPr>
            <w:r w:rsidRPr="007A51EF">
              <w:rPr>
                <w:b/>
              </w:rPr>
              <w:lastRenderedPageBreak/>
              <w:t>Business Rule(s)</w:t>
            </w:r>
          </w:p>
        </w:tc>
        <w:tc>
          <w:tcPr>
            <w:tcW w:w="8017" w:type="dxa"/>
            <w:shd w:val="clear" w:color="auto" w:fill="auto"/>
          </w:tcPr>
          <w:p w:rsidR="00ED687D" w:rsidRPr="007A51EF" w:rsidRDefault="00ED687D" w:rsidP="00E028C4">
            <w:pPr>
              <w:jc w:val="both"/>
              <w:rPr>
                <w:lang w:eastAsia="en-US"/>
              </w:rPr>
            </w:pPr>
          </w:p>
        </w:tc>
      </w:tr>
    </w:tbl>
    <w:p w:rsidR="006C1086" w:rsidRDefault="006C1086" w:rsidP="006C1086">
      <w:pPr>
        <w:pStyle w:val="XML"/>
      </w:pPr>
      <w:bookmarkStart w:id="1998" w:name="_Toc263320918"/>
      <w:bookmarkStart w:id="1999" w:name="_Toc304805885"/>
      <w:bookmarkStart w:id="2000" w:name="_Toc304814840"/>
      <w:r>
        <w:t>&lt;identifiedSubstance&gt;</w:t>
      </w:r>
      <w:r>
        <w:br/>
        <w:t xml:space="preserve">  &lt;identifiedSubstance&gt;&lt;!—Other Substance Details --&gt;&lt;/identifiedSubstance&gt;</w:t>
      </w:r>
    </w:p>
    <w:p w:rsidR="006C1086" w:rsidRDefault="006C1086" w:rsidP="006C1086">
      <w:pPr>
        <w:pStyle w:val="XML"/>
        <w:keepLines w:val="0"/>
      </w:pPr>
      <w:r>
        <w:t xml:space="preserve">  &lt;productOf&gt;</w:t>
      </w:r>
      <w:r>
        <w:br/>
        <w:t xml:space="preserve">    &lt;derivationProcess&gt;</w:t>
      </w:r>
      <w:r>
        <w:br/>
        <w:t xml:space="preserve">      &lt;interactor typeCode="CSM"&gt;</w:t>
      </w:r>
      <w:r>
        <w:br/>
        <w:t xml:space="preserve">        &lt;presentSubstance&gt; ... &lt;/presentSubstance&gt;</w:t>
      </w:r>
      <w:r>
        <w:br/>
        <w:t xml:space="preserve">        &lt;subjectOf&gt;</w:t>
      </w:r>
      <w:r>
        <w:br/>
        <w:t xml:space="preserve">          &lt;characteristic&gt;</w:t>
      </w:r>
      <w:r>
        <w:br/>
        <w:t xml:space="preserve">            &lt;code code="</w:t>
      </w:r>
      <w:r w:rsidRPr="000C4ACE">
        <w:rPr>
          <w:i/>
          <w:iCs/>
        </w:rPr>
        <w:t>Code meaning ‘</w:t>
      </w:r>
      <w:r>
        <w:rPr>
          <w:i/>
          <w:iCs/>
        </w:rPr>
        <w:t>Infraspecific Description</w:t>
      </w:r>
      <w:r w:rsidRPr="000C4ACE">
        <w:rPr>
          <w:i/>
          <w:iCs/>
        </w:rPr>
        <w:t>’</w:t>
      </w:r>
      <w:r>
        <w:t xml:space="preserve">" </w:t>
      </w:r>
      <w:r>
        <w:br/>
        <w:t xml:space="preserve">                  codeSystem="</w:t>
      </w:r>
      <w:r w:rsidRPr="000C4ACE">
        <w:rPr>
          <w:i/>
          <w:iCs/>
        </w:rPr>
        <w:t>Code System (OID)</w:t>
      </w:r>
      <w:r>
        <w:t>"/&gt;</w:t>
      </w:r>
      <w:r>
        <w:br/>
        <w:t xml:space="preserve">            &lt;subjectOf&gt;</w:t>
      </w:r>
      <w:r>
        <w:br/>
        <w:t xml:space="preserve">              &lt;document&gt;</w:t>
      </w:r>
      <w:r>
        <w:br/>
      </w:r>
      <w:r w:rsidRPr="00DD7E6A">
        <w:t xml:space="preserve">   </w:t>
      </w:r>
      <w:r>
        <w:t xml:space="preserve">    </w:t>
      </w:r>
      <w:r w:rsidRPr="00DD7E6A">
        <w:t xml:space="preserve">         &lt;effectiveTime value="</w:t>
      </w:r>
      <w:r w:rsidRPr="006C1086">
        <w:rPr>
          <w:b/>
          <w:bCs/>
          <w:i/>
          <w:iCs/>
        </w:rPr>
        <w:t>Publication Year</w:t>
      </w:r>
      <w:r w:rsidRPr="00DD7E6A">
        <w:t>"/&gt;</w:t>
      </w:r>
    </w:p>
    <w:p w:rsidR="000C08F1" w:rsidRPr="00E77CF1" w:rsidRDefault="000C08F1" w:rsidP="002A5C58">
      <w:pPr>
        <w:pStyle w:val="Heading3"/>
        <w:rPr>
          <w:color w:val="0070C0"/>
          <w:lang w:eastAsia="en-US"/>
        </w:rPr>
      </w:pPr>
      <w:bookmarkStart w:id="2001" w:name="_Toc343650531"/>
      <w:r w:rsidRPr="00E77CF1">
        <w:rPr>
          <w:color w:val="0070C0"/>
          <w:lang w:eastAsia="en-US"/>
        </w:rPr>
        <w:t>Modification</w:t>
      </w:r>
      <w:bookmarkEnd w:id="1998"/>
      <w:bookmarkEnd w:id="1999"/>
      <w:bookmarkEnd w:id="2000"/>
      <w:bookmarkEnd w:id="2001"/>
      <w:ins w:id="2002" w:author="HYST (Hiroyuki Sato)" w:date="2013-01-08T17:58:00Z">
        <w:r w:rsidR="005044A6" w:rsidRPr="0014542C">
          <w:rPr>
            <w:rFonts w:eastAsia="MS Mincho" w:hint="eastAsia"/>
            <w:color w:val="FF0000"/>
            <w:lang w:eastAsia="ja-JP"/>
          </w:rPr>
          <w:t xml:space="preserve">  (repeat as necessary)</w:t>
        </w:r>
      </w:ins>
    </w:p>
    <w:p w:rsidR="000C08F1" w:rsidRDefault="000C08F1" w:rsidP="00C756D4">
      <w:pPr>
        <w:jc w:val="both"/>
        <w:rPr>
          <w:lang w:val="en-US"/>
        </w:rPr>
      </w:pPr>
      <w:r w:rsidRPr="000C08F1">
        <w:rPr>
          <w:lang w:val="en-US"/>
        </w:rPr>
        <w:t>Information on irreversible modifications of a polymer when derived from natural polymers shall be specified. Synthetic variations such as r-group modifications will be described structurally as specific fragments.</w:t>
      </w:r>
      <w:r w:rsidR="005F5E2B">
        <w:rPr>
          <w:lang w:val="en-US"/>
        </w:rPr>
        <w:t xml:space="preserve"> </w:t>
      </w:r>
      <w:r w:rsidRPr="000C08F1">
        <w:rPr>
          <w:lang w:val="en-US"/>
        </w:rPr>
        <w:t>Information related to the modification shall be provided as per spe</w:t>
      </w:r>
      <w:r w:rsidR="00EA5E73">
        <w:rPr>
          <w:lang w:val="en-US"/>
        </w:rPr>
        <w:t>cification described in Section 8.11.14</w:t>
      </w:r>
      <w:r w:rsidRPr="000C08F1">
        <w:rPr>
          <w:lang w:val="en-US"/>
        </w:rPr>
        <w:t>.</w:t>
      </w:r>
    </w:p>
    <w:p w:rsidR="000C08F1" w:rsidRPr="00C64A48" w:rsidRDefault="000C08F1" w:rsidP="00FC0699">
      <w:pPr>
        <w:pStyle w:val="Heading2"/>
        <w:rPr>
          <w:color w:val="FF0000"/>
          <w:lang w:eastAsia="en-US"/>
        </w:rPr>
      </w:pPr>
      <w:bookmarkStart w:id="2003" w:name="_Toc343650532"/>
      <w:r w:rsidRPr="00C64A48">
        <w:rPr>
          <w:color w:val="FF0000"/>
          <w:lang w:eastAsia="en-US"/>
        </w:rPr>
        <w:t>Structurally-Diverse Substance</w:t>
      </w:r>
      <w:bookmarkEnd w:id="2003"/>
    </w:p>
    <w:p w:rsidR="000C08F1" w:rsidRDefault="000C08F1" w:rsidP="00C756D4">
      <w:pPr>
        <w:jc w:val="both"/>
        <w:rPr>
          <w:lang w:val="en-US"/>
        </w:rPr>
      </w:pPr>
      <w:r w:rsidRPr="000C08F1">
        <w:rPr>
          <w:lang w:val="en-US"/>
        </w:rPr>
        <w:t>This category is for the description of all substances that cannot be fully described by the other classes such as:</w:t>
      </w:r>
    </w:p>
    <w:p w:rsidR="00C756D4" w:rsidRPr="000C08F1" w:rsidRDefault="00C756D4" w:rsidP="00C756D4">
      <w:pPr>
        <w:jc w:val="both"/>
        <w:rPr>
          <w:lang w:val="en-US"/>
        </w:rPr>
      </w:pPr>
    </w:p>
    <w:p w:rsidR="000C08F1" w:rsidRPr="000C08F1" w:rsidRDefault="000C08F1" w:rsidP="00C756D4">
      <w:pPr>
        <w:jc w:val="both"/>
        <w:rPr>
          <w:lang w:val="en-US"/>
        </w:rPr>
      </w:pPr>
      <w:r w:rsidRPr="000C08F1">
        <w:rPr>
          <w:lang w:val="en-US"/>
        </w:rPr>
        <w:t>-</w:t>
      </w:r>
      <w:r w:rsidRPr="000C08F1">
        <w:rPr>
          <w:lang w:val="en-US"/>
        </w:rPr>
        <w:tab/>
        <w:t>Herbals and mineral</w:t>
      </w:r>
    </w:p>
    <w:p w:rsidR="000C08F1" w:rsidRPr="000C08F1" w:rsidRDefault="000C08F1" w:rsidP="00C756D4">
      <w:pPr>
        <w:jc w:val="both"/>
        <w:rPr>
          <w:lang w:val="en-US"/>
        </w:rPr>
      </w:pPr>
      <w:r w:rsidRPr="000C08F1">
        <w:rPr>
          <w:lang w:val="en-US"/>
        </w:rPr>
        <w:t>-</w:t>
      </w:r>
      <w:r w:rsidRPr="000C08F1">
        <w:rPr>
          <w:lang w:val="en-US"/>
        </w:rPr>
        <w:tab/>
        <w:t>Vaccines</w:t>
      </w:r>
    </w:p>
    <w:p w:rsidR="000C08F1" w:rsidRPr="000C08F1" w:rsidRDefault="000C08F1" w:rsidP="00C756D4">
      <w:pPr>
        <w:jc w:val="both"/>
        <w:rPr>
          <w:lang w:val="en-US"/>
        </w:rPr>
      </w:pPr>
      <w:r w:rsidRPr="000C08F1">
        <w:rPr>
          <w:lang w:val="en-US"/>
        </w:rPr>
        <w:t>-</w:t>
      </w:r>
      <w:r w:rsidRPr="000C08F1">
        <w:rPr>
          <w:lang w:val="en-US"/>
        </w:rPr>
        <w:tab/>
        <w:t>Purified blood products</w:t>
      </w:r>
    </w:p>
    <w:p w:rsidR="000C08F1" w:rsidRPr="000C08F1" w:rsidRDefault="000C08F1" w:rsidP="00C756D4">
      <w:pPr>
        <w:jc w:val="both"/>
        <w:rPr>
          <w:lang w:val="en-US"/>
        </w:rPr>
      </w:pPr>
      <w:r w:rsidRPr="000C08F1">
        <w:rPr>
          <w:lang w:val="en-US"/>
        </w:rPr>
        <w:t>-</w:t>
      </w:r>
      <w:r w:rsidRPr="000C08F1">
        <w:rPr>
          <w:lang w:val="en-US"/>
        </w:rPr>
        <w:tab/>
        <w:t>Immunoglobulins</w:t>
      </w:r>
    </w:p>
    <w:p w:rsidR="000C08F1" w:rsidRPr="000C08F1" w:rsidRDefault="000C08F1" w:rsidP="00C756D4">
      <w:pPr>
        <w:jc w:val="both"/>
        <w:rPr>
          <w:lang w:val="en-US"/>
        </w:rPr>
      </w:pPr>
      <w:r w:rsidRPr="000C08F1">
        <w:rPr>
          <w:lang w:val="en-US"/>
        </w:rPr>
        <w:t>-</w:t>
      </w:r>
      <w:r w:rsidRPr="000C08F1">
        <w:rPr>
          <w:lang w:val="en-US"/>
        </w:rPr>
        <w:tab/>
        <w:t xml:space="preserve">Substance derived from cells and tissues </w:t>
      </w:r>
    </w:p>
    <w:p w:rsidR="00C756D4" w:rsidRDefault="00C756D4" w:rsidP="00C756D4">
      <w:pPr>
        <w:jc w:val="both"/>
        <w:rPr>
          <w:lang w:val="en-US"/>
        </w:rPr>
      </w:pPr>
    </w:p>
    <w:p w:rsidR="004E3E15" w:rsidRPr="000C08F1" w:rsidRDefault="004E3E15" w:rsidP="004E3E15">
      <w:pPr>
        <w:jc w:val="both"/>
        <w:rPr>
          <w:lang w:val="en-US"/>
        </w:rPr>
      </w:pPr>
      <w:r w:rsidRPr="000C08F1">
        <w:rPr>
          <w:lang w:val="en-US"/>
        </w:rPr>
        <w:t xml:space="preserve">For organism-based substances, the parent organism is essential defining information. </w:t>
      </w:r>
    </w:p>
    <w:p w:rsidR="004E3E15" w:rsidRDefault="004E3E15" w:rsidP="00C756D4">
      <w:pPr>
        <w:jc w:val="both"/>
        <w:rPr>
          <w:lang w:val="en-US"/>
        </w:rPr>
      </w:pPr>
    </w:p>
    <w:p w:rsidR="00C756D4" w:rsidRDefault="001B0DC3" w:rsidP="00C756D4">
      <w:pPr>
        <w:jc w:val="both"/>
        <w:rPr>
          <w:lang w:val="en-US"/>
        </w:rPr>
      </w:pPr>
      <w:r>
        <w:rPr>
          <w:noProof/>
          <w:lang w:val="en-US" w:eastAsia="en-US"/>
        </w:rPr>
        <w:drawing>
          <wp:inline distT="0" distB="0" distL="0" distR="0">
            <wp:extent cx="6186170" cy="3260090"/>
            <wp:effectExtent l="0" t="0" r="0" b="0"/>
            <wp:docPr id="23" name="Picture 23" descr="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6170" cy="3260090"/>
                    </a:xfrm>
                    <a:prstGeom prst="rect">
                      <a:avLst/>
                    </a:prstGeom>
                    <a:noFill/>
                    <a:ln>
                      <a:noFill/>
                    </a:ln>
                  </pic:spPr>
                </pic:pic>
              </a:graphicData>
            </a:graphic>
          </wp:inline>
        </w:drawing>
      </w:r>
    </w:p>
    <w:p w:rsidR="00C756D4" w:rsidRDefault="00C756D4" w:rsidP="00580198">
      <w:pPr>
        <w:pStyle w:val="Caption"/>
      </w:pPr>
      <w:bookmarkStart w:id="2004" w:name="_Toc343720778"/>
      <w:r w:rsidRPr="0026504B">
        <w:t xml:space="preserve">Figure </w:t>
      </w:r>
      <w:r w:rsidR="00580198">
        <w:fldChar w:fldCharType="begin"/>
      </w:r>
      <w:r w:rsidR="00580198">
        <w:instrText xml:space="preserve"> SEQ Figure \* ARABIC </w:instrText>
      </w:r>
      <w:r w:rsidR="00580198">
        <w:fldChar w:fldCharType="separate"/>
      </w:r>
      <w:r w:rsidR="00D15CCB">
        <w:rPr>
          <w:noProof/>
        </w:rPr>
        <w:t>15</w:t>
      </w:r>
      <w:r w:rsidR="00580198">
        <w:fldChar w:fldCharType="end"/>
      </w:r>
      <w:r w:rsidRPr="0026504B">
        <w:t>–</w:t>
      </w:r>
      <w:r>
        <w:t xml:space="preserve"> </w:t>
      </w:r>
      <w:r w:rsidR="00BE543D">
        <w:t>I</w:t>
      </w:r>
      <w:r>
        <w:t>nformation Model for Structurally-Diverse Substance</w:t>
      </w:r>
      <w:bookmarkEnd w:id="2004"/>
    </w:p>
    <w:p w:rsidR="000C08F1" w:rsidRPr="000C08F1" w:rsidRDefault="000C08F1" w:rsidP="00C756D4">
      <w:pPr>
        <w:jc w:val="both"/>
        <w:rPr>
          <w:lang w:val="en-US"/>
        </w:rPr>
      </w:pPr>
    </w:p>
    <w:p w:rsidR="000C08F1" w:rsidRPr="000C08F1" w:rsidRDefault="000C08F1" w:rsidP="00C756D4">
      <w:pPr>
        <w:jc w:val="both"/>
        <w:rPr>
          <w:lang w:val="en-US"/>
        </w:rPr>
      </w:pPr>
      <w:r w:rsidRPr="000C08F1">
        <w:rPr>
          <w:lang w:val="en-US"/>
        </w:rPr>
        <w:lastRenderedPageBreak/>
        <w:t>The majority of these substances will be derived from a biological organism but they could be complex natural materials such as coal tar or mineral oil.  Herbals are typically described by parent organism genus, species, and part or parts. If specific parts of a plant are used, identification requires lists of individual parts such as flower, leaf, and stem or an indication of the plant life cycle segment such as flowering top.  Because of variability in extraction processes (solvent, temperature, time), these processes are not captured at the substance level (broccoli and broccoli extract would be assigned the same SUBSTANCE ID).  Time and place of harvest, type of soil and fertilizer, amount of daylight and water, and degree of plant maturity are also not captured at the substance level.  A cultivar or variety of a plant may be defined as a different substance if known differences in constituents exist (e.g., broccoli and cauliflower are defined as different substances even though they share the same genus and species). Commodity oils, juices, and exudates such as olive oil, orange juice, or acacia are separate substances, but extracts such as coffee or tea map to the parent organism and part or parts due to their ambiguous nature. Oils and juices are described as organism part components rather than as parts so the part is necessary to accurately describe the oil or juice unless the entire organism is used. Olive oil is Olea Europaea fruit oil. Orange juice is Citrus sinensis fruit juice.</w:t>
      </w:r>
    </w:p>
    <w:p w:rsidR="000C08F1" w:rsidRPr="000C08F1" w:rsidRDefault="000C08F1" w:rsidP="00C756D4">
      <w:pPr>
        <w:jc w:val="both"/>
        <w:rPr>
          <w:lang w:val="en-US"/>
        </w:rPr>
      </w:pPr>
    </w:p>
    <w:p w:rsidR="000C08F1" w:rsidRPr="000C08F1" w:rsidRDefault="000C08F1" w:rsidP="00C756D4">
      <w:pPr>
        <w:jc w:val="both"/>
        <w:rPr>
          <w:lang w:val="en-US"/>
        </w:rPr>
      </w:pPr>
      <w:r w:rsidRPr="000C08F1">
        <w:rPr>
          <w:lang w:val="en-US"/>
        </w:rPr>
        <w:t>Som</w:t>
      </w:r>
      <w:r w:rsidR="004E3E15">
        <w:rPr>
          <w:lang w:val="en-US"/>
        </w:rPr>
        <w:t xml:space="preserve">e organisms such as influenza A </w:t>
      </w:r>
      <w:r w:rsidRPr="000C08F1">
        <w:rPr>
          <w:lang w:val="en-US"/>
        </w:rPr>
        <w:t>virus require identification of subspecies, variety, strain, serovar, type, form, or cultivar grou</w:t>
      </w:r>
      <w:r w:rsidR="004E3E15">
        <w:rPr>
          <w:lang w:val="en-US"/>
        </w:rPr>
        <w:t xml:space="preserve">p to accurately describe them. </w:t>
      </w:r>
      <w:r w:rsidRPr="000C08F1">
        <w:rPr>
          <w:lang w:val="en-US"/>
        </w:rPr>
        <w:t>Relevant taxonomic identification numbers are helpful in parent organism identification.</w:t>
      </w:r>
    </w:p>
    <w:p w:rsidR="000C08F1" w:rsidRPr="000C08F1" w:rsidRDefault="000C08F1" w:rsidP="00C756D4">
      <w:pPr>
        <w:jc w:val="both"/>
        <w:rPr>
          <w:lang w:val="en-US"/>
        </w:rPr>
      </w:pPr>
    </w:p>
    <w:p w:rsidR="000C08F1" w:rsidRPr="000C08F1" w:rsidRDefault="000C08F1" w:rsidP="00C756D4">
      <w:pPr>
        <w:jc w:val="both"/>
        <w:rPr>
          <w:lang w:val="en-US"/>
        </w:rPr>
      </w:pPr>
      <w:r w:rsidRPr="000C08F1">
        <w:rPr>
          <w:lang w:val="en-US"/>
        </w:rPr>
        <w:t>Purified blood products (distinct clotting factors, human serum albumin) and monoclonal immunoglobu</w:t>
      </w:r>
      <w:r w:rsidR="004E3E15">
        <w:rPr>
          <w:lang w:val="en-US"/>
        </w:rPr>
        <w:t xml:space="preserve">lins are described as proteins. </w:t>
      </w:r>
      <w:r w:rsidRPr="000C08F1">
        <w:rPr>
          <w:lang w:val="en-US"/>
        </w:rPr>
        <w:t xml:space="preserve">Polyclonal immunoglobulins are described as structurally diverse materials and require identification of the immunoglobulin type and targeted antigen. </w:t>
      </w:r>
    </w:p>
    <w:p w:rsidR="000C08F1" w:rsidRPr="000C08F1" w:rsidRDefault="000C08F1" w:rsidP="00C756D4">
      <w:pPr>
        <w:jc w:val="both"/>
        <w:rPr>
          <w:lang w:val="en-US"/>
        </w:rPr>
      </w:pPr>
    </w:p>
    <w:p w:rsidR="000C08F1" w:rsidRPr="000C08F1" w:rsidRDefault="000C08F1" w:rsidP="00C756D4">
      <w:pPr>
        <w:jc w:val="both"/>
        <w:rPr>
          <w:lang w:val="en-US"/>
        </w:rPr>
      </w:pPr>
      <w:r w:rsidRPr="000C08F1">
        <w:rPr>
          <w:lang w:val="en-US"/>
        </w:rPr>
        <w:t xml:space="preserve">Cells and tissues are also described as structurally diverse substances. Information on individual donors or extent of pooling is not captured at the substance level.  </w:t>
      </w:r>
    </w:p>
    <w:p w:rsidR="000C08F1" w:rsidRPr="000C08F1" w:rsidRDefault="000C08F1" w:rsidP="00C756D4">
      <w:pPr>
        <w:jc w:val="both"/>
        <w:rPr>
          <w:lang w:val="en-US"/>
        </w:rPr>
      </w:pPr>
    </w:p>
    <w:p w:rsidR="000C08F1" w:rsidRPr="000C08F1" w:rsidRDefault="000C08F1" w:rsidP="00C756D4">
      <w:pPr>
        <w:jc w:val="both"/>
        <w:rPr>
          <w:lang w:val="en-US"/>
        </w:rPr>
      </w:pPr>
      <w:r w:rsidRPr="000C08F1">
        <w:rPr>
          <w:lang w:val="en-US"/>
        </w:rPr>
        <w:t xml:space="preserve">Many natural substances are modified chemically, physically, or biologically. A new substance will be generated if such a modification changes the chemical structure of one or more chemical entities in the substance. A polysaccharide conjugate vaccine is described as a component of an organism part chemically conjugated to another substance or substances. The type of conjugation chemistry and the identity of the conjugated chemical entity or entities are needed to describe the resulting structurally diverse conjugate. When a genetically-modified organism or cell is used, the inserted gene biological genetic modifications must be described.  </w:t>
      </w:r>
    </w:p>
    <w:p w:rsidR="000C08F1" w:rsidRPr="000C08F1" w:rsidRDefault="000C08F1" w:rsidP="00C756D4">
      <w:pPr>
        <w:jc w:val="both"/>
        <w:rPr>
          <w:lang w:val="en-US"/>
        </w:rPr>
      </w:pPr>
    </w:p>
    <w:p w:rsidR="000C08F1" w:rsidRPr="000C08F1" w:rsidRDefault="000C08F1" w:rsidP="00C756D4">
      <w:pPr>
        <w:jc w:val="both"/>
        <w:rPr>
          <w:lang w:val="en-US"/>
        </w:rPr>
      </w:pPr>
      <w:r w:rsidRPr="000C08F1">
        <w:rPr>
          <w:lang w:val="en-US"/>
        </w:rPr>
        <w:t>Structurally-diverse substances not derived from organisms often require property descriptions as defining characteristics. In this way, light mineral oil is distinguished from mineral based on density or viscosity while petroleum distillates require boiling range. These natural mixtures may be chemically, physically, or biologically modified prior to use so information about these modifications is necessary to define them.</w:t>
      </w:r>
    </w:p>
    <w:p w:rsidR="000C08F1" w:rsidRPr="000C08F1" w:rsidRDefault="000C08F1" w:rsidP="000C08F1">
      <w:pPr>
        <w:rPr>
          <w:lang w:val="en-US"/>
        </w:rPr>
      </w:pPr>
    </w:p>
    <w:p w:rsidR="000C08F1" w:rsidRDefault="000C08F1" w:rsidP="00C756D4">
      <w:pPr>
        <w:jc w:val="both"/>
        <w:rPr>
          <w:lang w:val="en-US"/>
        </w:rPr>
      </w:pPr>
      <w:r w:rsidRPr="000C08F1">
        <w:rPr>
          <w:lang w:val="en-US"/>
        </w:rPr>
        <w:t>In order to assign a substance ID for all organism-based structurally-diverse substances, the following information shall be provided:</w:t>
      </w:r>
    </w:p>
    <w:p w:rsidR="00C756D4" w:rsidRPr="000C08F1" w:rsidRDefault="00C756D4" w:rsidP="00C756D4">
      <w:pPr>
        <w:jc w:val="both"/>
        <w:rPr>
          <w:lang w:val="en-US"/>
        </w:rPr>
      </w:pPr>
    </w:p>
    <w:p w:rsidR="000C08F1" w:rsidRPr="000C08F1" w:rsidRDefault="000C08F1" w:rsidP="00BC0955">
      <w:pPr>
        <w:numPr>
          <w:ilvl w:val="0"/>
          <w:numId w:val="37"/>
        </w:numPr>
        <w:jc w:val="both"/>
        <w:rPr>
          <w:lang w:val="en-US"/>
        </w:rPr>
      </w:pPr>
      <w:r w:rsidRPr="000C08F1">
        <w:rPr>
          <w:lang w:val="en-US"/>
        </w:rPr>
        <w:t>Genus</w:t>
      </w:r>
    </w:p>
    <w:p w:rsidR="000C08F1" w:rsidRPr="000C08F1" w:rsidRDefault="000C08F1" w:rsidP="00BC0955">
      <w:pPr>
        <w:numPr>
          <w:ilvl w:val="0"/>
          <w:numId w:val="37"/>
        </w:numPr>
        <w:jc w:val="both"/>
        <w:rPr>
          <w:lang w:val="en-US"/>
        </w:rPr>
      </w:pPr>
      <w:r w:rsidRPr="000C08F1">
        <w:rPr>
          <w:lang w:val="en-US"/>
        </w:rPr>
        <w:t>Species</w:t>
      </w:r>
    </w:p>
    <w:p w:rsidR="000C08F1" w:rsidRPr="000C08F1" w:rsidRDefault="000C08F1" w:rsidP="00BC0955">
      <w:pPr>
        <w:numPr>
          <w:ilvl w:val="0"/>
          <w:numId w:val="37"/>
        </w:numPr>
        <w:jc w:val="both"/>
        <w:rPr>
          <w:lang w:val="en-US"/>
        </w:rPr>
      </w:pPr>
      <w:r w:rsidRPr="000C08F1">
        <w:rPr>
          <w:lang w:val="en-US"/>
        </w:rPr>
        <w:t>Subspecies, variety or cultivar</w:t>
      </w:r>
    </w:p>
    <w:p w:rsidR="000C08F1" w:rsidRPr="000C08F1" w:rsidRDefault="000C08F1" w:rsidP="00BC0955">
      <w:pPr>
        <w:numPr>
          <w:ilvl w:val="0"/>
          <w:numId w:val="37"/>
        </w:numPr>
        <w:jc w:val="both"/>
        <w:rPr>
          <w:lang w:val="en-US"/>
        </w:rPr>
      </w:pPr>
      <w:r w:rsidRPr="000C08F1">
        <w:rPr>
          <w:lang w:val="en-US"/>
        </w:rPr>
        <w:t>Taxon Author</w:t>
      </w:r>
    </w:p>
    <w:p w:rsidR="000C08F1" w:rsidRPr="000C08F1" w:rsidRDefault="000C08F1" w:rsidP="00BC0955">
      <w:pPr>
        <w:numPr>
          <w:ilvl w:val="0"/>
          <w:numId w:val="37"/>
        </w:numPr>
        <w:jc w:val="both"/>
        <w:rPr>
          <w:lang w:val="en-US"/>
        </w:rPr>
      </w:pPr>
      <w:r w:rsidRPr="000C08F1">
        <w:rPr>
          <w:lang w:val="en-US"/>
        </w:rPr>
        <w:t>Part</w:t>
      </w:r>
    </w:p>
    <w:p w:rsidR="000C08F1" w:rsidRPr="000C08F1" w:rsidRDefault="000C08F1" w:rsidP="00BC0955">
      <w:pPr>
        <w:numPr>
          <w:ilvl w:val="0"/>
          <w:numId w:val="37"/>
        </w:numPr>
        <w:jc w:val="both"/>
        <w:rPr>
          <w:lang w:val="en-US"/>
        </w:rPr>
      </w:pPr>
      <w:r w:rsidRPr="000C08F1">
        <w:rPr>
          <w:lang w:val="en-US"/>
        </w:rPr>
        <w:lastRenderedPageBreak/>
        <w:t>Any chemical process that would modify the covalent structure of</w:t>
      </w:r>
      <w:r w:rsidR="003679C0">
        <w:rPr>
          <w:lang w:val="en-US"/>
        </w:rPr>
        <w:t xml:space="preserve"> any of the constituents in the </w:t>
      </w:r>
      <w:r w:rsidRPr="000C08F1">
        <w:rPr>
          <w:lang w:val="en-US"/>
        </w:rPr>
        <w:t>material (i.e. formaldehyde treatment, proteolytic digestion, etc).</w:t>
      </w:r>
    </w:p>
    <w:p w:rsidR="000C08F1" w:rsidRPr="000C08F1" w:rsidRDefault="000C08F1" w:rsidP="00C756D4">
      <w:pPr>
        <w:jc w:val="both"/>
        <w:rPr>
          <w:lang w:val="en-US"/>
        </w:rPr>
      </w:pPr>
    </w:p>
    <w:p w:rsidR="000C08F1" w:rsidRPr="000C08F1" w:rsidRDefault="000C08F1" w:rsidP="00C756D4">
      <w:pPr>
        <w:jc w:val="both"/>
        <w:rPr>
          <w:lang w:val="en-US"/>
        </w:rPr>
      </w:pPr>
      <w:r w:rsidRPr="000C08F1">
        <w:rPr>
          <w:lang w:val="en-US"/>
        </w:rPr>
        <w:t>In order to assign a substance ID for other structurally-diverse substances (non organism derived</w:t>
      </w:r>
      <w:r w:rsidR="0006747C" w:rsidRPr="000C08F1">
        <w:rPr>
          <w:lang w:val="en-US"/>
        </w:rPr>
        <w:t>),</w:t>
      </w:r>
      <w:r w:rsidRPr="000C08F1">
        <w:rPr>
          <w:lang w:val="en-US"/>
        </w:rPr>
        <w:t xml:space="preserve"> the following information shall be provided:</w:t>
      </w:r>
    </w:p>
    <w:p w:rsidR="000C08F1" w:rsidRPr="000C08F1" w:rsidRDefault="000C08F1" w:rsidP="00C756D4">
      <w:pPr>
        <w:jc w:val="both"/>
        <w:rPr>
          <w:lang w:val="en-US"/>
        </w:rPr>
      </w:pPr>
    </w:p>
    <w:p w:rsidR="000C08F1" w:rsidRPr="000C08F1" w:rsidRDefault="000C08F1" w:rsidP="00BC0955">
      <w:pPr>
        <w:numPr>
          <w:ilvl w:val="0"/>
          <w:numId w:val="38"/>
        </w:numPr>
        <w:jc w:val="both"/>
        <w:rPr>
          <w:lang w:val="en-US"/>
        </w:rPr>
      </w:pPr>
      <w:r w:rsidRPr="000C08F1">
        <w:rPr>
          <w:lang w:val="en-US"/>
        </w:rPr>
        <w:t>Source Material (e.g, Coal, Petroleum)</w:t>
      </w:r>
    </w:p>
    <w:p w:rsidR="000C08F1" w:rsidRPr="000C08F1" w:rsidRDefault="000C08F1" w:rsidP="00BC0955">
      <w:pPr>
        <w:numPr>
          <w:ilvl w:val="0"/>
          <w:numId w:val="38"/>
        </w:numPr>
        <w:jc w:val="both"/>
        <w:rPr>
          <w:lang w:val="en-US"/>
        </w:rPr>
      </w:pPr>
      <w:r w:rsidRPr="000C08F1">
        <w:rPr>
          <w:lang w:val="en-US"/>
        </w:rPr>
        <w:t>Physical Properties Related to Molecular Structure (i.e. Viscosity, Density, etc.)</w:t>
      </w:r>
    </w:p>
    <w:p w:rsidR="000C08F1" w:rsidRPr="000C08F1" w:rsidRDefault="000C08F1" w:rsidP="00BC0955">
      <w:pPr>
        <w:numPr>
          <w:ilvl w:val="0"/>
          <w:numId w:val="38"/>
        </w:numPr>
        <w:jc w:val="both"/>
        <w:rPr>
          <w:lang w:val="en-US"/>
        </w:rPr>
      </w:pPr>
      <w:r w:rsidRPr="000C08F1">
        <w:rPr>
          <w:lang w:val="en-US"/>
        </w:rPr>
        <w:t>Any Process that Fractionates or Modifies the Source Chemically</w:t>
      </w:r>
    </w:p>
    <w:p w:rsidR="000C08F1" w:rsidRPr="000C08F1" w:rsidRDefault="000C08F1" w:rsidP="00C756D4">
      <w:pPr>
        <w:jc w:val="both"/>
        <w:rPr>
          <w:lang w:val="en-US"/>
        </w:rPr>
      </w:pPr>
    </w:p>
    <w:p w:rsidR="000C08F1" w:rsidRPr="000C08F1" w:rsidRDefault="000C08F1" w:rsidP="00C756D4">
      <w:pPr>
        <w:jc w:val="both"/>
        <w:rPr>
          <w:lang w:val="en-US"/>
        </w:rPr>
      </w:pPr>
      <w:r w:rsidRPr="000C08F1">
        <w:rPr>
          <w:lang w:val="en-US"/>
        </w:rPr>
        <w:t>The general set of information shall be provided by means of the followings data elements:</w:t>
      </w:r>
    </w:p>
    <w:p w:rsidR="000C08F1" w:rsidRPr="008E60E2" w:rsidRDefault="004E3E15" w:rsidP="005F5E2B">
      <w:pPr>
        <w:pStyle w:val="Heading3"/>
        <w:rPr>
          <w:color w:val="FF0000"/>
          <w:lang w:eastAsia="en-US"/>
        </w:rPr>
      </w:pPr>
      <w:bookmarkStart w:id="2005" w:name="_Toc343650533"/>
      <w:r w:rsidRPr="008E60E2">
        <w:rPr>
          <w:color w:val="FF0000"/>
          <w:lang w:eastAsia="en-US"/>
        </w:rPr>
        <w:t xml:space="preserve">Substance </w:t>
      </w:r>
      <w:r w:rsidR="000C08F1" w:rsidRPr="008E60E2">
        <w:rPr>
          <w:color w:val="FF0000"/>
          <w:lang w:eastAsia="en-US"/>
        </w:rPr>
        <w:t>Name</w:t>
      </w:r>
      <w:bookmarkEnd w:id="2005"/>
    </w:p>
    <w:p w:rsidR="000C08F1" w:rsidRPr="000C08F1" w:rsidRDefault="000C08F1" w:rsidP="00C756D4">
      <w:pPr>
        <w:jc w:val="both"/>
        <w:rPr>
          <w:lang w:val="en-US"/>
        </w:rPr>
      </w:pPr>
      <w:r w:rsidRPr="000C08F1">
        <w:rPr>
          <w:lang w:val="en-US"/>
        </w:rPr>
        <w:t xml:space="preserve">The information related to the name of the substance shall be provided as per specification described in </w:t>
      </w:r>
      <w:r w:rsidR="00EA5E73">
        <w:rPr>
          <w:lang w:val="en-US"/>
        </w:rPr>
        <w:t>S</w:t>
      </w:r>
      <w:r w:rsidRPr="000C08F1">
        <w:rPr>
          <w:lang w:val="en-US"/>
        </w:rPr>
        <w:t>ection</w:t>
      </w:r>
      <w:r w:rsidR="00EA5E73">
        <w:rPr>
          <w:lang w:val="en-US"/>
        </w:rPr>
        <w:t xml:space="preserve"> 8.2</w:t>
      </w:r>
      <w:r w:rsidRPr="000C08F1">
        <w:rPr>
          <w:lang w:val="en-US"/>
        </w:rPr>
        <w:t>.</w:t>
      </w:r>
    </w:p>
    <w:p w:rsidR="000C08F1" w:rsidRPr="008E60E2" w:rsidRDefault="004E3E15" w:rsidP="005F5E2B">
      <w:pPr>
        <w:pStyle w:val="Heading3"/>
        <w:rPr>
          <w:color w:val="FF0000"/>
          <w:lang w:eastAsia="en-US"/>
        </w:rPr>
      </w:pPr>
      <w:bookmarkStart w:id="2006" w:name="_Toc343650534"/>
      <w:r w:rsidRPr="008E60E2">
        <w:rPr>
          <w:color w:val="FF0000"/>
          <w:lang w:eastAsia="en-US"/>
        </w:rPr>
        <w:t xml:space="preserve">Substance </w:t>
      </w:r>
      <w:r w:rsidR="000C08F1" w:rsidRPr="008E60E2">
        <w:rPr>
          <w:color w:val="FF0000"/>
          <w:lang w:eastAsia="en-US"/>
        </w:rPr>
        <w:t>Code</w:t>
      </w:r>
      <w:bookmarkEnd w:id="2006"/>
    </w:p>
    <w:p w:rsidR="000C08F1" w:rsidRDefault="000C08F1" w:rsidP="00C756D4">
      <w:pPr>
        <w:jc w:val="both"/>
        <w:rPr>
          <w:lang w:val="en-US"/>
        </w:rPr>
      </w:pPr>
      <w:r w:rsidRPr="000C08F1">
        <w:rPr>
          <w:lang w:val="en-US"/>
        </w:rPr>
        <w:t>The information related to the code of the substance shall be provided as per specification desc</w:t>
      </w:r>
      <w:r w:rsidR="00EA5E73">
        <w:rPr>
          <w:lang w:val="en-US"/>
        </w:rPr>
        <w:t>ribed in S</w:t>
      </w:r>
      <w:r w:rsidRPr="000C08F1">
        <w:rPr>
          <w:lang w:val="en-US"/>
        </w:rPr>
        <w:t>ection</w:t>
      </w:r>
      <w:r w:rsidR="00EA5E73">
        <w:rPr>
          <w:lang w:val="en-US"/>
        </w:rPr>
        <w:t xml:space="preserve"> 8.3.</w:t>
      </w:r>
    </w:p>
    <w:p w:rsidR="009520EB" w:rsidRPr="008E60E2" w:rsidRDefault="009520EB" w:rsidP="009520EB">
      <w:pPr>
        <w:pStyle w:val="Heading3"/>
        <w:rPr>
          <w:color w:val="FF0000"/>
          <w:lang w:eastAsia="en-US"/>
        </w:rPr>
      </w:pPr>
      <w:bookmarkStart w:id="2007" w:name="_Toc343650535"/>
      <w:r w:rsidRPr="008E60E2">
        <w:rPr>
          <w:color w:val="FF0000"/>
          <w:lang w:eastAsia="en-US"/>
        </w:rPr>
        <w:t>Reference Information</w:t>
      </w:r>
      <w:bookmarkEnd w:id="2007"/>
    </w:p>
    <w:p w:rsidR="009520EB" w:rsidRDefault="009520EB" w:rsidP="009520EB">
      <w:pPr>
        <w:jc w:val="both"/>
        <w:rPr>
          <w:lang w:val="en-US"/>
        </w:rPr>
      </w:pPr>
      <w:r w:rsidRPr="000C08F1">
        <w:rPr>
          <w:lang w:val="en-US"/>
        </w:rPr>
        <w:t xml:space="preserve">The information related to the </w:t>
      </w:r>
      <w:r w:rsidR="003521D5">
        <w:rPr>
          <w:lang w:val="en-US"/>
        </w:rPr>
        <w:t>reference information</w:t>
      </w:r>
      <w:r w:rsidRPr="000C08F1">
        <w:rPr>
          <w:lang w:val="en-US"/>
        </w:rPr>
        <w:t xml:space="preserve"> of the substance shall be provided as </w:t>
      </w:r>
      <w:r w:rsidR="00EA5E73">
        <w:rPr>
          <w:lang w:val="en-US"/>
        </w:rPr>
        <w:t>per specification described in S</w:t>
      </w:r>
      <w:r w:rsidRPr="000C08F1">
        <w:rPr>
          <w:lang w:val="en-US"/>
        </w:rPr>
        <w:t>ection</w:t>
      </w:r>
      <w:r w:rsidR="00EA5E73">
        <w:rPr>
          <w:lang w:val="en-US"/>
        </w:rPr>
        <w:t xml:space="preserve"> 8.5.</w:t>
      </w:r>
    </w:p>
    <w:p w:rsidR="008E60E2" w:rsidRPr="008E60E2" w:rsidRDefault="008E60E2" w:rsidP="008E60E2">
      <w:pPr>
        <w:pStyle w:val="Heading3"/>
        <w:rPr>
          <w:color w:val="FF0000"/>
          <w:lang w:eastAsia="en-US"/>
        </w:rPr>
      </w:pPr>
      <w:bookmarkStart w:id="2008" w:name="_Toc343650536"/>
      <w:r>
        <w:rPr>
          <w:color w:val="FF0000"/>
          <w:lang w:eastAsia="en-US"/>
        </w:rPr>
        <w:t>Version</w:t>
      </w:r>
      <w:bookmarkEnd w:id="2008"/>
    </w:p>
    <w:p w:rsidR="008E60E2" w:rsidRDefault="008E60E2" w:rsidP="009520EB">
      <w:pPr>
        <w:jc w:val="both"/>
        <w:rPr>
          <w:lang w:val="en-US"/>
        </w:rPr>
      </w:pPr>
      <w:r w:rsidRPr="000C08F1">
        <w:rPr>
          <w:lang w:val="en-US"/>
        </w:rPr>
        <w:t xml:space="preserve">The information related to the </w:t>
      </w:r>
      <w:r>
        <w:rPr>
          <w:lang w:val="en-US"/>
        </w:rPr>
        <w:t>version</w:t>
      </w:r>
      <w:r w:rsidRPr="000C08F1">
        <w:rPr>
          <w:lang w:val="en-US"/>
        </w:rPr>
        <w:t xml:space="preserve"> of the substance shall be provided as </w:t>
      </w:r>
      <w:r w:rsidR="00EA5E73">
        <w:rPr>
          <w:lang w:val="en-US"/>
        </w:rPr>
        <w:t>per specification described in S</w:t>
      </w:r>
      <w:r w:rsidRPr="000C08F1">
        <w:rPr>
          <w:lang w:val="en-US"/>
        </w:rPr>
        <w:t>ection</w:t>
      </w:r>
      <w:r w:rsidR="00EA5E73">
        <w:rPr>
          <w:lang w:val="en-US"/>
        </w:rPr>
        <w:t xml:space="preserve"> 8.4.</w:t>
      </w:r>
    </w:p>
    <w:p w:rsidR="008E60E2" w:rsidRPr="008E60E2" w:rsidRDefault="00B03C33" w:rsidP="008E60E2">
      <w:pPr>
        <w:pStyle w:val="Heading3"/>
        <w:rPr>
          <w:color w:val="FF0000"/>
          <w:lang w:eastAsia="en-US"/>
        </w:rPr>
      </w:pPr>
      <w:bookmarkStart w:id="2009" w:name="_Toc343650537"/>
      <w:r>
        <w:rPr>
          <w:color w:val="FF0000"/>
          <w:lang w:eastAsia="en-US"/>
        </w:rPr>
        <w:t>Source Material</w:t>
      </w:r>
      <w:bookmarkEnd w:id="2009"/>
      <w:ins w:id="2010" w:author="HYST (Hiroyuki Sato)" w:date="2013-01-08T18:00:00Z">
        <w:r w:rsidR="005044A6" w:rsidRPr="0014542C">
          <w:rPr>
            <w:rFonts w:eastAsia="MS Mincho" w:hint="eastAsia"/>
            <w:color w:val="FF0000"/>
            <w:lang w:eastAsia="ja-JP"/>
          </w:rPr>
          <w:t xml:space="preserve">  (repeat as necessary)</w:t>
        </w:r>
      </w:ins>
    </w:p>
    <w:p w:rsidR="008E60E2" w:rsidRPr="000C08F1" w:rsidRDefault="008E60E2" w:rsidP="00B03C33">
      <w:pPr>
        <w:jc w:val="both"/>
        <w:rPr>
          <w:lang w:val="en-US"/>
        </w:rPr>
      </w:pPr>
      <w:r w:rsidRPr="00D67046">
        <w:rPr>
          <w:lang w:val="en-US"/>
        </w:rPr>
        <w:t>The</w:t>
      </w:r>
      <w:r w:rsidR="00B03C33">
        <w:rPr>
          <w:lang w:val="en-US"/>
        </w:rPr>
        <w:t xml:space="preserve"> Source Material contains all the organism, part and fraction information and is specifed as detailed in Section </w:t>
      </w:r>
      <w:r w:rsidR="00B03C33">
        <w:rPr>
          <w:lang w:val="en-US"/>
        </w:rPr>
        <w:fldChar w:fldCharType="begin"/>
      </w:r>
      <w:r w:rsidR="00B03C33">
        <w:rPr>
          <w:lang w:val="en-US"/>
        </w:rPr>
        <w:instrText xml:space="preserve"> REF _Ref343582073 \r \h </w:instrText>
      </w:r>
      <w:r w:rsidR="00B03C33">
        <w:rPr>
          <w:lang w:val="en-US"/>
        </w:rPr>
      </w:r>
      <w:r w:rsidR="00B03C33">
        <w:rPr>
          <w:lang w:val="en-US"/>
        </w:rPr>
        <w:fldChar w:fldCharType="separate"/>
      </w:r>
      <w:ins w:id="2011" w:author="HYST (Hiroyuki Sato)" w:date="2013-01-08T17:17:00Z">
        <w:r w:rsidR="00D15CCB">
          <w:rPr>
            <w:lang w:val="en-US"/>
          </w:rPr>
          <w:t>8.14.15</w:t>
        </w:r>
      </w:ins>
      <w:del w:id="2012" w:author="HYST (Hiroyuki Sato)" w:date="2013-01-08T17:17:00Z">
        <w:r w:rsidR="00580198" w:rsidDel="00D15CCB">
          <w:rPr>
            <w:rFonts w:hint="cs"/>
            <w:cs/>
            <w:lang w:val="en-US"/>
          </w:rPr>
          <w:delText>‎</w:delText>
        </w:r>
        <w:r w:rsidR="00580198" w:rsidDel="00D15CCB">
          <w:rPr>
            <w:lang w:val="en-US"/>
          </w:rPr>
          <w:delText>8.14.15</w:delText>
        </w:r>
      </w:del>
      <w:r w:rsidR="00B03C33">
        <w:rPr>
          <w:lang w:val="en-US"/>
        </w:rPr>
        <w:fldChar w:fldCharType="end"/>
      </w:r>
      <w:r w:rsidR="00B03C33">
        <w:rPr>
          <w:lang w:val="en-US"/>
        </w:rPr>
        <w:t>.</w:t>
      </w:r>
    </w:p>
    <w:p w:rsidR="004946E4" w:rsidRPr="008E60E2" w:rsidRDefault="004946E4" w:rsidP="004946E4">
      <w:pPr>
        <w:pStyle w:val="Heading3"/>
        <w:rPr>
          <w:color w:val="0070C0"/>
          <w:lang w:eastAsia="en-US"/>
        </w:rPr>
      </w:pPr>
      <w:bookmarkStart w:id="2013" w:name="_Toc343650538"/>
      <w:r w:rsidRPr="008E60E2">
        <w:rPr>
          <w:color w:val="0070C0"/>
          <w:lang w:eastAsia="en-US"/>
        </w:rPr>
        <w:t>Comment</w:t>
      </w:r>
      <w:bookmarkEnd w:id="2013"/>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7789F" w:rsidRPr="007A51EF" w:rsidTr="0037789F">
        <w:tc>
          <w:tcPr>
            <w:tcW w:w="1951" w:type="dxa"/>
            <w:shd w:val="clear" w:color="auto" w:fill="auto"/>
          </w:tcPr>
          <w:p w:rsidR="0037789F" w:rsidRPr="007A51EF" w:rsidRDefault="0037789F" w:rsidP="0037789F">
            <w:pPr>
              <w:rPr>
                <w:b/>
                <w:lang w:eastAsia="en-US"/>
              </w:rPr>
            </w:pPr>
            <w:r w:rsidRPr="007A51EF">
              <w:rPr>
                <w:b/>
              </w:rPr>
              <w:t>User Guidance</w:t>
            </w:r>
          </w:p>
        </w:tc>
        <w:tc>
          <w:tcPr>
            <w:tcW w:w="8017" w:type="dxa"/>
            <w:shd w:val="clear" w:color="auto" w:fill="auto"/>
          </w:tcPr>
          <w:p w:rsidR="0037789F" w:rsidRPr="007A51EF" w:rsidRDefault="0037789F" w:rsidP="0037789F">
            <w:pPr>
              <w:jc w:val="both"/>
              <w:rPr>
                <w:lang w:eastAsia="en-US"/>
              </w:rPr>
            </w:pPr>
            <w:r w:rsidRPr="00B71F67">
              <w:rPr>
                <w:lang w:eastAsia="en-US"/>
              </w:rPr>
              <w:t>Any comment can be provided in this field, if necessary</w:t>
            </w:r>
            <w:r>
              <w:rPr>
                <w:lang w:eastAsia="en-US"/>
              </w:rPr>
              <w:t xml:space="preserve">. </w:t>
            </w:r>
          </w:p>
        </w:tc>
      </w:tr>
      <w:tr w:rsidR="0037789F" w:rsidRPr="007A51EF" w:rsidTr="0037789F">
        <w:tc>
          <w:tcPr>
            <w:tcW w:w="1951" w:type="dxa"/>
            <w:shd w:val="clear" w:color="auto" w:fill="auto"/>
          </w:tcPr>
          <w:p w:rsidR="0037789F" w:rsidRPr="007A51EF" w:rsidRDefault="0037789F" w:rsidP="0037789F">
            <w:pPr>
              <w:rPr>
                <w:b/>
                <w:lang w:eastAsia="en-US"/>
              </w:rPr>
            </w:pPr>
            <w:r w:rsidRPr="007A51EF">
              <w:rPr>
                <w:b/>
              </w:rPr>
              <w:t>Example(s)</w:t>
            </w:r>
          </w:p>
        </w:tc>
        <w:tc>
          <w:tcPr>
            <w:tcW w:w="8017" w:type="dxa"/>
            <w:shd w:val="clear" w:color="auto" w:fill="auto"/>
          </w:tcPr>
          <w:p w:rsidR="0037789F" w:rsidRPr="007A51EF" w:rsidRDefault="0037789F" w:rsidP="0037789F">
            <w:pPr>
              <w:rPr>
                <w:lang w:eastAsia="en-US"/>
              </w:rPr>
            </w:pPr>
          </w:p>
        </w:tc>
      </w:tr>
      <w:tr w:rsidR="0037789F" w:rsidRPr="007A51EF" w:rsidTr="0037789F">
        <w:tc>
          <w:tcPr>
            <w:tcW w:w="1951" w:type="dxa"/>
            <w:shd w:val="clear" w:color="auto" w:fill="auto"/>
          </w:tcPr>
          <w:p w:rsidR="0037789F" w:rsidRPr="007A51EF" w:rsidRDefault="0037789F" w:rsidP="0037789F">
            <w:pPr>
              <w:rPr>
                <w:b/>
              </w:rPr>
            </w:pPr>
            <w:r w:rsidRPr="007A51EF">
              <w:rPr>
                <w:b/>
              </w:rPr>
              <w:t>Conformance</w:t>
            </w:r>
          </w:p>
        </w:tc>
        <w:tc>
          <w:tcPr>
            <w:tcW w:w="8017" w:type="dxa"/>
            <w:shd w:val="clear" w:color="auto" w:fill="auto"/>
          </w:tcPr>
          <w:p w:rsidR="0037789F" w:rsidRPr="007A51EF" w:rsidRDefault="0037789F" w:rsidP="0037789F">
            <w:pPr>
              <w:rPr>
                <w:lang w:eastAsia="en-US"/>
              </w:rPr>
            </w:pPr>
            <w:r>
              <w:rPr>
                <w:lang w:eastAsia="en-US"/>
              </w:rPr>
              <w:t>OPTIONAL – DISCOURAGED</w:t>
            </w:r>
          </w:p>
        </w:tc>
      </w:tr>
      <w:tr w:rsidR="0037789F" w:rsidRPr="007A51EF" w:rsidTr="0037789F">
        <w:tc>
          <w:tcPr>
            <w:tcW w:w="1951" w:type="dxa"/>
            <w:shd w:val="clear" w:color="auto" w:fill="auto"/>
          </w:tcPr>
          <w:p w:rsidR="0037789F" w:rsidRPr="007A51EF" w:rsidRDefault="0037789F" w:rsidP="0037789F">
            <w:pPr>
              <w:rPr>
                <w:b/>
              </w:rPr>
            </w:pPr>
            <w:r w:rsidRPr="007A51EF">
              <w:rPr>
                <w:b/>
              </w:rPr>
              <w:t>Data Type</w:t>
            </w:r>
          </w:p>
        </w:tc>
        <w:tc>
          <w:tcPr>
            <w:tcW w:w="8017" w:type="dxa"/>
            <w:shd w:val="clear" w:color="auto" w:fill="auto"/>
          </w:tcPr>
          <w:p w:rsidR="0037789F" w:rsidRPr="007A51EF" w:rsidRDefault="0037789F" w:rsidP="0037789F">
            <w:pPr>
              <w:rPr>
                <w:lang w:eastAsia="en-US"/>
              </w:rPr>
            </w:pPr>
            <w:r>
              <w:rPr>
                <w:lang w:eastAsia="en-US"/>
              </w:rPr>
              <w:t>ST</w:t>
            </w:r>
          </w:p>
        </w:tc>
      </w:tr>
      <w:tr w:rsidR="0037789F" w:rsidRPr="007A51EF" w:rsidTr="0037789F">
        <w:tc>
          <w:tcPr>
            <w:tcW w:w="1951" w:type="dxa"/>
            <w:shd w:val="clear" w:color="auto" w:fill="auto"/>
          </w:tcPr>
          <w:p w:rsidR="0037789F" w:rsidRPr="007A51EF" w:rsidRDefault="0037789F" w:rsidP="0037789F">
            <w:pPr>
              <w:rPr>
                <w:b/>
              </w:rPr>
            </w:pPr>
            <w:r w:rsidRPr="007A51EF">
              <w:rPr>
                <w:b/>
              </w:rPr>
              <w:t>Business Rule(s)</w:t>
            </w:r>
          </w:p>
        </w:tc>
        <w:tc>
          <w:tcPr>
            <w:tcW w:w="8017" w:type="dxa"/>
            <w:shd w:val="clear" w:color="auto" w:fill="auto"/>
          </w:tcPr>
          <w:p w:rsidR="0037789F" w:rsidRPr="007A51EF" w:rsidRDefault="0037789F" w:rsidP="0037789F">
            <w:pPr>
              <w:jc w:val="both"/>
              <w:rPr>
                <w:lang w:eastAsia="en-US"/>
              </w:rPr>
            </w:pPr>
          </w:p>
        </w:tc>
      </w:tr>
    </w:tbl>
    <w:p w:rsidR="0037789F" w:rsidRDefault="0037789F" w:rsidP="0037789F">
      <w:r>
        <w:t>Note: Comment can always be packaged into a characteristic:</w:t>
      </w:r>
    </w:p>
    <w:p w:rsidR="0037789F" w:rsidRDefault="0037789F" w:rsidP="0037789F">
      <w:pPr>
        <w:pStyle w:val="XML"/>
        <w:keepLines w:val="0"/>
        <w:spacing w:before="0" w:after="0"/>
      </w:pPr>
      <w:r>
        <w:t>&lt;identifiedSubstance&gt;</w:t>
      </w:r>
      <w:r>
        <w:br/>
        <w:t xml:space="preserve">  &lt;identifiedSubstance&gt;</w:t>
      </w:r>
      <w:r>
        <w:br/>
        <w:t xml:space="preserve">    &lt;moiety&gt;</w:t>
      </w:r>
      <w:r>
        <w:br/>
        <w:t xml:space="preserve">      &lt;partMoiety&gt;&lt;!-- Other Details of Structural Unit --&gt;&lt;/partMoiety&gt;</w:t>
      </w:r>
      <w:r>
        <w:br/>
        <w:t xml:space="preserve">      &lt;subjectOf&gt;</w:t>
      </w:r>
      <w:r>
        <w:br/>
        <w:t xml:space="preserve">        &lt;characteristic&gt;</w:t>
      </w:r>
      <w:r>
        <w:br/>
        <w:t xml:space="preserve">          &lt;text&gt;</w:t>
      </w:r>
      <w:r w:rsidRPr="00A76005">
        <w:rPr>
          <w:b/>
          <w:bCs/>
          <w:i/>
          <w:iCs/>
        </w:rPr>
        <w:t xml:space="preserve">Comment </w:t>
      </w:r>
      <w:r w:rsidRPr="00A76005">
        <w:rPr>
          <w:i/>
          <w:iCs/>
        </w:rPr>
        <w:t>Text</w:t>
      </w:r>
      <w:r>
        <w:t>&lt;/text&gt;</w:t>
      </w:r>
      <w:r>
        <w:br/>
        <w:t xml:space="preserve">        &lt;/characteristic&gt;</w:t>
      </w:r>
      <w:r>
        <w:br/>
        <w:t xml:space="preserve">      &lt;/subjectOf&gt;</w:t>
      </w:r>
    </w:p>
    <w:p w:rsidR="003521D5" w:rsidRPr="008E60E2" w:rsidRDefault="003521D5" w:rsidP="003521D5">
      <w:pPr>
        <w:pStyle w:val="Heading3"/>
        <w:rPr>
          <w:color w:val="FF0000"/>
          <w:lang w:eastAsia="en-US"/>
        </w:rPr>
      </w:pPr>
      <w:bookmarkStart w:id="2014" w:name="_Toc343650539"/>
      <w:r w:rsidRPr="008E60E2">
        <w:rPr>
          <w:color w:val="FF0000"/>
          <w:lang w:eastAsia="en-US"/>
        </w:rPr>
        <w:t>Modification</w:t>
      </w:r>
      <w:bookmarkEnd w:id="2014"/>
      <w:ins w:id="2015" w:author="HYST (Hiroyuki Sato)" w:date="2013-01-08T17:58:00Z">
        <w:r w:rsidR="005044A6" w:rsidRPr="0014542C">
          <w:rPr>
            <w:rFonts w:eastAsia="MS Mincho" w:hint="eastAsia"/>
            <w:color w:val="FF0000"/>
            <w:lang w:eastAsia="ja-JP"/>
          </w:rPr>
          <w:t xml:space="preserve">  (repeat as necessary)</w:t>
        </w:r>
      </w:ins>
    </w:p>
    <w:p w:rsidR="003521D5" w:rsidRPr="000C08F1" w:rsidRDefault="003521D5" w:rsidP="003521D5">
      <w:pPr>
        <w:jc w:val="both"/>
        <w:rPr>
          <w:lang w:val="en-US"/>
        </w:rPr>
      </w:pPr>
      <w:r w:rsidRPr="000C08F1">
        <w:rPr>
          <w:lang w:val="en-US"/>
        </w:rPr>
        <w:t>Information related to the modification shall be provided as per spe</w:t>
      </w:r>
      <w:r w:rsidR="00EA5E73">
        <w:rPr>
          <w:lang w:val="en-US"/>
        </w:rPr>
        <w:t>cification described in Section 8.11.14</w:t>
      </w:r>
      <w:r w:rsidRPr="000C08F1">
        <w:rPr>
          <w:lang w:val="en-US"/>
        </w:rPr>
        <w:t>.</w:t>
      </w:r>
    </w:p>
    <w:p w:rsidR="003521D5" w:rsidRPr="008E60E2" w:rsidRDefault="003521D5" w:rsidP="003521D5">
      <w:pPr>
        <w:pStyle w:val="Heading3"/>
        <w:rPr>
          <w:color w:val="FF0000"/>
          <w:lang w:eastAsia="en-US"/>
        </w:rPr>
      </w:pPr>
      <w:bookmarkStart w:id="2016" w:name="_Toc343650540"/>
      <w:r w:rsidRPr="008E60E2">
        <w:rPr>
          <w:color w:val="FF0000"/>
          <w:lang w:eastAsia="en-US"/>
        </w:rPr>
        <w:lastRenderedPageBreak/>
        <w:t>Source material</w:t>
      </w:r>
      <w:bookmarkEnd w:id="2016"/>
      <w:ins w:id="2017" w:author="HYST (Hiroyuki Sato)" w:date="2013-01-08T17:58:00Z">
        <w:r w:rsidR="005044A6" w:rsidRPr="0014542C">
          <w:rPr>
            <w:rFonts w:eastAsia="MS Mincho" w:hint="eastAsia"/>
            <w:color w:val="FF0000"/>
            <w:lang w:eastAsia="ja-JP"/>
          </w:rPr>
          <w:t xml:space="preserve">  (repeat as necessary)</w:t>
        </w:r>
      </w:ins>
    </w:p>
    <w:p w:rsidR="003521D5" w:rsidRPr="000C08F1" w:rsidRDefault="003521D5" w:rsidP="003521D5">
      <w:pPr>
        <w:jc w:val="both"/>
        <w:rPr>
          <w:lang w:val="en-US"/>
        </w:rPr>
      </w:pPr>
      <w:r w:rsidRPr="000C08F1">
        <w:rPr>
          <w:lang w:val="en-US"/>
        </w:rPr>
        <w:t xml:space="preserve">The information related to the source material shall be provided as per specification described in </w:t>
      </w:r>
      <w:r w:rsidR="00EA5E73">
        <w:rPr>
          <w:lang w:val="en-US"/>
        </w:rPr>
        <w:t>S</w:t>
      </w:r>
      <w:r w:rsidRPr="000C08F1">
        <w:rPr>
          <w:lang w:val="en-US"/>
        </w:rPr>
        <w:t xml:space="preserve">ection </w:t>
      </w:r>
      <w:r w:rsidR="00DC6348">
        <w:rPr>
          <w:lang w:val="en-US"/>
        </w:rPr>
        <w:t>8.13.15</w:t>
      </w:r>
      <w:r w:rsidRPr="000C08F1">
        <w:rPr>
          <w:lang w:val="en-US"/>
        </w:rPr>
        <w:t>.</w:t>
      </w:r>
    </w:p>
    <w:p w:rsidR="003521D5" w:rsidRPr="008E60E2" w:rsidRDefault="003521D5" w:rsidP="003521D5">
      <w:pPr>
        <w:pStyle w:val="Heading3"/>
        <w:rPr>
          <w:color w:val="FF0000"/>
          <w:lang w:eastAsia="en-US"/>
        </w:rPr>
      </w:pPr>
      <w:bookmarkStart w:id="2018" w:name="_Toc343650541"/>
      <w:r w:rsidRPr="008E60E2">
        <w:rPr>
          <w:color w:val="FF0000"/>
          <w:lang w:eastAsia="en-US"/>
        </w:rPr>
        <w:t>Glycosylation</w:t>
      </w:r>
      <w:bookmarkEnd w:id="2018"/>
      <w:ins w:id="2019" w:author="HYST (Hiroyuki Sato)" w:date="2013-01-08T17:58:00Z">
        <w:r w:rsidR="005044A6" w:rsidRPr="0014542C">
          <w:rPr>
            <w:rFonts w:eastAsia="MS Mincho" w:hint="eastAsia"/>
            <w:color w:val="FF0000"/>
            <w:lang w:eastAsia="ja-JP"/>
          </w:rPr>
          <w:t xml:space="preserve">  (repeat as necessary)</w:t>
        </w:r>
      </w:ins>
    </w:p>
    <w:p w:rsidR="003521D5" w:rsidRPr="000C08F1" w:rsidRDefault="00E66882" w:rsidP="003521D5">
      <w:pPr>
        <w:jc w:val="both"/>
        <w:rPr>
          <w:lang w:val="en-US"/>
        </w:rPr>
      </w:pPr>
      <w:r w:rsidRPr="000C08F1">
        <w:rPr>
          <w:lang w:val="en-US"/>
        </w:rPr>
        <w:t xml:space="preserve">The information related to the </w:t>
      </w:r>
      <w:r>
        <w:rPr>
          <w:lang w:val="en-US"/>
        </w:rPr>
        <w:t>glycosylation</w:t>
      </w:r>
      <w:r w:rsidRPr="000C08F1">
        <w:rPr>
          <w:lang w:val="en-US"/>
        </w:rPr>
        <w:t xml:space="preserve"> shall be provided as per specification described in </w:t>
      </w:r>
      <w:r w:rsidR="00DC6348">
        <w:rPr>
          <w:lang w:val="en-US"/>
        </w:rPr>
        <w:t>S</w:t>
      </w:r>
      <w:r w:rsidRPr="000C08F1">
        <w:rPr>
          <w:lang w:val="en-US"/>
        </w:rPr>
        <w:t>ection</w:t>
      </w:r>
      <w:r w:rsidR="00DC6348">
        <w:rPr>
          <w:lang w:val="en-US"/>
        </w:rPr>
        <w:t xml:space="preserve"> 8.11.12.</w:t>
      </w:r>
      <w:r w:rsidRPr="000C08F1">
        <w:rPr>
          <w:lang w:val="en-US"/>
        </w:rPr>
        <w:t xml:space="preserve"> </w:t>
      </w:r>
    </w:p>
    <w:p w:rsidR="003521D5" w:rsidRPr="007B3E35" w:rsidRDefault="003521D5" w:rsidP="003521D5">
      <w:pPr>
        <w:pStyle w:val="Heading3"/>
        <w:rPr>
          <w:color w:val="FF0000"/>
          <w:lang w:eastAsia="en-US"/>
        </w:rPr>
      </w:pPr>
      <w:bookmarkStart w:id="2020" w:name="_Toc343650542"/>
      <w:r w:rsidRPr="007B3E35">
        <w:rPr>
          <w:color w:val="FF0000"/>
          <w:lang w:eastAsia="en-US"/>
        </w:rPr>
        <w:t>Molecular Weight</w:t>
      </w:r>
      <w:bookmarkEnd w:id="2020"/>
      <w:ins w:id="2021" w:author="HYST (Hiroyuki Sato)" w:date="2013-01-08T17:58:00Z">
        <w:r w:rsidR="005044A6" w:rsidRPr="0014542C">
          <w:rPr>
            <w:rFonts w:eastAsia="MS Mincho" w:hint="eastAsia"/>
            <w:color w:val="FF0000"/>
            <w:lang w:eastAsia="ja-JP"/>
          </w:rPr>
          <w:t xml:space="preserve">  (repeat as necessary)</w:t>
        </w:r>
      </w:ins>
    </w:p>
    <w:p w:rsidR="003521D5" w:rsidRDefault="003521D5" w:rsidP="003521D5">
      <w:pPr>
        <w:jc w:val="both"/>
        <w:rPr>
          <w:lang w:val="en-US"/>
        </w:rPr>
      </w:pPr>
      <w:r w:rsidRPr="000C08F1">
        <w:rPr>
          <w:lang w:val="en-US"/>
        </w:rPr>
        <w:t xml:space="preserve">The information related to the </w:t>
      </w:r>
      <w:r>
        <w:rPr>
          <w:lang w:val="en-US"/>
        </w:rPr>
        <w:t>molecular weight</w:t>
      </w:r>
      <w:r w:rsidRPr="000C08F1">
        <w:rPr>
          <w:lang w:val="en-US"/>
        </w:rPr>
        <w:t xml:space="preserve"> shall be provided as per specification described in </w:t>
      </w:r>
      <w:r w:rsidR="00DC6348">
        <w:rPr>
          <w:lang w:val="en-US"/>
        </w:rPr>
        <w:t>S</w:t>
      </w:r>
      <w:r w:rsidRPr="000C08F1">
        <w:rPr>
          <w:lang w:val="en-US"/>
        </w:rPr>
        <w:t>ection</w:t>
      </w:r>
      <w:r w:rsidR="00DC6348">
        <w:rPr>
          <w:lang w:val="en-US"/>
        </w:rPr>
        <w:t xml:space="preserve"> 8.11.13</w:t>
      </w:r>
      <w:r w:rsidRPr="000C08F1">
        <w:rPr>
          <w:lang w:val="en-US"/>
        </w:rPr>
        <w:t>.</w:t>
      </w:r>
    </w:p>
    <w:p w:rsidR="007B3E35" w:rsidRPr="00663519" w:rsidRDefault="007B3E35" w:rsidP="007B3E35">
      <w:pPr>
        <w:pStyle w:val="Heading4"/>
        <w:rPr>
          <w:color w:val="FF0000"/>
          <w:lang w:eastAsia="en-US"/>
        </w:rPr>
      </w:pPr>
      <w:r w:rsidRPr="00663519">
        <w:rPr>
          <w:color w:val="FF0000"/>
          <w:lang w:eastAsia="en-US"/>
        </w:rPr>
        <w:t>Amount</w:t>
      </w:r>
    </w:p>
    <w:p w:rsidR="007B3E35" w:rsidRDefault="007B3E35" w:rsidP="007B3E35">
      <w:pPr>
        <w:jc w:val="both"/>
        <w:rPr>
          <w:lang w:val="en-US"/>
        </w:rPr>
      </w:pPr>
      <w:r w:rsidRPr="000C08F1">
        <w:rPr>
          <w:lang w:val="en-US"/>
        </w:rPr>
        <w:t xml:space="preserve">The information related to the </w:t>
      </w:r>
      <w:r>
        <w:rPr>
          <w:lang w:val="en-US"/>
        </w:rPr>
        <w:t>amount</w:t>
      </w:r>
      <w:r w:rsidRPr="000C08F1">
        <w:rPr>
          <w:lang w:val="en-US"/>
        </w:rPr>
        <w:t xml:space="preserve"> shall be provided as per spe</w:t>
      </w:r>
      <w:r w:rsidR="00DC6348">
        <w:rPr>
          <w:lang w:val="en-US"/>
        </w:rPr>
        <w:t>cification described in Section 8.8</w:t>
      </w:r>
      <w:r w:rsidRPr="000C08F1">
        <w:rPr>
          <w:lang w:val="en-US"/>
        </w:rPr>
        <w:t>.</w:t>
      </w:r>
    </w:p>
    <w:p w:rsidR="000C08F1" w:rsidRPr="007B3E35" w:rsidRDefault="000C08F1" w:rsidP="004E3E15">
      <w:pPr>
        <w:pStyle w:val="Heading3"/>
        <w:rPr>
          <w:color w:val="FF0000"/>
          <w:lang w:eastAsia="en-US"/>
        </w:rPr>
      </w:pPr>
      <w:bookmarkStart w:id="2022" w:name="_Toc343650543"/>
      <w:r w:rsidRPr="007B3E35">
        <w:rPr>
          <w:color w:val="FF0000"/>
          <w:lang w:eastAsia="en-US"/>
        </w:rPr>
        <w:t>Property</w:t>
      </w:r>
      <w:bookmarkEnd w:id="2022"/>
      <w:ins w:id="2023" w:author="HYST (Hiroyuki Sato)" w:date="2013-01-08T17:58:00Z">
        <w:r w:rsidR="005044A6" w:rsidRPr="0014542C">
          <w:rPr>
            <w:rFonts w:eastAsia="MS Mincho" w:hint="eastAsia"/>
            <w:color w:val="FF0000"/>
            <w:lang w:eastAsia="ja-JP"/>
          </w:rPr>
          <w:t xml:space="preserve">  (repeat as necessary)</w:t>
        </w:r>
      </w:ins>
    </w:p>
    <w:p w:rsidR="000C08F1" w:rsidRDefault="000C08F1" w:rsidP="00C756D4">
      <w:pPr>
        <w:jc w:val="both"/>
        <w:rPr>
          <w:lang w:val="en-US"/>
        </w:rPr>
      </w:pPr>
      <w:r w:rsidRPr="000C08F1">
        <w:rPr>
          <w:lang w:val="en-US"/>
        </w:rPr>
        <w:t>The information related to the property shall be provided as per spe</w:t>
      </w:r>
      <w:r w:rsidR="00DC6348">
        <w:rPr>
          <w:lang w:val="en-US"/>
        </w:rPr>
        <w:t>cification described in Section 8.9</w:t>
      </w:r>
      <w:r w:rsidRPr="000C08F1">
        <w:rPr>
          <w:lang w:val="en-US"/>
        </w:rPr>
        <w:t xml:space="preserve">.  For cells or other complex material an additional field is necessary that will contain a substance id related to the qualitative property that describes the material.  This field will be used predominantly to describe specific antigens present or absent on cell surfaces. The presence of such antigens is a defining property of </w:t>
      </w:r>
      <w:r w:rsidR="00C756D4" w:rsidRPr="000C08F1">
        <w:rPr>
          <w:lang w:val="en-US"/>
        </w:rPr>
        <w:t>the cells</w:t>
      </w:r>
      <w:r w:rsidRPr="000C08F1">
        <w:rPr>
          <w:lang w:val="en-US"/>
        </w:rPr>
        <w:t>. (Example: CD54+ cells would have Substance ID to identify the CD54 antigen as part of the property description.)</w:t>
      </w:r>
    </w:p>
    <w:p w:rsidR="007B3E35" w:rsidRPr="00663519" w:rsidRDefault="007B3E35" w:rsidP="007B3E35">
      <w:pPr>
        <w:pStyle w:val="Heading4"/>
        <w:rPr>
          <w:color w:val="FF0000"/>
          <w:lang w:eastAsia="en-US"/>
        </w:rPr>
      </w:pPr>
      <w:r w:rsidRPr="00663519">
        <w:rPr>
          <w:color w:val="FF0000"/>
          <w:lang w:eastAsia="en-US"/>
        </w:rPr>
        <w:t>Amount</w:t>
      </w:r>
    </w:p>
    <w:p w:rsidR="007B3E35" w:rsidRDefault="007B3E35" w:rsidP="007B3E35">
      <w:pPr>
        <w:jc w:val="both"/>
        <w:rPr>
          <w:lang w:val="en-US"/>
        </w:rPr>
      </w:pPr>
      <w:r w:rsidRPr="000C08F1">
        <w:rPr>
          <w:lang w:val="en-US"/>
        </w:rPr>
        <w:t xml:space="preserve">The information related to the </w:t>
      </w:r>
      <w:r>
        <w:rPr>
          <w:lang w:val="en-US"/>
        </w:rPr>
        <w:t>amount</w:t>
      </w:r>
      <w:r w:rsidRPr="000C08F1">
        <w:rPr>
          <w:lang w:val="en-US"/>
        </w:rPr>
        <w:t xml:space="preserve"> shall be provided as per spe</w:t>
      </w:r>
      <w:r w:rsidR="00DC6348">
        <w:rPr>
          <w:lang w:val="en-US"/>
        </w:rPr>
        <w:t>cification described in Section 8.8</w:t>
      </w:r>
      <w:r w:rsidRPr="000C08F1">
        <w:rPr>
          <w:lang w:val="en-US"/>
        </w:rPr>
        <w:t>.</w:t>
      </w:r>
    </w:p>
    <w:p w:rsidR="003521D5" w:rsidRPr="007B3E35" w:rsidRDefault="003521D5" w:rsidP="003521D5">
      <w:pPr>
        <w:pStyle w:val="Heading3"/>
        <w:rPr>
          <w:color w:val="FF0000"/>
          <w:lang w:eastAsia="en-US"/>
        </w:rPr>
      </w:pPr>
      <w:bookmarkStart w:id="2024" w:name="_Toc343650544"/>
      <w:r w:rsidRPr="007B3E35">
        <w:rPr>
          <w:color w:val="FF0000"/>
          <w:lang w:eastAsia="en-US"/>
        </w:rPr>
        <w:t>Reference Source</w:t>
      </w:r>
      <w:bookmarkEnd w:id="2024"/>
      <w:ins w:id="2025" w:author="HYST (Hiroyuki Sato)" w:date="2013-01-08T17:37:00Z">
        <w:r w:rsidR="0014542C" w:rsidRPr="0014542C">
          <w:rPr>
            <w:rFonts w:eastAsia="MS Mincho" w:hint="eastAsia"/>
            <w:color w:val="FF0000"/>
            <w:lang w:eastAsia="ja-JP"/>
          </w:rPr>
          <w:t xml:space="preserve">  (repeat as necessary)</w:t>
        </w:r>
      </w:ins>
    </w:p>
    <w:p w:rsidR="003521D5" w:rsidRPr="000C08F1" w:rsidRDefault="003521D5" w:rsidP="003521D5">
      <w:pPr>
        <w:jc w:val="both"/>
        <w:rPr>
          <w:lang w:val="en-US"/>
        </w:rPr>
      </w:pPr>
      <w:r w:rsidRPr="000C08F1">
        <w:rPr>
          <w:lang w:val="en-US"/>
        </w:rPr>
        <w:t xml:space="preserve">The information related to the </w:t>
      </w:r>
      <w:r>
        <w:rPr>
          <w:lang w:val="en-US"/>
        </w:rPr>
        <w:t>r</w:t>
      </w:r>
      <w:r w:rsidRPr="003521D5">
        <w:rPr>
          <w:lang w:val="en-US"/>
        </w:rPr>
        <w:t xml:space="preserve">eference </w:t>
      </w:r>
      <w:r>
        <w:rPr>
          <w:lang w:val="en-US"/>
        </w:rPr>
        <w:t>s</w:t>
      </w:r>
      <w:r w:rsidRPr="003521D5">
        <w:rPr>
          <w:lang w:val="en-US"/>
        </w:rPr>
        <w:t>ource</w:t>
      </w:r>
      <w:r>
        <w:rPr>
          <w:lang w:val="en-US"/>
        </w:rPr>
        <w:t xml:space="preserve"> </w:t>
      </w:r>
      <w:r w:rsidRPr="000C08F1">
        <w:rPr>
          <w:lang w:val="en-US"/>
        </w:rPr>
        <w:t xml:space="preserve">shall be provided as per specification described in </w:t>
      </w:r>
      <w:r w:rsidR="00DC6348">
        <w:rPr>
          <w:lang w:val="en-US"/>
        </w:rPr>
        <w:t>S</w:t>
      </w:r>
      <w:r w:rsidRPr="000C08F1">
        <w:rPr>
          <w:lang w:val="en-US"/>
        </w:rPr>
        <w:t>ection</w:t>
      </w:r>
      <w:r w:rsidR="00DC6348">
        <w:rPr>
          <w:lang w:val="en-US"/>
        </w:rPr>
        <w:t xml:space="preserve"> 8.2.5</w:t>
      </w:r>
      <w:r w:rsidRPr="000C08F1">
        <w:rPr>
          <w:lang w:val="en-US"/>
        </w:rPr>
        <w:t>.</w:t>
      </w:r>
    </w:p>
    <w:p w:rsidR="000C08F1" w:rsidRPr="00C64A48" w:rsidRDefault="000C08F1" w:rsidP="00C756D4">
      <w:pPr>
        <w:pStyle w:val="Heading2"/>
        <w:jc w:val="both"/>
        <w:rPr>
          <w:color w:val="FF0000"/>
          <w:lang w:eastAsia="en-US"/>
        </w:rPr>
      </w:pPr>
      <w:bookmarkStart w:id="2026" w:name="_Toc343650545"/>
      <w:r w:rsidRPr="00C64A48">
        <w:rPr>
          <w:color w:val="FF0000"/>
          <w:lang w:eastAsia="en-US"/>
        </w:rPr>
        <w:t>Mixture Substance</w:t>
      </w:r>
      <w:bookmarkEnd w:id="2026"/>
      <w:ins w:id="2027" w:author="HYST (Hiroyuki Sato)" w:date="2013-01-08T17:59:00Z">
        <w:r w:rsidR="005044A6" w:rsidRPr="0014542C">
          <w:rPr>
            <w:rFonts w:eastAsia="MS Mincho" w:hint="eastAsia"/>
            <w:color w:val="FF0000"/>
            <w:lang w:eastAsia="ja-JP"/>
          </w:rPr>
          <w:t xml:space="preserve">  (repeat as necessary)</w:t>
        </w:r>
      </w:ins>
    </w:p>
    <w:p w:rsidR="000C08F1" w:rsidRPr="000C08F1" w:rsidRDefault="000C08F1" w:rsidP="00C756D4">
      <w:pPr>
        <w:jc w:val="both"/>
        <w:rPr>
          <w:lang w:val="en-US"/>
        </w:rPr>
      </w:pPr>
      <w:r w:rsidRPr="000C08F1">
        <w:rPr>
          <w:lang w:val="en-US"/>
        </w:rPr>
        <w:t xml:space="preserve">Material that contains multiple substances can be mixture substance if the substances are either isolated or synthesized together. Racemic mixtures or substances containing unknown or mixed stereochemistry will not be defined as mixtures but will </w:t>
      </w:r>
      <w:r w:rsidR="009A5777">
        <w:rPr>
          <w:lang w:val="en-US"/>
        </w:rPr>
        <w:t>be represented as s</w:t>
      </w:r>
      <w:r w:rsidRPr="000C08F1">
        <w:rPr>
          <w:lang w:val="en-US"/>
        </w:rPr>
        <w:t>ubstances that contain impurities or degradents will not be described as mixtures. Mixtures of mixtures will not be allowed. Each component of a mixture should be listed. Substances present in trace amounts will not be listed in a mixture unless they are known to have a specific effect. Mixtures are also used when substance ambiguity exists in authoritative sources (aloe).</w:t>
      </w:r>
    </w:p>
    <w:p w:rsidR="000C08F1" w:rsidRDefault="000C08F1" w:rsidP="00C756D4">
      <w:pPr>
        <w:jc w:val="both"/>
        <w:rPr>
          <w:lang w:val="en-US"/>
        </w:rPr>
      </w:pPr>
    </w:p>
    <w:p w:rsidR="00C756D4" w:rsidRDefault="001B0DC3" w:rsidP="00C756D4">
      <w:pPr>
        <w:jc w:val="both"/>
        <w:rPr>
          <w:lang w:val="en-US"/>
        </w:rPr>
      </w:pPr>
      <w:r>
        <w:rPr>
          <w:noProof/>
          <w:lang w:val="en-US" w:eastAsia="en-US"/>
        </w:rPr>
        <w:lastRenderedPageBreak/>
        <w:drawing>
          <wp:inline distT="0" distB="0" distL="0" distR="0">
            <wp:extent cx="6193790" cy="2814955"/>
            <wp:effectExtent l="0" t="0" r="0" b="0"/>
            <wp:docPr id="24" name="Picture 24" descr="fi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93790" cy="2814955"/>
                    </a:xfrm>
                    <a:prstGeom prst="rect">
                      <a:avLst/>
                    </a:prstGeom>
                    <a:noFill/>
                    <a:ln>
                      <a:noFill/>
                    </a:ln>
                  </pic:spPr>
                </pic:pic>
              </a:graphicData>
            </a:graphic>
          </wp:inline>
        </w:drawing>
      </w:r>
    </w:p>
    <w:p w:rsidR="00C756D4" w:rsidRDefault="00C756D4" w:rsidP="00580198">
      <w:pPr>
        <w:pStyle w:val="Caption"/>
      </w:pPr>
      <w:bookmarkStart w:id="2028" w:name="_Toc343720779"/>
      <w:r w:rsidRPr="0026504B">
        <w:t xml:space="preserve">Figure </w:t>
      </w:r>
      <w:r w:rsidR="00580198">
        <w:fldChar w:fldCharType="begin"/>
      </w:r>
      <w:r w:rsidR="00580198">
        <w:instrText xml:space="preserve"> SEQ Figure \* ARABIC </w:instrText>
      </w:r>
      <w:r w:rsidR="00580198">
        <w:fldChar w:fldCharType="separate"/>
      </w:r>
      <w:r w:rsidR="00D15CCB">
        <w:rPr>
          <w:noProof/>
        </w:rPr>
        <w:t>16</w:t>
      </w:r>
      <w:r w:rsidR="00580198">
        <w:fldChar w:fldCharType="end"/>
      </w:r>
      <w:r w:rsidRPr="0026504B">
        <w:t>–</w:t>
      </w:r>
      <w:r>
        <w:t xml:space="preserve"> </w:t>
      </w:r>
      <w:r w:rsidR="00BE543D">
        <w:t>I</w:t>
      </w:r>
      <w:r>
        <w:t>nformation Model for Mixture Substance</w:t>
      </w:r>
      <w:bookmarkEnd w:id="2028"/>
    </w:p>
    <w:p w:rsidR="00C756D4" w:rsidRDefault="00C756D4" w:rsidP="00C756D4">
      <w:pPr>
        <w:jc w:val="both"/>
      </w:pPr>
    </w:p>
    <w:p w:rsidR="000C08F1" w:rsidRPr="000C08F1" w:rsidRDefault="000C08F1" w:rsidP="00C756D4">
      <w:pPr>
        <w:jc w:val="both"/>
        <w:rPr>
          <w:lang w:val="en-US"/>
        </w:rPr>
      </w:pPr>
      <w:r w:rsidRPr="000C08F1">
        <w:rPr>
          <w:lang w:val="en-US"/>
        </w:rPr>
        <w:t>The following information on mixture shall be provided:</w:t>
      </w:r>
    </w:p>
    <w:p w:rsidR="005F5E2B" w:rsidRPr="000A5CBA" w:rsidRDefault="005F5E2B" w:rsidP="005F5E2B">
      <w:pPr>
        <w:pStyle w:val="Heading3"/>
        <w:rPr>
          <w:color w:val="0070C0"/>
          <w:lang w:eastAsia="en-US"/>
        </w:rPr>
      </w:pPr>
      <w:bookmarkStart w:id="2029" w:name="_Toc263320928"/>
      <w:bookmarkStart w:id="2030" w:name="_Toc304805898"/>
      <w:bookmarkStart w:id="2031" w:name="_Toc304814853"/>
      <w:bookmarkStart w:id="2032" w:name="_Toc343650546"/>
      <w:r w:rsidRPr="000A5CBA">
        <w:rPr>
          <w:color w:val="0070C0"/>
          <w:lang w:eastAsia="en-US"/>
        </w:rPr>
        <w:t>Mixture Type</w:t>
      </w:r>
      <w:bookmarkEnd w:id="2029"/>
      <w:bookmarkEnd w:id="2030"/>
      <w:bookmarkEnd w:id="2031"/>
      <w:bookmarkEnd w:id="2032"/>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DB767F" w:rsidRPr="007A51EF" w:rsidTr="00721754">
        <w:tc>
          <w:tcPr>
            <w:tcW w:w="1951" w:type="dxa"/>
            <w:shd w:val="clear" w:color="auto" w:fill="auto"/>
          </w:tcPr>
          <w:p w:rsidR="00DB767F" w:rsidRPr="007A51EF" w:rsidRDefault="00DB767F" w:rsidP="00CE7C08">
            <w:pPr>
              <w:rPr>
                <w:b/>
                <w:lang w:eastAsia="en-US"/>
              </w:rPr>
            </w:pPr>
            <w:r w:rsidRPr="007A51EF">
              <w:rPr>
                <w:b/>
              </w:rPr>
              <w:t>User Guidance</w:t>
            </w:r>
          </w:p>
        </w:tc>
        <w:tc>
          <w:tcPr>
            <w:tcW w:w="8017" w:type="dxa"/>
            <w:shd w:val="clear" w:color="auto" w:fill="auto"/>
          </w:tcPr>
          <w:p w:rsidR="00DB767F" w:rsidRPr="004946E4" w:rsidRDefault="00DB767F" w:rsidP="00CE7C08">
            <w:pPr>
              <w:jc w:val="both"/>
              <w:rPr>
                <w:lang w:val="en-US"/>
              </w:rPr>
            </w:pPr>
          </w:p>
        </w:tc>
      </w:tr>
      <w:tr w:rsidR="00DB767F" w:rsidRPr="007A51EF" w:rsidTr="00721754">
        <w:tc>
          <w:tcPr>
            <w:tcW w:w="1951" w:type="dxa"/>
            <w:shd w:val="clear" w:color="auto" w:fill="auto"/>
          </w:tcPr>
          <w:p w:rsidR="00DB767F" w:rsidRPr="007A51EF" w:rsidRDefault="00DB767F" w:rsidP="00CE7C08">
            <w:pPr>
              <w:rPr>
                <w:b/>
                <w:lang w:eastAsia="en-US"/>
              </w:rPr>
            </w:pPr>
            <w:r w:rsidRPr="007A51EF">
              <w:rPr>
                <w:b/>
              </w:rPr>
              <w:t>Example(s)</w:t>
            </w:r>
          </w:p>
        </w:tc>
        <w:tc>
          <w:tcPr>
            <w:tcW w:w="8017" w:type="dxa"/>
            <w:shd w:val="clear" w:color="auto" w:fill="auto"/>
          </w:tcPr>
          <w:p w:rsidR="00DB767F" w:rsidRPr="007A51EF" w:rsidRDefault="00DB767F" w:rsidP="00CE7C08">
            <w:pPr>
              <w:rPr>
                <w:lang w:eastAsia="en-US"/>
              </w:rPr>
            </w:pPr>
          </w:p>
        </w:tc>
      </w:tr>
      <w:tr w:rsidR="00DB767F" w:rsidRPr="007A51EF" w:rsidTr="00721754">
        <w:tc>
          <w:tcPr>
            <w:tcW w:w="1951" w:type="dxa"/>
            <w:shd w:val="clear" w:color="auto" w:fill="auto"/>
          </w:tcPr>
          <w:p w:rsidR="00DB767F" w:rsidRPr="007A51EF" w:rsidRDefault="00DB767F" w:rsidP="00CE7C08">
            <w:pPr>
              <w:rPr>
                <w:b/>
              </w:rPr>
            </w:pPr>
            <w:r w:rsidRPr="007A51EF">
              <w:rPr>
                <w:b/>
              </w:rPr>
              <w:t>Conformance</w:t>
            </w:r>
          </w:p>
        </w:tc>
        <w:tc>
          <w:tcPr>
            <w:tcW w:w="8017" w:type="dxa"/>
            <w:shd w:val="clear" w:color="auto" w:fill="auto"/>
          </w:tcPr>
          <w:p w:rsidR="00DB767F" w:rsidRPr="007A51EF" w:rsidRDefault="00DB767F" w:rsidP="00CE7C08">
            <w:pPr>
              <w:rPr>
                <w:lang w:eastAsia="en-US"/>
              </w:rPr>
            </w:pPr>
          </w:p>
        </w:tc>
      </w:tr>
      <w:tr w:rsidR="00DB767F" w:rsidRPr="007A51EF" w:rsidTr="00721754">
        <w:tc>
          <w:tcPr>
            <w:tcW w:w="1951" w:type="dxa"/>
            <w:shd w:val="clear" w:color="auto" w:fill="auto"/>
          </w:tcPr>
          <w:p w:rsidR="00DB767F" w:rsidRPr="007A51EF" w:rsidRDefault="00DB767F" w:rsidP="00CE7C08">
            <w:pPr>
              <w:rPr>
                <w:b/>
              </w:rPr>
            </w:pPr>
            <w:r w:rsidRPr="007A51EF">
              <w:rPr>
                <w:b/>
              </w:rPr>
              <w:t>Data Type</w:t>
            </w:r>
          </w:p>
        </w:tc>
        <w:tc>
          <w:tcPr>
            <w:tcW w:w="8017" w:type="dxa"/>
            <w:shd w:val="clear" w:color="auto" w:fill="auto"/>
          </w:tcPr>
          <w:p w:rsidR="00DB767F" w:rsidRPr="007A51EF" w:rsidRDefault="00DB767F" w:rsidP="00CE7C08">
            <w:pPr>
              <w:rPr>
                <w:lang w:eastAsia="en-US"/>
              </w:rPr>
            </w:pPr>
            <w:r>
              <w:rPr>
                <w:lang w:eastAsia="en-US"/>
              </w:rPr>
              <w:t>CD</w:t>
            </w:r>
          </w:p>
        </w:tc>
      </w:tr>
      <w:tr w:rsidR="00DB767F" w:rsidRPr="007A51EF" w:rsidTr="00721754">
        <w:tc>
          <w:tcPr>
            <w:tcW w:w="1951" w:type="dxa"/>
            <w:shd w:val="clear" w:color="auto" w:fill="auto"/>
          </w:tcPr>
          <w:p w:rsidR="00DB767F" w:rsidRPr="007A51EF" w:rsidRDefault="00DB767F" w:rsidP="00CE7C08">
            <w:pPr>
              <w:rPr>
                <w:b/>
              </w:rPr>
            </w:pPr>
            <w:r w:rsidRPr="007A51EF">
              <w:rPr>
                <w:b/>
              </w:rPr>
              <w:t>Business Rule(s)</w:t>
            </w:r>
          </w:p>
        </w:tc>
        <w:tc>
          <w:tcPr>
            <w:tcW w:w="8017" w:type="dxa"/>
            <w:shd w:val="clear" w:color="auto" w:fill="auto"/>
          </w:tcPr>
          <w:p w:rsidR="00DB767F" w:rsidRPr="007A51EF" w:rsidRDefault="00DB767F" w:rsidP="00CE7C08">
            <w:pPr>
              <w:jc w:val="both"/>
              <w:rPr>
                <w:lang w:eastAsia="en-US"/>
              </w:rPr>
            </w:pPr>
          </w:p>
        </w:tc>
      </w:tr>
    </w:tbl>
    <w:p w:rsidR="00C52173" w:rsidRDefault="00C52173" w:rsidP="007C5E5E">
      <w:pPr>
        <w:pStyle w:val="XML"/>
      </w:pPr>
      <w:r>
        <w:t>&lt;identifiedSubstance&gt;</w:t>
      </w:r>
      <w:r>
        <w:br/>
        <w:t xml:space="preserve">  &lt;identifiedSubstance</w:t>
      </w:r>
      <w:r w:rsidR="007C5E5E">
        <w:t>&gt;</w:t>
      </w:r>
      <w:r>
        <w:br/>
        <w:t xml:space="preserve">    &lt;asSpecializedKind&gt;</w:t>
      </w:r>
      <w:r>
        <w:br/>
        <w:t xml:space="preserve">      &lt;definingMaterialKind&gt;</w:t>
      </w:r>
      <w:r>
        <w:br/>
        <w:t xml:space="preserve">        &lt;code code="</w:t>
      </w:r>
      <w:r w:rsidR="007C5E5E">
        <w:rPr>
          <w:b/>
          <w:bCs/>
          <w:i/>
          <w:iCs/>
        </w:rPr>
        <w:t>Mixture Type</w:t>
      </w:r>
      <w:r w:rsidRPr="00A5735E">
        <w:rPr>
          <w:i/>
          <w:iCs/>
        </w:rPr>
        <w:t xml:space="preserve"> Code</w:t>
      </w:r>
      <w:r>
        <w:t>" codeSystem="</w:t>
      </w:r>
      <w:r w:rsidR="007C5E5E">
        <w:rPr>
          <w:i/>
          <w:iCs/>
        </w:rPr>
        <w:t>Code</w:t>
      </w:r>
      <w:r w:rsidRPr="00A5735E">
        <w:rPr>
          <w:i/>
          <w:iCs/>
        </w:rPr>
        <w:t xml:space="preserve"> System (OID)</w:t>
      </w:r>
      <w:r>
        <w:t>"/&gt;</w:t>
      </w:r>
      <w:r>
        <w:br/>
        <w:t xml:space="preserve">      &lt;/definingMaterialKind&gt;</w:t>
      </w:r>
      <w:r>
        <w:br/>
        <w:t xml:space="preserve">    &lt;/asSpecializedKind&gt;</w:t>
      </w:r>
    </w:p>
    <w:p w:rsidR="000C08F1" w:rsidRPr="000A5CBA" w:rsidRDefault="000C08F1" w:rsidP="005F5E2B">
      <w:pPr>
        <w:pStyle w:val="Heading3"/>
        <w:rPr>
          <w:color w:val="FF0000"/>
          <w:lang w:eastAsia="en-US"/>
        </w:rPr>
      </w:pPr>
      <w:bookmarkStart w:id="2033" w:name="_Toc343650547"/>
      <w:r w:rsidRPr="000A5CBA">
        <w:rPr>
          <w:color w:val="FF0000"/>
          <w:lang w:eastAsia="en-US"/>
        </w:rPr>
        <w:t>Mixture Constituent</w:t>
      </w:r>
      <w:bookmarkEnd w:id="2033"/>
      <w:ins w:id="2034" w:author="HYST (Hiroyuki Sato)" w:date="2013-01-08T18:01:00Z">
        <w:r w:rsidR="005044A6" w:rsidRPr="0014542C">
          <w:rPr>
            <w:rFonts w:eastAsia="MS Mincho" w:hint="eastAsia"/>
            <w:color w:val="FF0000"/>
            <w:lang w:eastAsia="ja-JP"/>
          </w:rPr>
          <w:t xml:space="preserve">  (repeat as necessary)</w:t>
        </w:r>
      </w:ins>
    </w:p>
    <w:p w:rsidR="000C08F1" w:rsidRDefault="000C08F1" w:rsidP="00C756D4">
      <w:pPr>
        <w:jc w:val="both"/>
        <w:rPr>
          <w:lang w:val="en-US"/>
        </w:rPr>
      </w:pPr>
      <w:r w:rsidRPr="000C08F1">
        <w:rPr>
          <w:lang w:val="en-US"/>
        </w:rPr>
        <w:t xml:space="preserve">The mixture constituent set of elements aimed to describe the constituents of the mixture substance. </w:t>
      </w:r>
      <w:r w:rsidR="00DB767F">
        <w:rPr>
          <w:lang w:val="en-US"/>
        </w:rPr>
        <w:t xml:space="preserve"> </w:t>
      </w:r>
      <w:r w:rsidRPr="000C08F1">
        <w:rPr>
          <w:lang w:val="en-US"/>
        </w:rPr>
        <w:t>Such information shall be provided by means of the following data elements:</w:t>
      </w:r>
    </w:p>
    <w:p w:rsidR="000C08F1" w:rsidRPr="000A5CBA" w:rsidRDefault="000C08F1" w:rsidP="00DB767F">
      <w:pPr>
        <w:pStyle w:val="Heading4"/>
        <w:rPr>
          <w:color w:val="0070C0"/>
          <w:lang w:eastAsia="en-US"/>
        </w:rPr>
      </w:pPr>
      <w:r w:rsidRPr="000A5CBA">
        <w:rPr>
          <w:color w:val="0070C0"/>
          <w:lang w:eastAsia="en-US"/>
        </w:rPr>
        <w:t>Constituent ID</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DB767F" w:rsidRPr="007A51EF" w:rsidTr="00721754">
        <w:tc>
          <w:tcPr>
            <w:tcW w:w="1951" w:type="dxa"/>
            <w:shd w:val="clear" w:color="auto" w:fill="auto"/>
          </w:tcPr>
          <w:p w:rsidR="00DB767F" w:rsidRPr="007A51EF" w:rsidRDefault="00DB767F" w:rsidP="00CE7C08">
            <w:pPr>
              <w:rPr>
                <w:b/>
                <w:lang w:eastAsia="en-US"/>
              </w:rPr>
            </w:pPr>
            <w:r w:rsidRPr="007A51EF">
              <w:rPr>
                <w:b/>
              </w:rPr>
              <w:t>User Guidance</w:t>
            </w:r>
          </w:p>
        </w:tc>
        <w:tc>
          <w:tcPr>
            <w:tcW w:w="8017" w:type="dxa"/>
            <w:shd w:val="clear" w:color="auto" w:fill="auto"/>
          </w:tcPr>
          <w:p w:rsidR="00DB767F" w:rsidRDefault="00041085" w:rsidP="00041085">
            <w:pPr>
              <w:jc w:val="both"/>
              <w:rPr>
                <w:lang w:val="en-US"/>
              </w:rPr>
            </w:pPr>
            <w:r>
              <w:rPr>
                <w:lang w:val="en-US"/>
              </w:rPr>
              <w:t>The u</w:t>
            </w:r>
            <w:r w:rsidRPr="00041085">
              <w:rPr>
                <w:lang w:val="en-US"/>
              </w:rPr>
              <w:t xml:space="preserve">nique identifier </w:t>
            </w:r>
            <w:r>
              <w:rPr>
                <w:lang w:val="en-US"/>
              </w:rPr>
              <w:t>assigned to the</w:t>
            </w:r>
            <w:r w:rsidRPr="00041085">
              <w:rPr>
                <w:lang w:val="en-US"/>
              </w:rPr>
              <w:t xml:space="preserve"> constituent substance</w:t>
            </w:r>
            <w:r>
              <w:rPr>
                <w:lang w:val="en-US"/>
              </w:rPr>
              <w:t>.</w:t>
            </w:r>
          </w:p>
          <w:p w:rsidR="001A2CCF" w:rsidRDefault="001A2CCF" w:rsidP="001A2CCF">
            <w:pPr>
              <w:jc w:val="both"/>
              <w:rPr>
                <w:lang w:val="en-US"/>
              </w:rPr>
            </w:pPr>
          </w:p>
          <w:p w:rsidR="001A2CCF" w:rsidRPr="004946E4" w:rsidRDefault="001A2CCF" w:rsidP="001A2CCF">
            <w:pPr>
              <w:jc w:val="both"/>
              <w:rPr>
                <w:lang w:val="en-US"/>
              </w:rPr>
            </w:pPr>
            <w:r w:rsidRPr="001A2CCF">
              <w:rPr>
                <w:lang w:val="en-US"/>
              </w:rPr>
              <w:t>NOTE:</w:t>
            </w:r>
            <w:r>
              <w:rPr>
                <w:lang w:val="en-US"/>
              </w:rPr>
              <w:t xml:space="preserve"> If a unique “Substance ID” has been assigned,</w:t>
            </w:r>
            <w:r w:rsidRPr="001A2CCF">
              <w:rPr>
                <w:lang w:val="en-US"/>
              </w:rPr>
              <w:t xml:space="preserve"> this “Substance ID” shall be specifi</w:t>
            </w:r>
            <w:r>
              <w:rPr>
                <w:lang w:val="en-US"/>
              </w:rPr>
              <w:t>ed based on the Substance Name controlled vocabulary</w:t>
            </w:r>
            <w:r w:rsidRPr="001A2CCF">
              <w:rPr>
                <w:lang w:val="en-US"/>
              </w:rPr>
              <w:t>.</w:t>
            </w:r>
            <w:r>
              <w:rPr>
                <w:lang w:val="en-US"/>
              </w:rPr>
              <w:t xml:space="preserve"> </w:t>
            </w:r>
            <w:r w:rsidRPr="001A2CCF">
              <w:rPr>
                <w:lang w:val="en-US"/>
              </w:rPr>
              <w:t>In the absence of a unique “Substance ID” e. g. for the initial submission of the substance this data element is not required.</w:t>
            </w:r>
          </w:p>
        </w:tc>
      </w:tr>
      <w:tr w:rsidR="00DB767F" w:rsidRPr="007A51EF" w:rsidTr="00721754">
        <w:tc>
          <w:tcPr>
            <w:tcW w:w="1951" w:type="dxa"/>
            <w:shd w:val="clear" w:color="auto" w:fill="auto"/>
          </w:tcPr>
          <w:p w:rsidR="00DB767F" w:rsidRPr="007A51EF" w:rsidRDefault="00DB767F" w:rsidP="00CE7C08">
            <w:pPr>
              <w:rPr>
                <w:b/>
                <w:lang w:eastAsia="en-US"/>
              </w:rPr>
            </w:pPr>
            <w:r w:rsidRPr="007A51EF">
              <w:rPr>
                <w:b/>
              </w:rPr>
              <w:t>Example(s)</w:t>
            </w:r>
          </w:p>
        </w:tc>
        <w:tc>
          <w:tcPr>
            <w:tcW w:w="8017" w:type="dxa"/>
            <w:shd w:val="clear" w:color="auto" w:fill="auto"/>
          </w:tcPr>
          <w:p w:rsidR="00DB767F" w:rsidRPr="007A51EF" w:rsidRDefault="00DB767F" w:rsidP="00CE7C08">
            <w:pPr>
              <w:rPr>
                <w:lang w:eastAsia="en-US"/>
              </w:rPr>
            </w:pPr>
          </w:p>
        </w:tc>
      </w:tr>
      <w:tr w:rsidR="00DB767F" w:rsidRPr="007A51EF" w:rsidTr="00721754">
        <w:tc>
          <w:tcPr>
            <w:tcW w:w="1951" w:type="dxa"/>
            <w:shd w:val="clear" w:color="auto" w:fill="auto"/>
          </w:tcPr>
          <w:p w:rsidR="00DB767F" w:rsidRPr="007A51EF" w:rsidRDefault="00DB767F" w:rsidP="00CE7C08">
            <w:pPr>
              <w:rPr>
                <w:b/>
              </w:rPr>
            </w:pPr>
            <w:r w:rsidRPr="007A51EF">
              <w:rPr>
                <w:b/>
              </w:rPr>
              <w:t>Conformance</w:t>
            </w:r>
          </w:p>
        </w:tc>
        <w:tc>
          <w:tcPr>
            <w:tcW w:w="8017" w:type="dxa"/>
            <w:shd w:val="clear" w:color="auto" w:fill="auto"/>
          </w:tcPr>
          <w:p w:rsidR="00DB767F" w:rsidRPr="007A51EF" w:rsidRDefault="00041085" w:rsidP="00CE7C08">
            <w:pPr>
              <w:rPr>
                <w:lang w:eastAsia="en-US"/>
              </w:rPr>
            </w:pPr>
            <w:r>
              <w:rPr>
                <w:lang w:eastAsia="en-US"/>
              </w:rPr>
              <w:t>OPTIONAL</w:t>
            </w:r>
          </w:p>
        </w:tc>
      </w:tr>
      <w:tr w:rsidR="00DB767F" w:rsidRPr="007A51EF" w:rsidTr="00721754">
        <w:tc>
          <w:tcPr>
            <w:tcW w:w="1951" w:type="dxa"/>
            <w:shd w:val="clear" w:color="auto" w:fill="auto"/>
          </w:tcPr>
          <w:p w:rsidR="00DB767F" w:rsidRPr="007A51EF" w:rsidRDefault="00DB767F" w:rsidP="00CE7C08">
            <w:pPr>
              <w:rPr>
                <w:b/>
              </w:rPr>
            </w:pPr>
            <w:r w:rsidRPr="007A51EF">
              <w:rPr>
                <w:b/>
              </w:rPr>
              <w:t>Data Type</w:t>
            </w:r>
          </w:p>
        </w:tc>
        <w:tc>
          <w:tcPr>
            <w:tcW w:w="8017" w:type="dxa"/>
            <w:shd w:val="clear" w:color="auto" w:fill="auto"/>
          </w:tcPr>
          <w:p w:rsidR="00DB767F" w:rsidRPr="007A51EF" w:rsidRDefault="005A7AE2" w:rsidP="00CE7C08">
            <w:pPr>
              <w:rPr>
                <w:lang w:eastAsia="en-US"/>
              </w:rPr>
            </w:pPr>
            <w:r>
              <w:rPr>
                <w:lang w:eastAsia="en-US"/>
              </w:rPr>
              <w:t>CD</w:t>
            </w:r>
          </w:p>
        </w:tc>
      </w:tr>
      <w:tr w:rsidR="00DB767F" w:rsidRPr="007A51EF" w:rsidTr="00721754">
        <w:tc>
          <w:tcPr>
            <w:tcW w:w="1951" w:type="dxa"/>
            <w:shd w:val="clear" w:color="auto" w:fill="auto"/>
          </w:tcPr>
          <w:p w:rsidR="00DB767F" w:rsidRPr="007A51EF" w:rsidRDefault="00DB767F" w:rsidP="00CE7C08">
            <w:pPr>
              <w:rPr>
                <w:b/>
              </w:rPr>
            </w:pPr>
            <w:r w:rsidRPr="007A51EF">
              <w:rPr>
                <w:b/>
              </w:rPr>
              <w:t>Business Rule(s)</w:t>
            </w:r>
          </w:p>
        </w:tc>
        <w:tc>
          <w:tcPr>
            <w:tcW w:w="8017" w:type="dxa"/>
            <w:shd w:val="clear" w:color="auto" w:fill="auto"/>
          </w:tcPr>
          <w:p w:rsidR="00DB767F" w:rsidRPr="007A51EF" w:rsidRDefault="00DB767F" w:rsidP="00CE7C08">
            <w:pPr>
              <w:jc w:val="both"/>
              <w:rPr>
                <w:lang w:eastAsia="en-US"/>
              </w:rPr>
            </w:pPr>
          </w:p>
        </w:tc>
      </w:tr>
    </w:tbl>
    <w:p w:rsidR="00C52173" w:rsidRDefault="00C52173" w:rsidP="007C5E5E">
      <w:pPr>
        <w:pStyle w:val="XML"/>
        <w:keepLines w:val="0"/>
      </w:pPr>
      <w:bookmarkStart w:id="2035" w:name="_Toc263320929"/>
      <w:bookmarkStart w:id="2036" w:name="_Toc304805899"/>
      <w:bookmarkStart w:id="2037" w:name="_Toc304814854"/>
      <w:r>
        <w:t>&lt;identifiedSubstance&gt;</w:t>
      </w:r>
      <w:r>
        <w:br/>
        <w:t xml:space="preserve">  &lt;identifiedSubstance&gt;</w:t>
      </w:r>
      <w:r>
        <w:br/>
        <w:t xml:space="preserve">    &lt;moiety&gt;</w:t>
      </w:r>
      <w:r>
        <w:br/>
        <w:t xml:space="preserve">      &lt;code code="</w:t>
      </w:r>
      <w:r w:rsidRPr="000C4ACE">
        <w:rPr>
          <w:i/>
          <w:iCs/>
        </w:rPr>
        <w:t>Code for ‘Mixture Constituent’</w:t>
      </w:r>
      <w:r>
        <w:t xml:space="preserve">" </w:t>
      </w:r>
      <w:r>
        <w:br/>
      </w:r>
      <w:r>
        <w:lastRenderedPageBreak/>
        <w:t xml:space="preserve">            codeSystem="</w:t>
      </w:r>
      <w:r w:rsidRPr="000C4ACE">
        <w:rPr>
          <w:i/>
          <w:iCs/>
        </w:rPr>
        <w:t>Code System (OID)</w:t>
      </w:r>
      <w:r>
        <w:t>"</w:t>
      </w:r>
      <w:r>
        <w:br/>
        <w:t xml:space="preserve">            displayName="compound"/&gt;</w:t>
      </w:r>
      <w:r>
        <w:br/>
        <w:t xml:space="preserve">      &lt;quantity</w:t>
      </w:r>
      <w:r w:rsidR="007C5E5E">
        <w:t>&gt;&lt;!-- Moiety Amount --&gt;</w:t>
      </w:r>
      <w:r>
        <w:t>&lt;/quantity&gt;</w:t>
      </w:r>
      <w:r>
        <w:br/>
        <w:t xml:space="preserve">      &lt;partMoiety&gt;</w:t>
      </w:r>
      <w:r>
        <w:br/>
        <w:t xml:space="preserve">        &lt;code code="</w:t>
      </w:r>
      <w:r w:rsidRPr="007C5E5E">
        <w:rPr>
          <w:b/>
          <w:bCs/>
          <w:i/>
          <w:iCs/>
        </w:rPr>
        <w:t>Constituent Substance Id</w:t>
      </w:r>
      <w:r>
        <w:t xml:space="preserve">" </w:t>
      </w:r>
      <w:r>
        <w:br/>
        <w:t xml:space="preserve">              codeSystem="</w:t>
      </w:r>
      <w:r w:rsidRPr="000C4ACE">
        <w:rPr>
          <w:i/>
          <w:iCs/>
        </w:rPr>
        <w:t>Substance Id System (OID)</w:t>
      </w:r>
      <w:r>
        <w:t>"/&gt;</w:t>
      </w:r>
      <w:r>
        <w:br/>
        <w:t xml:space="preserve">        &lt;name&gt;&lt;!-- Constituent Name --&gt;&lt;/name&gt;</w:t>
      </w:r>
      <w:r>
        <w:br/>
        <w:t xml:space="preserve">      &lt;/partMoiety&gt;</w:t>
      </w:r>
      <w:r>
        <w:br/>
        <w:t xml:space="preserve">      &lt;!-- any characteristics for structures --&gt;</w:t>
      </w:r>
    </w:p>
    <w:p w:rsidR="000C08F1" w:rsidRPr="000A5CBA" w:rsidRDefault="000C08F1" w:rsidP="00DB767F">
      <w:pPr>
        <w:pStyle w:val="Heading4"/>
        <w:rPr>
          <w:color w:val="0070C0"/>
          <w:lang w:eastAsia="en-US"/>
        </w:rPr>
      </w:pPr>
      <w:r w:rsidRPr="000A5CBA">
        <w:rPr>
          <w:color w:val="0070C0"/>
          <w:lang w:eastAsia="en-US"/>
        </w:rPr>
        <w:t>Constituent Name</w:t>
      </w:r>
      <w:bookmarkEnd w:id="2035"/>
      <w:bookmarkEnd w:id="2036"/>
      <w:bookmarkEnd w:id="203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DB767F" w:rsidRPr="007A51EF" w:rsidTr="00721754">
        <w:tc>
          <w:tcPr>
            <w:tcW w:w="1951" w:type="dxa"/>
            <w:shd w:val="clear" w:color="auto" w:fill="auto"/>
          </w:tcPr>
          <w:p w:rsidR="00DB767F" w:rsidRPr="007A51EF" w:rsidRDefault="00DB767F" w:rsidP="00CE7C08">
            <w:pPr>
              <w:rPr>
                <w:b/>
                <w:lang w:eastAsia="en-US"/>
              </w:rPr>
            </w:pPr>
            <w:r w:rsidRPr="007A51EF">
              <w:rPr>
                <w:b/>
              </w:rPr>
              <w:t>User Guidance</w:t>
            </w:r>
          </w:p>
        </w:tc>
        <w:tc>
          <w:tcPr>
            <w:tcW w:w="8017" w:type="dxa"/>
            <w:shd w:val="clear" w:color="auto" w:fill="auto"/>
          </w:tcPr>
          <w:p w:rsidR="00DB767F" w:rsidRPr="004946E4" w:rsidRDefault="00710BC9" w:rsidP="00CE7C08">
            <w:pPr>
              <w:jc w:val="both"/>
              <w:rPr>
                <w:lang w:val="en-US"/>
              </w:rPr>
            </w:pPr>
            <w:r w:rsidRPr="00710BC9">
              <w:rPr>
                <w:lang w:val="en-US"/>
              </w:rPr>
              <w:t>The name of the constituent of the mixture shall be described</w:t>
            </w:r>
            <w:r>
              <w:rPr>
                <w:lang w:val="en-US"/>
              </w:rPr>
              <w:t xml:space="preserve">; </w:t>
            </w:r>
            <w:r w:rsidR="00A158A0" w:rsidRPr="00A158A0">
              <w:rPr>
                <w:lang w:val="en-US"/>
              </w:rPr>
              <w:t>established or primary substance name</w:t>
            </w:r>
            <w:r>
              <w:rPr>
                <w:lang w:val="en-US"/>
              </w:rPr>
              <w:t>.</w:t>
            </w:r>
          </w:p>
        </w:tc>
      </w:tr>
      <w:tr w:rsidR="00DB767F" w:rsidRPr="007A51EF" w:rsidTr="00721754">
        <w:tc>
          <w:tcPr>
            <w:tcW w:w="1951" w:type="dxa"/>
            <w:shd w:val="clear" w:color="auto" w:fill="auto"/>
          </w:tcPr>
          <w:p w:rsidR="00DB767F" w:rsidRPr="007A51EF" w:rsidRDefault="00DB767F" w:rsidP="00CE7C08">
            <w:pPr>
              <w:rPr>
                <w:b/>
                <w:lang w:eastAsia="en-US"/>
              </w:rPr>
            </w:pPr>
            <w:r w:rsidRPr="007A51EF">
              <w:rPr>
                <w:b/>
              </w:rPr>
              <w:t>Example(s)</w:t>
            </w:r>
          </w:p>
        </w:tc>
        <w:tc>
          <w:tcPr>
            <w:tcW w:w="8017" w:type="dxa"/>
            <w:shd w:val="clear" w:color="auto" w:fill="auto"/>
          </w:tcPr>
          <w:p w:rsidR="00DB767F" w:rsidRPr="007A51EF" w:rsidRDefault="00DB767F" w:rsidP="00CE7C08">
            <w:pPr>
              <w:rPr>
                <w:lang w:eastAsia="en-US"/>
              </w:rPr>
            </w:pPr>
          </w:p>
        </w:tc>
      </w:tr>
      <w:tr w:rsidR="00DB767F" w:rsidRPr="007A51EF" w:rsidTr="00721754">
        <w:tc>
          <w:tcPr>
            <w:tcW w:w="1951" w:type="dxa"/>
            <w:shd w:val="clear" w:color="auto" w:fill="auto"/>
          </w:tcPr>
          <w:p w:rsidR="00DB767F" w:rsidRPr="007A51EF" w:rsidRDefault="00DB767F" w:rsidP="00CE7C08">
            <w:pPr>
              <w:rPr>
                <w:b/>
              </w:rPr>
            </w:pPr>
            <w:r w:rsidRPr="007A51EF">
              <w:rPr>
                <w:b/>
              </w:rPr>
              <w:t>Conformance</w:t>
            </w:r>
          </w:p>
        </w:tc>
        <w:tc>
          <w:tcPr>
            <w:tcW w:w="8017" w:type="dxa"/>
            <w:shd w:val="clear" w:color="auto" w:fill="auto"/>
          </w:tcPr>
          <w:p w:rsidR="00DB767F" w:rsidRPr="007A51EF" w:rsidRDefault="00A158A0" w:rsidP="00CE7C08">
            <w:pPr>
              <w:rPr>
                <w:lang w:eastAsia="en-US"/>
              </w:rPr>
            </w:pPr>
            <w:r>
              <w:rPr>
                <w:lang w:eastAsia="en-US"/>
              </w:rPr>
              <w:t>REQUIRED</w:t>
            </w:r>
          </w:p>
        </w:tc>
      </w:tr>
      <w:tr w:rsidR="00DB767F" w:rsidRPr="007A51EF" w:rsidTr="00721754">
        <w:tc>
          <w:tcPr>
            <w:tcW w:w="1951" w:type="dxa"/>
            <w:shd w:val="clear" w:color="auto" w:fill="auto"/>
          </w:tcPr>
          <w:p w:rsidR="00DB767F" w:rsidRPr="007A51EF" w:rsidRDefault="00DB767F" w:rsidP="00CE7C08">
            <w:pPr>
              <w:rPr>
                <w:b/>
              </w:rPr>
            </w:pPr>
            <w:r w:rsidRPr="007A51EF">
              <w:rPr>
                <w:b/>
              </w:rPr>
              <w:t>Data Type</w:t>
            </w:r>
          </w:p>
        </w:tc>
        <w:tc>
          <w:tcPr>
            <w:tcW w:w="8017" w:type="dxa"/>
            <w:shd w:val="clear" w:color="auto" w:fill="auto"/>
          </w:tcPr>
          <w:p w:rsidR="00DB767F" w:rsidRPr="007A51EF" w:rsidRDefault="005A7AE2" w:rsidP="00CE7C08">
            <w:pPr>
              <w:rPr>
                <w:lang w:eastAsia="en-US"/>
              </w:rPr>
            </w:pPr>
            <w:r>
              <w:rPr>
                <w:lang w:eastAsia="en-US"/>
              </w:rPr>
              <w:t>CD</w:t>
            </w:r>
          </w:p>
        </w:tc>
      </w:tr>
      <w:tr w:rsidR="00DB767F" w:rsidRPr="007A51EF" w:rsidTr="00721754">
        <w:tc>
          <w:tcPr>
            <w:tcW w:w="1951" w:type="dxa"/>
            <w:shd w:val="clear" w:color="auto" w:fill="auto"/>
          </w:tcPr>
          <w:p w:rsidR="00DB767F" w:rsidRPr="007A51EF" w:rsidRDefault="00DB767F" w:rsidP="00CE7C08">
            <w:pPr>
              <w:rPr>
                <w:b/>
              </w:rPr>
            </w:pPr>
            <w:r w:rsidRPr="007A51EF">
              <w:rPr>
                <w:b/>
              </w:rPr>
              <w:t>Business Rule(s)</w:t>
            </w:r>
          </w:p>
        </w:tc>
        <w:tc>
          <w:tcPr>
            <w:tcW w:w="8017" w:type="dxa"/>
            <w:shd w:val="clear" w:color="auto" w:fill="auto"/>
          </w:tcPr>
          <w:p w:rsidR="00DB767F" w:rsidRPr="007A51EF" w:rsidRDefault="00DB767F" w:rsidP="00CE7C08">
            <w:pPr>
              <w:jc w:val="both"/>
              <w:rPr>
                <w:lang w:eastAsia="en-US"/>
              </w:rPr>
            </w:pPr>
          </w:p>
        </w:tc>
      </w:tr>
    </w:tbl>
    <w:p w:rsidR="007C5E5E" w:rsidRDefault="007C5E5E" w:rsidP="007C5E5E">
      <w:pPr>
        <w:pStyle w:val="XML"/>
        <w:keepLines w:val="0"/>
      </w:pPr>
      <w:bookmarkStart w:id="2038" w:name="_Toc263320931"/>
      <w:bookmarkStart w:id="2039" w:name="_Toc304805901"/>
      <w:bookmarkStart w:id="2040" w:name="_Toc304814856"/>
      <w:r>
        <w:t>&lt;identifiedSubstance&gt;</w:t>
      </w:r>
      <w:r>
        <w:br/>
        <w:t xml:space="preserve">  &lt;identifiedSubstance&gt;</w:t>
      </w:r>
      <w:r>
        <w:br/>
        <w:t xml:space="preserve">    &lt;moiety&gt;</w:t>
      </w:r>
      <w:r>
        <w:br/>
        <w:t xml:space="preserve">      &lt;code code="</w:t>
      </w:r>
      <w:r w:rsidRPr="000C4ACE">
        <w:rPr>
          <w:i/>
          <w:iCs/>
        </w:rPr>
        <w:t>Code for ‘Mixture Constituent’</w:t>
      </w:r>
      <w:r>
        <w:t xml:space="preserve">" </w:t>
      </w:r>
      <w:r>
        <w:br/>
        <w:t xml:space="preserve">            codeSystem="</w:t>
      </w:r>
      <w:r w:rsidRPr="000C4ACE">
        <w:rPr>
          <w:i/>
          <w:iCs/>
        </w:rPr>
        <w:t>Code System (OID)</w:t>
      </w:r>
      <w:r>
        <w:t>"</w:t>
      </w:r>
      <w:r>
        <w:br/>
        <w:t xml:space="preserve">            displayName="compound"/&gt;</w:t>
      </w:r>
      <w:r>
        <w:br/>
        <w:t xml:space="preserve">      &lt;quantity&gt;&lt;!-- Moiety Amount --&gt;&lt;/quantity&gt;</w:t>
      </w:r>
      <w:r>
        <w:br/>
        <w:t xml:space="preserve">      &lt;partMoiety&gt;</w:t>
      </w:r>
      <w:r>
        <w:br/>
        <w:t xml:space="preserve">        &lt;code code="</w:t>
      </w:r>
      <w:r w:rsidRPr="000C4ACE">
        <w:rPr>
          <w:i/>
          <w:iCs/>
        </w:rPr>
        <w:t>Constituent Substance Id</w:t>
      </w:r>
      <w:r>
        <w:t xml:space="preserve">" </w:t>
      </w:r>
      <w:r>
        <w:br/>
        <w:t xml:space="preserve">              codeSystem="</w:t>
      </w:r>
      <w:r w:rsidRPr="000C4ACE">
        <w:rPr>
          <w:i/>
          <w:iCs/>
        </w:rPr>
        <w:t>Substance Id System (OID)</w:t>
      </w:r>
      <w:r>
        <w:t>"/&gt;</w:t>
      </w:r>
      <w:r>
        <w:br/>
        <w:t xml:space="preserve">        &lt;name&gt;&lt;!-- </w:t>
      </w:r>
      <w:r w:rsidRPr="007C5E5E">
        <w:rPr>
          <w:b/>
          <w:bCs/>
        </w:rPr>
        <w:t>Constituent Name</w:t>
      </w:r>
      <w:r>
        <w:t xml:space="preserve"> --&gt;&lt;/name&gt;</w:t>
      </w:r>
      <w:r>
        <w:br/>
        <w:t xml:space="preserve">      &lt;/partMoiety&gt;</w:t>
      </w:r>
      <w:r>
        <w:br/>
        <w:t xml:space="preserve">      &lt;!-- any characteristics for structures --&gt;</w:t>
      </w:r>
    </w:p>
    <w:p w:rsidR="000C08F1" w:rsidRPr="000A5CBA" w:rsidRDefault="000C08F1" w:rsidP="00DB767F">
      <w:pPr>
        <w:pStyle w:val="Heading4"/>
        <w:rPr>
          <w:color w:val="0070C0"/>
          <w:lang w:eastAsia="en-US"/>
        </w:rPr>
      </w:pPr>
      <w:r w:rsidRPr="000A5CBA">
        <w:rPr>
          <w:color w:val="0070C0"/>
          <w:lang w:eastAsia="en-US"/>
        </w:rPr>
        <w:t>Constituent Requirement</w:t>
      </w:r>
      <w:bookmarkEnd w:id="2038"/>
      <w:bookmarkEnd w:id="2039"/>
      <w:bookmarkEnd w:id="2040"/>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DB767F" w:rsidRPr="007A51EF" w:rsidTr="00721754">
        <w:tc>
          <w:tcPr>
            <w:tcW w:w="1951" w:type="dxa"/>
            <w:shd w:val="clear" w:color="auto" w:fill="auto"/>
          </w:tcPr>
          <w:p w:rsidR="00DB767F" w:rsidRPr="007A51EF" w:rsidRDefault="00DB767F" w:rsidP="00CE7C08">
            <w:pPr>
              <w:rPr>
                <w:b/>
                <w:lang w:eastAsia="en-US"/>
              </w:rPr>
            </w:pPr>
            <w:r w:rsidRPr="007A51EF">
              <w:rPr>
                <w:b/>
              </w:rPr>
              <w:t>User Guidance</w:t>
            </w:r>
          </w:p>
        </w:tc>
        <w:tc>
          <w:tcPr>
            <w:tcW w:w="8017" w:type="dxa"/>
            <w:shd w:val="clear" w:color="auto" w:fill="auto"/>
          </w:tcPr>
          <w:p w:rsidR="00DB767F" w:rsidRPr="004946E4" w:rsidRDefault="00A158A0" w:rsidP="00CE7C08">
            <w:pPr>
              <w:jc w:val="both"/>
              <w:rPr>
                <w:lang w:val="en-US"/>
              </w:rPr>
            </w:pPr>
            <w:r w:rsidRPr="00A158A0">
              <w:rPr>
                <w:lang w:val="en-US"/>
              </w:rPr>
              <w:t>A flag indicating if this component is required</w:t>
            </w:r>
            <w:r>
              <w:rPr>
                <w:lang w:val="en-US"/>
              </w:rPr>
              <w:t>.</w:t>
            </w:r>
          </w:p>
        </w:tc>
      </w:tr>
      <w:tr w:rsidR="00DB767F" w:rsidRPr="007A51EF" w:rsidTr="00721754">
        <w:tc>
          <w:tcPr>
            <w:tcW w:w="1951" w:type="dxa"/>
            <w:shd w:val="clear" w:color="auto" w:fill="auto"/>
          </w:tcPr>
          <w:p w:rsidR="00DB767F" w:rsidRPr="007A51EF" w:rsidRDefault="00DB767F" w:rsidP="00CE7C08">
            <w:pPr>
              <w:rPr>
                <w:b/>
                <w:lang w:eastAsia="en-US"/>
              </w:rPr>
            </w:pPr>
            <w:r w:rsidRPr="007A51EF">
              <w:rPr>
                <w:b/>
              </w:rPr>
              <w:t>Example(s)</w:t>
            </w:r>
          </w:p>
        </w:tc>
        <w:tc>
          <w:tcPr>
            <w:tcW w:w="8017" w:type="dxa"/>
            <w:shd w:val="clear" w:color="auto" w:fill="auto"/>
          </w:tcPr>
          <w:p w:rsidR="00DB767F" w:rsidRPr="007A51EF" w:rsidRDefault="00A158A0" w:rsidP="00CE7C08">
            <w:pPr>
              <w:rPr>
                <w:lang w:eastAsia="en-US"/>
              </w:rPr>
            </w:pPr>
            <w:r>
              <w:rPr>
                <w:sz w:val="22"/>
                <w:szCs w:val="22"/>
                <w:lang w:val="en-US"/>
              </w:rPr>
              <w:t>A</w:t>
            </w:r>
            <w:r w:rsidRPr="00056763">
              <w:rPr>
                <w:sz w:val="22"/>
                <w:szCs w:val="22"/>
                <w:lang w:val="en-US"/>
              </w:rPr>
              <w:t>lways present, may be present</w:t>
            </w:r>
            <w:r>
              <w:rPr>
                <w:sz w:val="22"/>
                <w:szCs w:val="22"/>
                <w:lang w:val="en-US"/>
              </w:rPr>
              <w:t>.</w:t>
            </w:r>
          </w:p>
        </w:tc>
      </w:tr>
      <w:tr w:rsidR="00DB767F" w:rsidRPr="007A51EF" w:rsidTr="00721754">
        <w:tc>
          <w:tcPr>
            <w:tcW w:w="1951" w:type="dxa"/>
            <w:shd w:val="clear" w:color="auto" w:fill="auto"/>
          </w:tcPr>
          <w:p w:rsidR="00DB767F" w:rsidRPr="007A51EF" w:rsidRDefault="00DB767F" w:rsidP="00CE7C08">
            <w:pPr>
              <w:rPr>
                <w:b/>
              </w:rPr>
            </w:pPr>
            <w:r w:rsidRPr="007A51EF">
              <w:rPr>
                <w:b/>
              </w:rPr>
              <w:t>Conformance</w:t>
            </w:r>
          </w:p>
        </w:tc>
        <w:tc>
          <w:tcPr>
            <w:tcW w:w="8017" w:type="dxa"/>
            <w:shd w:val="clear" w:color="auto" w:fill="auto"/>
          </w:tcPr>
          <w:p w:rsidR="00DB767F" w:rsidRPr="007A51EF" w:rsidRDefault="00710BC9" w:rsidP="00CE7C08">
            <w:pPr>
              <w:rPr>
                <w:lang w:eastAsia="en-US"/>
              </w:rPr>
            </w:pPr>
            <w:r>
              <w:rPr>
                <w:lang w:eastAsia="en-US"/>
              </w:rPr>
              <w:t>OPTIONAL</w:t>
            </w:r>
          </w:p>
        </w:tc>
      </w:tr>
      <w:tr w:rsidR="00DB767F" w:rsidRPr="007A51EF" w:rsidTr="00721754">
        <w:tc>
          <w:tcPr>
            <w:tcW w:w="1951" w:type="dxa"/>
            <w:shd w:val="clear" w:color="auto" w:fill="auto"/>
          </w:tcPr>
          <w:p w:rsidR="00DB767F" w:rsidRPr="007A51EF" w:rsidRDefault="00DB767F" w:rsidP="00CE7C08">
            <w:pPr>
              <w:rPr>
                <w:b/>
              </w:rPr>
            </w:pPr>
            <w:r w:rsidRPr="007A51EF">
              <w:rPr>
                <w:b/>
              </w:rPr>
              <w:t>Data Type</w:t>
            </w:r>
          </w:p>
        </w:tc>
        <w:tc>
          <w:tcPr>
            <w:tcW w:w="8017" w:type="dxa"/>
            <w:shd w:val="clear" w:color="auto" w:fill="auto"/>
          </w:tcPr>
          <w:p w:rsidR="00DB767F" w:rsidRPr="007A51EF" w:rsidRDefault="005A7AE2" w:rsidP="00CE7C08">
            <w:pPr>
              <w:rPr>
                <w:lang w:eastAsia="en-US"/>
              </w:rPr>
            </w:pPr>
            <w:r>
              <w:rPr>
                <w:lang w:eastAsia="en-US"/>
              </w:rPr>
              <w:t>CD</w:t>
            </w:r>
          </w:p>
        </w:tc>
      </w:tr>
      <w:tr w:rsidR="00DB767F" w:rsidRPr="007A51EF" w:rsidTr="00721754">
        <w:tc>
          <w:tcPr>
            <w:tcW w:w="1951" w:type="dxa"/>
            <w:shd w:val="clear" w:color="auto" w:fill="auto"/>
          </w:tcPr>
          <w:p w:rsidR="00DB767F" w:rsidRPr="007A51EF" w:rsidRDefault="00DB767F" w:rsidP="00CE7C08">
            <w:pPr>
              <w:rPr>
                <w:b/>
              </w:rPr>
            </w:pPr>
            <w:r w:rsidRPr="007A51EF">
              <w:rPr>
                <w:b/>
              </w:rPr>
              <w:t>Business Rule(s)</w:t>
            </w:r>
          </w:p>
        </w:tc>
        <w:tc>
          <w:tcPr>
            <w:tcW w:w="8017" w:type="dxa"/>
            <w:shd w:val="clear" w:color="auto" w:fill="auto"/>
          </w:tcPr>
          <w:p w:rsidR="00DB767F" w:rsidRPr="007A51EF" w:rsidRDefault="00DB767F" w:rsidP="00CE7C08">
            <w:pPr>
              <w:jc w:val="both"/>
              <w:rPr>
                <w:lang w:eastAsia="en-US"/>
              </w:rPr>
            </w:pPr>
          </w:p>
        </w:tc>
      </w:tr>
    </w:tbl>
    <w:p w:rsidR="000C08F1" w:rsidRDefault="000C08F1" w:rsidP="007C5E5E">
      <w:pPr>
        <w:pStyle w:val="XML"/>
        <w:keepLines w:val="0"/>
      </w:pPr>
      <w:r>
        <w:t>&lt;identifiedSubstance&gt;</w:t>
      </w:r>
      <w:r>
        <w:br/>
        <w:t xml:space="preserve">  &lt;identifiedSubstance&gt;</w:t>
      </w:r>
      <w:r>
        <w:br/>
        <w:t xml:space="preserve">    &lt;moiety&gt;</w:t>
      </w:r>
      <w:r>
        <w:br/>
        <w:t xml:space="preserve">      &lt;code code="</w:t>
      </w:r>
      <w:r w:rsidRPr="000C4ACE">
        <w:rPr>
          <w:i/>
          <w:iCs/>
        </w:rPr>
        <w:t>Code for ‘Mixture Constituent’</w:t>
      </w:r>
      <w:r>
        <w:t xml:space="preserve">" </w:t>
      </w:r>
      <w:r>
        <w:br/>
        <w:t xml:space="preserve">            codeSystem="</w:t>
      </w:r>
      <w:r w:rsidRPr="000C4ACE">
        <w:rPr>
          <w:i/>
          <w:iCs/>
        </w:rPr>
        <w:t>Code System (OID)</w:t>
      </w:r>
      <w:r>
        <w:t>"</w:t>
      </w:r>
      <w:r>
        <w:br/>
        <w:t xml:space="preserve">            displayName="compound"/&gt;</w:t>
      </w:r>
      <w:r>
        <w:br/>
        <w:t xml:space="preserve">      &lt;quantity&gt;</w:t>
      </w:r>
      <w:r>
        <w:br/>
        <w:t xml:space="preserve">        &lt;numerator xsi:type="URG_PQ"&gt;</w:t>
      </w:r>
      <w:r>
        <w:br/>
        <w:t xml:space="preserve">          &lt;low value="</w:t>
      </w:r>
      <w:r w:rsidR="007C5E5E" w:rsidRPr="007C5E5E">
        <w:rPr>
          <w:b/>
          <w:bCs/>
          <w:i/>
          <w:iCs/>
        </w:rPr>
        <w:t>0 = Not Required, &gt; 0 = Required</w:t>
      </w:r>
      <w:r>
        <w:t>" unit="</w:t>
      </w:r>
      <w:r w:rsidRPr="000C4ACE">
        <w:rPr>
          <w:i/>
          <w:iCs/>
        </w:rPr>
        <w:t>Amount Unit</w:t>
      </w:r>
      <w:r>
        <w:t>"/&gt;</w:t>
      </w:r>
      <w:r>
        <w:br/>
        <w:t xml:space="preserve">          &lt;high value="</w:t>
      </w:r>
      <w:r w:rsidRPr="000C4ACE">
        <w:rPr>
          <w:i/>
          <w:iCs/>
        </w:rPr>
        <w:t>Amount High Boundary</w:t>
      </w:r>
      <w:r>
        <w:t>" unit="</w:t>
      </w:r>
      <w:r w:rsidRPr="000C4ACE">
        <w:rPr>
          <w:i/>
          <w:iCs/>
        </w:rPr>
        <w:t>Amount Unit</w:t>
      </w:r>
      <w:r>
        <w:t>"/&gt;</w:t>
      </w:r>
      <w:r>
        <w:br/>
        <w:t xml:space="preserve">        &lt;numerator&gt;</w:t>
      </w:r>
      <w:r>
        <w:br/>
        <w:t xml:space="preserve">        &lt;denominator value="</w:t>
      </w:r>
      <w:r w:rsidRPr="000C4ACE">
        <w:rPr>
          <w:i/>
          <w:iCs/>
        </w:rPr>
        <w:t>Reference Amount</w:t>
      </w:r>
      <w:r>
        <w:t>" unit="</w:t>
      </w:r>
      <w:r w:rsidRPr="000C4ACE">
        <w:rPr>
          <w:i/>
          <w:iCs/>
        </w:rPr>
        <w:t>Reference Unit</w:t>
      </w:r>
      <w:r>
        <w:t>"/&gt;</w:t>
      </w:r>
      <w:r>
        <w:br/>
        <w:t xml:space="preserve">      &lt;/quantity&gt;</w:t>
      </w:r>
      <w:r>
        <w:br/>
        <w:t xml:space="preserve">      &lt;partMoiety&gt;</w:t>
      </w:r>
      <w:r>
        <w:br/>
        <w:t xml:space="preserve">        &lt;code code="</w:t>
      </w:r>
      <w:r w:rsidRPr="000C4ACE">
        <w:rPr>
          <w:i/>
          <w:iCs/>
        </w:rPr>
        <w:t>Constituent Substance Id</w:t>
      </w:r>
      <w:r>
        <w:t xml:space="preserve">" </w:t>
      </w:r>
      <w:r>
        <w:br/>
        <w:t xml:space="preserve">              codeSystem="</w:t>
      </w:r>
      <w:r w:rsidRPr="000C4ACE">
        <w:rPr>
          <w:i/>
          <w:iCs/>
        </w:rPr>
        <w:t>Substance Id System (OID)</w:t>
      </w:r>
      <w:r>
        <w:t>"/&gt;</w:t>
      </w:r>
      <w:r>
        <w:br/>
        <w:t xml:space="preserve">        &lt;name&gt;&lt;!-- Constituent Name --&gt;&lt;/name&gt;</w:t>
      </w:r>
      <w:r>
        <w:br/>
        <w:t xml:space="preserve">      &lt;/partMoiety&gt;</w:t>
      </w:r>
      <w:r>
        <w:br/>
        <w:t xml:space="preserve">      &lt;!-- any characteristics for structures --&gt;</w:t>
      </w:r>
    </w:p>
    <w:p w:rsidR="000C08F1" w:rsidRDefault="00D14E1F" w:rsidP="005C3A0D">
      <w:pPr>
        <w:jc w:val="both"/>
        <w:rPr>
          <w:lang w:val="en-US"/>
        </w:rPr>
      </w:pPr>
      <w:r w:rsidRPr="00D14E1F">
        <w:rPr>
          <w:lang w:val="en-US"/>
        </w:rPr>
        <w:t>Constituent Requirement is represented in the Amount numerator low boundary: if the component is not required, the low boundary is 0. If it is required, the low boundary is a value greater than 0.</w:t>
      </w:r>
    </w:p>
    <w:p w:rsidR="005F5E2B" w:rsidRPr="000A5CBA" w:rsidRDefault="005F5E2B" w:rsidP="005F5E2B">
      <w:pPr>
        <w:pStyle w:val="Heading3"/>
        <w:rPr>
          <w:color w:val="FF0000"/>
          <w:lang w:eastAsia="en-US"/>
        </w:rPr>
      </w:pPr>
      <w:bookmarkStart w:id="2041" w:name="_Toc343650548"/>
      <w:r w:rsidRPr="000A5CBA">
        <w:rPr>
          <w:color w:val="FF0000"/>
          <w:lang w:eastAsia="en-US"/>
        </w:rPr>
        <w:lastRenderedPageBreak/>
        <w:t>Source Material</w:t>
      </w:r>
      <w:bookmarkEnd w:id="2041"/>
      <w:ins w:id="2042" w:author="HYST (Hiroyuki Sato)" w:date="2013-01-08T17:59:00Z">
        <w:r w:rsidR="005044A6" w:rsidRPr="0014542C">
          <w:rPr>
            <w:rFonts w:eastAsia="MS Mincho" w:hint="eastAsia"/>
            <w:color w:val="FF0000"/>
            <w:lang w:eastAsia="ja-JP"/>
          </w:rPr>
          <w:t xml:space="preserve">  (repeat as necessary)</w:t>
        </w:r>
      </w:ins>
    </w:p>
    <w:p w:rsidR="007C5E5E" w:rsidRPr="000C08F1" w:rsidRDefault="005F5E2B" w:rsidP="007C5E5E">
      <w:pPr>
        <w:jc w:val="both"/>
        <w:rPr>
          <w:lang w:val="en-US"/>
        </w:rPr>
      </w:pPr>
      <w:r w:rsidRPr="000C08F1">
        <w:rPr>
          <w:lang w:val="en-US"/>
        </w:rPr>
        <w:t>The information related to the source material shall be provided as per spe</w:t>
      </w:r>
      <w:r w:rsidR="00DC6348">
        <w:rPr>
          <w:lang w:val="en-US"/>
        </w:rPr>
        <w:t>cification described in Section 8.13.15</w:t>
      </w:r>
      <w:r w:rsidRPr="000C08F1">
        <w:rPr>
          <w:lang w:val="en-US"/>
        </w:rPr>
        <w:t>.</w:t>
      </w:r>
    </w:p>
    <w:p w:rsidR="005F5E2B" w:rsidRPr="000A5CBA" w:rsidRDefault="005F5E2B" w:rsidP="005F5E2B">
      <w:pPr>
        <w:pStyle w:val="Heading3"/>
        <w:rPr>
          <w:color w:val="FF0000"/>
          <w:lang w:eastAsia="en-US"/>
        </w:rPr>
      </w:pPr>
      <w:bookmarkStart w:id="2043" w:name="_Toc343650549"/>
      <w:r w:rsidRPr="000A5CBA">
        <w:rPr>
          <w:color w:val="FF0000"/>
          <w:lang w:eastAsia="en-US"/>
        </w:rPr>
        <w:t>Modification</w:t>
      </w:r>
      <w:bookmarkEnd w:id="2043"/>
      <w:ins w:id="2044" w:author="HYST (Hiroyuki Sato)" w:date="2013-01-08T18:02:00Z">
        <w:r w:rsidR="005044A6" w:rsidRPr="0014542C">
          <w:rPr>
            <w:rFonts w:eastAsia="MS Mincho" w:hint="eastAsia"/>
            <w:color w:val="FF0000"/>
            <w:lang w:eastAsia="ja-JP"/>
          </w:rPr>
          <w:t xml:space="preserve">  (repeat as necessary)</w:t>
        </w:r>
      </w:ins>
    </w:p>
    <w:p w:rsidR="005F5E2B" w:rsidRPr="000C08F1" w:rsidRDefault="005F5E2B" w:rsidP="005F5E2B">
      <w:pPr>
        <w:jc w:val="both"/>
        <w:rPr>
          <w:lang w:val="en-US"/>
        </w:rPr>
      </w:pPr>
      <w:r w:rsidRPr="000C08F1">
        <w:rPr>
          <w:lang w:val="en-US"/>
        </w:rPr>
        <w:t xml:space="preserve">The information related to the </w:t>
      </w:r>
      <w:r>
        <w:rPr>
          <w:lang w:val="en-US"/>
        </w:rPr>
        <w:t>modification</w:t>
      </w:r>
      <w:r w:rsidRPr="000C08F1">
        <w:rPr>
          <w:lang w:val="en-US"/>
        </w:rPr>
        <w:t xml:space="preserve"> shall be provided as per specification described in </w:t>
      </w:r>
      <w:r w:rsidR="00DC6348">
        <w:rPr>
          <w:lang w:val="en-US"/>
        </w:rPr>
        <w:t>S</w:t>
      </w:r>
      <w:r w:rsidRPr="000C08F1">
        <w:rPr>
          <w:lang w:val="en-US"/>
        </w:rPr>
        <w:t xml:space="preserve">ection </w:t>
      </w:r>
      <w:r w:rsidR="00DC6348">
        <w:rPr>
          <w:lang w:val="en-US"/>
        </w:rPr>
        <w:t>8.11.14.</w:t>
      </w:r>
    </w:p>
    <w:p w:rsidR="005A7AE2" w:rsidRPr="000A5CBA" w:rsidRDefault="005A7AE2" w:rsidP="005A7AE2">
      <w:pPr>
        <w:pStyle w:val="Heading3"/>
        <w:rPr>
          <w:color w:val="FF0000"/>
          <w:lang w:eastAsia="en-US"/>
        </w:rPr>
      </w:pPr>
      <w:bookmarkStart w:id="2045" w:name="_Toc343650550"/>
      <w:r w:rsidRPr="000A5CBA">
        <w:rPr>
          <w:color w:val="FF0000"/>
          <w:lang w:eastAsia="en-US"/>
        </w:rPr>
        <w:t>Substance Name</w:t>
      </w:r>
      <w:bookmarkEnd w:id="2045"/>
    </w:p>
    <w:p w:rsidR="005A7AE2" w:rsidRPr="000C08F1" w:rsidRDefault="005A7AE2" w:rsidP="005A7AE2">
      <w:pPr>
        <w:jc w:val="both"/>
        <w:rPr>
          <w:lang w:val="en-US"/>
        </w:rPr>
      </w:pPr>
      <w:r w:rsidRPr="000C08F1">
        <w:rPr>
          <w:lang w:val="en-US"/>
        </w:rPr>
        <w:t xml:space="preserve">The information related to the </w:t>
      </w:r>
      <w:r w:rsidR="003E48A6">
        <w:rPr>
          <w:lang w:val="en-US"/>
        </w:rPr>
        <w:t>name</w:t>
      </w:r>
      <w:r w:rsidRPr="000C08F1">
        <w:rPr>
          <w:lang w:val="en-US"/>
        </w:rPr>
        <w:t xml:space="preserve"> shall be provided as per specification described in </w:t>
      </w:r>
      <w:r w:rsidR="00DC6348">
        <w:rPr>
          <w:lang w:val="en-US"/>
        </w:rPr>
        <w:t>S</w:t>
      </w:r>
      <w:r w:rsidRPr="000C08F1">
        <w:rPr>
          <w:lang w:val="en-US"/>
        </w:rPr>
        <w:t>ection</w:t>
      </w:r>
      <w:r w:rsidR="00DC6348">
        <w:rPr>
          <w:lang w:val="en-US"/>
        </w:rPr>
        <w:t xml:space="preserve"> 8.2</w:t>
      </w:r>
      <w:r>
        <w:rPr>
          <w:lang w:val="en-US"/>
        </w:rPr>
        <w:t>.</w:t>
      </w:r>
    </w:p>
    <w:p w:rsidR="005A7AE2" w:rsidRPr="000A5CBA" w:rsidRDefault="005A7AE2" w:rsidP="005A7AE2">
      <w:pPr>
        <w:pStyle w:val="Heading3"/>
        <w:rPr>
          <w:color w:val="FF0000"/>
          <w:lang w:eastAsia="en-US"/>
        </w:rPr>
      </w:pPr>
      <w:bookmarkStart w:id="2046" w:name="_Toc343650551"/>
      <w:r w:rsidRPr="000A5CBA">
        <w:rPr>
          <w:color w:val="FF0000"/>
          <w:lang w:eastAsia="en-US"/>
        </w:rPr>
        <w:t>Substance Code</w:t>
      </w:r>
      <w:bookmarkEnd w:id="2046"/>
    </w:p>
    <w:p w:rsidR="005A7AE2" w:rsidRPr="000C08F1" w:rsidRDefault="005A7AE2" w:rsidP="005A7AE2">
      <w:pPr>
        <w:jc w:val="both"/>
        <w:rPr>
          <w:lang w:val="en-US"/>
        </w:rPr>
      </w:pPr>
      <w:r w:rsidRPr="000C08F1">
        <w:rPr>
          <w:lang w:val="en-US"/>
        </w:rPr>
        <w:t xml:space="preserve">The information related to the </w:t>
      </w:r>
      <w:r w:rsidR="003E48A6">
        <w:rPr>
          <w:lang w:val="en-US"/>
        </w:rPr>
        <w:t>code</w:t>
      </w:r>
      <w:r w:rsidRPr="000C08F1">
        <w:rPr>
          <w:lang w:val="en-US"/>
        </w:rPr>
        <w:t xml:space="preserve"> shall be provided as per specification described in </w:t>
      </w:r>
      <w:r w:rsidR="009A6783">
        <w:rPr>
          <w:lang w:val="en-US"/>
        </w:rPr>
        <w:t>S</w:t>
      </w:r>
      <w:r w:rsidRPr="000C08F1">
        <w:rPr>
          <w:lang w:val="en-US"/>
        </w:rPr>
        <w:t>ection</w:t>
      </w:r>
      <w:r w:rsidR="009A6783">
        <w:rPr>
          <w:lang w:val="en-US"/>
        </w:rPr>
        <w:t xml:space="preserve"> 8.3</w:t>
      </w:r>
      <w:r>
        <w:rPr>
          <w:lang w:val="en-US"/>
        </w:rPr>
        <w:t>.</w:t>
      </w:r>
    </w:p>
    <w:p w:rsidR="005A7AE2" w:rsidRPr="000A5CBA" w:rsidRDefault="005A7AE2" w:rsidP="005A7AE2">
      <w:pPr>
        <w:pStyle w:val="Heading3"/>
        <w:rPr>
          <w:color w:val="FF0000"/>
          <w:lang w:eastAsia="en-US"/>
        </w:rPr>
      </w:pPr>
      <w:bookmarkStart w:id="2047" w:name="_Toc343650552"/>
      <w:r w:rsidRPr="000A5CBA">
        <w:rPr>
          <w:color w:val="FF0000"/>
          <w:lang w:eastAsia="en-US"/>
        </w:rPr>
        <w:t>Reference Information</w:t>
      </w:r>
      <w:bookmarkEnd w:id="2047"/>
    </w:p>
    <w:p w:rsidR="005A7AE2" w:rsidRDefault="005A7AE2" w:rsidP="005A7AE2">
      <w:pPr>
        <w:jc w:val="both"/>
        <w:rPr>
          <w:lang w:val="en-US"/>
        </w:rPr>
      </w:pPr>
      <w:r w:rsidRPr="000C08F1">
        <w:rPr>
          <w:lang w:val="en-US"/>
        </w:rPr>
        <w:t xml:space="preserve">The information related to the </w:t>
      </w:r>
      <w:r w:rsidR="003E48A6">
        <w:rPr>
          <w:lang w:val="en-US"/>
        </w:rPr>
        <w:t>reference information</w:t>
      </w:r>
      <w:r w:rsidRPr="000C08F1">
        <w:rPr>
          <w:lang w:val="en-US"/>
        </w:rPr>
        <w:t xml:space="preserve"> shall be provided as per specification described in </w:t>
      </w:r>
      <w:r w:rsidR="009A6783">
        <w:rPr>
          <w:lang w:val="en-US"/>
        </w:rPr>
        <w:t>S</w:t>
      </w:r>
      <w:r w:rsidRPr="000C08F1">
        <w:rPr>
          <w:lang w:val="en-US"/>
        </w:rPr>
        <w:t xml:space="preserve">ection </w:t>
      </w:r>
      <w:r w:rsidR="009A6783">
        <w:rPr>
          <w:lang w:val="en-US"/>
        </w:rPr>
        <w:t>8.5</w:t>
      </w:r>
      <w:r>
        <w:rPr>
          <w:lang w:val="en-US"/>
        </w:rPr>
        <w:t>.</w:t>
      </w:r>
    </w:p>
    <w:p w:rsidR="00C25639" w:rsidRPr="000A5CBA" w:rsidRDefault="00C25639" w:rsidP="00C25639">
      <w:pPr>
        <w:pStyle w:val="Heading3"/>
        <w:rPr>
          <w:color w:val="FF0000"/>
          <w:lang w:eastAsia="en-US"/>
        </w:rPr>
      </w:pPr>
      <w:bookmarkStart w:id="2048" w:name="_Toc343650553"/>
      <w:r w:rsidRPr="000A5CBA">
        <w:rPr>
          <w:color w:val="FF0000"/>
          <w:lang w:eastAsia="en-US"/>
        </w:rPr>
        <w:t>Version</w:t>
      </w:r>
      <w:bookmarkEnd w:id="2048"/>
    </w:p>
    <w:p w:rsidR="00C25639" w:rsidRPr="000C08F1" w:rsidRDefault="00C25639" w:rsidP="00C25639">
      <w:pPr>
        <w:jc w:val="both"/>
        <w:rPr>
          <w:lang w:val="en-US"/>
        </w:rPr>
      </w:pPr>
      <w:r w:rsidRPr="000C08F1">
        <w:rPr>
          <w:lang w:val="en-US"/>
        </w:rPr>
        <w:t xml:space="preserve">The information related to the </w:t>
      </w:r>
      <w:r w:rsidR="003E48A6">
        <w:rPr>
          <w:lang w:val="en-US"/>
        </w:rPr>
        <w:t>version</w:t>
      </w:r>
      <w:r w:rsidRPr="000C08F1">
        <w:rPr>
          <w:lang w:val="en-US"/>
        </w:rPr>
        <w:t xml:space="preserve"> shall be provided as per spe</w:t>
      </w:r>
      <w:r w:rsidR="009A6783">
        <w:rPr>
          <w:lang w:val="en-US"/>
        </w:rPr>
        <w:t>cification described in Section 8.4</w:t>
      </w:r>
      <w:r>
        <w:rPr>
          <w:lang w:val="en-US"/>
        </w:rPr>
        <w:t>.</w:t>
      </w:r>
    </w:p>
    <w:p w:rsidR="00D14E1F" w:rsidRPr="000A5CBA" w:rsidRDefault="00821537" w:rsidP="00F41352">
      <w:pPr>
        <w:pStyle w:val="Heading1"/>
        <w:rPr>
          <w:color w:val="FF0000"/>
          <w:lang w:eastAsia="en-US"/>
        </w:rPr>
      </w:pPr>
      <w:r>
        <w:rPr>
          <w:color w:val="FF0000"/>
          <w:lang w:eastAsia="en-US"/>
        </w:rPr>
        <w:br w:type="page"/>
      </w:r>
      <w:bookmarkStart w:id="2049" w:name="_Toc343650554"/>
      <w:r w:rsidR="00CE7CE5" w:rsidRPr="000A5CBA">
        <w:rPr>
          <w:color w:val="FF0000"/>
          <w:lang w:eastAsia="en-US"/>
        </w:rPr>
        <w:lastRenderedPageBreak/>
        <w:t>Specified Substance</w:t>
      </w:r>
      <w:bookmarkEnd w:id="2049"/>
    </w:p>
    <w:p w:rsidR="00CE7CE5" w:rsidRDefault="00CE7CE5" w:rsidP="000C08F1">
      <w:pPr>
        <w:rPr>
          <w:lang w:val="en-US"/>
        </w:rPr>
      </w:pPr>
    </w:p>
    <w:p w:rsidR="00CE7CE5" w:rsidRPr="00CE7CE5" w:rsidRDefault="00CE7CE5" w:rsidP="005C3A0D">
      <w:pPr>
        <w:jc w:val="both"/>
        <w:rPr>
          <w:lang w:val="en-US"/>
        </w:rPr>
      </w:pPr>
      <w:r w:rsidRPr="00CE7CE5">
        <w:rPr>
          <w:lang w:val="en-US"/>
        </w:rPr>
        <w:t>There are a number of regulatory needs when defining materials in</w:t>
      </w:r>
      <w:r w:rsidR="00C2087E">
        <w:rPr>
          <w:lang w:val="en-US"/>
        </w:rPr>
        <w:t xml:space="preserve"> medicinal products. </w:t>
      </w:r>
      <w:r w:rsidRPr="00CE7CE5">
        <w:rPr>
          <w:lang w:val="en-US"/>
        </w:rPr>
        <w:t xml:space="preserve">The globalization of supply chains, widespread contract manufacturing and the high value of many medicinal products places a much greater burden on both regulatory agencies and companies to ensure that the material used in medicinal products is correctly identified with known pedigree.  </w:t>
      </w:r>
    </w:p>
    <w:p w:rsidR="005C3A0D" w:rsidRDefault="005C3A0D" w:rsidP="005C3A0D">
      <w:pPr>
        <w:jc w:val="both"/>
        <w:rPr>
          <w:lang w:val="en-US"/>
        </w:rPr>
      </w:pPr>
    </w:p>
    <w:p w:rsidR="00CE7CE5" w:rsidRPr="00CE7CE5" w:rsidRDefault="00CE7CE5" w:rsidP="005C3A0D">
      <w:pPr>
        <w:jc w:val="both"/>
        <w:rPr>
          <w:lang w:val="en-US"/>
        </w:rPr>
      </w:pPr>
      <w:r w:rsidRPr="00CE7CE5">
        <w:rPr>
          <w:lang w:val="en-US"/>
        </w:rPr>
        <w:t>Although the substance model captures information essential to the description of materials in medicinal products there is often a strong regulatory need for additional information that is not capture</w:t>
      </w:r>
      <w:r w:rsidR="00C2087E">
        <w:rPr>
          <w:lang w:val="en-US"/>
        </w:rPr>
        <w:t xml:space="preserve">d at the substance level. </w:t>
      </w:r>
      <w:r w:rsidRPr="00CE7CE5">
        <w:rPr>
          <w:lang w:val="en-US"/>
        </w:rPr>
        <w:t>The four groups of Specified Substance Elements al</w:t>
      </w:r>
      <w:r w:rsidR="00C2087E">
        <w:rPr>
          <w:lang w:val="en-US"/>
        </w:rPr>
        <w:t xml:space="preserve">low for the explicit capture of </w:t>
      </w:r>
      <w:r w:rsidRPr="00CE7CE5">
        <w:rPr>
          <w:lang w:val="en-US"/>
        </w:rPr>
        <w:t>information essential for the evaluation and tracking of materi</w:t>
      </w:r>
      <w:r w:rsidR="00C2087E">
        <w:rPr>
          <w:lang w:val="en-US"/>
        </w:rPr>
        <w:t xml:space="preserve">al used in medicinal products. </w:t>
      </w:r>
      <w:r w:rsidRPr="00CE7CE5">
        <w:rPr>
          <w:lang w:val="en-US"/>
        </w:rPr>
        <w:t xml:space="preserve">Each of the four groups of elements provides information essential for these regulatory needs in a manner that should facilitate complaince.  </w:t>
      </w:r>
    </w:p>
    <w:p w:rsidR="00CE7CE5" w:rsidRPr="00C64A48" w:rsidRDefault="00CE7CE5" w:rsidP="00FC0699">
      <w:pPr>
        <w:pStyle w:val="Heading2"/>
        <w:rPr>
          <w:color w:val="FF0000"/>
          <w:lang w:eastAsia="en-US"/>
        </w:rPr>
      </w:pPr>
      <w:bookmarkStart w:id="2050" w:name="_Toc343650555"/>
      <w:r w:rsidRPr="00C64A48">
        <w:rPr>
          <w:color w:val="FF0000"/>
          <w:lang w:eastAsia="en-US"/>
        </w:rPr>
        <w:t>Group 1 Specified Substance</w:t>
      </w:r>
      <w:bookmarkEnd w:id="2050"/>
      <w:r w:rsidRPr="00C64A48">
        <w:rPr>
          <w:color w:val="FF0000"/>
          <w:lang w:eastAsia="en-US"/>
        </w:rPr>
        <w:t xml:space="preserve"> </w:t>
      </w:r>
      <w:ins w:id="2051" w:author="HYST (Hiroyuki Sato)" w:date="2013-01-08T18:42:00Z">
        <w:r w:rsidR="00C67A48" w:rsidRPr="0014542C">
          <w:rPr>
            <w:rFonts w:eastAsia="MS Mincho" w:hint="eastAsia"/>
            <w:color w:val="FF0000"/>
            <w:lang w:eastAsia="ja-JP"/>
          </w:rPr>
          <w:t xml:space="preserve">  (repeat as necessary)</w:t>
        </w:r>
      </w:ins>
    </w:p>
    <w:p w:rsidR="00CE7CE5" w:rsidRPr="00CE7CE5" w:rsidRDefault="00CE7CE5" w:rsidP="00CE7CE5">
      <w:pPr>
        <w:rPr>
          <w:lang w:val="en-US"/>
        </w:rPr>
      </w:pPr>
    </w:p>
    <w:p w:rsidR="00CE7CE5" w:rsidRPr="00CE7CE5" w:rsidRDefault="00CE7CE5" w:rsidP="005C3A0D">
      <w:pPr>
        <w:jc w:val="both"/>
        <w:rPr>
          <w:lang w:val="en-US"/>
        </w:rPr>
      </w:pPr>
      <w:r w:rsidRPr="00CE7CE5">
        <w:rPr>
          <w:lang w:val="en-US"/>
        </w:rPr>
        <w:t>Multiple substance materials (e.g. simethicone, aluminum lakes), extracts and tinctures (herbal, and polymorphic forms of materials will be described and differentiated using Group 1 specified substance elements.</w:t>
      </w:r>
    </w:p>
    <w:p w:rsidR="00CE7CE5" w:rsidRPr="00CE7CE5" w:rsidRDefault="00CE7CE5" w:rsidP="005C3A0D">
      <w:pPr>
        <w:jc w:val="both"/>
        <w:rPr>
          <w:lang w:val="en-US"/>
        </w:rPr>
      </w:pPr>
    </w:p>
    <w:p w:rsidR="00CE7CE5" w:rsidRPr="00CE7CE5" w:rsidRDefault="00CE7CE5" w:rsidP="005C3A0D">
      <w:pPr>
        <w:jc w:val="both"/>
        <w:rPr>
          <w:lang w:val="en-US"/>
        </w:rPr>
      </w:pPr>
      <w:r w:rsidRPr="00CE7CE5">
        <w:rPr>
          <w:lang w:val="en-US"/>
        </w:rPr>
        <w:t xml:space="preserve">Group 1 specified substances will always have at least one </w:t>
      </w:r>
      <w:r w:rsidR="000A06F6" w:rsidRPr="00CE7CE5">
        <w:rPr>
          <w:lang w:val="en-US"/>
        </w:rPr>
        <w:t>constituent;</w:t>
      </w:r>
      <w:r w:rsidRPr="00CE7CE5">
        <w:rPr>
          <w:lang w:val="en-US"/>
        </w:rPr>
        <w:t xml:space="preserve"> all constituents will either be substances or group 1 specified substances.  </w:t>
      </w:r>
    </w:p>
    <w:p w:rsidR="00CE7CE5" w:rsidRPr="00CE7CE5" w:rsidRDefault="00CE7CE5" w:rsidP="005C3A0D">
      <w:pPr>
        <w:jc w:val="both"/>
        <w:rPr>
          <w:lang w:val="en-US"/>
        </w:rPr>
      </w:pPr>
    </w:p>
    <w:p w:rsidR="00CE7CE5" w:rsidRPr="00CE7CE5" w:rsidRDefault="00CE7CE5" w:rsidP="005C3A0D">
      <w:pPr>
        <w:jc w:val="both"/>
        <w:rPr>
          <w:lang w:val="en-US"/>
        </w:rPr>
      </w:pPr>
      <w:r w:rsidRPr="00CE7CE5">
        <w:rPr>
          <w:lang w:val="en-US"/>
        </w:rPr>
        <w:t>Single component substances that differ in physical form will be defined as different</w:t>
      </w:r>
      <w:r w:rsidR="00C2087E">
        <w:rPr>
          <w:lang w:val="en-US"/>
        </w:rPr>
        <w:t xml:space="preserve"> group 1 specified substances. </w:t>
      </w:r>
      <w:r w:rsidRPr="00CE7CE5">
        <w:rPr>
          <w:lang w:val="en-US"/>
        </w:rPr>
        <w:t xml:space="preserve">For example crystalline insulin and amorphous insulin are two different group1 specified substances. </w:t>
      </w:r>
    </w:p>
    <w:p w:rsidR="00CE7CE5" w:rsidRPr="00CE7CE5" w:rsidRDefault="00CE7CE5" w:rsidP="005C3A0D">
      <w:pPr>
        <w:jc w:val="both"/>
        <w:rPr>
          <w:lang w:val="en-US"/>
        </w:rPr>
      </w:pPr>
    </w:p>
    <w:p w:rsidR="00CE7CE5" w:rsidRDefault="00CE7CE5" w:rsidP="005C3A0D">
      <w:pPr>
        <w:jc w:val="both"/>
        <w:rPr>
          <w:lang w:val="en-US"/>
        </w:rPr>
      </w:pPr>
      <w:r w:rsidRPr="00CE7CE5">
        <w:rPr>
          <w:lang w:val="en-US"/>
        </w:rPr>
        <w:t>The information model for Group 1 specified substances is listed below.</w:t>
      </w:r>
    </w:p>
    <w:p w:rsidR="00CE7CE5" w:rsidRDefault="00CE7CE5" w:rsidP="00CE7CE5">
      <w:pPr>
        <w:rPr>
          <w:lang w:val="en-US"/>
        </w:rPr>
      </w:pPr>
    </w:p>
    <w:p w:rsidR="00CE7CE5" w:rsidRDefault="001B0DC3" w:rsidP="00CE7CE5">
      <w:pPr>
        <w:rPr>
          <w:lang w:val="en-US"/>
        </w:rPr>
      </w:pPr>
      <w:r>
        <w:rPr>
          <w:noProof/>
          <w:lang w:val="en-US" w:eastAsia="en-US"/>
        </w:rPr>
        <w:drawing>
          <wp:inline distT="0" distB="0" distL="0" distR="0">
            <wp:extent cx="6193790" cy="3331845"/>
            <wp:effectExtent l="0" t="0" r="0" b="0"/>
            <wp:docPr id="25" name="Picture 25" descr="fi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93790" cy="3331845"/>
                    </a:xfrm>
                    <a:prstGeom prst="rect">
                      <a:avLst/>
                    </a:prstGeom>
                    <a:noFill/>
                    <a:ln>
                      <a:noFill/>
                    </a:ln>
                  </pic:spPr>
                </pic:pic>
              </a:graphicData>
            </a:graphic>
          </wp:inline>
        </w:drawing>
      </w:r>
    </w:p>
    <w:p w:rsidR="00166C94" w:rsidRPr="004858E7" w:rsidRDefault="004858E7" w:rsidP="00580198">
      <w:pPr>
        <w:pStyle w:val="Caption"/>
      </w:pPr>
      <w:bookmarkStart w:id="2052" w:name="_Toc343720780"/>
      <w:r w:rsidRPr="0026504B">
        <w:t xml:space="preserve">Figure </w:t>
      </w:r>
      <w:r w:rsidR="00580198">
        <w:fldChar w:fldCharType="begin"/>
      </w:r>
      <w:r w:rsidR="00580198">
        <w:instrText xml:space="preserve"> SEQ Figure \* ARABIC </w:instrText>
      </w:r>
      <w:r w:rsidR="00580198">
        <w:fldChar w:fldCharType="separate"/>
      </w:r>
      <w:r w:rsidR="00D15CCB">
        <w:rPr>
          <w:noProof/>
        </w:rPr>
        <w:t>17</w:t>
      </w:r>
      <w:r w:rsidR="00580198">
        <w:fldChar w:fldCharType="end"/>
      </w:r>
      <w:r w:rsidRPr="0026504B">
        <w:t>–</w:t>
      </w:r>
      <w:r>
        <w:t xml:space="preserve"> </w:t>
      </w:r>
      <w:r w:rsidRPr="004858E7">
        <w:t>Information model for the Group 1 specified substance</w:t>
      </w:r>
      <w:bookmarkEnd w:id="2052"/>
    </w:p>
    <w:p w:rsidR="00CE7CE5" w:rsidRPr="00D07280" w:rsidRDefault="005028CF" w:rsidP="005C3A0D">
      <w:pPr>
        <w:pStyle w:val="Heading3"/>
        <w:rPr>
          <w:color w:val="0070C0"/>
          <w:lang w:eastAsia="en-US"/>
        </w:rPr>
      </w:pPr>
      <w:bookmarkStart w:id="2053" w:name="_Toc343650556"/>
      <w:r>
        <w:rPr>
          <w:color w:val="0070C0"/>
          <w:lang w:eastAsia="en-US"/>
        </w:rPr>
        <w:lastRenderedPageBreak/>
        <w:t>Specified_Substance_Group1_</w:t>
      </w:r>
      <w:r w:rsidR="00CE7CE5" w:rsidRPr="00D07280">
        <w:rPr>
          <w:color w:val="0070C0"/>
          <w:lang w:eastAsia="en-US"/>
        </w:rPr>
        <w:t>ID</w:t>
      </w:r>
      <w:bookmarkEnd w:id="2053"/>
      <w:ins w:id="2054" w:author="HYST (Hiroyuki Sato)" w:date="2013-01-08T18:02:00Z">
        <w:r w:rsidR="005044A6" w:rsidRPr="0014542C">
          <w:rPr>
            <w:rFonts w:eastAsia="MS Mincho" w:hint="eastAsia"/>
            <w:color w:val="FF0000"/>
            <w:lang w:eastAsia="ja-JP"/>
          </w:rPr>
          <w:t xml:space="preserve">  </w:t>
        </w:r>
      </w:ins>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75DF9" w:rsidRPr="007A51EF" w:rsidTr="0005144F">
        <w:tc>
          <w:tcPr>
            <w:tcW w:w="1951" w:type="dxa"/>
            <w:shd w:val="clear" w:color="auto" w:fill="auto"/>
          </w:tcPr>
          <w:p w:rsidR="00275DF9" w:rsidRPr="007A51EF" w:rsidRDefault="00275DF9" w:rsidP="00275DF9">
            <w:pPr>
              <w:rPr>
                <w:b/>
                <w:lang w:eastAsia="en-US"/>
              </w:rPr>
            </w:pPr>
            <w:r w:rsidRPr="007A51EF">
              <w:rPr>
                <w:b/>
              </w:rPr>
              <w:t>User Guidance</w:t>
            </w:r>
          </w:p>
        </w:tc>
        <w:tc>
          <w:tcPr>
            <w:tcW w:w="8017" w:type="dxa"/>
            <w:shd w:val="clear" w:color="auto" w:fill="auto"/>
          </w:tcPr>
          <w:p w:rsidR="00275DF9" w:rsidRPr="007800F7" w:rsidRDefault="007800F7" w:rsidP="007800F7">
            <w:pPr>
              <w:jc w:val="both"/>
            </w:pPr>
            <w:r w:rsidRPr="007800F7">
              <w:t>The unique identifier assigned to the specified substance group1 shall be specified.</w:t>
            </w:r>
          </w:p>
          <w:p w:rsidR="00605042" w:rsidRDefault="00605042" w:rsidP="007800F7">
            <w:pPr>
              <w:jc w:val="both"/>
            </w:pPr>
          </w:p>
          <w:p w:rsidR="007800F7" w:rsidRDefault="007800F7" w:rsidP="007800F7">
            <w:pPr>
              <w:jc w:val="both"/>
            </w:pPr>
            <w:r>
              <w:t xml:space="preserve">NOTE: If a unique “Specified Substance ID” </w:t>
            </w:r>
            <w:r w:rsidR="00605042">
              <w:t>has been assigned</w:t>
            </w:r>
            <w:r>
              <w:t>, this “Specified Substance ID” shall be specified based on the Substance Na</w:t>
            </w:r>
            <w:r w:rsidR="00605042">
              <w:t>me controlled vocabulary</w:t>
            </w:r>
            <w:r>
              <w:t xml:space="preserve">.  </w:t>
            </w:r>
          </w:p>
          <w:p w:rsidR="007800F7" w:rsidRDefault="007800F7" w:rsidP="007800F7">
            <w:pPr>
              <w:jc w:val="both"/>
            </w:pPr>
          </w:p>
          <w:p w:rsidR="007800F7" w:rsidRPr="007800F7" w:rsidRDefault="007800F7" w:rsidP="007800F7">
            <w:pPr>
              <w:jc w:val="both"/>
            </w:pPr>
            <w:r>
              <w:t>In the absence of a unique “Specified Substance ID” e. g. for the initial submission of the substance this data element is not required.</w:t>
            </w:r>
          </w:p>
        </w:tc>
      </w:tr>
      <w:tr w:rsidR="00275DF9" w:rsidRPr="007A51EF" w:rsidTr="0005144F">
        <w:tc>
          <w:tcPr>
            <w:tcW w:w="1951" w:type="dxa"/>
            <w:shd w:val="clear" w:color="auto" w:fill="auto"/>
          </w:tcPr>
          <w:p w:rsidR="00275DF9" w:rsidRPr="007A51EF" w:rsidRDefault="00275DF9" w:rsidP="00275DF9">
            <w:pPr>
              <w:rPr>
                <w:b/>
                <w:lang w:eastAsia="en-US"/>
              </w:rPr>
            </w:pPr>
            <w:r w:rsidRPr="007A51EF">
              <w:rPr>
                <w:b/>
              </w:rPr>
              <w:t>Example(s)</w:t>
            </w:r>
          </w:p>
        </w:tc>
        <w:tc>
          <w:tcPr>
            <w:tcW w:w="8017" w:type="dxa"/>
            <w:shd w:val="clear" w:color="auto" w:fill="auto"/>
          </w:tcPr>
          <w:p w:rsidR="00275DF9" w:rsidRPr="007A51EF" w:rsidRDefault="00275DF9" w:rsidP="00275DF9">
            <w:pPr>
              <w:rPr>
                <w:lang w:eastAsia="en-US"/>
              </w:rPr>
            </w:pPr>
          </w:p>
        </w:tc>
      </w:tr>
      <w:tr w:rsidR="00275DF9" w:rsidRPr="007A51EF" w:rsidTr="0005144F">
        <w:tc>
          <w:tcPr>
            <w:tcW w:w="1951" w:type="dxa"/>
            <w:shd w:val="clear" w:color="auto" w:fill="auto"/>
          </w:tcPr>
          <w:p w:rsidR="00275DF9" w:rsidRPr="007A51EF" w:rsidRDefault="00275DF9" w:rsidP="00275DF9">
            <w:pPr>
              <w:rPr>
                <w:b/>
              </w:rPr>
            </w:pPr>
            <w:r w:rsidRPr="007A51EF">
              <w:rPr>
                <w:b/>
              </w:rPr>
              <w:t>Conformance</w:t>
            </w:r>
          </w:p>
        </w:tc>
        <w:tc>
          <w:tcPr>
            <w:tcW w:w="8017" w:type="dxa"/>
            <w:shd w:val="clear" w:color="auto" w:fill="auto"/>
          </w:tcPr>
          <w:p w:rsidR="00275DF9" w:rsidRPr="007A51EF" w:rsidRDefault="007800F7" w:rsidP="00275DF9">
            <w:pPr>
              <w:rPr>
                <w:lang w:eastAsia="en-US"/>
              </w:rPr>
            </w:pPr>
            <w:r>
              <w:rPr>
                <w:lang w:eastAsia="en-US"/>
              </w:rPr>
              <w:t>CONDITIONAL</w:t>
            </w:r>
          </w:p>
        </w:tc>
      </w:tr>
      <w:tr w:rsidR="00275DF9" w:rsidRPr="007A51EF" w:rsidTr="0005144F">
        <w:tc>
          <w:tcPr>
            <w:tcW w:w="1951" w:type="dxa"/>
            <w:shd w:val="clear" w:color="auto" w:fill="auto"/>
          </w:tcPr>
          <w:p w:rsidR="00275DF9" w:rsidRPr="007A51EF" w:rsidRDefault="00275DF9" w:rsidP="00275DF9">
            <w:pPr>
              <w:rPr>
                <w:b/>
              </w:rPr>
            </w:pPr>
            <w:r w:rsidRPr="007A51EF">
              <w:rPr>
                <w:b/>
              </w:rPr>
              <w:t>Data Type</w:t>
            </w:r>
          </w:p>
        </w:tc>
        <w:tc>
          <w:tcPr>
            <w:tcW w:w="8017" w:type="dxa"/>
            <w:shd w:val="clear" w:color="auto" w:fill="auto"/>
          </w:tcPr>
          <w:p w:rsidR="00275DF9" w:rsidRPr="007A51EF" w:rsidRDefault="007800F7" w:rsidP="00275DF9">
            <w:pPr>
              <w:rPr>
                <w:lang w:eastAsia="en-US"/>
              </w:rPr>
            </w:pPr>
            <w:r>
              <w:rPr>
                <w:lang w:eastAsia="en-US"/>
              </w:rPr>
              <w:t>II</w:t>
            </w:r>
          </w:p>
        </w:tc>
      </w:tr>
      <w:tr w:rsidR="00275DF9" w:rsidRPr="007A51EF" w:rsidTr="0005144F">
        <w:tc>
          <w:tcPr>
            <w:tcW w:w="1951" w:type="dxa"/>
            <w:shd w:val="clear" w:color="auto" w:fill="auto"/>
          </w:tcPr>
          <w:p w:rsidR="00275DF9" w:rsidRPr="007A51EF" w:rsidRDefault="00275DF9" w:rsidP="00275DF9">
            <w:pPr>
              <w:rPr>
                <w:b/>
              </w:rPr>
            </w:pPr>
            <w:r w:rsidRPr="007A51EF">
              <w:rPr>
                <w:b/>
              </w:rPr>
              <w:t>Business Rule(s)</w:t>
            </w:r>
          </w:p>
        </w:tc>
        <w:tc>
          <w:tcPr>
            <w:tcW w:w="8017" w:type="dxa"/>
            <w:shd w:val="clear" w:color="auto" w:fill="auto"/>
          </w:tcPr>
          <w:p w:rsidR="00275DF9" w:rsidRPr="007A51EF" w:rsidRDefault="007800F7" w:rsidP="00275DF9">
            <w:pPr>
              <w:jc w:val="both"/>
              <w:rPr>
                <w:lang w:eastAsia="en-US"/>
              </w:rPr>
            </w:pPr>
            <w:r w:rsidRPr="007800F7">
              <w:rPr>
                <w:lang w:eastAsia="en-US"/>
              </w:rPr>
              <w:t>The ID of the substance will be automatically assigned by the system once the message will be processed</w:t>
            </w:r>
            <w:r>
              <w:rPr>
                <w:lang w:eastAsia="en-US"/>
              </w:rPr>
              <w:t>.</w:t>
            </w:r>
          </w:p>
        </w:tc>
      </w:tr>
    </w:tbl>
    <w:p w:rsidR="0013797D" w:rsidRDefault="0013797D" w:rsidP="0013797D">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&lt;code code="</w:t>
      </w:r>
      <w:r w:rsidRPr="0013797D">
        <w:rPr>
          <w:i/>
          <w:iCs/>
        </w:rPr>
        <w:t xml:space="preserve">Substance Specification Group 1 </w:t>
      </w:r>
      <w:r>
        <w:rPr>
          <w:i/>
          <w:iCs/>
        </w:rPr>
        <w:t>Id</w:t>
      </w:r>
      <w:r>
        <w:t xml:space="preserve">" </w:t>
      </w:r>
      <w:r>
        <w:br/>
        <w:t xml:space="preserve">            codeSystem="</w:t>
      </w:r>
      <w:r w:rsidRPr="0013797D">
        <w:rPr>
          <w:i/>
          <w:iCs/>
        </w:rPr>
        <w:t>Substance Specification Group 1 Code System (OID)</w:t>
      </w:r>
      <w:r>
        <w:t>"</w:t>
      </w:r>
      <w:r>
        <w:br/>
        <w:t xml:space="preserve">            displayName="</w:t>
      </w:r>
      <w:r w:rsidRPr="0013797D">
        <w:rPr>
          <w:b/>
          <w:bCs/>
          <w:i/>
          <w:iCs/>
        </w:rPr>
        <w:t>Substance Specification Group 1 Name</w:t>
      </w:r>
      <w:r w:rsidRPr="0013797D">
        <w:t>"/&gt;</w:t>
      </w:r>
    </w:p>
    <w:p w:rsidR="00275DF9" w:rsidRPr="00D07280" w:rsidRDefault="00275DF9" w:rsidP="00275DF9">
      <w:pPr>
        <w:pStyle w:val="Heading3"/>
        <w:rPr>
          <w:color w:val="0070C0"/>
          <w:lang w:eastAsia="en-US"/>
        </w:rPr>
      </w:pPr>
      <w:bookmarkStart w:id="2055" w:name="_Toc343650557"/>
      <w:r>
        <w:rPr>
          <w:color w:val="0070C0"/>
          <w:lang w:eastAsia="en-US"/>
        </w:rPr>
        <w:t>Specified_Substance_Group1_Name</w:t>
      </w:r>
      <w:bookmarkEnd w:id="2055"/>
      <w:ins w:id="2056" w:author="HYST (Hiroyuki Sato)" w:date="2013-01-08T18:02:00Z">
        <w:r w:rsidR="005044A6" w:rsidRPr="0014542C">
          <w:rPr>
            <w:rFonts w:eastAsia="MS Mincho" w:hint="eastAsia"/>
            <w:color w:val="FF0000"/>
            <w:lang w:eastAsia="ja-JP"/>
          </w:rPr>
          <w:t xml:space="preserve"> </w:t>
        </w:r>
      </w:ins>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7800F7" w:rsidRPr="007A51EF" w:rsidTr="0005144F">
        <w:tc>
          <w:tcPr>
            <w:tcW w:w="1951" w:type="dxa"/>
            <w:shd w:val="clear" w:color="auto" w:fill="auto"/>
          </w:tcPr>
          <w:p w:rsidR="007800F7" w:rsidRPr="007A51EF" w:rsidRDefault="007800F7" w:rsidP="00BC0955">
            <w:pPr>
              <w:rPr>
                <w:b/>
                <w:lang w:eastAsia="en-US"/>
              </w:rPr>
            </w:pPr>
            <w:r w:rsidRPr="007A51EF">
              <w:rPr>
                <w:b/>
              </w:rPr>
              <w:t>User Guidance</w:t>
            </w:r>
          </w:p>
        </w:tc>
        <w:tc>
          <w:tcPr>
            <w:tcW w:w="8017" w:type="dxa"/>
            <w:shd w:val="clear" w:color="auto" w:fill="auto"/>
          </w:tcPr>
          <w:p w:rsidR="007800F7" w:rsidRPr="004946E4" w:rsidRDefault="00605042" w:rsidP="00BC0955">
            <w:pPr>
              <w:jc w:val="both"/>
              <w:rPr>
                <w:lang w:val="en-US"/>
              </w:rPr>
            </w:pPr>
            <w:r w:rsidRPr="00605042">
              <w:rPr>
                <w:lang w:val="en-US"/>
              </w:rPr>
              <w:t>The name of the specified substance group 1 shall be provided in this field</w:t>
            </w:r>
            <w:r>
              <w:rPr>
                <w:lang w:val="en-US"/>
              </w:rPr>
              <w:t>.</w:t>
            </w:r>
          </w:p>
        </w:tc>
      </w:tr>
      <w:tr w:rsidR="007800F7" w:rsidRPr="007A51EF" w:rsidTr="0005144F">
        <w:tc>
          <w:tcPr>
            <w:tcW w:w="1951" w:type="dxa"/>
            <w:shd w:val="clear" w:color="auto" w:fill="auto"/>
          </w:tcPr>
          <w:p w:rsidR="007800F7" w:rsidRPr="007A51EF" w:rsidRDefault="007800F7" w:rsidP="00BC0955">
            <w:pPr>
              <w:rPr>
                <w:b/>
                <w:lang w:eastAsia="en-US"/>
              </w:rPr>
            </w:pPr>
            <w:r w:rsidRPr="007A51EF">
              <w:rPr>
                <w:b/>
              </w:rPr>
              <w:t>Example(s)</w:t>
            </w:r>
          </w:p>
        </w:tc>
        <w:tc>
          <w:tcPr>
            <w:tcW w:w="8017" w:type="dxa"/>
            <w:shd w:val="clear" w:color="auto" w:fill="auto"/>
          </w:tcPr>
          <w:p w:rsidR="007800F7" w:rsidRPr="007A51EF" w:rsidRDefault="00605042" w:rsidP="00605042">
            <w:pPr>
              <w:jc w:val="both"/>
              <w:rPr>
                <w:lang w:eastAsia="en-US"/>
              </w:rPr>
            </w:pPr>
            <w:r w:rsidRPr="00605042">
              <w:rPr>
                <w:lang w:eastAsia="en-US"/>
              </w:rPr>
              <w:t>The latest version of the Naming Conventions document (Ref. Doc.: EMA/720247/2011)</w:t>
            </w:r>
            <w:r>
              <w:rPr>
                <w:lang w:eastAsia="en-US"/>
              </w:rPr>
              <w:t>.</w:t>
            </w:r>
          </w:p>
        </w:tc>
      </w:tr>
      <w:tr w:rsidR="007800F7" w:rsidRPr="007A51EF" w:rsidTr="0005144F">
        <w:tc>
          <w:tcPr>
            <w:tcW w:w="1951" w:type="dxa"/>
            <w:shd w:val="clear" w:color="auto" w:fill="auto"/>
          </w:tcPr>
          <w:p w:rsidR="007800F7" w:rsidRPr="007A51EF" w:rsidRDefault="007800F7" w:rsidP="00BC0955">
            <w:pPr>
              <w:rPr>
                <w:b/>
              </w:rPr>
            </w:pPr>
            <w:r w:rsidRPr="007A51EF">
              <w:rPr>
                <w:b/>
              </w:rPr>
              <w:t>Conformance</w:t>
            </w:r>
          </w:p>
        </w:tc>
        <w:tc>
          <w:tcPr>
            <w:tcW w:w="8017" w:type="dxa"/>
            <w:shd w:val="clear" w:color="auto" w:fill="auto"/>
          </w:tcPr>
          <w:p w:rsidR="007800F7" w:rsidRPr="007A51EF" w:rsidRDefault="007800F7" w:rsidP="00BC0955">
            <w:pPr>
              <w:rPr>
                <w:lang w:eastAsia="en-US"/>
              </w:rPr>
            </w:pPr>
            <w:r>
              <w:rPr>
                <w:lang w:eastAsia="en-US"/>
              </w:rPr>
              <w:t>REQUIRED</w:t>
            </w:r>
          </w:p>
        </w:tc>
      </w:tr>
      <w:tr w:rsidR="007800F7" w:rsidRPr="007A51EF" w:rsidTr="0005144F">
        <w:tc>
          <w:tcPr>
            <w:tcW w:w="1951" w:type="dxa"/>
            <w:shd w:val="clear" w:color="auto" w:fill="auto"/>
          </w:tcPr>
          <w:p w:rsidR="007800F7" w:rsidRPr="007A51EF" w:rsidRDefault="007800F7" w:rsidP="00BC0955">
            <w:pPr>
              <w:rPr>
                <w:b/>
              </w:rPr>
            </w:pPr>
            <w:r w:rsidRPr="007A51EF">
              <w:rPr>
                <w:b/>
              </w:rPr>
              <w:t>Data Type</w:t>
            </w:r>
          </w:p>
        </w:tc>
        <w:tc>
          <w:tcPr>
            <w:tcW w:w="8017" w:type="dxa"/>
            <w:shd w:val="clear" w:color="auto" w:fill="auto"/>
          </w:tcPr>
          <w:p w:rsidR="007800F7" w:rsidRPr="007A51EF" w:rsidRDefault="005E6AF5" w:rsidP="00BC0955">
            <w:pPr>
              <w:rPr>
                <w:lang w:eastAsia="en-US"/>
              </w:rPr>
            </w:pPr>
            <w:r>
              <w:rPr>
                <w:lang w:eastAsia="en-US"/>
              </w:rPr>
              <w:t>ST</w:t>
            </w:r>
          </w:p>
        </w:tc>
      </w:tr>
      <w:tr w:rsidR="007800F7" w:rsidRPr="007A51EF" w:rsidTr="0005144F">
        <w:tc>
          <w:tcPr>
            <w:tcW w:w="1951" w:type="dxa"/>
            <w:shd w:val="clear" w:color="auto" w:fill="auto"/>
          </w:tcPr>
          <w:p w:rsidR="007800F7" w:rsidRPr="007A51EF" w:rsidRDefault="007800F7" w:rsidP="00BC0955">
            <w:pPr>
              <w:rPr>
                <w:b/>
              </w:rPr>
            </w:pPr>
            <w:r w:rsidRPr="007A51EF">
              <w:rPr>
                <w:b/>
              </w:rPr>
              <w:t>Business Rule(s)</w:t>
            </w:r>
          </w:p>
        </w:tc>
        <w:tc>
          <w:tcPr>
            <w:tcW w:w="8017" w:type="dxa"/>
            <w:shd w:val="clear" w:color="auto" w:fill="auto"/>
          </w:tcPr>
          <w:p w:rsidR="007800F7" w:rsidRPr="007A51EF" w:rsidRDefault="007800F7" w:rsidP="00BC0955">
            <w:pPr>
              <w:jc w:val="both"/>
              <w:rPr>
                <w:lang w:eastAsia="en-US"/>
              </w:rPr>
            </w:pPr>
          </w:p>
        </w:tc>
      </w:tr>
    </w:tbl>
    <w:p w:rsidR="0013797D" w:rsidRDefault="0013797D" w:rsidP="0013797D">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&lt;code code="</w:t>
      </w:r>
      <w:r w:rsidRPr="0013797D">
        <w:rPr>
          <w:b/>
          <w:bCs/>
          <w:i/>
          <w:iCs/>
        </w:rPr>
        <w:t>Substance Specification Group 1 Id</w:t>
      </w:r>
      <w:r>
        <w:t xml:space="preserve">" </w:t>
      </w:r>
      <w:r>
        <w:br/>
        <w:t xml:space="preserve">            codeSystem="</w:t>
      </w:r>
      <w:r w:rsidRPr="0013797D">
        <w:rPr>
          <w:i/>
          <w:iCs/>
        </w:rPr>
        <w:t>Substance Specification Group 1 Code System (OID)</w:t>
      </w:r>
      <w:r>
        <w:t>"</w:t>
      </w:r>
      <w:r>
        <w:br/>
        <w:t xml:space="preserve">            displayName="</w:t>
      </w:r>
      <w:r w:rsidRPr="0013797D">
        <w:rPr>
          <w:i/>
          <w:iCs/>
        </w:rPr>
        <w:t>Substance Specification Group 1 Name</w:t>
      </w:r>
      <w:r w:rsidRPr="0013797D">
        <w:t>"/&gt;</w:t>
      </w:r>
    </w:p>
    <w:p w:rsidR="00275DF9" w:rsidRDefault="00275DF9" w:rsidP="005C3A0D">
      <w:pPr>
        <w:pStyle w:val="Heading3"/>
        <w:rPr>
          <w:color w:val="FF0000"/>
          <w:lang w:eastAsia="en-US"/>
        </w:rPr>
      </w:pPr>
      <w:bookmarkStart w:id="2057" w:name="_Toc343650558"/>
      <w:r>
        <w:rPr>
          <w:color w:val="FF0000"/>
          <w:lang w:eastAsia="en-US"/>
        </w:rPr>
        <w:t>Substance Name</w:t>
      </w:r>
      <w:bookmarkEnd w:id="2057"/>
      <w:ins w:id="2058" w:author="HYST (Hiroyuki Sato)" w:date="2013-01-08T18:02:00Z">
        <w:r w:rsidR="005044A6" w:rsidRPr="0014542C">
          <w:rPr>
            <w:rFonts w:eastAsia="MS Mincho" w:hint="eastAsia"/>
            <w:color w:val="FF0000"/>
            <w:lang w:eastAsia="ja-JP"/>
          </w:rPr>
          <w:t xml:space="preserve">  (repeat as necessary)</w:t>
        </w:r>
      </w:ins>
    </w:p>
    <w:p w:rsidR="00275DF9" w:rsidRDefault="00275DF9" w:rsidP="00275DF9">
      <w:pPr>
        <w:jc w:val="both"/>
        <w:rPr>
          <w:lang w:val="en-US"/>
        </w:rPr>
      </w:pPr>
      <w:r>
        <w:rPr>
          <w:lang w:val="en-US"/>
        </w:rPr>
        <w:t>Names</w:t>
      </w:r>
      <w:r w:rsidRPr="00CE7CE5">
        <w:rPr>
          <w:lang w:val="en-US"/>
        </w:rPr>
        <w:t xml:space="preserve"> associated with a Group 1 specified substance will be captured in manner similar to S</w:t>
      </w:r>
      <w:r>
        <w:rPr>
          <w:lang w:val="en-US"/>
        </w:rPr>
        <w:t>ubstance Name (s</w:t>
      </w:r>
      <w:r w:rsidRPr="00CE7CE5">
        <w:rPr>
          <w:lang w:val="en-US"/>
        </w:rPr>
        <w:t xml:space="preserve">ee </w:t>
      </w:r>
      <w:r>
        <w:rPr>
          <w:lang w:val="en-US"/>
        </w:rPr>
        <w:t>S</w:t>
      </w:r>
      <w:r w:rsidRPr="00CE7CE5">
        <w:rPr>
          <w:lang w:val="en-US"/>
        </w:rPr>
        <w:t>ection</w:t>
      </w:r>
      <w:r w:rsidR="009A6783">
        <w:rPr>
          <w:lang w:val="en-US"/>
        </w:rPr>
        <w:t xml:space="preserve"> 8.2</w:t>
      </w:r>
      <w:r>
        <w:rPr>
          <w:lang w:val="en-US"/>
        </w:rPr>
        <w:t>)</w:t>
      </w:r>
    </w:p>
    <w:p w:rsidR="00CE7CE5" w:rsidRPr="00D07280" w:rsidRDefault="00CE7CE5" w:rsidP="005C3A0D">
      <w:pPr>
        <w:pStyle w:val="Heading3"/>
        <w:rPr>
          <w:color w:val="FF0000"/>
          <w:lang w:eastAsia="en-US"/>
        </w:rPr>
      </w:pPr>
      <w:bookmarkStart w:id="2059" w:name="_Toc343650559"/>
      <w:r w:rsidRPr="00D07280">
        <w:rPr>
          <w:color w:val="FF0000"/>
          <w:lang w:eastAsia="en-US"/>
        </w:rPr>
        <w:t>S</w:t>
      </w:r>
      <w:r w:rsidR="00BE44F0">
        <w:rPr>
          <w:color w:val="FF0000"/>
          <w:lang w:eastAsia="en-US"/>
        </w:rPr>
        <w:t>ubstance</w:t>
      </w:r>
      <w:r w:rsidRPr="00D07280">
        <w:rPr>
          <w:color w:val="FF0000"/>
          <w:lang w:eastAsia="en-US"/>
        </w:rPr>
        <w:t xml:space="preserve"> Code</w:t>
      </w:r>
      <w:bookmarkEnd w:id="2059"/>
    </w:p>
    <w:p w:rsidR="00CE7CE5" w:rsidRPr="00CE7CE5" w:rsidRDefault="00CE7CE5" w:rsidP="005C3A0D">
      <w:pPr>
        <w:jc w:val="both"/>
        <w:rPr>
          <w:lang w:val="en-US"/>
        </w:rPr>
      </w:pPr>
      <w:r w:rsidRPr="00CE7CE5">
        <w:rPr>
          <w:lang w:val="en-US"/>
        </w:rPr>
        <w:t>Codes associated with a Group 1 specified substance will be captured in manner similar to S</w:t>
      </w:r>
      <w:r w:rsidR="002E56C9">
        <w:rPr>
          <w:lang w:val="en-US"/>
        </w:rPr>
        <w:t>ubstance Codes (s</w:t>
      </w:r>
      <w:r w:rsidRPr="00CE7CE5">
        <w:rPr>
          <w:lang w:val="en-US"/>
        </w:rPr>
        <w:t xml:space="preserve">ee </w:t>
      </w:r>
      <w:r w:rsidR="000A06F6">
        <w:rPr>
          <w:lang w:val="en-US"/>
        </w:rPr>
        <w:t>S</w:t>
      </w:r>
      <w:r w:rsidRPr="00CE7CE5">
        <w:rPr>
          <w:lang w:val="en-US"/>
        </w:rPr>
        <w:t>ection</w:t>
      </w:r>
      <w:r w:rsidR="009A6783">
        <w:rPr>
          <w:lang w:val="en-US"/>
        </w:rPr>
        <w:t xml:space="preserve"> 8.3</w:t>
      </w:r>
      <w:r w:rsidR="002E56C9">
        <w:rPr>
          <w:lang w:val="en-US"/>
        </w:rPr>
        <w:t>)</w:t>
      </w:r>
    </w:p>
    <w:p w:rsidR="00893545" w:rsidRPr="00D07280" w:rsidRDefault="00893545" w:rsidP="00893545">
      <w:pPr>
        <w:pStyle w:val="Heading3"/>
        <w:rPr>
          <w:color w:val="FF0000"/>
          <w:lang w:eastAsia="en-US"/>
        </w:rPr>
      </w:pPr>
      <w:bookmarkStart w:id="2060" w:name="_Toc343650560"/>
      <w:r w:rsidRPr="00D07280">
        <w:rPr>
          <w:color w:val="FF0000"/>
          <w:lang w:eastAsia="en-US"/>
        </w:rPr>
        <w:t>Version</w:t>
      </w:r>
      <w:bookmarkEnd w:id="2060"/>
      <w:ins w:id="2061" w:author="HYST (Hiroyuki Sato)" w:date="2013-01-08T18:02:00Z">
        <w:r w:rsidR="005044A6" w:rsidRPr="0014542C">
          <w:rPr>
            <w:rFonts w:eastAsia="MS Mincho" w:hint="eastAsia"/>
            <w:color w:val="FF0000"/>
            <w:lang w:eastAsia="ja-JP"/>
          </w:rPr>
          <w:t xml:space="preserve">  (repeat as necessary)</w:t>
        </w:r>
      </w:ins>
    </w:p>
    <w:p w:rsidR="00893545" w:rsidRPr="00CE7CE5" w:rsidRDefault="00893545" w:rsidP="00893545">
      <w:pPr>
        <w:jc w:val="both"/>
        <w:rPr>
          <w:lang w:val="en-US"/>
        </w:rPr>
      </w:pPr>
      <w:r>
        <w:rPr>
          <w:lang w:val="en-US"/>
        </w:rPr>
        <w:t xml:space="preserve">Version </w:t>
      </w:r>
      <w:r w:rsidRPr="00CE7CE5">
        <w:rPr>
          <w:lang w:val="en-US"/>
        </w:rPr>
        <w:t>associated with a Group 1 specified substance will be captured in manner similar to S</w:t>
      </w:r>
      <w:r>
        <w:rPr>
          <w:lang w:val="en-US"/>
        </w:rPr>
        <w:t>ubstance Version (s</w:t>
      </w:r>
      <w:r w:rsidRPr="00CE7CE5">
        <w:rPr>
          <w:lang w:val="en-US"/>
        </w:rPr>
        <w:t xml:space="preserve">ee </w:t>
      </w:r>
      <w:r>
        <w:rPr>
          <w:lang w:val="en-US"/>
        </w:rPr>
        <w:t>S</w:t>
      </w:r>
      <w:r w:rsidRPr="00CE7CE5">
        <w:rPr>
          <w:lang w:val="en-US"/>
        </w:rPr>
        <w:t>ection</w:t>
      </w:r>
      <w:r w:rsidR="009A6783">
        <w:rPr>
          <w:lang w:val="en-US"/>
        </w:rPr>
        <w:t xml:space="preserve"> 8.4</w:t>
      </w:r>
      <w:r>
        <w:rPr>
          <w:lang w:val="en-US"/>
        </w:rPr>
        <w:t>)</w:t>
      </w:r>
    </w:p>
    <w:p w:rsidR="00CE7CE5" w:rsidRPr="00D07280" w:rsidRDefault="00CE7CE5" w:rsidP="005C3A0D">
      <w:pPr>
        <w:pStyle w:val="Heading3"/>
        <w:rPr>
          <w:color w:val="FF0000"/>
          <w:lang w:eastAsia="en-US"/>
        </w:rPr>
      </w:pPr>
      <w:bookmarkStart w:id="2062" w:name="_Toc343650561"/>
      <w:r w:rsidRPr="00D07280">
        <w:rPr>
          <w:color w:val="FF0000"/>
          <w:lang w:eastAsia="en-US"/>
        </w:rPr>
        <w:lastRenderedPageBreak/>
        <w:t>Reference Information</w:t>
      </w:r>
      <w:bookmarkEnd w:id="2062"/>
    </w:p>
    <w:p w:rsidR="00CE7CE5" w:rsidRPr="00CE7CE5" w:rsidRDefault="00CE7CE5" w:rsidP="005C3A0D">
      <w:pPr>
        <w:jc w:val="both"/>
        <w:rPr>
          <w:lang w:val="en-US"/>
        </w:rPr>
      </w:pPr>
      <w:r w:rsidRPr="00CE7CE5">
        <w:rPr>
          <w:lang w:val="en-US"/>
        </w:rPr>
        <w:t>Reference Information will also be captured in a manner similar to that describe in a manner similar to the substan</w:t>
      </w:r>
      <w:r w:rsidR="000A06F6">
        <w:rPr>
          <w:lang w:val="en-US"/>
        </w:rPr>
        <w:t>ce reference information (see S</w:t>
      </w:r>
      <w:r w:rsidRPr="00CE7CE5">
        <w:rPr>
          <w:lang w:val="en-US"/>
        </w:rPr>
        <w:t>ection</w:t>
      </w:r>
      <w:r w:rsidR="009A6783">
        <w:rPr>
          <w:lang w:val="en-US"/>
        </w:rPr>
        <w:t xml:space="preserve"> 8.5</w:t>
      </w:r>
      <w:r w:rsidR="000A06F6">
        <w:rPr>
          <w:lang w:val="en-US"/>
        </w:rPr>
        <w:t>).</w:t>
      </w:r>
    </w:p>
    <w:p w:rsidR="00CE7CE5" w:rsidRPr="00D07280" w:rsidRDefault="00CE7CE5" w:rsidP="005C3A0D">
      <w:pPr>
        <w:pStyle w:val="Heading3"/>
        <w:rPr>
          <w:color w:val="FF0000"/>
          <w:lang w:eastAsia="en-US"/>
        </w:rPr>
      </w:pPr>
      <w:bookmarkStart w:id="2063" w:name="_Toc343650562"/>
      <w:r w:rsidRPr="00D07280">
        <w:rPr>
          <w:color w:val="FF0000"/>
          <w:lang w:eastAsia="en-US"/>
        </w:rPr>
        <w:t>Property</w:t>
      </w:r>
      <w:bookmarkEnd w:id="2063"/>
      <w:ins w:id="2064" w:author="HYST (Hiroyuki Sato)" w:date="2013-01-08T18:03:00Z">
        <w:r w:rsidR="005044A6" w:rsidRPr="0014542C">
          <w:rPr>
            <w:rFonts w:eastAsia="MS Mincho" w:hint="eastAsia"/>
            <w:color w:val="FF0000"/>
            <w:lang w:eastAsia="ja-JP"/>
          </w:rPr>
          <w:t xml:space="preserve">  (repeat as necessary)</w:t>
        </w:r>
      </w:ins>
    </w:p>
    <w:p w:rsidR="00CE7CE5" w:rsidRDefault="00CE7CE5" w:rsidP="005C3A0D">
      <w:pPr>
        <w:jc w:val="both"/>
        <w:rPr>
          <w:lang w:val="en-US"/>
        </w:rPr>
      </w:pPr>
      <w:r w:rsidRPr="00CE7CE5">
        <w:rPr>
          <w:lang w:val="en-US"/>
        </w:rPr>
        <w:t>Property values will be captured in a manner similar to t</w:t>
      </w:r>
      <w:r w:rsidR="00766E57">
        <w:rPr>
          <w:lang w:val="en-US"/>
        </w:rPr>
        <w:t>hose described for substances</w:t>
      </w:r>
      <w:r w:rsidR="009A6783">
        <w:rPr>
          <w:lang w:val="en-US"/>
        </w:rPr>
        <w:t xml:space="preserve"> (see Section 8.9</w:t>
      </w:r>
      <w:r w:rsidR="00AB0095">
        <w:rPr>
          <w:lang w:val="en-US"/>
        </w:rPr>
        <w:t>)</w:t>
      </w:r>
      <w:r w:rsidR="00766E57">
        <w:rPr>
          <w:lang w:val="en-US"/>
        </w:rPr>
        <w:t xml:space="preserve">. </w:t>
      </w:r>
      <w:r w:rsidRPr="00CE7CE5">
        <w:rPr>
          <w:lang w:val="en-US"/>
        </w:rPr>
        <w:t xml:space="preserve">It is possible to capture both definitional properties and properties that provide additional </w:t>
      </w:r>
      <w:r w:rsidR="00766E57">
        <w:rPr>
          <w:lang w:val="en-US"/>
        </w:rPr>
        <w:t xml:space="preserve">information about a substance. </w:t>
      </w:r>
      <w:r w:rsidRPr="00CE7CE5">
        <w:rPr>
          <w:lang w:val="en-US"/>
        </w:rPr>
        <w:t xml:space="preserve">For example the melting point of a polymorphic substance or solubility or rate of dissolution of a crystalline material could be a defining property of a given specified substance group 1 substance.  </w:t>
      </w:r>
    </w:p>
    <w:p w:rsidR="005B1DB2" w:rsidRPr="00D07280" w:rsidRDefault="005B1DB2" w:rsidP="005B1DB2">
      <w:pPr>
        <w:pStyle w:val="Heading3"/>
        <w:rPr>
          <w:color w:val="FF0000"/>
          <w:lang w:eastAsia="en-US"/>
        </w:rPr>
      </w:pPr>
      <w:bookmarkStart w:id="2065" w:name="_Toc343650563"/>
      <w:r>
        <w:rPr>
          <w:color w:val="FF0000"/>
          <w:lang w:eastAsia="en-US"/>
        </w:rPr>
        <w:t>Reference Source</w:t>
      </w:r>
      <w:bookmarkEnd w:id="2065"/>
      <w:ins w:id="2066" w:author="HYST (Hiroyuki Sato)" w:date="2013-01-08T17:37:00Z">
        <w:r w:rsidR="0014542C" w:rsidRPr="0014542C">
          <w:rPr>
            <w:rFonts w:eastAsia="MS Mincho" w:hint="eastAsia"/>
            <w:color w:val="FF0000"/>
            <w:lang w:eastAsia="ja-JP"/>
          </w:rPr>
          <w:t xml:space="preserve">  (repeat as necessary)</w:t>
        </w:r>
      </w:ins>
    </w:p>
    <w:p w:rsidR="005B1DB2" w:rsidRPr="00CE7CE5" w:rsidRDefault="005B1DB2" w:rsidP="005B1DB2">
      <w:pPr>
        <w:jc w:val="both"/>
        <w:rPr>
          <w:lang w:val="en-US"/>
        </w:rPr>
      </w:pPr>
      <w:r>
        <w:rPr>
          <w:lang w:val="en-US"/>
        </w:rPr>
        <w:t>Reference source</w:t>
      </w:r>
      <w:r w:rsidRPr="00CE7CE5">
        <w:rPr>
          <w:lang w:val="en-US"/>
        </w:rPr>
        <w:t xml:space="preserve"> will be captured in a manner similar to </w:t>
      </w:r>
      <w:r>
        <w:rPr>
          <w:lang w:val="en-US"/>
        </w:rPr>
        <w:t xml:space="preserve">the one described in Section </w:t>
      </w:r>
      <w:r w:rsidR="009A6783">
        <w:rPr>
          <w:lang w:val="en-US"/>
        </w:rPr>
        <w:t>8.2.5</w:t>
      </w:r>
      <w:r>
        <w:rPr>
          <w:lang w:val="en-US"/>
        </w:rPr>
        <w:t>).</w:t>
      </w:r>
    </w:p>
    <w:p w:rsidR="00CE7CE5" w:rsidRPr="00D07280" w:rsidRDefault="00CE7CE5" w:rsidP="005C3A0D">
      <w:pPr>
        <w:pStyle w:val="Heading3"/>
        <w:rPr>
          <w:color w:val="FF0000"/>
          <w:lang w:eastAsia="en-US"/>
        </w:rPr>
      </w:pPr>
      <w:bookmarkStart w:id="2067" w:name="_Ref343650187"/>
      <w:bookmarkStart w:id="2068" w:name="_Toc343650564"/>
      <w:r w:rsidRPr="00D07280">
        <w:rPr>
          <w:color w:val="FF0000"/>
          <w:lang w:eastAsia="en-US"/>
        </w:rPr>
        <w:t>Constituent</w:t>
      </w:r>
      <w:bookmarkEnd w:id="2067"/>
      <w:bookmarkEnd w:id="2068"/>
      <w:ins w:id="2069" w:author="HYST (Hiroyuki Sato)" w:date="2013-01-08T18:03:00Z">
        <w:r w:rsidR="005044A6" w:rsidRPr="0014542C">
          <w:rPr>
            <w:rFonts w:eastAsia="MS Mincho" w:hint="eastAsia"/>
            <w:color w:val="FF0000"/>
            <w:lang w:eastAsia="ja-JP"/>
          </w:rPr>
          <w:t xml:space="preserve">  (repeat as necessary)</w:t>
        </w:r>
      </w:ins>
    </w:p>
    <w:p w:rsidR="00CE7CE5" w:rsidRDefault="00CE7CE5" w:rsidP="005C3A0D">
      <w:pPr>
        <w:jc w:val="both"/>
        <w:rPr>
          <w:lang w:val="en-US"/>
        </w:rPr>
      </w:pPr>
      <w:r w:rsidRPr="00CE7CE5">
        <w:rPr>
          <w:lang w:val="en-US"/>
        </w:rPr>
        <w:t>The constituents group of elements serves several roles, each substance in multiple substance materials wi</w:t>
      </w:r>
      <w:r w:rsidR="00E43473">
        <w:rPr>
          <w:lang w:val="en-US"/>
        </w:rPr>
        <w:t xml:space="preserve">ll be captured as a component. </w:t>
      </w:r>
      <w:r w:rsidRPr="00CE7CE5">
        <w:rPr>
          <w:lang w:val="en-US"/>
        </w:rPr>
        <w:t>Signature substances and extraction solvents will also be captured for herbal extracts.  The amount of components, constituents and extraction s</w:t>
      </w:r>
      <w:r w:rsidR="00E43473">
        <w:rPr>
          <w:lang w:val="en-US"/>
        </w:rPr>
        <w:t xml:space="preserve">olvents will also be captured. </w:t>
      </w:r>
      <w:r w:rsidRPr="00CE7CE5">
        <w:rPr>
          <w:lang w:val="en-US"/>
        </w:rPr>
        <w:t>A different Group 1 Specified Substance will be created if these amounts consistently vary.</w:t>
      </w:r>
    </w:p>
    <w:p w:rsidR="00BD1C2E" w:rsidRPr="00D07280" w:rsidRDefault="00BD1C2E" w:rsidP="00BD1C2E">
      <w:pPr>
        <w:pStyle w:val="Heading4"/>
        <w:rPr>
          <w:color w:val="0070C0"/>
          <w:lang w:eastAsia="en-US"/>
        </w:rPr>
      </w:pPr>
      <w:r w:rsidRPr="00D07280">
        <w:rPr>
          <w:color w:val="0070C0"/>
          <w:lang w:eastAsia="en-US"/>
        </w:rPr>
        <w:t>Substance Role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BD1C2E" w:rsidRPr="007A51EF" w:rsidTr="009D394B">
        <w:tc>
          <w:tcPr>
            <w:tcW w:w="1951" w:type="dxa"/>
            <w:shd w:val="clear" w:color="auto" w:fill="auto"/>
          </w:tcPr>
          <w:p w:rsidR="00BD1C2E" w:rsidRPr="007A51EF" w:rsidRDefault="00BD1C2E" w:rsidP="009D394B">
            <w:pPr>
              <w:rPr>
                <w:b/>
                <w:lang w:eastAsia="en-US"/>
              </w:rPr>
            </w:pPr>
            <w:r w:rsidRPr="007A51EF">
              <w:rPr>
                <w:b/>
              </w:rPr>
              <w:t>User Guidance</w:t>
            </w:r>
          </w:p>
        </w:tc>
        <w:tc>
          <w:tcPr>
            <w:tcW w:w="8017" w:type="dxa"/>
            <w:shd w:val="clear" w:color="auto" w:fill="auto"/>
          </w:tcPr>
          <w:p w:rsidR="00BD1C2E" w:rsidRPr="007A51EF" w:rsidRDefault="00BD1C2E" w:rsidP="009D394B">
            <w:pPr>
              <w:jc w:val="both"/>
              <w:rPr>
                <w:lang w:eastAsia="en-US"/>
              </w:rPr>
            </w:pPr>
            <w:r>
              <w:rPr>
                <w:lang w:eastAsia="en-US"/>
              </w:rPr>
              <w:t>The role of the substance in the specified substance shall be described based on a controlled vocabulary. An impurity component is not described in the Specified Substance Group 1. The parent ID of a specified substance group 1 shall always be specified.</w:t>
            </w:r>
          </w:p>
        </w:tc>
      </w:tr>
      <w:tr w:rsidR="00BD1C2E" w:rsidRPr="007A51EF" w:rsidTr="009D394B">
        <w:tc>
          <w:tcPr>
            <w:tcW w:w="1951" w:type="dxa"/>
            <w:shd w:val="clear" w:color="auto" w:fill="auto"/>
          </w:tcPr>
          <w:p w:rsidR="00BD1C2E" w:rsidRPr="007A51EF" w:rsidRDefault="00BD1C2E" w:rsidP="009D394B">
            <w:pPr>
              <w:rPr>
                <w:b/>
                <w:lang w:eastAsia="en-US"/>
              </w:rPr>
            </w:pPr>
            <w:r w:rsidRPr="007A51EF">
              <w:rPr>
                <w:b/>
              </w:rPr>
              <w:t>Example(s)</w:t>
            </w:r>
          </w:p>
        </w:tc>
        <w:tc>
          <w:tcPr>
            <w:tcW w:w="8017" w:type="dxa"/>
            <w:shd w:val="clear" w:color="auto" w:fill="auto"/>
          </w:tcPr>
          <w:p w:rsidR="00BD1C2E" w:rsidRPr="007A51EF" w:rsidRDefault="00BD1C2E" w:rsidP="009D394B">
            <w:pPr>
              <w:rPr>
                <w:lang w:eastAsia="en-US"/>
              </w:rPr>
            </w:pPr>
            <w:r w:rsidRPr="001C6B75">
              <w:rPr>
                <w:lang w:eastAsia="en-US"/>
              </w:rPr>
              <w:t>active marker, component,  degradent, metabolite, active moiety</w:t>
            </w:r>
          </w:p>
        </w:tc>
      </w:tr>
      <w:tr w:rsidR="00BD1C2E" w:rsidRPr="007A51EF" w:rsidTr="009D394B">
        <w:tc>
          <w:tcPr>
            <w:tcW w:w="1951" w:type="dxa"/>
            <w:shd w:val="clear" w:color="auto" w:fill="auto"/>
          </w:tcPr>
          <w:p w:rsidR="00BD1C2E" w:rsidRPr="007A51EF" w:rsidRDefault="00BD1C2E" w:rsidP="009D394B">
            <w:pPr>
              <w:rPr>
                <w:b/>
              </w:rPr>
            </w:pPr>
            <w:r w:rsidRPr="007A51EF">
              <w:rPr>
                <w:b/>
              </w:rPr>
              <w:t>Conformance</w:t>
            </w:r>
          </w:p>
        </w:tc>
        <w:tc>
          <w:tcPr>
            <w:tcW w:w="8017" w:type="dxa"/>
            <w:shd w:val="clear" w:color="auto" w:fill="auto"/>
          </w:tcPr>
          <w:p w:rsidR="00BD1C2E" w:rsidRPr="007A51EF" w:rsidRDefault="00BD1C2E" w:rsidP="009D394B">
            <w:pPr>
              <w:rPr>
                <w:lang w:eastAsia="en-US"/>
              </w:rPr>
            </w:pPr>
            <w:r>
              <w:rPr>
                <w:lang w:eastAsia="en-US"/>
              </w:rPr>
              <w:t>REQUIRED</w:t>
            </w:r>
          </w:p>
        </w:tc>
      </w:tr>
      <w:tr w:rsidR="00BD1C2E" w:rsidRPr="007A51EF" w:rsidTr="009D394B">
        <w:tc>
          <w:tcPr>
            <w:tcW w:w="1951" w:type="dxa"/>
            <w:shd w:val="clear" w:color="auto" w:fill="auto"/>
          </w:tcPr>
          <w:p w:rsidR="00BD1C2E" w:rsidRPr="007A51EF" w:rsidRDefault="00BD1C2E" w:rsidP="009D394B">
            <w:pPr>
              <w:rPr>
                <w:b/>
              </w:rPr>
            </w:pPr>
            <w:r w:rsidRPr="007A51EF">
              <w:rPr>
                <w:b/>
              </w:rPr>
              <w:t>Data Type</w:t>
            </w:r>
          </w:p>
        </w:tc>
        <w:tc>
          <w:tcPr>
            <w:tcW w:w="8017" w:type="dxa"/>
            <w:shd w:val="clear" w:color="auto" w:fill="auto"/>
          </w:tcPr>
          <w:p w:rsidR="00BD1C2E" w:rsidRPr="007A51EF" w:rsidRDefault="00BD1C2E" w:rsidP="009D394B">
            <w:pPr>
              <w:rPr>
                <w:lang w:eastAsia="en-US"/>
              </w:rPr>
            </w:pPr>
            <w:r>
              <w:rPr>
                <w:lang w:eastAsia="en-US"/>
              </w:rPr>
              <w:t>CD</w:t>
            </w:r>
          </w:p>
        </w:tc>
      </w:tr>
      <w:tr w:rsidR="00BD1C2E" w:rsidRPr="007A51EF" w:rsidTr="009D394B">
        <w:tc>
          <w:tcPr>
            <w:tcW w:w="1951" w:type="dxa"/>
            <w:shd w:val="clear" w:color="auto" w:fill="auto"/>
          </w:tcPr>
          <w:p w:rsidR="00BD1C2E" w:rsidRPr="007A51EF" w:rsidRDefault="00BD1C2E" w:rsidP="009D394B">
            <w:pPr>
              <w:rPr>
                <w:b/>
              </w:rPr>
            </w:pPr>
            <w:r w:rsidRPr="007A51EF">
              <w:rPr>
                <w:b/>
              </w:rPr>
              <w:t>Value Allowed</w:t>
            </w:r>
          </w:p>
        </w:tc>
        <w:tc>
          <w:tcPr>
            <w:tcW w:w="8017" w:type="dxa"/>
            <w:shd w:val="clear" w:color="auto" w:fill="auto"/>
          </w:tcPr>
          <w:p w:rsidR="00BD1C2E" w:rsidRPr="007A51EF" w:rsidRDefault="00BD1C2E" w:rsidP="009D394B">
            <w:pPr>
              <w:rPr>
                <w:lang w:eastAsia="en-US"/>
              </w:rPr>
            </w:pPr>
            <w:r w:rsidRPr="001C53A2">
              <w:rPr>
                <w:lang w:eastAsia="en-US"/>
              </w:rPr>
              <w:t>COMPONENT, EXTRACTION SOLVENT, SIGNATURE SUBSTANCE; ACTIVE MARKER</w:t>
            </w:r>
          </w:p>
        </w:tc>
      </w:tr>
      <w:tr w:rsidR="00BD1C2E" w:rsidRPr="007A51EF" w:rsidTr="009D394B">
        <w:tc>
          <w:tcPr>
            <w:tcW w:w="1951" w:type="dxa"/>
            <w:shd w:val="clear" w:color="auto" w:fill="auto"/>
          </w:tcPr>
          <w:p w:rsidR="00BD1C2E" w:rsidRPr="007A51EF" w:rsidRDefault="00BD1C2E" w:rsidP="009D394B">
            <w:pPr>
              <w:rPr>
                <w:b/>
              </w:rPr>
            </w:pPr>
            <w:r w:rsidRPr="007A51EF">
              <w:rPr>
                <w:b/>
              </w:rPr>
              <w:t>Business Rule(s)</w:t>
            </w:r>
          </w:p>
        </w:tc>
        <w:tc>
          <w:tcPr>
            <w:tcW w:w="8017" w:type="dxa"/>
            <w:shd w:val="clear" w:color="auto" w:fill="auto"/>
          </w:tcPr>
          <w:p w:rsidR="00BD1C2E" w:rsidRPr="007A51EF" w:rsidRDefault="00BD1C2E" w:rsidP="009D394B">
            <w:pPr>
              <w:rPr>
                <w:lang w:eastAsia="en-US"/>
              </w:rPr>
            </w:pPr>
          </w:p>
        </w:tc>
      </w:tr>
    </w:tbl>
    <w:p w:rsidR="00BD1C2E" w:rsidRDefault="00BD1C2E" w:rsidP="00BD1C2E">
      <w:r>
        <w:t>At the level of specified substance, such constituents are all considered “observations” because they would be measured in quality control processes.</w:t>
      </w:r>
    </w:p>
    <w:p w:rsidR="00BD1C2E" w:rsidRDefault="00BD1C2E" w:rsidP="00BC25C9">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&lt;code code="</w:t>
      </w:r>
      <w:r w:rsidRPr="0013797D">
        <w:rPr>
          <w:b/>
          <w:bCs/>
          <w:i/>
          <w:iCs/>
        </w:rPr>
        <w:t>Substance Specification Group 1 Name</w:t>
      </w:r>
      <w:r w:rsidRPr="0013797D">
        <w:rPr>
          <w:i/>
          <w:iCs/>
        </w:rPr>
        <w:t>/Code</w:t>
      </w:r>
      <w:r>
        <w:t xml:space="preserve">" </w:t>
      </w:r>
      <w:r>
        <w:br/>
        <w:t xml:space="preserve">            codeSystem="</w:t>
      </w:r>
      <w:r w:rsidRPr="0013797D">
        <w:rPr>
          <w:b/>
          <w:bCs/>
          <w:i/>
          <w:iCs/>
        </w:rPr>
        <w:t>Substance Specification Group 1</w:t>
      </w:r>
      <w:r w:rsidRPr="0013797D">
        <w:rPr>
          <w:i/>
          <w:iCs/>
        </w:rPr>
        <w:t xml:space="preserve"> Code System (OID)</w:t>
      </w:r>
      <w:r>
        <w:t>"</w:t>
      </w:r>
      <w:r>
        <w:br/>
        <w:t xml:space="preserve">            displayName="</w:t>
      </w:r>
      <w:r w:rsidRPr="0013797D">
        <w:rPr>
          <w:b/>
          <w:bCs/>
          <w:i/>
          <w:iCs/>
        </w:rPr>
        <w:t>Substance Specification Group 1 Name</w:t>
      </w:r>
      <w:r>
        <w:t>"/&gt;</w:t>
      </w:r>
      <w:r w:rsidR="00CD45F8">
        <w:br/>
      </w:r>
      <w:r>
        <w:t xml:space="preserve">      &lt;component&gt;</w:t>
      </w:r>
      <w:r>
        <w:br/>
        <w:t xml:space="preserve">        &lt;observation&gt;</w:t>
      </w:r>
      <w:r>
        <w:br/>
        <w:t xml:space="preserve">          &lt;code code="</w:t>
      </w:r>
      <w:r w:rsidRPr="0013797D">
        <w:rPr>
          <w:i/>
          <w:iCs/>
        </w:rPr>
        <w:t>Observation Code</w:t>
      </w:r>
      <w:r>
        <w:t xml:space="preserve">" </w:t>
      </w:r>
      <w:r>
        <w:br/>
        <w:t xml:space="preserve">                codeSystem="</w:t>
      </w:r>
      <w:r w:rsidRPr="0013797D">
        <w:rPr>
          <w:i/>
          <w:iCs/>
        </w:rPr>
        <w:t>Code System (OID)</w:t>
      </w:r>
      <w:r>
        <w:t>"/&gt;</w:t>
      </w:r>
      <w:r>
        <w:br/>
      </w:r>
      <w:r w:rsidR="00BC25C9">
        <w:t xml:space="preserve">          &lt;value </w:t>
      </w:r>
      <w:r w:rsidR="00BC25C9" w:rsidRPr="0013797D">
        <w:rPr>
          <w:b/>
          <w:bCs/>
          <w:i/>
          <w:iCs/>
        </w:rPr>
        <w:t xml:space="preserve">Amount </w:t>
      </w:r>
      <w:r w:rsidR="00BC25C9" w:rsidRPr="0013797D">
        <w:rPr>
          <w:i/>
          <w:iCs/>
        </w:rPr>
        <w:t>/</w:t>
      </w:r>
      <w:r w:rsidR="00BC25C9">
        <w:t>&gt;</w:t>
      </w:r>
      <w:r w:rsidR="00BC25C9">
        <w:br/>
      </w:r>
      <w:r>
        <w:t xml:space="preserve">          &lt;analyte&gt;</w:t>
      </w:r>
      <w:r>
        <w:br/>
        <w:t xml:space="preserve">            &lt;identifiedSubstance&gt;</w:t>
      </w:r>
      <w:r>
        <w:br/>
        <w:t xml:space="preserve">              &lt;code code="</w:t>
      </w:r>
      <w:r w:rsidRPr="005E5544">
        <w:rPr>
          <w:i/>
          <w:iCs/>
        </w:rPr>
        <w:t>Constituent</w:t>
      </w:r>
      <w:r w:rsidRPr="0013797D">
        <w:rPr>
          <w:b/>
          <w:bCs/>
          <w:i/>
          <w:iCs/>
        </w:rPr>
        <w:t xml:space="preserve"> </w:t>
      </w:r>
      <w:r>
        <w:rPr>
          <w:b/>
          <w:bCs/>
          <w:i/>
          <w:iCs/>
        </w:rPr>
        <w:t xml:space="preserve">Substance </w:t>
      </w:r>
      <w:r w:rsidRPr="0013797D">
        <w:rPr>
          <w:b/>
          <w:bCs/>
          <w:i/>
          <w:iCs/>
        </w:rPr>
        <w:t>Id</w:t>
      </w:r>
      <w:r w:rsidRPr="0013797D">
        <w:rPr>
          <w:i/>
          <w:iCs/>
        </w:rPr>
        <w:t xml:space="preserve"> (Substance Id)</w:t>
      </w:r>
      <w:r>
        <w:t xml:space="preserve">" </w:t>
      </w:r>
      <w:r>
        <w:br/>
        <w:t xml:space="preserve">                    codeSystem="</w:t>
      </w:r>
      <w:r w:rsidRPr="0013797D">
        <w:rPr>
          <w:i/>
          <w:iCs/>
        </w:rPr>
        <w:t>Substance Id System (OID)</w:t>
      </w:r>
      <w:r>
        <w:t>"/&gt;</w:t>
      </w:r>
      <w:r>
        <w:br/>
        <w:t xml:space="preserve">              &lt;name&gt;</w:t>
      </w:r>
      <w:r w:rsidRPr="005E5544">
        <w:rPr>
          <w:i/>
          <w:iCs/>
        </w:rPr>
        <w:t>Constituent</w:t>
      </w:r>
      <w:r w:rsidRPr="0013797D">
        <w:rPr>
          <w:b/>
          <w:bCs/>
          <w:i/>
          <w:iCs/>
        </w:rPr>
        <w:t xml:space="preserve"> </w:t>
      </w:r>
      <w:r>
        <w:rPr>
          <w:b/>
          <w:bCs/>
          <w:i/>
          <w:iCs/>
        </w:rPr>
        <w:t xml:space="preserve">Substance </w:t>
      </w:r>
      <w:r w:rsidRPr="0013797D">
        <w:rPr>
          <w:b/>
          <w:bCs/>
          <w:i/>
          <w:iCs/>
        </w:rPr>
        <w:t>Name</w:t>
      </w:r>
      <w:r w:rsidRPr="0013797D">
        <w:rPr>
          <w:i/>
          <w:iCs/>
        </w:rPr>
        <w:t xml:space="preserve"> (Substance Name)</w:t>
      </w:r>
      <w:r>
        <w:t>&lt;/name&gt;</w:t>
      </w:r>
      <w:r>
        <w:br/>
        <w:t xml:space="preserve">            &lt;/identifiedSubstance&gt;</w:t>
      </w:r>
    </w:p>
    <w:p w:rsidR="00BD1C2E" w:rsidRDefault="00BD1C2E" w:rsidP="00BD1C2E">
      <w:r>
        <w:lastRenderedPageBreak/>
        <w:t>Since the terminology for the Constituent Role is not fully defined, and HL7 representation depends on defined business concepts, the possible representations of the example concepts are being discussed in the following:</w:t>
      </w:r>
    </w:p>
    <w:p w:rsidR="00BD1C2E" w:rsidRDefault="00BD1C2E" w:rsidP="00BD1C2E"/>
    <w:p w:rsidR="00BD1C2E" w:rsidRDefault="00BD1C2E" w:rsidP="00BD1C2E">
      <w:r>
        <w:rPr>
          <w:lang w:val="en-US"/>
        </w:rPr>
        <w:t xml:space="preserve">COMPONENT – </w:t>
      </w:r>
      <w:r>
        <w:t>When a substance is considered a “component” of a mixture, it should be represented as a mixture component moiety in the substance definition itself. A component at the level of specified substance would be a component recognized in quality assurance measurements, either to ensure it is below a certain upper limit or above a certain lower limit.</w:t>
      </w:r>
    </w:p>
    <w:p w:rsidR="00BD1C2E" w:rsidRDefault="00BD1C2E" w:rsidP="00BD1C2E"/>
    <w:p w:rsidR="00BD1C2E" w:rsidRDefault="00BD1C2E" w:rsidP="00BD1C2E">
      <w:pPr>
        <w:rPr>
          <w:lang w:val="en-US"/>
        </w:rPr>
      </w:pPr>
      <w:r>
        <w:rPr>
          <w:lang w:val="en-US"/>
        </w:rPr>
        <w:t>SIGNATURE SUBSTANCE – this is a component substance used as a marker for quality or potency, and is controlled at a certain threshold.</w:t>
      </w:r>
    </w:p>
    <w:p w:rsidR="00BD1C2E" w:rsidRDefault="00BD1C2E" w:rsidP="00BD1C2E">
      <w:pPr>
        <w:rPr>
          <w:lang w:val="en-US"/>
        </w:rPr>
      </w:pPr>
    </w:p>
    <w:p w:rsidR="00BD1C2E" w:rsidRDefault="00BD1C2E" w:rsidP="00BD1C2E">
      <w:r>
        <w:rPr>
          <w:lang w:val="en-US"/>
        </w:rPr>
        <w:t>ACTIVE MARKER – this too is a component substance used as quality or potency measure, and is controlled at a certain threshold.</w:t>
      </w:r>
    </w:p>
    <w:p w:rsidR="00BD1C2E" w:rsidRDefault="00BD1C2E" w:rsidP="00BD1C2E"/>
    <w:p w:rsidR="00BD1C2E" w:rsidRDefault="00BD1C2E" w:rsidP="00BD1C2E">
      <w:pPr>
        <w:rPr>
          <w:lang w:val="en-US"/>
        </w:rPr>
      </w:pPr>
      <w:r>
        <w:rPr>
          <w:lang w:val="en-US"/>
        </w:rPr>
        <w:t>EXTRACTION SOLVENT – Specifying a solvent used in a manufacturing process of extraction is done by representing that process step and associating the extraction solvent as an interactor:</w:t>
      </w:r>
    </w:p>
    <w:p w:rsidR="00BD1C2E" w:rsidRDefault="00BD1C2E" w:rsidP="00BD1C2E">
      <w:pPr>
        <w:rPr>
          <w:lang w:val="en-US"/>
        </w:rPr>
      </w:pPr>
    </w:p>
    <w:p w:rsidR="00BD1C2E" w:rsidRDefault="00BD1C2E" w:rsidP="00BD1C2E">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&lt;code code="</w:t>
      </w:r>
      <w:r w:rsidRPr="0013797D">
        <w:rPr>
          <w:b/>
          <w:bCs/>
          <w:i/>
          <w:iCs/>
        </w:rPr>
        <w:t>Substance Specification Group 1 Name</w:t>
      </w:r>
      <w:r w:rsidRPr="0013797D">
        <w:rPr>
          <w:i/>
          <w:iCs/>
        </w:rPr>
        <w:t>/Code</w:t>
      </w:r>
      <w:r>
        <w:t xml:space="preserve">" </w:t>
      </w:r>
      <w:r>
        <w:br/>
        <w:t xml:space="preserve">            codeSystem="</w:t>
      </w:r>
      <w:r w:rsidRPr="0013797D">
        <w:rPr>
          <w:b/>
          <w:bCs/>
          <w:i/>
          <w:iCs/>
        </w:rPr>
        <w:t>Substance Specification Group 1</w:t>
      </w:r>
      <w:r w:rsidRPr="0013797D">
        <w:rPr>
          <w:i/>
          <w:iCs/>
        </w:rPr>
        <w:t xml:space="preserve"> Code System (OID)</w:t>
      </w:r>
      <w:r>
        <w:t>"</w:t>
      </w:r>
      <w:r>
        <w:br/>
        <w:t xml:space="preserve">            displayName="</w:t>
      </w:r>
      <w:r w:rsidRPr="0013797D">
        <w:rPr>
          <w:b/>
          <w:bCs/>
          <w:i/>
          <w:iCs/>
        </w:rPr>
        <w:t>Substance Specification Group 1 Name</w:t>
      </w:r>
      <w:r>
        <w:t>"/&gt;</w:t>
      </w:r>
      <w:r>
        <w:br/>
        <w:t xml:space="preserve">      &lt;component&gt;</w:t>
      </w:r>
      <w:r>
        <w:br/>
        <w:t xml:space="preserve">        &lt;processStep&gt;</w:t>
      </w:r>
      <w:r>
        <w:br/>
        <w:t xml:space="preserve">          &lt;code code="</w:t>
      </w:r>
      <w:r w:rsidRPr="0013797D">
        <w:rPr>
          <w:i/>
          <w:iCs/>
        </w:rPr>
        <w:t>Code meaning ‘Extraction by Solvent’</w:t>
      </w:r>
      <w:r>
        <w:t xml:space="preserve">" </w:t>
      </w:r>
      <w:r>
        <w:br/>
        <w:t xml:space="preserve">                codeSystem="</w:t>
      </w:r>
      <w:r w:rsidRPr="0013797D">
        <w:rPr>
          <w:i/>
          <w:iCs/>
        </w:rPr>
        <w:t>Code System (OID)</w:t>
      </w:r>
      <w:r>
        <w:t>"/&gt;</w:t>
      </w:r>
      <w:r>
        <w:br/>
        <w:t xml:space="preserve">          &lt;interactor&gt;</w:t>
      </w:r>
      <w:r>
        <w:br/>
        <w:t xml:space="preserve">            &lt;identifiedSubstance&gt;</w:t>
      </w:r>
      <w:r>
        <w:br/>
        <w:t xml:space="preserve">              &lt;code code="</w:t>
      </w:r>
      <w:r w:rsidRPr="009D394B">
        <w:rPr>
          <w:i/>
          <w:iCs/>
        </w:rPr>
        <w:t>Constituent</w:t>
      </w:r>
      <w:r w:rsidRPr="0013797D">
        <w:rPr>
          <w:b/>
          <w:bCs/>
          <w:i/>
          <w:iCs/>
        </w:rPr>
        <w:t xml:space="preserve"> </w:t>
      </w:r>
      <w:r w:rsidR="009D394B">
        <w:rPr>
          <w:b/>
          <w:bCs/>
          <w:i/>
          <w:iCs/>
        </w:rPr>
        <w:t xml:space="preserve">Substance </w:t>
      </w:r>
      <w:r w:rsidRPr="0013797D">
        <w:rPr>
          <w:b/>
          <w:bCs/>
          <w:i/>
          <w:iCs/>
        </w:rPr>
        <w:t>Id</w:t>
      </w:r>
      <w:r w:rsidRPr="0013797D">
        <w:rPr>
          <w:i/>
          <w:iCs/>
        </w:rPr>
        <w:t xml:space="preserve"> (Substance Id)</w:t>
      </w:r>
      <w:r>
        <w:t xml:space="preserve">" </w:t>
      </w:r>
      <w:r>
        <w:br/>
        <w:t xml:space="preserve">                    codeSystem="</w:t>
      </w:r>
      <w:r w:rsidRPr="0013797D">
        <w:rPr>
          <w:i/>
          <w:iCs/>
        </w:rPr>
        <w:t>Substance Id System (OID)</w:t>
      </w:r>
      <w:r>
        <w:t>"/&gt;</w:t>
      </w:r>
      <w:r>
        <w:br/>
        <w:t xml:space="preserve">              &lt;name&gt;</w:t>
      </w:r>
      <w:r w:rsidRPr="009D394B">
        <w:rPr>
          <w:i/>
          <w:iCs/>
        </w:rPr>
        <w:t>Constituent</w:t>
      </w:r>
      <w:r w:rsidRPr="0013797D">
        <w:rPr>
          <w:b/>
          <w:bCs/>
          <w:i/>
          <w:iCs/>
        </w:rPr>
        <w:t xml:space="preserve"> </w:t>
      </w:r>
      <w:r w:rsidR="009D394B">
        <w:rPr>
          <w:b/>
          <w:bCs/>
          <w:i/>
          <w:iCs/>
        </w:rPr>
        <w:t xml:space="preserve">Substance </w:t>
      </w:r>
      <w:r w:rsidRPr="0013797D">
        <w:rPr>
          <w:b/>
          <w:bCs/>
          <w:i/>
          <w:iCs/>
        </w:rPr>
        <w:t>Name</w:t>
      </w:r>
      <w:r w:rsidRPr="0013797D">
        <w:rPr>
          <w:i/>
          <w:iCs/>
        </w:rPr>
        <w:t xml:space="preserve"> (Substance Name)</w:t>
      </w:r>
      <w:r>
        <w:t>&lt;/name&gt;</w:t>
      </w:r>
      <w:r>
        <w:br/>
        <w:t xml:space="preserve">            &lt;/identifiedSubstance&gt;</w:t>
      </w:r>
    </w:p>
    <w:p w:rsidR="00CE7CE5" w:rsidRPr="00D07280" w:rsidRDefault="00CE7CE5" w:rsidP="001C53A2">
      <w:pPr>
        <w:pStyle w:val="Heading4"/>
        <w:rPr>
          <w:color w:val="0070C0"/>
          <w:lang w:eastAsia="en-US"/>
        </w:rPr>
      </w:pPr>
      <w:r w:rsidRPr="00D07280">
        <w:rPr>
          <w:color w:val="0070C0"/>
          <w:lang w:eastAsia="en-US"/>
        </w:rPr>
        <w:t>Substance ID</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C490D" w:rsidRPr="007A51EF" w:rsidTr="0005144F">
        <w:tc>
          <w:tcPr>
            <w:tcW w:w="1951" w:type="dxa"/>
            <w:shd w:val="clear" w:color="auto" w:fill="auto"/>
          </w:tcPr>
          <w:p w:rsidR="00EC490D" w:rsidRPr="007A51EF" w:rsidRDefault="00EC490D" w:rsidP="00641FB1">
            <w:pPr>
              <w:rPr>
                <w:b/>
                <w:lang w:eastAsia="en-US"/>
              </w:rPr>
            </w:pPr>
            <w:r w:rsidRPr="007A51EF">
              <w:rPr>
                <w:b/>
              </w:rPr>
              <w:t>User Guidance</w:t>
            </w:r>
          </w:p>
        </w:tc>
        <w:tc>
          <w:tcPr>
            <w:tcW w:w="8017" w:type="dxa"/>
            <w:shd w:val="clear" w:color="auto" w:fill="auto"/>
          </w:tcPr>
          <w:p w:rsidR="00EC490D" w:rsidRPr="007A51EF" w:rsidRDefault="00650911" w:rsidP="00650911">
            <w:pPr>
              <w:jc w:val="both"/>
              <w:rPr>
                <w:lang w:eastAsia="en-US"/>
              </w:rPr>
            </w:pPr>
            <w:r>
              <w:rPr>
                <w:lang w:eastAsia="en-US"/>
              </w:rPr>
              <w:t>The unique identifier assigned to the substance that constitutes the specified substance group 1 shall be defined. For vaccines, the constituents refer to adjuvant (s). For herbals, the constituents refer to herbal markers or the herbal substance (s) which is present in the herbal preparation (e.g. Sennosides A; Senna Acutifolia et Senna Angustifolia leaf tincture). For multiple substances, the constituent refers to the substances complexed together to form the final multiple substance (e.g. Insulin human and protamine are constituents of the Insulin Isophane).</w:t>
            </w:r>
          </w:p>
        </w:tc>
      </w:tr>
      <w:tr w:rsidR="00EC490D" w:rsidRPr="007A51EF" w:rsidTr="0005144F">
        <w:tc>
          <w:tcPr>
            <w:tcW w:w="1951" w:type="dxa"/>
            <w:shd w:val="clear" w:color="auto" w:fill="auto"/>
          </w:tcPr>
          <w:p w:rsidR="00EC490D" w:rsidRPr="007A51EF" w:rsidRDefault="00EC490D" w:rsidP="00641FB1">
            <w:pPr>
              <w:rPr>
                <w:b/>
                <w:lang w:eastAsia="en-US"/>
              </w:rPr>
            </w:pPr>
            <w:r w:rsidRPr="007A51EF">
              <w:rPr>
                <w:b/>
              </w:rPr>
              <w:t>Example(s)</w:t>
            </w:r>
          </w:p>
        </w:tc>
        <w:tc>
          <w:tcPr>
            <w:tcW w:w="8017" w:type="dxa"/>
            <w:shd w:val="clear" w:color="auto" w:fill="auto"/>
          </w:tcPr>
          <w:p w:rsidR="00EC490D" w:rsidRPr="007A51EF" w:rsidRDefault="00EC490D" w:rsidP="00641FB1">
            <w:pPr>
              <w:rPr>
                <w:lang w:eastAsia="en-US"/>
              </w:rPr>
            </w:pPr>
          </w:p>
        </w:tc>
      </w:tr>
      <w:tr w:rsidR="00EC490D" w:rsidRPr="007A51EF" w:rsidTr="0005144F">
        <w:tc>
          <w:tcPr>
            <w:tcW w:w="1951" w:type="dxa"/>
            <w:shd w:val="clear" w:color="auto" w:fill="auto"/>
          </w:tcPr>
          <w:p w:rsidR="00EC490D" w:rsidRPr="007A51EF" w:rsidRDefault="00EC490D" w:rsidP="00641FB1">
            <w:pPr>
              <w:rPr>
                <w:b/>
              </w:rPr>
            </w:pPr>
            <w:r w:rsidRPr="007A51EF">
              <w:rPr>
                <w:b/>
              </w:rPr>
              <w:t>Conformance</w:t>
            </w:r>
          </w:p>
        </w:tc>
        <w:tc>
          <w:tcPr>
            <w:tcW w:w="8017" w:type="dxa"/>
            <w:shd w:val="clear" w:color="auto" w:fill="auto"/>
          </w:tcPr>
          <w:p w:rsidR="00EC490D" w:rsidRPr="007A51EF" w:rsidRDefault="00E43473" w:rsidP="00641FB1">
            <w:pPr>
              <w:rPr>
                <w:lang w:eastAsia="en-US"/>
              </w:rPr>
            </w:pPr>
            <w:r>
              <w:rPr>
                <w:lang w:eastAsia="en-US"/>
              </w:rPr>
              <w:t>REQUIRED</w:t>
            </w:r>
          </w:p>
        </w:tc>
      </w:tr>
      <w:tr w:rsidR="00EC490D" w:rsidRPr="007A51EF" w:rsidTr="0005144F">
        <w:tc>
          <w:tcPr>
            <w:tcW w:w="1951" w:type="dxa"/>
            <w:shd w:val="clear" w:color="auto" w:fill="auto"/>
          </w:tcPr>
          <w:p w:rsidR="00EC490D" w:rsidRPr="007A51EF" w:rsidRDefault="00EC490D" w:rsidP="00641FB1">
            <w:pPr>
              <w:rPr>
                <w:b/>
              </w:rPr>
            </w:pPr>
            <w:r w:rsidRPr="007A51EF">
              <w:rPr>
                <w:b/>
              </w:rPr>
              <w:t>Data Type</w:t>
            </w:r>
          </w:p>
        </w:tc>
        <w:tc>
          <w:tcPr>
            <w:tcW w:w="8017" w:type="dxa"/>
            <w:shd w:val="clear" w:color="auto" w:fill="auto"/>
          </w:tcPr>
          <w:p w:rsidR="00EC490D" w:rsidRPr="007A51EF" w:rsidRDefault="00DF6245" w:rsidP="00641FB1">
            <w:pPr>
              <w:rPr>
                <w:lang w:eastAsia="en-US"/>
              </w:rPr>
            </w:pPr>
            <w:r>
              <w:rPr>
                <w:lang w:eastAsia="en-US"/>
              </w:rPr>
              <w:t>CD</w:t>
            </w:r>
          </w:p>
        </w:tc>
      </w:tr>
      <w:tr w:rsidR="00EC490D" w:rsidRPr="007A51EF" w:rsidTr="0005144F">
        <w:tc>
          <w:tcPr>
            <w:tcW w:w="1951" w:type="dxa"/>
            <w:shd w:val="clear" w:color="auto" w:fill="auto"/>
          </w:tcPr>
          <w:p w:rsidR="00EC490D" w:rsidRPr="007A51EF" w:rsidRDefault="00EC490D" w:rsidP="00641FB1">
            <w:pPr>
              <w:rPr>
                <w:b/>
              </w:rPr>
            </w:pPr>
            <w:r w:rsidRPr="007A51EF">
              <w:rPr>
                <w:b/>
              </w:rPr>
              <w:t>Business Rule(s)</w:t>
            </w:r>
          </w:p>
        </w:tc>
        <w:tc>
          <w:tcPr>
            <w:tcW w:w="8017" w:type="dxa"/>
            <w:shd w:val="clear" w:color="auto" w:fill="auto"/>
          </w:tcPr>
          <w:p w:rsidR="00650911" w:rsidRPr="007A51EF" w:rsidRDefault="00B6375F" w:rsidP="00B6375F">
            <w:pPr>
              <w:jc w:val="both"/>
              <w:rPr>
                <w:lang w:eastAsia="en-US"/>
              </w:rPr>
            </w:pPr>
            <w:r w:rsidRPr="00B6375F">
              <w:rPr>
                <w:lang w:eastAsia="en-US"/>
              </w:rPr>
              <w:t>Mandatory</w:t>
            </w:r>
            <w:r w:rsidR="00735829">
              <w:rPr>
                <w:lang w:eastAsia="en-US"/>
              </w:rPr>
              <w:t>,</w:t>
            </w:r>
            <w:r w:rsidRPr="00B6375F">
              <w:rPr>
                <w:lang w:eastAsia="en-US"/>
              </w:rPr>
              <w:t xml:space="preserve"> at least one constituent is necessary for every group 1 specified substance.  A constituent can be a substance or group 1 specified substance</w:t>
            </w:r>
            <w:r>
              <w:rPr>
                <w:lang w:eastAsia="en-US"/>
              </w:rPr>
              <w:t>.</w:t>
            </w:r>
          </w:p>
        </w:tc>
      </w:tr>
    </w:tbl>
    <w:p w:rsidR="005E5544" w:rsidRDefault="005E5544" w:rsidP="005E5544">
      <w:pPr>
        <w:pStyle w:val="XML"/>
      </w:pPr>
      <w:r>
        <w:lastRenderedPageBreak/>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&lt;observation&gt;</w:t>
      </w:r>
      <w:r>
        <w:br/>
        <w:t xml:space="preserve">          &lt;analyte&gt;</w:t>
      </w:r>
      <w:r>
        <w:br/>
        <w:t xml:space="preserve">            &lt;identifiedSubstance&gt;</w:t>
      </w:r>
      <w:r>
        <w:br/>
        <w:t xml:space="preserve">              &lt;code code="</w:t>
      </w:r>
      <w:r w:rsidRPr="005E5544">
        <w:rPr>
          <w:i/>
          <w:iCs/>
        </w:rPr>
        <w:t>Constituent</w:t>
      </w:r>
      <w:r w:rsidRPr="0013797D">
        <w:rPr>
          <w:b/>
          <w:bCs/>
          <w:i/>
          <w:iCs/>
        </w:rPr>
        <w:t xml:space="preserve"> </w:t>
      </w:r>
      <w:r>
        <w:rPr>
          <w:b/>
          <w:bCs/>
          <w:i/>
          <w:iCs/>
        </w:rPr>
        <w:t xml:space="preserve">Substance </w:t>
      </w:r>
      <w:r w:rsidRPr="0013797D">
        <w:rPr>
          <w:b/>
          <w:bCs/>
          <w:i/>
          <w:iCs/>
        </w:rPr>
        <w:t>Id</w:t>
      </w:r>
      <w:r w:rsidRPr="0013797D">
        <w:rPr>
          <w:i/>
          <w:iCs/>
        </w:rPr>
        <w:t xml:space="preserve"> (Substance Id)</w:t>
      </w:r>
      <w:r>
        <w:t xml:space="preserve">" </w:t>
      </w:r>
      <w:r>
        <w:br/>
        <w:t xml:space="preserve">                    codeSystem="</w:t>
      </w:r>
      <w:r w:rsidRPr="0013797D">
        <w:rPr>
          <w:i/>
          <w:iCs/>
        </w:rPr>
        <w:t>Substance Id System (OID)</w:t>
      </w:r>
      <w:r>
        <w:t>"/&gt;</w:t>
      </w:r>
    </w:p>
    <w:p w:rsidR="00CE7CE5" w:rsidRPr="00D07280" w:rsidRDefault="00CE7CE5" w:rsidP="001C53A2">
      <w:pPr>
        <w:pStyle w:val="Heading4"/>
        <w:rPr>
          <w:color w:val="0070C0"/>
          <w:lang w:eastAsia="en-US"/>
        </w:rPr>
      </w:pPr>
      <w:r w:rsidRPr="00D07280">
        <w:rPr>
          <w:color w:val="0070C0"/>
          <w:lang w:eastAsia="en-US"/>
        </w:rPr>
        <w:t>Substance Name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C490D" w:rsidRPr="007A51EF" w:rsidTr="001C53A2">
        <w:tc>
          <w:tcPr>
            <w:tcW w:w="1951" w:type="dxa"/>
            <w:shd w:val="clear" w:color="auto" w:fill="auto"/>
          </w:tcPr>
          <w:p w:rsidR="00EC490D" w:rsidRPr="007A51EF" w:rsidRDefault="00EC490D" w:rsidP="00641FB1">
            <w:pPr>
              <w:rPr>
                <w:b/>
                <w:lang w:eastAsia="en-US"/>
              </w:rPr>
            </w:pPr>
            <w:r w:rsidRPr="007A51EF">
              <w:rPr>
                <w:b/>
              </w:rPr>
              <w:t>User Guidance</w:t>
            </w:r>
          </w:p>
        </w:tc>
        <w:tc>
          <w:tcPr>
            <w:tcW w:w="8017" w:type="dxa"/>
            <w:shd w:val="clear" w:color="auto" w:fill="auto"/>
          </w:tcPr>
          <w:p w:rsidR="00EC490D" w:rsidRPr="007A51EF" w:rsidRDefault="001C6B75" w:rsidP="001C6B75">
            <w:pPr>
              <w:rPr>
                <w:lang w:eastAsia="en-US"/>
              </w:rPr>
            </w:pPr>
            <w:r w:rsidRPr="001C6B75">
              <w:rPr>
                <w:lang w:eastAsia="en-US"/>
              </w:rPr>
              <w:t>The name of the substance which is the constituent of the specified substance group 1 shall be described</w:t>
            </w:r>
            <w:r>
              <w:rPr>
                <w:lang w:eastAsia="en-US"/>
              </w:rPr>
              <w:t>; P</w:t>
            </w:r>
            <w:r w:rsidR="001C53A2" w:rsidRPr="001C53A2">
              <w:rPr>
                <w:lang w:eastAsia="en-US"/>
              </w:rPr>
              <w:t>referred or Official Name of the constituent</w:t>
            </w:r>
            <w:r w:rsidR="001C53A2">
              <w:rPr>
                <w:lang w:eastAsia="en-US"/>
              </w:rPr>
              <w:t>.</w:t>
            </w:r>
          </w:p>
        </w:tc>
      </w:tr>
      <w:tr w:rsidR="00EC490D" w:rsidRPr="007A51EF" w:rsidTr="001C53A2">
        <w:tc>
          <w:tcPr>
            <w:tcW w:w="1951" w:type="dxa"/>
            <w:shd w:val="clear" w:color="auto" w:fill="auto"/>
          </w:tcPr>
          <w:p w:rsidR="00EC490D" w:rsidRPr="007A51EF" w:rsidRDefault="00EC490D" w:rsidP="00641FB1">
            <w:pPr>
              <w:rPr>
                <w:b/>
                <w:lang w:eastAsia="en-US"/>
              </w:rPr>
            </w:pPr>
            <w:r w:rsidRPr="007A51EF">
              <w:rPr>
                <w:b/>
              </w:rPr>
              <w:t>Example(s)</w:t>
            </w:r>
          </w:p>
        </w:tc>
        <w:tc>
          <w:tcPr>
            <w:tcW w:w="8017" w:type="dxa"/>
            <w:shd w:val="clear" w:color="auto" w:fill="auto"/>
          </w:tcPr>
          <w:p w:rsidR="00EC490D" w:rsidRPr="007A51EF" w:rsidRDefault="00EC490D" w:rsidP="00641FB1">
            <w:pPr>
              <w:rPr>
                <w:lang w:eastAsia="en-US"/>
              </w:rPr>
            </w:pPr>
          </w:p>
        </w:tc>
      </w:tr>
      <w:tr w:rsidR="00EC490D" w:rsidRPr="007A51EF" w:rsidTr="001C53A2">
        <w:tc>
          <w:tcPr>
            <w:tcW w:w="1951" w:type="dxa"/>
            <w:shd w:val="clear" w:color="auto" w:fill="auto"/>
          </w:tcPr>
          <w:p w:rsidR="00EC490D" w:rsidRPr="007A51EF" w:rsidRDefault="00EC490D" w:rsidP="00641FB1">
            <w:pPr>
              <w:rPr>
                <w:b/>
              </w:rPr>
            </w:pPr>
            <w:r w:rsidRPr="007A51EF">
              <w:rPr>
                <w:b/>
              </w:rPr>
              <w:t>Conformance</w:t>
            </w:r>
          </w:p>
        </w:tc>
        <w:tc>
          <w:tcPr>
            <w:tcW w:w="8017" w:type="dxa"/>
            <w:shd w:val="clear" w:color="auto" w:fill="auto"/>
          </w:tcPr>
          <w:p w:rsidR="00EC490D" w:rsidRPr="007A51EF" w:rsidRDefault="001C6B75" w:rsidP="00641FB1">
            <w:pPr>
              <w:rPr>
                <w:lang w:eastAsia="en-US"/>
              </w:rPr>
            </w:pPr>
            <w:r>
              <w:rPr>
                <w:lang w:eastAsia="en-US"/>
              </w:rPr>
              <w:t>REQUIRED</w:t>
            </w:r>
          </w:p>
        </w:tc>
      </w:tr>
      <w:tr w:rsidR="00EC490D" w:rsidRPr="007A51EF" w:rsidTr="001C53A2">
        <w:tc>
          <w:tcPr>
            <w:tcW w:w="1951" w:type="dxa"/>
            <w:shd w:val="clear" w:color="auto" w:fill="auto"/>
          </w:tcPr>
          <w:p w:rsidR="00EC490D" w:rsidRPr="007A51EF" w:rsidRDefault="00EC490D" w:rsidP="00641FB1">
            <w:pPr>
              <w:rPr>
                <w:b/>
              </w:rPr>
            </w:pPr>
            <w:r w:rsidRPr="007A51EF">
              <w:rPr>
                <w:b/>
              </w:rPr>
              <w:t>Data Type</w:t>
            </w:r>
          </w:p>
        </w:tc>
        <w:tc>
          <w:tcPr>
            <w:tcW w:w="8017" w:type="dxa"/>
            <w:shd w:val="clear" w:color="auto" w:fill="auto"/>
          </w:tcPr>
          <w:p w:rsidR="00EC490D" w:rsidRPr="007A51EF" w:rsidRDefault="00DF6245" w:rsidP="00641FB1">
            <w:pPr>
              <w:rPr>
                <w:lang w:eastAsia="en-US"/>
              </w:rPr>
            </w:pPr>
            <w:r>
              <w:rPr>
                <w:lang w:eastAsia="en-US"/>
              </w:rPr>
              <w:t>CD</w:t>
            </w:r>
          </w:p>
        </w:tc>
      </w:tr>
      <w:tr w:rsidR="00EC490D" w:rsidRPr="007A51EF" w:rsidTr="001C53A2">
        <w:tc>
          <w:tcPr>
            <w:tcW w:w="1951" w:type="dxa"/>
            <w:shd w:val="clear" w:color="auto" w:fill="auto"/>
          </w:tcPr>
          <w:p w:rsidR="00EC490D" w:rsidRPr="007A51EF" w:rsidRDefault="00EC490D" w:rsidP="00641FB1">
            <w:pPr>
              <w:rPr>
                <w:b/>
              </w:rPr>
            </w:pPr>
            <w:r w:rsidRPr="007A51EF">
              <w:rPr>
                <w:b/>
              </w:rPr>
              <w:t>Value Allowed</w:t>
            </w:r>
          </w:p>
        </w:tc>
        <w:tc>
          <w:tcPr>
            <w:tcW w:w="8017" w:type="dxa"/>
            <w:shd w:val="clear" w:color="auto" w:fill="auto"/>
          </w:tcPr>
          <w:p w:rsidR="00EC490D" w:rsidRPr="007A51EF" w:rsidRDefault="001C53A2" w:rsidP="00641FB1">
            <w:pPr>
              <w:rPr>
                <w:lang w:eastAsia="en-US"/>
              </w:rPr>
            </w:pPr>
            <w:r w:rsidRPr="001C53A2">
              <w:rPr>
                <w:lang w:eastAsia="en-US"/>
              </w:rPr>
              <w:t xml:space="preserve">NSC, NCI, CAS, ATC, EINICS, </w:t>
            </w:r>
            <w:smartTag w:uri="urn:schemas-microsoft-com:office:smarttags" w:element="place">
              <w:r w:rsidRPr="001C53A2">
                <w:rPr>
                  <w:lang w:eastAsia="en-US"/>
                </w:rPr>
                <w:t>INN</w:t>
              </w:r>
            </w:smartTag>
          </w:p>
        </w:tc>
      </w:tr>
      <w:tr w:rsidR="00EC490D" w:rsidRPr="007A51EF" w:rsidTr="001C53A2">
        <w:tc>
          <w:tcPr>
            <w:tcW w:w="1951" w:type="dxa"/>
            <w:shd w:val="clear" w:color="auto" w:fill="auto"/>
          </w:tcPr>
          <w:p w:rsidR="00EC490D" w:rsidRPr="007A51EF" w:rsidRDefault="00EC490D" w:rsidP="00641FB1">
            <w:pPr>
              <w:rPr>
                <w:b/>
              </w:rPr>
            </w:pPr>
            <w:r w:rsidRPr="007A51EF">
              <w:rPr>
                <w:b/>
              </w:rPr>
              <w:t>Business Rule(s)</w:t>
            </w:r>
          </w:p>
        </w:tc>
        <w:tc>
          <w:tcPr>
            <w:tcW w:w="8017" w:type="dxa"/>
            <w:shd w:val="clear" w:color="auto" w:fill="auto"/>
          </w:tcPr>
          <w:p w:rsidR="00EC490D" w:rsidRPr="007A51EF" w:rsidRDefault="00EC490D" w:rsidP="00641FB1">
            <w:pPr>
              <w:rPr>
                <w:lang w:eastAsia="en-US"/>
              </w:rPr>
            </w:pPr>
          </w:p>
        </w:tc>
      </w:tr>
    </w:tbl>
    <w:p w:rsidR="005E5544" w:rsidRDefault="005E5544" w:rsidP="005E5544">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&lt;observation&gt;</w:t>
      </w:r>
      <w:r>
        <w:br/>
        <w:t xml:space="preserve">          &lt;analyte&gt;</w:t>
      </w:r>
      <w:r>
        <w:br/>
        <w:t xml:space="preserve">            &lt;identifiedSubstance&gt;</w:t>
      </w:r>
      <w:r>
        <w:br/>
        <w:t xml:space="preserve">              &lt;name&gt;</w:t>
      </w:r>
      <w:r w:rsidRPr="005E5544">
        <w:rPr>
          <w:i/>
          <w:iCs/>
        </w:rPr>
        <w:t>Constituent</w:t>
      </w:r>
      <w:r w:rsidRPr="0013797D">
        <w:rPr>
          <w:b/>
          <w:bCs/>
          <w:i/>
          <w:iCs/>
        </w:rPr>
        <w:t xml:space="preserve"> </w:t>
      </w:r>
      <w:r>
        <w:rPr>
          <w:b/>
          <w:bCs/>
          <w:i/>
          <w:iCs/>
        </w:rPr>
        <w:t xml:space="preserve">Substance </w:t>
      </w:r>
      <w:r w:rsidRPr="0013797D">
        <w:rPr>
          <w:b/>
          <w:bCs/>
          <w:i/>
          <w:iCs/>
        </w:rPr>
        <w:t>Name</w:t>
      </w:r>
      <w:r w:rsidRPr="0013797D">
        <w:rPr>
          <w:i/>
          <w:iCs/>
        </w:rPr>
        <w:t xml:space="preserve"> (Substance Name)</w:t>
      </w:r>
      <w:r>
        <w:t>&lt;/name&gt;</w:t>
      </w:r>
      <w:r>
        <w:br/>
        <w:t xml:space="preserve">              &lt;asNamedEntity .../&gt;</w:t>
      </w:r>
    </w:p>
    <w:p w:rsidR="005E5544" w:rsidRDefault="005E5544" w:rsidP="005E5544">
      <w:pPr>
        <w:pStyle w:val="BodyText"/>
      </w:pPr>
      <w:r>
        <w:t xml:space="preserve">See Section </w:t>
      </w:r>
      <w:r>
        <w:fldChar w:fldCharType="begin"/>
      </w:r>
      <w:r>
        <w:instrText xml:space="preserve"> REF _Ref343604681 \r \h </w:instrText>
      </w:r>
      <w:r>
        <w:fldChar w:fldCharType="separate"/>
      </w:r>
      <w:ins w:id="2070" w:author="HYST (Hiroyuki Sato)" w:date="2013-01-08T17:17:00Z">
        <w:r w:rsidR="00D15CCB">
          <w:t>8.2</w:t>
        </w:r>
      </w:ins>
      <w:del w:id="2071" w:author="HYST (Hiroyuki Sato)" w:date="2013-01-08T17:17:00Z">
        <w:r w:rsidR="00580198" w:rsidDel="00D15CCB">
          <w:rPr>
            <w:rFonts w:hint="cs"/>
            <w:cs/>
          </w:rPr>
          <w:delText>‎</w:delText>
        </w:r>
        <w:r w:rsidR="00580198" w:rsidDel="00D15CCB">
          <w:delText>8.2</w:delText>
        </w:r>
      </w:del>
      <w:r>
        <w:fldChar w:fldCharType="end"/>
      </w:r>
      <w:r>
        <w:t xml:space="preserve"> for all details of Substance Name.</w:t>
      </w:r>
    </w:p>
    <w:p w:rsidR="00CE7CE5" w:rsidRPr="00D07280" w:rsidRDefault="00CE7CE5" w:rsidP="00766E57">
      <w:pPr>
        <w:pStyle w:val="Heading4"/>
        <w:rPr>
          <w:color w:val="FF0000"/>
          <w:lang w:eastAsia="en-US"/>
        </w:rPr>
      </w:pPr>
      <w:r w:rsidRPr="00D07280">
        <w:rPr>
          <w:color w:val="FF0000"/>
          <w:lang w:eastAsia="en-US"/>
        </w:rPr>
        <w:t>Amount</w:t>
      </w:r>
    </w:p>
    <w:p w:rsidR="00FB6C13" w:rsidRDefault="00FB6C13" w:rsidP="00FB6C13">
      <w:pPr>
        <w:jc w:val="both"/>
        <w:rPr>
          <w:lang w:val="en-US"/>
        </w:rPr>
      </w:pPr>
      <w:r w:rsidRPr="000C08F1">
        <w:rPr>
          <w:lang w:val="en-US"/>
        </w:rPr>
        <w:t xml:space="preserve">The information related to the </w:t>
      </w:r>
      <w:r>
        <w:rPr>
          <w:lang w:val="en-US"/>
        </w:rPr>
        <w:t>amount</w:t>
      </w:r>
      <w:r w:rsidRPr="000C08F1">
        <w:rPr>
          <w:lang w:val="en-US"/>
        </w:rPr>
        <w:t xml:space="preserve"> shall be provided as per spe</w:t>
      </w:r>
      <w:r w:rsidR="009A6783">
        <w:rPr>
          <w:lang w:val="en-US"/>
        </w:rPr>
        <w:t>cification described in Section 8.8</w:t>
      </w:r>
      <w:r w:rsidRPr="000C08F1">
        <w:rPr>
          <w:lang w:val="en-US"/>
        </w:rPr>
        <w:t>.</w:t>
      </w:r>
    </w:p>
    <w:p w:rsidR="00CD45F8" w:rsidRDefault="00CD45F8" w:rsidP="00CD45F8">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&lt;code code="</w:t>
      </w:r>
      <w:r w:rsidRPr="0013797D">
        <w:rPr>
          <w:b/>
          <w:bCs/>
          <w:i/>
          <w:iCs/>
        </w:rPr>
        <w:t>Substance Specification Group 1 Name</w:t>
      </w:r>
      <w:r w:rsidRPr="0013797D">
        <w:rPr>
          <w:i/>
          <w:iCs/>
        </w:rPr>
        <w:t>/Code</w:t>
      </w:r>
      <w:r>
        <w:t xml:space="preserve">" </w:t>
      </w:r>
      <w:r>
        <w:br/>
        <w:t xml:space="preserve">            codeSystem="</w:t>
      </w:r>
      <w:r w:rsidRPr="0013797D">
        <w:rPr>
          <w:b/>
          <w:bCs/>
          <w:i/>
          <w:iCs/>
        </w:rPr>
        <w:t>Substance Specification Group 1</w:t>
      </w:r>
      <w:r w:rsidRPr="0013797D">
        <w:rPr>
          <w:i/>
          <w:iCs/>
        </w:rPr>
        <w:t xml:space="preserve"> Code System (OID)</w:t>
      </w:r>
      <w:r>
        <w:t>"</w:t>
      </w:r>
      <w:r>
        <w:br/>
        <w:t xml:space="preserve">            displayName="</w:t>
      </w:r>
      <w:r w:rsidRPr="0013797D">
        <w:rPr>
          <w:b/>
          <w:bCs/>
          <w:i/>
          <w:iCs/>
        </w:rPr>
        <w:t>Substance Specification Group 1 Name</w:t>
      </w:r>
      <w:r>
        <w:t>"/&gt;</w:t>
      </w:r>
      <w:r>
        <w:br/>
        <w:t xml:space="preserve">      &lt;component&gt;</w:t>
      </w:r>
      <w:r>
        <w:br/>
        <w:t xml:space="preserve">        &lt;observation&gt;</w:t>
      </w:r>
      <w:r>
        <w:br/>
        <w:t xml:space="preserve">          &lt;code code="</w:t>
      </w:r>
      <w:r w:rsidRPr="0013797D">
        <w:rPr>
          <w:i/>
          <w:iCs/>
        </w:rPr>
        <w:t>Observation Code</w:t>
      </w:r>
      <w:r>
        <w:t xml:space="preserve">" </w:t>
      </w:r>
      <w:r>
        <w:br/>
        <w:t xml:space="preserve">                codeSystem="</w:t>
      </w:r>
      <w:r w:rsidRPr="0013797D">
        <w:rPr>
          <w:i/>
          <w:iCs/>
        </w:rPr>
        <w:t>Code System (OID)</w:t>
      </w:r>
      <w:r>
        <w:t>"/&gt;</w:t>
      </w:r>
      <w:r>
        <w:br/>
        <w:t xml:space="preserve">          &lt;value </w:t>
      </w:r>
      <w:r w:rsidRPr="0013797D">
        <w:rPr>
          <w:b/>
          <w:bCs/>
          <w:i/>
          <w:iCs/>
        </w:rPr>
        <w:t xml:space="preserve">Amount </w:t>
      </w:r>
      <w:r w:rsidRPr="0013797D">
        <w:rPr>
          <w:i/>
          <w:iCs/>
        </w:rPr>
        <w:t>/</w:t>
      </w:r>
      <w:r>
        <w:t>&gt;</w:t>
      </w:r>
      <w:r>
        <w:br/>
        <w:t xml:space="preserve">          &lt;analyte&gt;</w:t>
      </w:r>
      <w:r>
        <w:br/>
        <w:t xml:space="preserve">            &lt;identifiedSubstance&gt;</w:t>
      </w:r>
      <w:r>
        <w:br/>
        <w:t xml:space="preserve">              &lt;code code="</w:t>
      </w:r>
      <w:r w:rsidRPr="005E5544">
        <w:rPr>
          <w:i/>
          <w:iCs/>
        </w:rPr>
        <w:t>Constituent</w:t>
      </w:r>
      <w:r w:rsidRPr="0013797D">
        <w:rPr>
          <w:b/>
          <w:bCs/>
          <w:i/>
          <w:iCs/>
        </w:rPr>
        <w:t xml:space="preserve"> </w:t>
      </w:r>
      <w:r>
        <w:rPr>
          <w:b/>
          <w:bCs/>
          <w:i/>
          <w:iCs/>
        </w:rPr>
        <w:t xml:space="preserve">Substance </w:t>
      </w:r>
      <w:r w:rsidRPr="0013797D">
        <w:rPr>
          <w:b/>
          <w:bCs/>
          <w:i/>
          <w:iCs/>
        </w:rPr>
        <w:t>Id</w:t>
      </w:r>
      <w:r w:rsidRPr="0013797D">
        <w:rPr>
          <w:i/>
          <w:iCs/>
        </w:rPr>
        <w:t xml:space="preserve"> (Substance Id)</w:t>
      </w:r>
      <w:r>
        <w:t xml:space="preserve">" </w:t>
      </w:r>
      <w:r>
        <w:br/>
        <w:t xml:space="preserve">                    codeSystem="</w:t>
      </w:r>
      <w:r w:rsidRPr="0013797D">
        <w:rPr>
          <w:i/>
          <w:iCs/>
        </w:rPr>
        <w:t>Substance Id System (OID)</w:t>
      </w:r>
      <w:r>
        <w:t>"/&gt;</w:t>
      </w:r>
      <w:r>
        <w:br/>
        <w:t xml:space="preserve">              &lt;name&gt;</w:t>
      </w:r>
      <w:r w:rsidRPr="005E5544">
        <w:rPr>
          <w:i/>
          <w:iCs/>
        </w:rPr>
        <w:t>Constituent</w:t>
      </w:r>
      <w:r w:rsidRPr="0013797D">
        <w:rPr>
          <w:b/>
          <w:bCs/>
          <w:i/>
          <w:iCs/>
        </w:rPr>
        <w:t xml:space="preserve"> </w:t>
      </w:r>
      <w:r>
        <w:rPr>
          <w:b/>
          <w:bCs/>
          <w:i/>
          <w:iCs/>
        </w:rPr>
        <w:t xml:space="preserve">Substance </w:t>
      </w:r>
      <w:r w:rsidRPr="0013797D">
        <w:rPr>
          <w:b/>
          <w:bCs/>
          <w:i/>
          <w:iCs/>
        </w:rPr>
        <w:t>Name</w:t>
      </w:r>
      <w:r w:rsidRPr="0013797D">
        <w:rPr>
          <w:i/>
          <w:iCs/>
        </w:rPr>
        <w:t xml:space="preserve"> (Substance Name)</w:t>
      </w:r>
      <w:r>
        <w:t>&lt;/name&gt;</w:t>
      </w:r>
      <w:r>
        <w:br/>
        <w:t xml:space="preserve">            &lt;/identifiedSubstance&gt;</w:t>
      </w:r>
    </w:p>
    <w:p w:rsidR="00631F5E" w:rsidRPr="00D07280" w:rsidRDefault="00631F5E" w:rsidP="004A6372">
      <w:pPr>
        <w:pStyle w:val="Heading3"/>
        <w:rPr>
          <w:color w:val="FF0000"/>
          <w:lang w:eastAsia="en-US"/>
        </w:rPr>
      </w:pPr>
      <w:bookmarkStart w:id="2072" w:name="_Toc343650565"/>
      <w:r w:rsidRPr="00D07280">
        <w:rPr>
          <w:color w:val="FF0000"/>
          <w:lang w:eastAsia="en-US"/>
        </w:rPr>
        <w:t>Physical Form</w:t>
      </w:r>
      <w:bookmarkEnd w:id="2072"/>
      <w:ins w:id="2073" w:author="HYST (Hiroyuki Sato)" w:date="2013-01-08T18:03:00Z">
        <w:r w:rsidR="005044A6" w:rsidRPr="0014542C">
          <w:rPr>
            <w:rFonts w:eastAsia="MS Mincho" w:hint="eastAsia"/>
            <w:color w:val="FF0000"/>
            <w:lang w:eastAsia="ja-JP"/>
          </w:rPr>
          <w:t xml:space="preserve">  (repeat as necessary)</w:t>
        </w:r>
      </w:ins>
    </w:p>
    <w:p w:rsidR="00CE7CE5" w:rsidRDefault="00631F5E" w:rsidP="00631F5E">
      <w:pPr>
        <w:jc w:val="both"/>
        <w:rPr>
          <w:lang w:val="en-US"/>
        </w:rPr>
      </w:pPr>
      <w:r w:rsidRPr="00631F5E">
        <w:rPr>
          <w:lang w:val="en-US"/>
        </w:rPr>
        <w:t>This section is to capture information on the physical form of the specified substance (e.g. crystalline amorphous, tincture, dry extract), the state of matter, slightly more detailed form of the final specified substance (e.g., solid, liquid, gas, emulsio</w:t>
      </w:r>
      <w:r w:rsidR="001E5143">
        <w:rPr>
          <w:lang w:val="en-US"/>
        </w:rPr>
        <w:t>n).</w:t>
      </w:r>
      <w:r w:rsidR="008A317E">
        <w:rPr>
          <w:lang w:val="en-US"/>
        </w:rPr>
        <w:t xml:space="preserve"> </w:t>
      </w:r>
      <w:r w:rsidRPr="00631F5E">
        <w:rPr>
          <w:lang w:val="en-US"/>
        </w:rPr>
        <w:t>Biphasic insulin is one example of a crystal in which part is dis</w:t>
      </w:r>
      <w:r>
        <w:rPr>
          <w:lang w:val="en-US"/>
        </w:rPr>
        <w:t xml:space="preserve">solved and part is in solution. </w:t>
      </w:r>
      <w:r w:rsidRPr="00631F5E">
        <w:rPr>
          <w:lang w:val="en-US"/>
        </w:rPr>
        <w:t xml:space="preserve">There are also instances of substances being partially crystalline and partially amorphous which would be two different form types and a mixture of Specified Substances, different </w:t>
      </w:r>
      <w:r>
        <w:rPr>
          <w:lang w:val="en-US"/>
        </w:rPr>
        <w:t>polymorphic crystalline types</w:t>
      </w:r>
      <w:r w:rsidR="008A317E">
        <w:rPr>
          <w:lang w:val="en-US"/>
        </w:rPr>
        <w:t>.</w:t>
      </w:r>
      <w:r w:rsidRPr="00631F5E">
        <w:rPr>
          <w:lang w:val="en-US"/>
        </w:rPr>
        <w:t xml:space="preserve">If two polymorphs are distinguished by </w:t>
      </w:r>
      <w:r w:rsidRPr="00631F5E">
        <w:rPr>
          <w:lang w:val="en-US"/>
        </w:rPr>
        <w:lastRenderedPageBreak/>
        <w:t>crystalline type, the symmetry group that distinguish the crystalline types will be captured as a property.</w:t>
      </w:r>
    </w:p>
    <w:p w:rsidR="00631F5E" w:rsidRPr="00ED4879" w:rsidRDefault="0081308C" w:rsidP="004A6372">
      <w:pPr>
        <w:pStyle w:val="Heading4"/>
        <w:rPr>
          <w:color w:val="0070C0"/>
          <w:lang w:eastAsia="en-US"/>
        </w:rPr>
      </w:pPr>
      <w:bookmarkStart w:id="2074" w:name="_Toc263320939"/>
      <w:bookmarkStart w:id="2075" w:name="_Toc304805915"/>
      <w:bookmarkStart w:id="2076" w:name="_Toc304814870"/>
      <w:smartTag w:uri="urn:schemas-microsoft-com:office:smarttags" w:element="place">
        <w:smartTag w:uri="urn:schemas-microsoft-com:office:smarttags" w:element="PlaceName">
          <w:r w:rsidRPr="00ED4879">
            <w:rPr>
              <w:color w:val="0070C0"/>
              <w:lang w:eastAsia="en-US"/>
            </w:rPr>
            <w:t>Physical</w:t>
          </w:r>
        </w:smartTag>
        <w:r w:rsidRPr="00ED4879">
          <w:rPr>
            <w:color w:val="0070C0"/>
            <w:lang w:eastAsia="en-US"/>
          </w:rPr>
          <w:t xml:space="preserve"> </w:t>
        </w:r>
        <w:smartTag w:uri="urn:schemas-microsoft-com:office:smarttags" w:element="PlaceType">
          <w:r w:rsidRPr="00ED4879">
            <w:rPr>
              <w:color w:val="0070C0"/>
              <w:lang w:eastAsia="en-US"/>
            </w:rPr>
            <w:t>State</w:t>
          </w:r>
        </w:smartTag>
      </w:smartTag>
      <w:bookmarkEnd w:id="2074"/>
      <w:bookmarkEnd w:id="2075"/>
      <w:bookmarkEnd w:id="207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C490D" w:rsidRPr="007A51EF" w:rsidTr="0005144F">
        <w:tc>
          <w:tcPr>
            <w:tcW w:w="1951" w:type="dxa"/>
            <w:shd w:val="clear" w:color="auto" w:fill="auto"/>
          </w:tcPr>
          <w:p w:rsidR="00EC490D" w:rsidRPr="007A51EF" w:rsidRDefault="00EC490D" w:rsidP="00641FB1">
            <w:pPr>
              <w:rPr>
                <w:b/>
                <w:lang w:eastAsia="en-US"/>
              </w:rPr>
            </w:pPr>
            <w:r w:rsidRPr="007A51EF">
              <w:rPr>
                <w:b/>
              </w:rPr>
              <w:t>User Guidance</w:t>
            </w:r>
          </w:p>
        </w:tc>
        <w:tc>
          <w:tcPr>
            <w:tcW w:w="8017" w:type="dxa"/>
            <w:shd w:val="clear" w:color="auto" w:fill="auto"/>
          </w:tcPr>
          <w:p w:rsidR="00EC490D" w:rsidRPr="007A51EF" w:rsidRDefault="004A6372" w:rsidP="00844015">
            <w:pPr>
              <w:jc w:val="both"/>
              <w:rPr>
                <w:lang w:eastAsia="en-US"/>
              </w:rPr>
            </w:pPr>
            <w:r w:rsidRPr="004A6372">
              <w:rPr>
                <w:lang w:eastAsia="en-US"/>
              </w:rPr>
              <w:t>The actual state of the substance in packaged product or administered product</w:t>
            </w:r>
          </w:p>
        </w:tc>
      </w:tr>
      <w:tr w:rsidR="00EC490D" w:rsidRPr="007A51EF" w:rsidTr="0005144F">
        <w:tc>
          <w:tcPr>
            <w:tcW w:w="1951" w:type="dxa"/>
            <w:shd w:val="clear" w:color="auto" w:fill="auto"/>
          </w:tcPr>
          <w:p w:rsidR="00EC490D" w:rsidRPr="007A51EF" w:rsidRDefault="00EC490D" w:rsidP="00641FB1">
            <w:pPr>
              <w:rPr>
                <w:b/>
                <w:lang w:eastAsia="en-US"/>
              </w:rPr>
            </w:pPr>
            <w:r w:rsidRPr="007A51EF">
              <w:rPr>
                <w:b/>
              </w:rPr>
              <w:t>Example(s)</w:t>
            </w:r>
          </w:p>
        </w:tc>
        <w:tc>
          <w:tcPr>
            <w:tcW w:w="8017" w:type="dxa"/>
            <w:shd w:val="clear" w:color="auto" w:fill="auto"/>
          </w:tcPr>
          <w:p w:rsidR="00EC490D" w:rsidRPr="007A51EF" w:rsidRDefault="00257776" w:rsidP="00641FB1">
            <w:pPr>
              <w:rPr>
                <w:lang w:eastAsia="en-US"/>
              </w:rPr>
            </w:pPr>
            <w:r w:rsidRPr="00257776">
              <w:rPr>
                <w:lang w:eastAsia="en-US"/>
              </w:rPr>
              <w:t>solid, liquid</w:t>
            </w:r>
          </w:p>
        </w:tc>
      </w:tr>
      <w:tr w:rsidR="00EC490D" w:rsidRPr="007A51EF" w:rsidTr="0005144F">
        <w:tc>
          <w:tcPr>
            <w:tcW w:w="1951" w:type="dxa"/>
            <w:shd w:val="clear" w:color="auto" w:fill="auto"/>
          </w:tcPr>
          <w:p w:rsidR="00EC490D" w:rsidRPr="007A51EF" w:rsidRDefault="00EC490D" w:rsidP="00641FB1">
            <w:pPr>
              <w:rPr>
                <w:b/>
              </w:rPr>
            </w:pPr>
            <w:r w:rsidRPr="007A51EF">
              <w:rPr>
                <w:b/>
              </w:rPr>
              <w:t>Conformance</w:t>
            </w:r>
          </w:p>
        </w:tc>
        <w:tc>
          <w:tcPr>
            <w:tcW w:w="8017" w:type="dxa"/>
            <w:shd w:val="clear" w:color="auto" w:fill="auto"/>
          </w:tcPr>
          <w:p w:rsidR="00EC490D" w:rsidRPr="007A51EF" w:rsidRDefault="00F246C1" w:rsidP="00641FB1">
            <w:pPr>
              <w:rPr>
                <w:lang w:eastAsia="en-US"/>
              </w:rPr>
            </w:pPr>
            <w:r>
              <w:rPr>
                <w:lang w:eastAsia="en-US"/>
              </w:rPr>
              <w:t>IMPLIED</w:t>
            </w:r>
          </w:p>
        </w:tc>
      </w:tr>
      <w:tr w:rsidR="00EC490D" w:rsidRPr="007A51EF" w:rsidTr="0005144F">
        <w:tc>
          <w:tcPr>
            <w:tcW w:w="1951" w:type="dxa"/>
            <w:shd w:val="clear" w:color="auto" w:fill="auto"/>
          </w:tcPr>
          <w:p w:rsidR="00EC490D" w:rsidRPr="007A51EF" w:rsidRDefault="00EC490D" w:rsidP="00641FB1">
            <w:pPr>
              <w:rPr>
                <w:b/>
              </w:rPr>
            </w:pPr>
            <w:r w:rsidRPr="007A51EF">
              <w:rPr>
                <w:b/>
              </w:rPr>
              <w:t>Data Type</w:t>
            </w:r>
          </w:p>
        </w:tc>
        <w:tc>
          <w:tcPr>
            <w:tcW w:w="8017" w:type="dxa"/>
            <w:shd w:val="clear" w:color="auto" w:fill="auto"/>
          </w:tcPr>
          <w:p w:rsidR="00EC490D" w:rsidRPr="007A51EF" w:rsidRDefault="004A6372" w:rsidP="00641FB1">
            <w:pPr>
              <w:rPr>
                <w:lang w:eastAsia="en-US"/>
              </w:rPr>
            </w:pPr>
            <w:r>
              <w:rPr>
                <w:lang w:eastAsia="en-US"/>
              </w:rPr>
              <w:t>CD</w:t>
            </w:r>
          </w:p>
        </w:tc>
      </w:tr>
      <w:tr w:rsidR="00EC490D" w:rsidRPr="007A51EF" w:rsidTr="0005144F">
        <w:tc>
          <w:tcPr>
            <w:tcW w:w="1951" w:type="dxa"/>
            <w:shd w:val="clear" w:color="auto" w:fill="auto"/>
          </w:tcPr>
          <w:p w:rsidR="00EC490D" w:rsidRPr="007A51EF" w:rsidRDefault="00EC490D" w:rsidP="00641FB1">
            <w:pPr>
              <w:rPr>
                <w:b/>
              </w:rPr>
            </w:pPr>
            <w:r w:rsidRPr="007A51EF">
              <w:rPr>
                <w:b/>
              </w:rPr>
              <w:t>Value Allowed</w:t>
            </w:r>
          </w:p>
        </w:tc>
        <w:tc>
          <w:tcPr>
            <w:tcW w:w="8017" w:type="dxa"/>
            <w:shd w:val="clear" w:color="auto" w:fill="auto"/>
          </w:tcPr>
          <w:p w:rsidR="00EC490D" w:rsidRPr="007A51EF" w:rsidRDefault="004A6372" w:rsidP="00641FB1">
            <w:pPr>
              <w:rPr>
                <w:lang w:eastAsia="en-US"/>
              </w:rPr>
            </w:pPr>
            <w:r w:rsidRPr="004A6372">
              <w:rPr>
                <w:lang w:eastAsia="en-US"/>
              </w:rPr>
              <w:t>SOLID, LIQUID, GAS, EMULSION, GEL</w:t>
            </w:r>
          </w:p>
        </w:tc>
      </w:tr>
      <w:tr w:rsidR="00EC490D" w:rsidRPr="007A51EF" w:rsidTr="0005144F">
        <w:tc>
          <w:tcPr>
            <w:tcW w:w="1951" w:type="dxa"/>
            <w:shd w:val="clear" w:color="auto" w:fill="auto"/>
          </w:tcPr>
          <w:p w:rsidR="00EC490D" w:rsidRPr="007A51EF" w:rsidRDefault="00EC490D" w:rsidP="00641FB1">
            <w:pPr>
              <w:rPr>
                <w:b/>
              </w:rPr>
            </w:pPr>
            <w:r w:rsidRPr="007A51EF">
              <w:rPr>
                <w:b/>
              </w:rPr>
              <w:t>Business Rule(s)</w:t>
            </w:r>
          </w:p>
        </w:tc>
        <w:tc>
          <w:tcPr>
            <w:tcW w:w="8017" w:type="dxa"/>
            <w:shd w:val="clear" w:color="auto" w:fill="auto"/>
          </w:tcPr>
          <w:p w:rsidR="00EC490D" w:rsidRPr="007A51EF" w:rsidRDefault="00F246C1" w:rsidP="00641FB1">
            <w:pPr>
              <w:rPr>
                <w:lang w:eastAsia="en-US"/>
              </w:rPr>
            </w:pPr>
            <w:r>
              <w:rPr>
                <w:lang w:eastAsia="en-US"/>
              </w:rPr>
              <w:t>This is implied by the appropriate terminology for Physical Form Type</w:t>
            </w:r>
          </w:p>
        </w:tc>
      </w:tr>
    </w:tbl>
    <w:p w:rsidR="0081308C" w:rsidRPr="00ED4879" w:rsidRDefault="0081308C" w:rsidP="004A6372">
      <w:pPr>
        <w:pStyle w:val="Heading4"/>
        <w:rPr>
          <w:color w:val="0070C0"/>
          <w:lang w:eastAsia="en-US"/>
        </w:rPr>
      </w:pPr>
      <w:bookmarkStart w:id="2077" w:name="_Toc263320940"/>
      <w:bookmarkStart w:id="2078" w:name="_Toc304805916"/>
      <w:bookmarkStart w:id="2079" w:name="_Toc304814871"/>
      <w:r w:rsidRPr="00ED4879">
        <w:rPr>
          <w:color w:val="0070C0"/>
          <w:lang w:eastAsia="en-US"/>
        </w:rPr>
        <w:t>Physical Form Type</w:t>
      </w:r>
      <w:bookmarkEnd w:id="2077"/>
      <w:bookmarkEnd w:id="2078"/>
      <w:bookmarkEnd w:id="2079"/>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C490D" w:rsidRPr="007A51EF" w:rsidTr="0005144F">
        <w:tc>
          <w:tcPr>
            <w:tcW w:w="1951" w:type="dxa"/>
            <w:shd w:val="clear" w:color="auto" w:fill="auto"/>
          </w:tcPr>
          <w:p w:rsidR="00EC490D" w:rsidRPr="007A51EF" w:rsidRDefault="00EC490D" w:rsidP="00641FB1">
            <w:pPr>
              <w:rPr>
                <w:b/>
                <w:lang w:eastAsia="en-US"/>
              </w:rPr>
            </w:pPr>
            <w:r w:rsidRPr="007A51EF">
              <w:rPr>
                <w:b/>
              </w:rPr>
              <w:t>User Guidance</w:t>
            </w:r>
          </w:p>
        </w:tc>
        <w:tc>
          <w:tcPr>
            <w:tcW w:w="8017" w:type="dxa"/>
            <w:shd w:val="clear" w:color="auto" w:fill="auto"/>
          </w:tcPr>
          <w:p w:rsidR="00EC490D" w:rsidRPr="007A51EF" w:rsidRDefault="004A6372" w:rsidP="00641FB1">
            <w:pPr>
              <w:rPr>
                <w:lang w:eastAsia="en-US"/>
              </w:rPr>
            </w:pPr>
            <w:r w:rsidRPr="004A6372">
              <w:rPr>
                <w:lang w:eastAsia="en-US"/>
              </w:rPr>
              <w:t>Type of the physical form</w:t>
            </w:r>
          </w:p>
        </w:tc>
      </w:tr>
      <w:tr w:rsidR="00EC490D" w:rsidRPr="007A51EF" w:rsidTr="0005144F">
        <w:tc>
          <w:tcPr>
            <w:tcW w:w="1951" w:type="dxa"/>
            <w:shd w:val="clear" w:color="auto" w:fill="auto"/>
          </w:tcPr>
          <w:p w:rsidR="00EC490D" w:rsidRPr="007A51EF" w:rsidRDefault="00EC490D" w:rsidP="00641FB1">
            <w:pPr>
              <w:rPr>
                <w:b/>
                <w:lang w:eastAsia="en-US"/>
              </w:rPr>
            </w:pPr>
            <w:r w:rsidRPr="007A51EF">
              <w:rPr>
                <w:b/>
              </w:rPr>
              <w:t>Example(s)</w:t>
            </w:r>
          </w:p>
        </w:tc>
        <w:tc>
          <w:tcPr>
            <w:tcW w:w="8017" w:type="dxa"/>
            <w:shd w:val="clear" w:color="auto" w:fill="auto"/>
          </w:tcPr>
          <w:p w:rsidR="00EC490D" w:rsidRPr="007A51EF" w:rsidRDefault="00257776" w:rsidP="00641FB1">
            <w:pPr>
              <w:rPr>
                <w:lang w:eastAsia="en-US"/>
              </w:rPr>
            </w:pPr>
            <w:r w:rsidRPr="00257776">
              <w:rPr>
                <w:lang w:eastAsia="en-US"/>
              </w:rPr>
              <w:t>crystaline, amorphous, tincture, dry, extract</w:t>
            </w:r>
          </w:p>
        </w:tc>
      </w:tr>
      <w:tr w:rsidR="00EC490D" w:rsidRPr="007A51EF" w:rsidTr="0005144F">
        <w:tc>
          <w:tcPr>
            <w:tcW w:w="1951" w:type="dxa"/>
            <w:shd w:val="clear" w:color="auto" w:fill="auto"/>
          </w:tcPr>
          <w:p w:rsidR="00EC490D" w:rsidRPr="007A51EF" w:rsidRDefault="00EC490D" w:rsidP="00641FB1">
            <w:pPr>
              <w:rPr>
                <w:b/>
              </w:rPr>
            </w:pPr>
            <w:r w:rsidRPr="007A51EF">
              <w:rPr>
                <w:b/>
              </w:rPr>
              <w:t>Conformance</w:t>
            </w:r>
          </w:p>
        </w:tc>
        <w:tc>
          <w:tcPr>
            <w:tcW w:w="8017" w:type="dxa"/>
            <w:shd w:val="clear" w:color="auto" w:fill="auto"/>
          </w:tcPr>
          <w:p w:rsidR="00EC490D" w:rsidRPr="007A51EF" w:rsidRDefault="00257776" w:rsidP="00641FB1">
            <w:pPr>
              <w:rPr>
                <w:lang w:eastAsia="en-US"/>
              </w:rPr>
            </w:pPr>
            <w:r>
              <w:rPr>
                <w:lang w:eastAsia="en-US"/>
              </w:rPr>
              <w:t>REQUIRED</w:t>
            </w:r>
          </w:p>
        </w:tc>
      </w:tr>
      <w:tr w:rsidR="00EC490D" w:rsidRPr="007A51EF" w:rsidTr="0005144F">
        <w:tc>
          <w:tcPr>
            <w:tcW w:w="1951" w:type="dxa"/>
            <w:shd w:val="clear" w:color="auto" w:fill="auto"/>
          </w:tcPr>
          <w:p w:rsidR="00EC490D" w:rsidRPr="007A51EF" w:rsidRDefault="00EC490D" w:rsidP="00641FB1">
            <w:pPr>
              <w:rPr>
                <w:b/>
              </w:rPr>
            </w:pPr>
            <w:r w:rsidRPr="007A51EF">
              <w:rPr>
                <w:b/>
              </w:rPr>
              <w:t>Data Type</w:t>
            </w:r>
          </w:p>
        </w:tc>
        <w:tc>
          <w:tcPr>
            <w:tcW w:w="8017" w:type="dxa"/>
            <w:shd w:val="clear" w:color="auto" w:fill="auto"/>
          </w:tcPr>
          <w:p w:rsidR="00EC490D" w:rsidRPr="007A51EF" w:rsidRDefault="004A6372" w:rsidP="00641FB1">
            <w:pPr>
              <w:rPr>
                <w:lang w:eastAsia="en-US"/>
              </w:rPr>
            </w:pPr>
            <w:r>
              <w:rPr>
                <w:lang w:eastAsia="en-US"/>
              </w:rPr>
              <w:t>CD</w:t>
            </w:r>
          </w:p>
        </w:tc>
      </w:tr>
      <w:tr w:rsidR="00EC490D" w:rsidRPr="007A51EF" w:rsidTr="0005144F">
        <w:tc>
          <w:tcPr>
            <w:tcW w:w="1951" w:type="dxa"/>
            <w:shd w:val="clear" w:color="auto" w:fill="auto"/>
          </w:tcPr>
          <w:p w:rsidR="00EC490D" w:rsidRPr="007A51EF" w:rsidRDefault="00EC490D" w:rsidP="00641FB1">
            <w:pPr>
              <w:rPr>
                <w:b/>
              </w:rPr>
            </w:pPr>
            <w:r w:rsidRPr="007A51EF">
              <w:rPr>
                <w:b/>
              </w:rPr>
              <w:t>Business Rule(s)</w:t>
            </w:r>
          </w:p>
        </w:tc>
        <w:tc>
          <w:tcPr>
            <w:tcW w:w="8017" w:type="dxa"/>
            <w:shd w:val="clear" w:color="auto" w:fill="auto"/>
          </w:tcPr>
          <w:p w:rsidR="00EC490D" w:rsidRPr="007A51EF" w:rsidRDefault="00EC490D" w:rsidP="00641FB1">
            <w:pPr>
              <w:rPr>
                <w:lang w:eastAsia="en-US"/>
              </w:rPr>
            </w:pPr>
          </w:p>
        </w:tc>
      </w:tr>
    </w:tbl>
    <w:p w:rsidR="00F246C1" w:rsidRDefault="00F246C1" w:rsidP="00F246C1">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&lt;code code="</w:t>
      </w:r>
      <w:r w:rsidRPr="0013797D">
        <w:rPr>
          <w:b/>
          <w:bCs/>
          <w:i/>
          <w:iCs/>
        </w:rPr>
        <w:t>Substance Specification Group 1 Name</w:t>
      </w:r>
      <w:r w:rsidRPr="0013797D">
        <w:rPr>
          <w:i/>
          <w:iCs/>
        </w:rPr>
        <w:t>/Code</w:t>
      </w:r>
      <w:r>
        <w:t xml:space="preserve">" </w:t>
      </w:r>
      <w:r>
        <w:br/>
        <w:t xml:space="preserve">            codeSystem="</w:t>
      </w:r>
      <w:r w:rsidRPr="0013797D">
        <w:rPr>
          <w:b/>
          <w:bCs/>
          <w:i/>
          <w:iCs/>
        </w:rPr>
        <w:t>Substance Specification Group 1</w:t>
      </w:r>
      <w:r w:rsidRPr="0013797D">
        <w:rPr>
          <w:i/>
          <w:iCs/>
        </w:rPr>
        <w:t xml:space="preserve"> Code System (OID)</w:t>
      </w:r>
      <w:r>
        <w:t>"</w:t>
      </w:r>
      <w:r>
        <w:br/>
        <w:t xml:space="preserve">            displayName="</w:t>
      </w:r>
      <w:r w:rsidRPr="0013797D">
        <w:rPr>
          <w:b/>
          <w:bCs/>
          <w:i/>
          <w:iCs/>
        </w:rPr>
        <w:t>Substance Specification Group 1 Name</w:t>
      </w:r>
      <w:r>
        <w:t>"/&gt;</w:t>
      </w:r>
      <w:r>
        <w:br/>
        <w:t xml:space="preserve">      &lt;component&gt;</w:t>
      </w:r>
      <w:r>
        <w:br/>
        <w:t xml:space="preserve">        &lt;observation&gt;</w:t>
      </w:r>
      <w:r>
        <w:br/>
        <w:t xml:space="preserve">          &lt;code code="</w:t>
      </w:r>
      <w:r w:rsidRPr="0013797D">
        <w:rPr>
          <w:i/>
          <w:iCs/>
        </w:rPr>
        <w:t>Code meaning ‘Physical Form’</w:t>
      </w:r>
      <w:r>
        <w:t xml:space="preserve">" </w:t>
      </w:r>
      <w:r>
        <w:br/>
        <w:t xml:space="preserve">                codeSystem="</w:t>
      </w:r>
      <w:r w:rsidRPr="0013797D">
        <w:rPr>
          <w:i/>
          <w:iCs/>
        </w:rPr>
        <w:t>Code System (OID)</w:t>
      </w:r>
      <w:r>
        <w:t>"/&gt;</w:t>
      </w:r>
      <w:r>
        <w:br/>
        <w:t xml:space="preserve">          &lt;value xsi:type="CV" codeSystem="Code System (OID)" </w:t>
      </w:r>
      <w:r>
        <w:br/>
        <w:t xml:space="preserve">                 code="</w:t>
      </w:r>
      <w:r w:rsidRPr="0013797D">
        <w:rPr>
          <w:b/>
          <w:bCs/>
          <w:i/>
          <w:iCs/>
        </w:rPr>
        <w:t>Physical State/Form Type</w:t>
      </w:r>
      <w:r w:rsidRPr="0013797D">
        <w:rPr>
          <w:i/>
          <w:iCs/>
        </w:rPr>
        <w:t xml:space="preserve"> detail Code</w:t>
      </w:r>
      <w:r>
        <w:t xml:space="preserve">" </w:t>
      </w:r>
      <w:r>
        <w:br/>
        <w:t xml:space="preserve">                 displayName="</w:t>
      </w:r>
      <w:r w:rsidRPr="0013797D">
        <w:rPr>
          <w:i/>
          <w:iCs/>
        </w:rPr>
        <w:t>Code Display Name</w:t>
      </w:r>
      <w:r>
        <w:t>"&gt;</w:t>
      </w:r>
      <w:r>
        <w:br/>
        <w:t xml:space="preserve">            &lt;originalText&gt;</w:t>
      </w:r>
      <w:r w:rsidRPr="0013797D">
        <w:rPr>
          <w:b/>
          <w:bCs/>
          <w:i/>
          <w:iCs/>
        </w:rPr>
        <w:t>Physical Form Type</w:t>
      </w:r>
      <w:r w:rsidRPr="0013797D">
        <w:rPr>
          <w:i/>
          <w:iCs/>
        </w:rPr>
        <w:t xml:space="preserve"> (text)</w:t>
      </w:r>
      <w:r>
        <w:t>&lt;/originalText&gt;</w:t>
      </w:r>
    </w:p>
    <w:p w:rsidR="0081308C" w:rsidRPr="00ED4879" w:rsidRDefault="0081308C" w:rsidP="004A6372">
      <w:pPr>
        <w:pStyle w:val="Heading4"/>
        <w:rPr>
          <w:color w:val="FF0000"/>
          <w:lang w:eastAsia="en-US"/>
        </w:rPr>
      </w:pPr>
      <w:r w:rsidRPr="00ED4879">
        <w:rPr>
          <w:color w:val="FF0000"/>
          <w:lang w:eastAsia="en-US"/>
        </w:rPr>
        <w:t xml:space="preserve">Amount </w:t>
      </w:r>
    </w:p>
    <w:p w:rsidR="0081308C" w:rsidRPr="0081308C" w:rsidRDefault="009A6783" w:rsidP="0081308C">
      <w:pPr>
        <w:rPr>
          <w:lang w:val="en-US"/>
        </w:rPr>
      </w:pPr>
      <w:r w:rsidRPr="000C08F1">
        <w:rPr>
          <w:lang w:val="en-US"/>
        </w:rPr>
        <w:t xml:space="preserve">The information related to the </w:t>
      </w:r>
      <w:r>
        <w:rPr>
          <w:lang w:val="en-US"/>
        </w:rPr>
        <w:t>amount</w:t>
      </w:r>
      <w:r w:rsidRPr="000C08F1">
        <w:rPr>
          <w:lang w:val="en-US"/>
        </w:rPr>
        <w:t xml:space="preserve"> shall be provided as per spe</w:t>
      </w:r>
      <w:r>
        <w:rPr>
          <w:lang w:val="en-US"/>
        </w:rPr>
        <w:t>cification described in Section 8.8.</w:t>
      </w:r>
    </w:p>
    <w:p w:rsidR="00080B7B" w:rsidRDefault="00080B7B" w:rsidP="00080B7B"/>
    <w:p w:rsidR="00080B7B" w:rsidRDefault="00080B7B" w:rsidP="00080B7B">
      <w:r>
        <w:t>When there is an Amount, it must be specified as an observation with a measurable property code.</w:t>
      </w:r>
    </w:p>
    <w:p w:rsidR="00080B7B" w:rsidRDefault="00080B7B" w:rsidP="00080B7B">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&lt;observation&gt;</w:t>
      </w:r>
      <w:r>
        <w:br/>
        <w:t xml:space="preserve">          &lt;code code="</w:t>
      </w:r>
      <w:r w:rsidRPr="0013797D">
        <w:rPr>
          <w:i/>
          <w:iCs/>
        </w:rPr>
        <w:t>Code for Quantitative Measurement</w:t>
      </w:r>
      <w:r>
        <w:t xml:space="preserve">" </w:t>
      </w:r>
      <w:r>
        <w:br/>
        <w:t xml:space="preserve">                codeSystem="</w:t>
      </w:r>
      <w:r w:rsidRPr="0013797D">
        <w:rPr>
          <w:i/>
          <w:iCs/>
        </w:rPr>
        <w:t>Code System (OID)</w:t>
      </w:r>
      <w:r>
        <w:t>"/&gt;</w:t>
      </w:r>
      <w:r>
        <w:br/>
        <w:t xml:space="preserve">          &lt;value </w:t>
      </w:r>
      <w:r w:rsidRPr="0013797D">
        <w:rPr>
          <w:b/>
          <w:bCs/>
          <w:i/>
          <w:iCs/>
        </w:rPr>
        <w:t xml:space="preserve">Amount </w:t>
      </w:r>
      <w:r w:rsidRPr="0013797D">
        <w:rPr>
          <w:i/>
          <w:iCs/>
        </w:rPr>
        <w:t>/</w:t>
      </w:r>
      <w:r>
        <w:t>&gt;</w:t>
      </w:r>
    </w:p>
    <w:p w:rsidR="00D1503A" w:rsidRPr="00DD1A27" w:rsidRDefault="002A22CF" w:rsidP="001E590A">
      <w:pPr>
        <w:pStyle w:val="Heading2"/>
        <w:rPr>
          <w:color w:val="FF0000"/>
          <w:lang w:eastAsia="en-US"/>
        </w:rPr>
      </w:pPr>
      <w:bookmarkStart w:id="2080" w:name="_Toc343650566"/>
      <w:r w:rsidRPr="00DD1A27">
        <w:rPr>
          <w:color w:val="FF0000"/>
          <w:lang w:eastAsia="en-US"/>
        </w:rPr>
        <w:t xml:space="preserve">Group </w:t>
      </w:r>
      <w:r w:rsidR="00C64A48" w:rsidRPr="00DD1A27">
        <w:rPr>
          <w:color w:val="FF0000"/>
          <w:lang w:eastAsia="en-US"/>
        </w:rPr>
        <w:t>2 Specified Substance</w:t>
      </w:r>
      <w:bookmarkEnd w:id="2080"/>
      <w:ins w:id="2081" w:author="HYST (Hiroyuki Sato)" w:date="2013-01-08T18:03:00Z">
        <w:r w:rsidR="005044A6" w:rsidRPr="0014542C">
          <w:rPr>
            <w:rFonts w:eastAsia="MS Mincho" w:hint="eastAsia"/>
            <w:color w:val="FF0000"/>
            <w:lang w:eastAsia="ja-JP"/>
          </w:rPr>
          <w:t xml:space="preserve">  (repeat as necessary)</w:t>
        </w:r>
      </w:ins>
    </w:p>
    <w:p w:rsidR="00D1503A" w:rsidRPr="00D1503A" w:rsidRDefault="00D1503A" w:rsidP="00C879FD">
      <w:pPr>
        <w:jc w:val="both"/>
        <w:rPr>
          <w:lang w:val="en-US"/>
        </w:rPr>
      </w:pPr>
      <w:r w:rsidRPr="00D1503A">
        <w:rPr>
          <w:lang w:val="en-US"/>
        </w:rPr>
        <w:t>Group 2 Specified Substances will be used to capture the manufacturer of a given substance as well as limi</w:t>
      </w:r>
      <w:r w:rsidR="00844015">
        <w:rPr>
          <w:lang w:val="en-US"/>
        </w:rPr>
        <w:t xml:space="preserve">ted manufacturing information. </w:t>
      </w:r>
      <w:r w:rsidRPr="00D1503A">
        <w:rPr>
          <w:lang w:val="en-US"/>
        </w:rPr>
        <w:t xml:space="preserve">The defining elements are the parent substance which will be either a substance or </w:t>
      </w:r>
      <w:r w:rsidR="00844015">
        <w:rPr>
          <w:lang w:val="en-US"/>
        </w:rPr>
        <w:t xml:space="preserve">a group 1 specified substance. </w:t>
      </w:r>
      <w:r w:rsidRPr="00D1503A">
        <w:rPr>
          <w:lang w:val="en-US"/>
        </w:rPr>
        <w:t>Many biosimilar substances will b</w:t>
      </w:r>
      <w:r w:rsidR="00844015">
        <w:rPr>
          <w:lang w:val="en-US"/>
        </w:rPr>
        <w:t xml:space="preserve">e distinguished at this level. </w:t>
      </w:r>
      <w:r w:rsidRPr="00D1503A">
        <w:rPr>
          <w:lang w:val="en-US"/>
        </w:rPr>
        <w:t>Each manufacturer should be identifier with a code s</w:t>
      </w:r>
      <w:r w:rsidR="00844015">
        <w:rPr>
          <w:lang w:val="en-US"/>
        </w:rPr>
        <w:t xml:space="preserve">uch as DUNS number and a name. </w:t>
      </w:r>
      <w:r w:rsidRPr="00D1503A">
        <w:rPr>
          <w:lang w:val="en-US"/>
        </w:rPr>
        <w:t xml:space="preserve">The manufacturing type can </w:t>
      </w:r>
      <w:r w:rsidR="00844015">
        <w:rPr>
          <w:lang w:val="en-US"/>
        </w:rPr>
        <w:t xml:space="preserve">be manufacturer or repackager. </w:t>
      </w:r>
      <w:r w:rsidRPr="00D1503A">
        <w:rPr>
          <w:lang w:val="en-US"/>
        </w:rPr>
        <w:t xml:space="preserve">A repackager will be provided with an ID independent of the manufacturer but should identify the original manufacturer or provide group 2 </w:t>
      </w:r>
      <w:r w:rsidRPr="00D1503A">
        <w:rPr>
          <w:lang w:val="en-US"/>
        </w:rPr>
        <w:lastRenderedPageBreak/>
        <w:t>specified subs</w:t>
      </w:r>
      <w:r w:rsidR="00844015">
        <w:rPr>
          <w:lang w:val="en-US"/>
        </w:rPr>
        <w:t xml:space="preserve">tance id for the manufacturer. </w:t>
      </w:r>
      <w:r w:rsidRPr="00D1503A">
        <w:rPr>
          <w:lang w:val="en-US"/>
        </w:rPr>
        <w:t>A repackager need only provide their own id to each user of their material.</w:t>
      </w:r>
    </w:p>
    <w:p w:rsidR="00D1503A" w:rsidRPr="00D1503A" w:rsidRDefault="00D1503A" w:rsidP="00C879FD">
      <w:pPr>
        <w:jc w:val="both"/>
        <w:rPr>
          <w:lang w:val="en-US"/>
        </w:rPr>
      </w:pPr>
    </w:p>
    <w:p w:rsidR="00D1503A" w:rsidRPr="00D1503A" w:rsidRDefault="00D1503A" w:rsidP="00C879FD">
      <w:pPr>
        <w:jc w:val="both"/>
        <w:rPr>
          <w:lang w:val="en-US"/>
        </w:rPr>
      </w:pPr>
      <w:r w:rsidRPr="00D1503A">
        <w:rPr>
          <w:lang w:val="en-US"/>
        </w:rPr>
        <w:t xml:space="preserve">It is also important to capture the production method type (i.e. synthetic, extractive, biosynthetic) production type and the production system that describes the cell line or animal from which a given substance is isolated from. </w:t>
      </w:r>
    </w:p>
    <w:p w:rsidR="00D1503A" w:rsidRPr="00D1503A" w:rsidRDefault="00D1503A" w:rsidP="00C879FD">
      <w:pPr>
        <w:jc w:val="both"/>
        <w:rPr>
          <w:lang w:val="en-US"/>
        </w:rPr>
      </w:pPr>
      <w:r w:rsidRPr="00D1503A">
        <w:rPr>
          <w:lang w:val="en-US"/>
        </w:rPr>
        <w:t xml:space="preserve"> </w:t>
      </w:r>
    </w:p>
    <w:p w:rsidR="0081308C" w:rsidRDefault="00D1503A" w:rsidP="00C879FD">
      <w:pPr>
        <w:jc w:val="both"/>
        <w:rPr>
          <w:lang w:val="en-US"/>
        </w:rPr>
      </w:pPr>
      <w:r w:rsidRPr="00D1503A">
        <w:rPr>
          <w:lang w:val="en-US"/>
        </w:rPr>
        <w:t>The manufacturer is not necessarily the entity that has market authorization but the entity that manufactur</w:t>
      </w:r>
      <w:r w:rsidR="00844015">
        <w:rPr>
          <w:lang w:val="en-US"/>
        </w:rPr>
        <w:t xml:space="preserve">ers or repackages the material. </w:t>
      </w:r>
      <w:r w:rsidRPr="00D1503A">
        <w:rPr>
          <w:lang w:val="en-US"/>
        </w:rPr>
        <w:t xml:space="preserve">If a substantial change in a critical manufacturing process occurs a new specified substance group 2 id should be generated.  </w:t>
      </w:r>
    </w:p>
    <w:p w:rsidR="002A22CF" w:rsidRDefault="002A22CF" w:rsidP="00D1503A">
      <w:pPr>
        <w:rPr>
          <w:lang w:val="en-US"/>
        </w:rPr>
      </w:pPr>
    </w:p>
    <w:p w:rsidR="002A22CF" w:rsidRDefault="001B0DC3" w:rsidP="004652DD">
      <w:pPr>
        <w:jc w:val="center"/>
        <w:rPr>
          <w:lang w:val="en-US"/>
        </w:rPr>
      </w:pPr>
      <w:r>
        <w:rPr>
          <w:noProof/>
          <w:lang w:val="en-US" w:eastAsia="en-US"/>
        </w:rPr>
        <w:drawing>
          <wp:inline distT="0" distB="0" distL="0" distR="0">
            <wp:extent cx="2345690" cy="3888105"/>
            <wp:effectExtent l="0" t="0" r="0" b="0"/>
            <wp:docPr id="26" name="Picture 26" descr="fi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5690" cy="3888105"/>
                    </a:xfrm>
                    <a:prstGeom prst="rect">
                      <a:avLst/>
                    </a:prstGeom>
                    <a:noFill/>
                    <a:ln>
                      <a:noFill/>
                    </a:ln>
                  </pic:spPr>
                </pic:pic>
              </a:graphicData>
            </a:graphic>
          </wp:inline>
        </w:drawing>
      </w:r>
    </w:p>
    <w:p w:rsidR="004858E7" w:rsidRDefault="004858E7" w:rsidP="00580198">
      <w:pPr>
        <w:pStyle w:val="Caption"/>
      </w:pPr>
      <w:bookmarkStart w:id="2082" w:name="_Toc343720781"/>
      <w:r w:rsidRPr="0026504B">
        <w:t xml:space="preserve">Figure </w:t>
      </w:r>
      <w:r w:rsidR="00580198">
        <w:fldChar w:fldCharType="begin"/>
      </w:r>
      <w:r w:rsidR="00580198">
        <w:instrText xml:space="preserve"> SEQ Figure \* ARABIC </w:instrText>
      </w:r>
      <w:r w:rsidR="00580198">
        <w:fldChar w:fldCharType="separate"/>
      </w:r>
      <w:r w:rsidR="00D15CCB">
        <w:rPr>
          <w:noProof/>
        </w:rPr>
        <w:t>18</w:t>
      </w:r>
      <w:r w:rsidR="00580198">
        <w:fldChar w:fldCharType="end"/>
      </w:r>
      <w:r w:rsidRPr="0026504B">
        <w:t>–</w:t>
      </w:r>
      <w:r>
        <w:t xml:space="preserve"> </w:t>
      </w:r>
      <w:r w:rsidRPr="004858E7">
        <w:t>Information model for the Group 2 specified substance</w:t>
      </w:r>
      <w:bookmarkEnd w:id="2082"/>
    </w:p>
    <w:p w:rsidR="002A22CF" w:rsidRDefault="002A22CF" w:rsidP="00D1503A">
      <w:pPr>
        <w:rPr>
          <w:lang w:val="en-US"/>
        </w:rPr>
      </w:pPr>
    </w:p>
    <w:p w:rsidR="00A251F7" w:rsidRDefault="00A251F7" w:rsidP="00A251F7">
      <w:pPr>
        <w:pStyle w:val="XML"/>
      </w:pPr>
      <w:r>
        <w:lastRenderedPageBreak/>
        <w:t>&lt;identifiedSubstance&gt;</w:t>
      </w:r>
      <w:r>
        <w:br/>
        <w:t xml:space="preserve">  &lt;identifiedSubstance&gt;</w:t>
      </w:r>
      <w:r>
        <w:br/>
        <w:t xml:space="preserve">    &lt;code code="</w:t>
      </w:r>
      <w:r>
        <w:rPr>
          <w:b/>
          <w:bCs/>
          <w:i/>
          <w:iCs/>
        </w:rPr>
        <w:t>Parent S</w:t>
      </w:r>
      <w:r w:rsidRPr="0013797D">
        <w:rPr>
          <w:b/>
          <w:bCs/>
          <w:i/>
          <w:iCs/>
        </w:rPr>
        <w:t>ubstance Id</w:t>
      </w:r>
      <w:r>
        <w:t>" codeSystem="</w:t>
      </w:r>
      <w:r>
        <w:rPr>
          <w:i/>
          <w:iCs/>
        </w:rPr>
        <w:t>Substance Id</w:t>
      </w:r>
      <w:r w:rsidRPr="0013797D">
        <w:rPr>
          <w:i/>
          <w:iCs/>
        </w:rPr>
        <w:t xml:space="preserve"> System (OID)</w:t>
      </w:r>
      <w:r>
        <w:t>"</w:t>
      </w:r>
      <w:r>
        <w:br/>
        <w:t xml:space="preserve">    &lt;name&gt;</w:t>
      </w:r>
      <w:r w:rsidRPr="00530140">
        <w:rPr>
          <w:b/>
          <w:bCs/>
          <w:i/>
          <w:iCs/>
        </w:rPr>
        <w:t>Parent Substance Name</w:t>
      </w:r>
      <w:r>
        <w:t>&lt;/name&gt;</w:t>
      </w:r>
      <w:r>
        <w:br/>
        <w:t xml:space="preserve">  &lt;/identifiedSubstance&gt;</w:t>
      </w:r>
      <w:r>
        <w:br/>
        <w:t xml:space="preserve">  &lt;subjectOf&gt;</w:t>
      </w:r>
      <w:r>
        <w:br/>
        <w:t xml:space="preserve">    &lt;substanceSpecification&gt;</w:t>
      </w:r>
      <w:r>
        <w:br/>
        <w:t xml:space="preserve">      &lt;code code="</w:t>
      </w:r>
      <w:r w:rsidRPr="0013797D">
        <w:rPr>
          <w:b/>
          <w:bCs/>
          <w:i/>
          <w:iCs/>
        </w:rPr>
        <w:t>Substance Specification Group 2 Name</w:t>
      </w:r>
      <w:r w:rsidRPr="0013797D">
        <w:rPr>
          <w:i/>
          <w:iCs/>
        </w:rPr>
        <w:t>/Code</w:t>
      </w:r>
      <w:r>
        <w:t xml:space="preserve">" </w:t>
      </w:r>
      <w:r>
        <w:br/>
        <w:t xml:space="preserve">            codeSystem="</w:t>
      </w:r>
      <w:r w:rsidRPr="0013797D">
        <w:rPr>
          <w:b/>
          <w:bCs/>
          <w:i/>
          <w:iCs/>
        </w:rPr>
        <w:t xml:space="preserve">Substance Specification </w:t>
      </w:r>
      <w:r w:rsidRPr="0042254F">
        <w:rPr>
          <w:b/>
          <w:bCs/>
        </w:rPr>
        <w:t>Group 2</w:t>
      </w:r>
      <w:r>
        <w:t xml:space="preserve"> </w:t>
      </w:r>
      <w:r w:rsidRPr="0013797D">
        <w:rPr>
          <w:i/>
          <w:iCs/>
        </w:rPr>
        <w:t>Code System (OID)</w:t>
      </w:r>
      <w:r>
        <w:t>"</w:t>
      </w:r>
      <w:r w:rsidRPr="00C15A3C">
        <w:t xml:space="preserve"> </w:t>
      </w:r>
      <w:r>
        <w:br/>
        <w:t xml:space="preserve">            displayName="</w:t>
      </w:r>
      <w:r w:rsidRPr="0013797D">
        <w:rPr>
          <w:b/>
          <w:bCs/>
          <w:i/>
          <w:iCs/>
        </w:rPr>
        <w:t>Substance Specification Group 2 Name</w:t>
      </w:r>
      <w:r>
        <w:t>"/&gt;</w:t>
      </w:r>
      <w:r>
        <w:br/>
        <w:t xml:space="preserve">      &lt;author&gt;</w:t>
      </w:r>
      <w:r>
        <w:br/>
        <w:t xml:space="preserve">        &lt;assignedEntity&gt;</w:t>
      </w:r>
      <w:r>
        <w:br/>
        <w:t xml:space="preserve">          &lt;representedOrganization&gt;</w:t>
      </w:r>
      <w:r>
        <w:br/>
        <w:t xml:space="preserve">            &lt;id extension="</w:t>
      </w:r>
      <w:r w:rsidRPr="002135DE">
        <w:rPr>
          <w:b/>
          <w:bCs/>
          <w:i/>
          <w:iCs/>
        </w:rPr>
        <w:t>Manufacturer Id</w:t>
      </w:r>
      <w:r>
        <w:t xml:space="preserve">" </w:t>
      </w:r>
      <w:r>
        <w:br/>
        <w:t xml:space="preserve">                root="</w:t>
      </w:r>
      <w:r w:rsidRPr="0013797D">
        <w:rPr>
          <w:i/>
          <w:iCs/>
        </w:rPr>
        <w:t>Manufacturer Id System (OID)</w:t>
      </w:r>
      <w:r>
        <w:t>"/&gt;</w:t>
      </w:r>
      <w:r>
        <w:br/>
        <w:t xml:space="preserve">            &lt;name&gt;</w:t>
      </w:r>
      <w:r w:rsidRPr="002135DE">
        <w:rPr>
          <w:b/>
          <w:bCs/>
          <w:i/>
          <w:iCs/>
        </w:rPr>
        <w:t>Manufacturer Name</w:t>
      </w:r>
      <w:r>
        <w:t>&lt;/name&gt;</w:t>
      </w:r>
      <w:r>
        <w:br/>
        <w:t xml:space="preserve">          &lt;/representedOrganization&gt;</w:t>
      </w:r>
      <w:r>
        <w:br/>
        <w:t xml:space="preserve">          &lt;performance&gt;</w:t>
      </w:r>
      <w:r>
        <w:br/>
        <w:t xml:space="preserve">            &lt;actDefinition&gt;</w:t>
      </w:r>
      <w:r>
        <w:br/>
        <w:t xml:space="preserve">              &lt;code code="</w:t>
      </w:r>
      <w:r w:rsidRPr="0013797D">
        <w:rPr>
          <w:b/>
          <w:bCs/>
          <w:i/>
          <w:iCs/>
        </w:rPr>
        <w:t>Manufacturer Type</w:t>
      </w:r>
      <w:r w:rsidRPr="0013797D">
        <w:rPr>
          <w:i/>
          <w:iCs/>
        </w:rPr>
        <w:t xml:space="preserve"> Code</w:t>
      </w:r>
      <w:r>
        <w:t>"</w:t>
      </w:r>
      <w:r>
        <w:br/>
        <w:t xml:space="preserve">                    codeSystem="</w:t>
      </w:r>
      <w:r w:rsidRPr="0013797D">
        <w:rPr>
          <w:i/>
          <w:iCs/>
        </w:rPr>
        <w:t>Manufacturer Type Code System (OID)</w:t>
      </w:r>
      <w:r>
        <w:t>"</w:t>
      </w:r>
      <w:r>
        <w:br/>
        <w:t xml:space="preserve">                    displayName="</w:t>
      </w:r>
      <w:r w:rsidRPr="0013797D">
        <w:rPr>
          <w:i/>
          <w:iCs/>
        </w:rPr>
        <w:t>Manufacturer Type Name</w:t>
      </w:r>
      <w:r>
        <w:t>"/&gt;</w:t>
      </w:r>
      <w:r>
        <w:br/>
        <w:t xml:space="preserve">            &lt;/actDefinition&gt;</w:t>
      </w:r>
      <w:r>
        <w:br/>
        <w:t xml:space="preserve">          &lt;/performance&gt;</w:t>
      </w:r>
      <w:r>
        <w:br/>
        <w:t xml:space="preserve">        &lt;/assignedEntity&gt;</w:t>
      </w:r>
      <w:r>
        <w:br/>
        <w:t xml:space="preserve">      &lt;/author&gt;</w:t>
      </w:r>
      <w:r>
        <w:br/>
        <w:t xml:space="preserve">      &lt;component&gt;</w:t>
      </w:r>
      <w:r>
        <w:br/>
        <w:t xml:space="preserve">        &lt;processStep&gt;</w:t>
      </w:r>
      <w:r>
        <w:br/>
        <w:t xml:space="preserve">          &lt;code code="</w:t>
      </w:r>
      <w:r w:rsidRPr="0013797D">
        <w:rPr>
          <w:b/>
          <w:bCs/>
          <w:i/>
          <w:iCs/>
        </w:rPr>
        <w:t>Production Method and System Type</w:t>
      </w:r>
      <w:r w:rsidRPr="0013797D">
        <w:rPr>
          <w:i/>
          <w:iCs/>
        </w:rPr>
        <w:t xml:space="preserve"> Code</w:t>
      </w:r>
      <w:r>
        <w:t xml:space="preserve">" </w:t>
      </w:r>
      <w:r>
        <w:br/>
        <w:t xml:space="preserve">                codeSystem="</w:t>
      </w:r>
      <w:r w:rsidRPr="0013797D">
        <w:rPr>
          <w:i/>
          <w:iCs/>
        </w:rPr>
        <w:t>Code System (OID)</w:t>
      </w:r>
      <w:r>
        <w:t>"/&gt;</w:t>
      </w:r>
      <w:r>
        <w:br/>
        <w:t xml:space="preserve">          &lt;subjectOf&gt;</w:t>
      </w:r>
      <w:r>
        <w:br/>
        <w:t xml:space="preserve">            &lt;document&gt;</w:t>
      </w:r>
      <w:r>
        <w:br/>
        <w:t xml:space="preserve">              &lt;id root="</w:t>
      </w:r>
      <w:r w:rsidRPr="0013797D">
        <w:rPr>
          <w:b/>
          <w:bCs/>
          <w:i/>
          <w:iCs/>
        </w:rPr>
        <w:t>Critical Process</w:t>
      </w:r>
      <w:r w:rsidRPr="0013797D">
        <w:rPr>
          <w:i/>
          <w:iCs/>
        </w:rPr>
        <w:t xml:space="preserve"> Step Document </w:t>
      </w:r>
      <w:r w:rsidRPr="0013797D">
        <w:rPr>
          <w:b/>
          <w:bCs/>
          <w:i/>
          <w:iCs/>
        </w:rPr>
        <w:t>Version</w:t>
      </w:r>
      <w:r w:rsidRPr="0013797D">
        <w:rPr>
          <w:i/>
          <w:iCs/>
        </w:rPr>
        <w:t xml:space="preserve"> Id</w:t>
      </w:r>
      <w:r>
        <w:t>"/&gt;</w:t>
      </w:r>
      <w:r>
        <w:br/>
        <w:t xml:space="preserve">              &lt;setId root="</w:t>
      </w:r>
      <w:r w:rsidRPr="0013797D">
        <w:rPr>
          <w:i/>
          <w:iCs/>
        </w:rPr>
        <w:t>Critical Process Step Document Set Id</w:t>
      </w:r>
      <w:r>
        <w:t>"/&gt;</w:t>
      </w:r>
      <w:r>
        <w:br/>
        <w:t xml:space="preserve">              &lt;versionNumber value="</w:t>
      </w:r>
      <w:r w:rsidRPr="0013797D">
        <w:rPr>
          <w:b/>
          <w:bCs/>
          <w:i/>
          <w:iCs/>
        </w:rPr>
        <w:t>Critical Process</w:t>
      </w:r>
      <w:r w:rsidRPr="0013797D">
        <w:rPr>
          <w:i/>
          <w:iCs/>
        </w:rPr>
        <w:t xml:space="preserve"> Step </w:t>
      </w:r>
      <w:r w:rsidRPr="0013797D">
        <w:rPr>
          <w:b/>
          <w:bCs/>
          <w:i/>
          <w:iCs/>
        </w:rPr>
        <w:t>Version</w:t>
      </w:r>
      <w:r w:rsidRPr="0013797D">
        <w:rPr>
          <w:i/>
          <w:iCs/>
        </w:rPr>
        <w:t xml:space="preserve"> Number</w:t>
      </w:r>
      <w:r>
        <w:t>"/&gt;</w:t>
      </w:r>
    </w:p>
    <w:p w:rsidR="00A251F7" w:rsidRDefault="00A251F7" w:rsidP="00D1503A">
      <w:pPr>
        <w:rPr>
          <w:lang w:val="en-US"/>
        </w:rPr>
      </w:pPr>
    </w:p>
    <w:p w:rsidR="00DB48AE" w:rsidRPr="00D07280" w:rsidRDefault="00DB48AE" w:rsidP="00DB48AE">
      <w:pPr>
        <w:pStyle w:val="Heading3"/>
        <w:rPr>
          <w:color w:val="0070C0"/>
          <w:lang w:eastAsia="en-US"/>
        </w:rPr>
      </w:pPr>
      <w:bookmarkStart w:id="2083" w:name="_Toc343650567"/>
      <w:bookmarkStart w:id="2084" w:name="_Toc304805922"/>
      <w:bookmarkStart w:id="2085" w:name="_Toc304814877"/>
      <w:r>
        <w:rPr>
          <w:color w:val="0070C0"/>
          <w:lang w:eastAsia="en-US"/>
        </w:rPr>
        <w:t>Specified_Substance_Group2_</w:t>
      </w:r>
      <w:r w:rsidRPr="00D07280">
        <w:rPr>
          <w:color w:val="0070C0"/>
          <w:lang w:eastAsia="en-US"/>
        </w:rPr>
        <w:t>ID</w:t>
      </w:r>
      <w:bookmarkEnd w:id="2083"/>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DB48AE" w:rsidRPr="007A51EF" w:rsidTr="0005144F">
        <w:tc>
          <w:tcPr>
            <w:tcW w:w="1951" w:type="dxa"/>
            <w:shd w:val="clear" w:color="auto" w:fill="auto"/>
          </w:tcPr>
          <w:p w:rsidR="00DB48AE" w:rsidRPr="007A51EF" w:rsidRDefault="00DB48AE" w:rsidP="00BC0955">
            <w:pPr>
              <w:rPr>
                <w:b/>
                <w:lang w:eastAsia="en-US"/>
              </w:rPr>
            </w:pPr>
            <w:r w:rsidRPr="007A51EF">
              <w:rPr>
                <w:b/>
              </w:rPr>
              <w:t>User Guidance</w:t>
            </w:r>
          </w:p>
        </w:tc>
        <w:tc>
          <w:tcPr>
            <w:tcW w:w="8017" w:type="dxa"/>
            <w:shd w:val="clear" w:color="auto" w:fill="auto"/>
          </w:tcPr>
          <w:p w:rsidR="00DB48AE" w:rsidRPr="007800F7" w:rsidRDefault="00DB48AE" w:rsidP="00BC0955">
            <w:pPr>
              <w:jc w:val="both"/>
            </w:pPr>
            <w:r w:rsidRPr="007800F7">
              <w:t>The unique identifier assigned t</w:t>
            </w:r>
            <w:r w:rsidR="00C043F5">
              <w:t>o the specified substance group2</w:t>
            </w:r>
            <w:r w:rsidRPr="007800F7">
              <w:t xml:space="preserve"> shall be specified.</w:t>
            </w:r>
          </w:p>
          <w:p w:rsidR="00DB48AE" w:rsidRDefault="00DB48AE" w:rsidP="00BC0955">
            <w:pPr>
              <w:jc w:val="both"/>
            </w:pPr>
          </w:p>
          <w:p w:rsidR="00DB48AE" w:rsidRDefault="00DB48AE" w:rsidP="00BC0955">
            <w:pPr>
              <w:jc w:val="both"/>
            </w:pPr>
            <w:r>
              <w:t xml:space="preserve">NOTE: If a unique “Specified Substance ID” has been assigned, this “Specified Substance ID” shall be specified based on the Substance Name controlled vocabulary.  </w:t>
            </w:r>
          </w:p>
          <w:p w:rsidR="00DB48AE" w:rsidRDefault="00DB48AE" w:rsidP="00BC0955">
            <w:pPr>
              <w:jc w:val="both"/>
            </w:pPr>
          </w:p>
          <w:p w:rsidR="00DB48AE" w:rsidRPr="007800F7" w:rsidRDefault="00DB48AE" w:rsidP="00BC0955">
            <w:pPr>
              <w:jc w:val="both"/>
            </w:pPr>
            <w:r>
              <w:t>In the absence of a unique “Specified Substance ID” e. g. for the initial submission of the substance this data element is not required.</w:t>
            </w:r>
          </w:p>
        </w:tc>
      </w:tr>
      <w:tr w:rsidR="00DB48AE" w:rsidRPr="007A51EF" w:rsidTr="0005144F">
        <w:tc>
          <w:tcPr>
            <w:tcW w:w="1951" w:type="dxa"/>
            <w:shd w:val="clear" w:color="auto" w:fill="auto"/>
          </w:tcPr>
          <w:p w:rsidR="00DB48AE" w:rsidRPr="007A51EF" w:rsidRDefault="00DB48AE" w:rsidP="00BC0955">
            <w:pPr>
              <w:rPr>
                <w:b/>
                <w:lang w:eastAsia="en-US"/>
              </w:rPr>
            </w:pPr>
            <w:r w:rsidRPr="007A51EF">
              <w:rPr>
                <w:b/>
              </w:rPr>
              <w:t>Example(s)</w:t>
            </w:r>
          </w:p>
        </w:tc>
        <w:tc>
          <w:tcPr>
            <w:tcW w:w="8017" w:type="dxa"/>
            <w:shd w:val="clear" w:color="auto" w:fill="auto"/>
          </w:tcPr>
          <w:p w:rsidR="00DB48AE" w:rsidRPr="007A51EF" w:rsidRDefault="00DB48AE" w:rsidP="00BC0955">
            <w:pPr>
              <w:rPr>
                <w:lang w:eastAsia="en-US"/>
              </w:rPr>
            </w:pPr>
          </w:p>
        </w:tc>
      </w:tr>
      <w:tr w:rsidR="00DB48AE" w:rsidRPr="007A51EF" w:rsidTr="0005144F">
        <w:tc>
          <w:tcPr>
            <w:tcW w:w="1951" w:type="dxa"/>
            <w:shd w:val="clear" w:color="auto" w:fill="auto"/>
          </w:tcPr>
          <w:p w:rsidR="00DB48AE" w:rsidRPr="007A51EF" w:rsidRDefault="00DB48AE" w:rsidP="00BC0955">
            <w:pPr>
              <w:rPr>
                <w:b/>
              </w:rPr>
            </w:pPr>
            <w:r w:rsidRPr="007A51EF">
              <w:rPr>
                <w:b/>
              </w:rPr>
              <w:t>Conformance</w:t>
            </w:r>
          </w:p>
        </w:tc>
        <w:tc>
          <w:tcPr>
            <w:tcW w:w="8017" w:type="dxa"/>
            <w:shd w:val="clear" w:color="auto" w:fill="auto"/>
          </w:tcPr>
          <w:p w:rsidR="00DB48AE" w:rsidRPr="007A51EF" w:rsidRDefault="00DB48AE" w:rsidP="00BC0955">
            <w:pPr>
              <w:rPr>
                <w:lang w:eastAsia="en-US"/>
              </w:rPr>
            </w:pPr>
            <w:r>
              <w:rPr>
                <w:lang w:eastAsia="en-US"/>
              </w:rPr>
              <w:t>CONDITIONAL</w:t>
            </w:r>
          </w:p>
        </w:tc>
      </w:tr>
      <w:tr w:rsidR="00DB48AE" w:rsidRPr="007A51EF" w:rsidTr="0005144F">
        <w:tc>
          <w:tcPr>
            <w:tcW w:w="1951" w:type="dxa"/>
            <w:shd w:val="clear" w:color="auto" w:fill="auto"/>
          </w:tcPr>
          <w:p w:rsidR="00DB48AE" w:rsidRPr="007A51EF" w:rsidRDefault="00DB48AE" w:rsidP="00BC0955">
            <w:pPr>
              <w:rPr>
                <w:b/>
              </w:rPr>
            </w:pPr>
            <w:r w:rsidRPr="007A51EF">
              <w:rPr>
                <w:b/>
              </w:rPr>
              <w:t>Data Type</w:t>
            </w:r>
          </w:p>
        </w:tc>
        <w:tc>
          <w:tcPr>
            <w:tcW w:w="8017" w:type="dxa"/>
            <w:shd w:val="clear" w:color="auto" w:fill="auto"/>
          </w:tcPr>
          <w:p w:rsidR="00DB48AE" w:rsidRPr="007A51EF" w:rsidRDefault="00DB48AE" w:rsidP="00BC0955">
            <w:pPr>
              <w:rPr>
                <w:lang w:eastAsia="en-US"/>
              </w:rPr>
            </w:pPr>
            <w:r>
              <w:rPr>
                <w:lang w:eastAsia="en-US"/>
              </w:rPr>
              <w:t>II</w:t>
            </w:r>
          </w:p>
        </w:tc>
      </w:tr>
      <w:tr w:rsidR="00DB48AE" w:rsidRPr="007A51EF" w:rsidTr="0005144F">
        <w:tc>
          <w:tcPr>
            <w:tcW w:w="1951" w:type="dxa"/>
            <w:shd w:val="clear" w:color="auto" w:fill="auto"/>
          </w:tcPr>
          <w:p w:rsidR="00DB48AE" w:rsidRPr="007A51EF" w:rsidRDefault="00DB48AE" w:rsidP="00BC0955">
            <w:pPr>
              <w:rPr>
                <w:b/>
              </w:rPr>
            </w:pPr>
            <w:r w:rsidRPr="007A51EF">
              <w:rPr>
                <w:b/>
              </w:rPr>
              <w:t>Business Rule(s)</w:t>
            </w:r>
          </w:p>
        </w:tc>
        <w:tc>
          <w:tcPr>
            <w:tcW w:w="8017" w:type="dxa"/>
            <w:shd w:val="clear" w:color="auto" w:fill="auto"/>
          </w:tcPr>
          <w:p w:rsidR="00DB48AE" w:rsidRPr="007A51EF" w:rsidRDefault="00DB48AE" w:rsidP="00BC0955">
            <w:pPr>
              <w:jc w:val="both"/>
              <w:rPr>
                <w:lang w:eastAsia="en-US"/>
              </w:rPr>
            </w:pPr>
            <w:r w:rsidRPr="007800F7">
              <w:rPr>
                <w:lang w:eastAsia="en-US"/>
              </w:rPr>
              <w:t>The ID of the substance will be automatically assigned by the system once the message will be processed</w:t>
            </w:r>
            <w:r>
              <w:rPr>
                <w:lang w:eastAsia="en-US"/>
              </w:rPr>
              <w:t>.</w:t>
            </w:r>
          </w:p>
        </w:tc>
      </w:tr>
    </w:tbl>
    <w:p w:rsidR="00D37DDF" w:rsidRDefault="00D37DDF" w:rsidP="00D37DDF">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&lt;code code="</w:t>
      </w:r>
      <w:r w:rsidRPr="0013797D">
        <w:rPr>
          <w:b/>
          <w:bCs/>
          <w:i/>
          <w:iCs/>
        </w:rPr>
        <w:t xml:space="preserve">Substance Specification Group </w:t>
      </w:r>
      <w:r>
        <w:rPr>
          <w:b/>
          <w:bCs/>
          <w:i/>
          <w:iCs/>
        </w:rPr>
        <w:t>2</w:t>
      </w:r>
      <w:r w:rsidRPr="0013797D">
        <w:rPr>
          <w:b/>
          <w:bCs/>
          <w:i/>
          <w:iCs/>
        </w:rPr>
        <w:t xml:space="preserve"> Id</w:t>
      </w:r>
      <w:r>
        <w:t xml:space="preserve">" </w:t>
      </w:r>
      <w:r>
        <w:br/>
        <w:t xml:space="preserve">            codeSystem="</w:t>
      </w:r>
      <w:r>
        <w:rPr>
          <w:i/>
          <w:iCs/>
        </w:rPr>
        <w:t>Substance Specification Group 2</w:t>
      </w:r>
      <w:r w:rsidRPr="0013797D">
        <w:rPr>
          <w:i/>
          <w:iCs/>
        </w:rPr>
        <w:t xml:space="preserve"> Code System (OID)</w:t>
      </w:r>
      <w:r>
        <w:t>"</w:t>
      </w:r>
      <w:r>
        <w:br/>
        <w:t xml:space="preserve">            displayName="</w:t>
      </w:r>
      <w:r w:rsidRPr="0013797D">
        <w:rPr>
          <w:i/>
          <w:iCs/>
        </w:rPr>
        <w:t xml:space="preserve">Substance Specification Group </w:t>
      </w:r>
      <w:r>
        <w:rPr>
          <w:i/>
          <w:iCs/>
        </w:rPr>
        <w:t>2</w:t>
      </w:r>
      <w:r w:rsidRPr="0013797D">
        <w:rPr>
          <w:i/>
          <w:iCs/>
        </w:rPr>
        <w:t xml:space="preserve"> Name</w:t>
      </w:r>
      <w:r w:rsidRPr="0013797D">
        <w:t>"/&gt;</w:t>
      </w:r>
    </w:p>
    <w:p w:rsidR="00DB48AE" w:rsidRPr="00D07280" w:rsidRDefault="00DB48AE" w:rsidP="00DB48AE">
      <w:pPr>
        <w:pStyle w:val="Heading3"/>
        <w:rPr>
          <w:color w:val="0070C0"/>
          <w:lang w:eastAsia="en-US"/>
        </w:rPr>
      </w:pPr>
      <w:bookmarkStart w:id="2086" w:name="_Toc343650568"/>
      <w:r>
        <w:rPr>
          <w:color w:val="0070C0"/>
          <w:lang w:eastAsia="en-US"/>
        </w:rPr>
        <w:lastRenderedPageBreak/>
        <w:t>Specified_Substance_Group2_Name</w:t>
      </w:r>
      <w:bookmarkEnd w:id="208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DB48AE" w:rsidRPr="007A51EF" w:rsidTr="0005144F">
        <w:tc>
          <w:tcPr>
            <w:tcW w:w="1951" w:type="dxa"/>
            <w:shd w:val="clear" w:color="auto" w:fill="auto"/>
          </w:tcPr>
          <w:p w:rsidR="00DB48AE" w:rsidRPr="007A51EF" w:rsidRDefault="00DB48AE" w:rsidP="00BC0955">
            <w:pPr>
              <w:rPr>
                <w:b/>
                <w:lang w:eastAsia="en-US"/>
              </w:rPr>
            </w:pPr>
            <w:r w:rsidRPr="007A51EF">
              <w:rPr>
                <w:b/>
              </w:rPr>
              <w:t>User Guidance</w:t>
            </w:r>
          </w:p>
        </w:tc>
        <w:tc>
          <w:tcPr>
            <w:tcW w:w="8017" w:type="dxa"/>
            <w:shd w:val="clear" w:color="auto" w:fill="auto"/>
          </w:tcPr>
          <w:p w:rsidR="00DB48AE" w:rsidRPr="004946E4" w:rsidRDefault="00DB48AE" w:rsidP="00BC0955">
            <w:pPr>
              <w:jc w:val="both"/>
              <w:rPr>
                <w:lang w:val="en-US"/>
              </w:rPr>
            </w:pPr>
            <w:r w:rsidRPr="00605042">
              <w:rPr>
                <w:lang w:val="en-US"/>
              </w:rPr>
              <w:t>The name of</w:t>
            </w:r>
            <w:r>
              <w:rPr>
                <w:lang w:val="en-US"/>
              </w:rPr>
              <w:t xml:space="preserve"> the specified substance group 2</w:t>
            </w:r>
            <w:r w:rsidRPr="00605042">
              <w:rPr>
                <w:lang w:val="en-US"/>
              </w:rPr>
              <w:t xml:space="preserve"> shall be provided in this field</w:t>
            </w:r>
            <w:r>
              <w:rPr>
                <w:lang w:val="en-US"/>
              </w:rPr>
              <w:t xml:space="preserve">. </w:t>
            </w:r>
            <w:r w:rsidRPr="00844015">
              <w:rPr>
                <w:lang w:eastAsia="en-US"/>
              </w:rPr>
              <w:t>The name should be coined from the preferred term of the substance and the manufacturer</w:t>
            </w:r>
            <w:r>
              <w:rPr>
                <w:lang w:eastAsia="en-US"/>
              </w:rPr>
              <w:t>.</w:t>
            </w:r>
          </w:p>
        </w:tc>
      </w:tr>
      <w:tr w:rsidR="00DB48AE" w:rsidRPr="007A51EF" w:rsidTr="0005144F">
        <w:tc>
          <w:tcPr>
            <w:tcW w:w="1951" w:type="dxa"/>
            <w:shd w:val="clear" w:color="auto" w:fill="auto"/>
          </w:tcPr>
          <w:p w:rsidR="00DB48AE" w:rsidRPr="007A51EF" w:rsidRDefault="00DB48AE" w:rsidP="00BC0955">
            <w:pPr>
              <w:rPr>
                <w:b/>
                <w:lang w:eastAsia="en-US"/>
              </w:rPr>
            </w:pPr>
            <w:r w:rsidRPr="007A51EF">
              <w:rPr>
                <w:b/>
              </w:rPr>
              <w:t>Example(s)</w:t>
            </w:r>
          </w:p>
        </w:tc>
        <w:tc>
          <w:tcPr>
            <w:tcW w:w="8017" w:type="dxa"/>
            <w:shd w:val="clear" w:color="auto" w:fill="auto"/>
          </w:tcPr>
          <w:p w:rsidR="00DB48AE" w:rsidRPr="007A51EF" w:rsidRDefault="00DB48AE" w:rsidP="00BC0955">
            <w:pPr>
              <w:jc w:val="both"/>
              <w:rPr>
                <w:lang w:eastAsia="en-US"/>
              </w:rPr>
            </w:pPr>
            <w:r w:rsidRPr="00605042">
              <w:rPr>
                <w:lang w:eastAsia="en-US"/>
              </w:rPr>
              <w:t>The latest version of the Naming Conventions document (Ref. Doc.: EMA/720247/2011)</w:t>
            </w:r>
            <w:r>
              <w:rPr>
                <w:lang w:eastAsia="en-US"/>
              </w:rPr>
              <w:t>.</w:t>
            </w:r>
          </w:p>
        </w:tc>
      </w:tr>
      <w:tr w:rsidR="00DB48AE" w:rsidRPr="007A51EF" w:rsidTr="0005144F">
        <w:tc>
          <w:tcPr>
            <w:tcW w:w="1951" w:type="dxa"/>
            <w:shd w:val="clear" w:color="auto" w:fill="auto"/>
          </w:tcPr>
          <w:p w:rsidR="00DB48AE" w:rsidRPr="007A51EF" w:rsidRDefault="00DB48AE" w:rsidP="00BC0955">
            <w:pPr>
              <w:rPr>
                <w:b/>
              </w:rPr>
            </w:pPr>
            <w:r w:rsidRPr="007A51EF">
              <w:rPr>
                <w:b/>
              </w:rPr>
              <w:t>Conformance</w:t>
            </w:r>
          </w:p>
        </w:tc>
        <w:tc>
          <w:tcPr>
            <w:tcW w:w="8017" w:type="dxa"/>
            <w:shd w:val="clear" w:color="auto" w:fill="auto"/>
          </w:tcPr>
          <w:p w:rsidR="00DB48AE" w:rsidRPr="007A51EF" w:rsidRDefault="00DB48AE" w:rsidP="00BC0955">
            <w:pPr>
              <w:rPr>
                <w:lang w:eastAsia="en-US"/>
              </w:rPr>
            </w:pPr>
            <w:r>
              <w:rPr>
                <w:lang w:eastAsia="en-US"/>
              </w:rPr>
              <w:t>REQUIRED</w:t>
            </w:r>
          </w:p>
        </w:tc>
      </w:tr>
      <w:tr w:rsidR="00DB48AE" w:rsidRPr="007A51EF" w:rsidTr="0005144F">
        <w:tc>
          <w:tcPr>
            <w:tcW w:w="1951" w:type="dxa"/>
            <w:shd w:val="clear" w:color="auto" w:fill="auto"/>
          </w:tcPr>
          <w:p w:rsidR="00DB48AE" w:rsidRPr="007A51EF" w:rsidRDefault="00DB48AE" w:rsidP="00BC0955">
            <w:pPr>
              <w:rPr>
                <w:b/>
              </w:rPr>
            </w:pPr>
            <w:r w:rsidRPr="007A51EF">
              <w:rPr>
                <w:b/>
              </w:rPr>
              <w:t>Data Type</w:t>
            </w:r>
          </w:p>
        </w:tc>
        <w:tc>
          <w:tcPr>
            <w:tcW w:w="8017" w:type="dxa"/>
            <w:shd w:val="clear" w:color="auto" w:fill="auto"/>
          </w:tcPr>
          <w:p w:rsidR="00DB48AE" w:rsidRPr="007A51EF" w:rsidRDefault="00DB48AE" w:rsidP="00BC0955">
            <w:pPr>
              <w:rPr>
                <w:lang w:eastAsia="en-US"/>
              </w:rPr>
            </w:pPr>
            <w:r>
              <w:rPr>
                <w:lang w:eastAsia="en-US"/>
              </w:rPr>
              <w:t>ST</w:t>
            </w:r>
          </w:p>
        </w:tc>
      </w:tr>
      <w:tr w:rsidR="00DB48AE" w:rsidRPr="007A51EF" w:rsidTr="0005144F">
        <w:tc>
          <w:tcPr>
            <w:tcW w:w="1951" w:type="dxa"/>
            <w:shd w:val="clear" w:color="auto" w:fill="auto"/>
          </w:tcPr>
          <w:p w:rsidR="00DB48AE" w:rsidRPr="007A51EF" w:rsidRDefault="00DB48AE" w:rsidP="00BC0955">
            <w:pPr>
              <w:rPr>
                <w:b/>
              </w:rPr>
            </w:pPr>
            <w:r w:rsidRPr="007A51EF">
              <w:rPr>
                <w:b/>
              </w:rPr>
              <w:t>Business Rule(s)</w:t>
            </w:r>
          </w:p>
        </w:tc>
        <w:tc>
          <w:tcPr>
            <w:tcW w:w="8017" w:type="dxa"/>
            <w:shd w:val="clear" w:color="auto" w:fill="auto"/>
          </w:tcPr>
          <w:p w:rsidR="00DB48AE" w:rsidRPr="007A51EF" w:rsidRDefault="00DB48AE" w:rsidP="00BC0955">
            <w:pPr>
              <w:jc w:val="both"/>
              <w:rPr>
                <w:lang w:eastAsia="en-US"/>
              </w:rPr>
            </w:pPr>
            <w:r w:rsidRPr="00844015">
              <w:rPr>
                <w:lang w:eastAsia="en-US"/>
              </w:rPr>
              <w:t>The name should be coined from a concatenation of the preferred term of the parent substance and the manufacturer (i.e. Human Insulin Lilly).</w:t>
            </w:r>
          </w:p>
        </w:tc>
      </w:tr>
    </w:tbl>
    <w:p w:rsidR="00D37DDF" w:rsidRDefault="00D37DDF" w:rsidP="00D37DDF">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&lt;code code="</w:t>
      </w:r>
      <w:r w:rsidRPr="0013797D">
        <w:rPr>
          <w:i/>
          <w:iCs/>
        </w:rPr>
        <w:t xml:space="preserve">Substance Specification Group </w:t>
      </w:r>
      <w:r>
        <w:rPr>
          <w:i/>
          <w:iCs/>
        </w:rPr>
        <w:t>2</w:t>
      </w:r>
      <w:r w:rsidRPr="0013797D">
        <w:rPr>
          <w:i/>
          <w:iCs/>
        </w:rPr>
        <w:t xml:space="preserve"> </w:t>
      </w:r>
      <w:r>
        <w:rPr>
          <w:i/>
          <w:iCs/>
        </w:rPr>
        <w:t>Id</w:t>
      </w:r>
      <w:r>
        <w:t xml:space="preserve">" </w:t>
      </w:r>
      <w:r>
        <w:br/>
        <w:t xml:space="preserve">            codeSystem="</w:t>
      </w:r>
      <w:r>
        <w:rPr>
          <w:i/>
          <w:iCs/>
        </w:rPr>
        <w:t>Substance Specification Group 2</w:t>
      </w:r>
      <w:r w:rsidRPr="0013797D">
        <w:rPr>
          <w:i/>
          <w:iCs/>
        </w:rPr>
        <w:t xml:space="preserve"> Code System (OID)</w:t>
      </w:r>
      <w:r>
        <w:t>"</w:t>
      </w:r>
      <w:r>
        <w:br/>
        <w:t xml:space="preserve">            displayName="</w:t>
      </w:r>
      <w:r w:rsidRPr="0013797D">
        <w:rPr>
          <w:b/>
          <w:bCs/>
          <w:i/>
          <w:iCs/>
        </w:rPr>
        <w:t xml:space="preserve">Substance Specification Group </w:t>
      </w:r>
      <w:r>
        <w:rPr>
          <w:b/>
          <w:bCs/>
          <w:i/>
          <w:iCs/>
        </w:rPr>
        <w:t>2</w:t>
      </w:r>
      <w:r w:rsidRPr="0013797D">
        <w:rPr>
          <w:b/>
          <w:bCs/>
          <w:i/>
          <w:iCs/>
        </w:rPr>
        <w:t xml:space="preserve"> Name</w:t>
      </w:r>
      <w:r w:rsidRPr="0013797D">
        <w:t>"/&gt;</w:t>
      </w:r>
    </w:p>
    <w:p w:rsidR="002A22CF" w:rsidRPr="00090E60" w:rsidRDefault="002A22CF" w:rsidP="00444243">
      <w:pPr>
        <w:pStyle w:val="Heading3"/>
        <w:rPr>
          <w:color w:val="0070C0"/>
          <w:lang w:eastAsia="en-US"/>
        </w:rPr>
      </w:pPr>
      <w:bookmarkStart w:id="2087" w:name="_Toc343650569"/>
      <w:r w:rsidRPr="00090E60">
        <w:rPr>
          <w:color w:val="0070C0"/>
          <w:lang w:eastAsia="en-US"/>
        </w:rPr>
        <w:t>Parent Substance ID</w:t>
      </w:r>
      <w:bookmarkEnd w:id="2084"/>
      <w:bookmarkEnd w:id="2085"/>
      <w:bookmarkEnd w:id="208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E4A07" w:rsidRPr="007A51EF" w:rsidTr="0005144F">
        <w:tc>
          <w:tcPr>
            <w:tcW w:w="1951" w:type="dxa"/>
            <w:shd w:val="clear" w:color="auto" w:fill="auto"/>
          </w:tcPr>
          <w:p w:rsidR="00FE4A07" w:rsidRPr="007A51EF" w:rsidRDefault="00FE4A07" w:rsidP="00641FB1">
            <w:pPr>
              <w:rPr>
                <w:b/>
                <w:lang w:eastAsia="en-US"/>
              </w:rPr>
            </w:pPr>
            <w:r w:rsidRPr="007A51EF">
              <w:rPr>
                <w:b/>
              </w:rPr>
              <w:t>User Guidance</w:t>
            </w:r>
          </w:p>
        </w:tc>
        <w:tc>
          <w:tcPr>
            <w:tcW w:w="8017" w:type="dxa"/>
            <w:shd w:val="clear" w:color="auto" w:fill="auto"/>
          </w:tcPr>
          <w:p w:rsidR="00FE4A07" w:rsidRDefault="00844015" w:rsidP="006530FC">
            <w:pPr>
              <w:jc w:val="both"/>
              <w:rPr>
                <w:lang w:eastAsia="en-US"/>
              </w:rPr>
            </w:pPr>
            <w:r w:rsidRPr="00844015">
              <w:rPr>
                <w:lang w:eastAsia="en-US"/>
              </w:rPr>
              <w:t>The substance or specified substance group 1 ID that identifies the manufactured substance</w:t>
            </w:r>
            <w:r>
              <w:rPr>
                <w:lang w:eastAsia="en-US"/>
              </w:rPr>
              <w:t>.</w:t>
            </w:r>
            <w:r w:rsidR="006530FC">
              <w:rPr>
                <w:lang w:eastAsia="en-US"/>
              </w:rPr>
              <w:t xml:space="preserve"> The unique identifier assigned to the substance that is the parent of the specified substance shall be provided based on controlled vocabulary. The ID of the parent for the specified substance group 1 may refer to either a substance ID or a specified substance group 1 ID.</w:t>
            </w:r>
          </w:p>
          <w:p w:rsidR="00322C75" w:rsidRDefault="00322C75" w:rsidP="00322C75">
            <w:pPr>
              <w:jc w:val="both"/>
              <w:rPr>
                <w:lang w:eastAsia="en-US"/>
              </w:rPr>
            </w:pPr>
          </w:p>
          <w:p w:rsidR="00322C75" w:rsidRPr="007A51EF" w:rsidRDefault="00322C75" w:rsidP="00322C75">
            <w:pPr>
              <w:jc w:val="both"/>
              <w:rPr>
                <w:lang w:eastAsia="en-US"/>
              </w:rPr>
            </w:pPr>
            <w:r>
              <w:rPr>
                <w:lang w:eastAsia="en-US"/>
              </w:rPr>
              <w:t>NOTE: If a unique “ID” has been assigned, this “ID” shall be specified based on the Substance Name CV.  In the absence of a unique “ID” e. g. for the initial submission of specified substance and parent substance, the name of the parent substance shall be specified.</w:t>
            </w:r>
          </w:p>
        </w:tc>
      </w:tr>
      <w:tr w:rsidR="00FE4A07" w:rsidRPr="007A51EF" w:rsidTr="0005144F">
        <w:tc>
          <w:tcPr>
            <w:tcW w:w="1951" w:type="dxa"/>
            <w:shd w:val="clear" w:color="auto" w:fill="auto"/>
          </w:tcPr>
          <w:p w:rsidR="00FE4A07" w:rsidRPr="007A51EF" w:rsidRDefault="00FE4A07" w:rsidP="00641FB1">
            <w:pPr>
              <w:rPr>
                <w:b/>
                <w:lang w:eastAsia="en-US"/>
              </w:rPr>
            </w:pPr>
            <w:r w:rsidRPr="007A51EF">
              <w:rPr>
                <w:b/>
              </w:rPr>
              <w:t>Example(s)</w:t>
            </w:r>
          </w:p>
        </w:tc>
        <w:tc>
          <w:tcPr>
            <w:tcW w:w="8017" w:type="dxa"/>
            <w:shd w:val="clear" w:color="auto" w:fill="auto"/>
          </w:tcPr>
          <w:p w:rsidR="00FE4A07" w:rsidRPr="007A51EF" w:rsidRDefault="00FE4A07" w:rsidP="00641FB1">
            <w:pPr>
              <w:rPr>
                <w:lang w:eastAsia="en-US"/>
              </w:rPr>
            </w:pPr>
          </w:p>
        </w:tc>
      </w:tr>
      <w:tr w:rsidR="00FE4A07" w:rsidRPr="007A51EF" w:rsidTr="0005144F">
        <w:tc>
          <w:tcPr>
            <w:tcW w:w="1951" w:type="dxa"/>
            <w:shd w:val="clear" w:color="auto" w:fill="auto"/>
          </w:tcPr>
          <w:p w:rsidR="00FE4A07" w:rsidRPr="007A51EF" w:rsidRDefault="00FE4A07" w:rsidP="00641FB1">
            <w:pPr>
              <w:rPr>
                <w:b/>
              </w:rPr>
            </w:pPr>
            <w:r w:rsidRPr="007A51EF">
              <w:rPr>
                <w:b/>
              </w:rPr>
              <w:t>Conformance</w:t>
            </w:r>
          </w:p>
        </w:tc>
        <w:tc>
          <w:tcPr>
            <w:tcW w:w="8017" w:type="dxa"/>
            <w:shd w:val="clear" w:color="auto" w:fill="auto"/>
          </w:tcPr>
          <w:p w:rsidR="00FE4A07" w:rsidRPr="007A51EF" w:rsidRDefault="006530FC" w:rsidP="00641FB1">
            <w:pPr>
              <w:rPr>
                <w:lang w:eastAsia="en-US"/>
              </w:rPr>
            </w:pPr>
            <w:r>
              <w:rPr>
                <w:lang w:eastAsia="en-US"/>
              </w:rPr>
              <w:t>REQUIRED</w:t>
            </w:r>
          </w:p>
        </w:tc>
      </w:tr>
      <w:tr w:rsidR="00FE4A07" w:rsidRPr="007A51EF" w:rsidTr="0005144F">
        <w:tc>
          <w:tcPr>
            <w:tcW w:w="1951" w:type="dxa"/>
            <w:shd w:val="clear" w:color="auto" w:fill="auto"/>
          </w:tcPr>
          <w:p w:rsidR="00FE4A07" w:rsidRPr="007A51EF" w:rsidRDefault="00FE4A07" w:rsidP="00641FB1">
            <w:pPr>
              <w:rPr>
                <w:b/>
              </w:rPr>
            </w:pPr>
            <w:r w:rsidRPr="007A51EF">
              <w:rPr>
                <w:b/>
              </w:rPr>
              <w:t>Data Type</w:t>
            </w:r>
          </w:p>
        </w:tc>
        <w:tc>
          <w:tcPr>
            <w:tcW w:w="8017" w:type="dxa"/>
            <w:shd w:val="clear" w:color="auto" w:fill="auto"/>
          </w:tcPr>
          <w:p w:rsidR="00FE4A07" w:rsidRPr="007A51EF" w:rsidRDefault="006530FC" w:rsidP="00641FB1">
            <w:pPr>
              <w:rPr>
                <w:lang w:eastAsia="en-US"/>
              </w:rPr>
            </w:pPr>
            <w:r>
              <w:rPr>
                <w:lang w:eastAsia="en-US"/>
              </w:rPr>
              <w:t>CD</w:t>
            </w:r>
          </w:p>
        </w:tc>
      </w:tr>
      <w:tr w:rsidR="00FE4A07" w:rsidRPr="007A51EF" w:rsidTr="0005144F">
        <w:tc>
          <w:tcPr>
            <w:tcW w:w="1951" w:type="dxa"/>
            <w:shd w:val="clear" w:color="auto" w:fill="auto"/>
          </w:tcPr>
          <w:p w:rsidR="00FE4A07" w:rsidRPr="007A51EF" w:rsidRDefault="00FE4A07" w:rsidP="00641FB1">
            <w:pPr>
              <w:rPr>
                <w:b/>
              </w:rPr>
            </w:pPr>
            <w:r w:rsidRPr="007A51EF">
              <w:rPr>
                <w:b/>
              </w:rPr>
              <w:t>Business Rule(s)</w:t>
            </w:r>
          </w:p>
        </w:tc>
        <w:tc>
          <w:tcPr>
            <w:tcW w:w="8017" w:type="dxa"/>
            <w:shd w:val="clear" w:color="auto" w:fill="auto"/>
          </w:tcPr>
          <w:p w:rsidR="00FE4A07" w:rsidRPr="007A51EF" w:rsidRDefault="00FE4A07" w:rsidP="00641FB1">
            <w:pPr>
              <w:rPr>
                <w:lang w:eastAsia="en-US"/>
              </w:rPr>
            </w:pPr>
          </w:p>
        </w:tc>
      </w:tr>
    </w:tbl>
    <w:p w:rsidR="00D37DDF" w:rsidRDefault="00D37DDF" w:rsidP="00363FD6">
      <w:pPr>
        <w:pStyle w:val="XML"/>
      </w:pPr>
      <w:r>
        <w:t>&lt;identifiedSubstance&gt;</w:t>
      </w:r>
      <w:r>
        <w:br/>
        <w:t xml:space="preserve">  &lt;identifiedSubstance&gt;</w:t>
      </w:r>
      <w:r>
        <w:br/>
        <w:t xml:space="preserve">    &lt;code code="</w:t>
      </w:r>
      <w:r>
        <w:rPr>
          <w:b/>
          <w:bCs/>
          <w:i/>
          <w:iCs/>
        </w:rPr>
        <w:t>Parent S</w:t>
      </w:r>
      <w:r w:rsidRPr="0013797D">
        <w:rPr>
          <w:b/>
          <w:bCs/>
          <w:i/>
          <w:iCs/>
        </w:rPr>
        <w:t>ubstance Id</w:t>
      </w:r>
      <w:r>
        <w:t>" codeSystem="</w:t>
      </w:r>
      <w:r>
        <w:rPr>
          <w:i/>
          <w:iCs/>
        </w:rPr>
        <w:t>Substance Id</w:t>
      </w:r>
      <w:r w:rsidRPr="0013797D">
        <w:rPr>
          <w:i/>
          <w:iCs/>
        </w:rPr>
        <w:t xml:space="preserve"> System (OID)</w:t>
      </w:r>
      <w:r>
        <w:t>"</w:t>
      </w:r>
      <w:r w:rsidR="00530140">
        <w:br/>
        <w:t xml:space="preserve">    &lt;name&gt;</w:t>
      </w:r>
      <w:r w:rsidR="00530140" w:rsidRPr="00530140">
        <w:rPr>
          <w:b/>
          <w:bCs/>
          <w:i/>
          <w:iCs/>
        </w:rPr>
        <w:t>Parent Substance Name</w:t>
      </w:r>
      <w:r w:rsidR="00530140">
        <w:t>&lt;/name&gt;</w:t>
      </w:r>
      <w:r>
        <w:br/>
        <w:t xml:space="preserve">  &lt;/identifiedSubstance&gt;</w:t>
      </w:r>
      <w:r>
        <w:br/>
        <w:t xml:space="preserve">  &lt;subjectOf&gt;</w:t>
      </w:r>
      <w:r>
        <w:br/>
        <w:t xml:space="preserve">    &lt;substanceSpecification&gt;</w:t>
      </w:r>
    </w:p>
    <w:p w:rsidR="00AE04B1" w:rsidRPr="00090E60" w:rsidRDefault="00AE04B1" w:rsidP="00AE04B1">
      <w:pPr>
        <w:pStyle w:val="Heading3"/>
        <w:rPr>
          <w:color w:val="FF0000"/>
          <w:lang w:eastAsia="en-US"/>
        </w:rPr>
      </w:pPr>
      <w:bookmarkStart w:id="2088" w:name="_Toc343650570"/>
      <w:r w:rsidRPr="00090E60">
        <w:rPr>
          <w:color w:val="FF0000"/>
          <w:lang w:eastAsia="en-US"/>
        </w:rPr>
        <w:t>Manufacturing</w:t>
      </w:r>
      <w:bookmarkEnd w:id="2088"/>
      <w:ins w:id="2089" w:author="HYST (Hiroyuki Sato)" w:date="2013-01-08T18:04:00Z">
        <w:r w:rsidR="005044A6" w:rsidRPr="0014542C">
          <w:rPr>
            <w:rFonts w:eastAsia="MS Mincho" w:hint="eastAsia"/>
            <w:color w:val="FF0000"/>
            <w:lang w:eastAsia="ja-JP"/>
          </w:rPr>
          <w:t xml:space="preserve"> </w:t>
        </w:r>
      </w:ins>
    </w:p>
    <w:p w:rsidR="00AE04B1" w:rsidRPr="0017090F" w:rsidRDefault="00AE04B1" w:rsidP="00AE04B1">
      <w:pPr>
        <w:pStyle w:val="Heading4"/>
        <w:rPr>
          <w:color w:val="0070C0"/>
          <w:lang w:eastAsia="en-US"/>
        </w:rPr>
      </w:pPr>
      <w:bookmarkStart w:id="2090" w:name="_Toc304805926"/>
      <w:bookmarkStart w:id="2091" w:name="_Toc304814881"/>
      <w:r w:rsidRPr="0017090F">
        <w:rPr>
          <w:color w:val="0070C0"/>
          <w:lang w:eastAsia="en-US"/>
        </w:rPr>
        <w:t>Manufacturer ID</w:t>
      </w:r>
      <w:bookmarkEnd w:id="2090"/>
      <w:bookmarkEnd w:id="2091"/>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AE04B1" w:rsidRPr="007A51EF" w:rsidTr="0005144F">
        <w:tc>
          <w:tcPr>
            <w:tcW w:w="1951" w:type="dxa"/>
            <w:shd w:val="clear" w:color="auto" w:fill="auto"/>
          </w:tcPr>
          <w:p w:rsidR="00AE04B1" w:rsidRPr="007A51EF" w:rsidRDefault="00AE04B1" w:rsidP="00641FB1">
            <w:pPr>
              <w:rPr>
                <w:b/>
                <w:lang w:eastAsia="en-US"/>
              </w:rPr>
            </w:pPr>
            <w:r w:rsidRPr="007A51EF">
              <w:rPr>
                <w:b/>
              </w:rPr>
              <w:t>User Guidance</w:t>
            </w:r>
          </w:p>
        </w:tc>
        <w:tc>
          <w:tcPr>
            <w:tcW w:w="8017" w:type="dxa"/>
            <w:shd w:val="clear" w:color="auto" w:fill="auto"/>
          </w:tcPr>
          <w:p w:rsidR="00AE04B1" w:rsidRPr="007A51EF" w:rsidRDefault="00C7507A" w:rsidP="00641FB1">
            <w:pPr>
              <w:rPr>
                <w:lang w:eastAsia="en-US"/>
              </w:rPr>
            </w:pPr>
            <w:r w:rsidRPr="00C7507A">
              <w:rPr>
                <w:lang w:eastAsia="en-US"/>
              </w:rPr>
              <w:t>The unique code used to track manufacturers</w:t>
            </w:r>
            <w:r w:rsidR="009F40AB">
              <w:rPr>
                <w:lang w:eastAsia="en-US"/>
              </w:rPr>
              <w:t>.</w:t>
            </w:r>
          </w:p>
        </w:tc>
      </w:tr>
      <w:tr w:rsidR="00AE04B1" w:rsidRPr="007A51EF" w:rsidTr="0005144F">
        <w:tc>
          <w:tcPr>
            <w:tcW w:w="1951" w:type="dxa"/>
            <w:shd w:val="clear" w:color="auto" w:fill="auto"/>
          </w:tcPr>
          <w:p w:rsidR="00AE04B1" w:rsidRPr="007A51EF" w:rsidRDefault="00AE04B1" w:rsidP="00641FB1">
            <w:pPr>
              <w:rPr>
                <w:b/>
                <w:lang w:eastAsia="en-US"/>
              </w:rPr>
            </w:pPr>
            <w:r w:rsidRPr="007A51EF">
              <w:rPr>
                <w:b/>
              </w:rPr>
              <w:t>Example(s)</w:t>
            </w:r>
          </w:p>
        </w:tc>
        <w:tc>
          <w:tcPr>
            <w:tcW w:w="8017" w:type="dxa"/>
            <w:shd w:val="clear" w:color="auto" w:fill="auto"/>
          </w:tcPr>
          <w:p w:rsidR="00AE04B1" w:rsidRPr="007A51EF" w:rsidRDefault="00AE04B1" w:rsidP="00641FB1">
            <w:pPr>
              <w:rPr>
                <w:lang w:eastAsia="en-US"/>
              </w:rPr>
            </w:pPr>
          </w:p>
        </w:tc>
      </w:tr>
      <w:tr w:rsidR="00AE04B1" w:rsidRPr="007A51EF" w:rsidTr="0005144F">
        <w:tc>
          <w:tcPr>
            <w:tcW w:w="1951" w:type="dxa"/>
            <w:shd w:val="clear" w:color="auto" w:fill="auto"/>
          </w:tcPr>
          <w:p w:rsidR="00AE04B1" w:rsidRPr="007A51EF" w:rsidRDefault="00AE04B1" w:rsidP="00641FB1">
            <w:pPr>
              <w:rPr>
                <w:b/>
              </w:rPr>
            </w:pPr>
            <w:r w:rsidRPr="007A51EF">
              <w:rPr>
                <w:b/>
              </w:rPr>
              <w:t>Conformance</w:t>
            </w:r>
          </w:p>
        </w:tc>
        <w:tc>
          <w:tcPr>
            <w:tcW w:w="8017" w:type="dxa"/>
            <w:shd w:val="clear" w:color="auto" w:fill="auto"/>
          </w:tcPr>
          <w:p w:rsidR="00AE04B1" w:rsidRPr="007A51EF" w:rsidRDefault="00C7507A" w:rsidP="00641FB1">
            <w:pPr>
              <w:rPr>
                <w:lang w:eastAsia="en-US"/>
              </w:rPr>
            </w:pPr>
            <w:r>
              <w:rPr>
                <w:lang w:eastAsia="en-US"/>
              </w:rPr>
              <w:t>REQUIRED</w:t>
            </w:r>
          </w:p>
        </w:tc>
      </w:tr>
      <w:tr w:rsidR="00AE04B1" w:rsidRPr="007A51EF" w:rsidTr="0005144F">
        <w:tc>
          <w:tcPr>
            <w:tcW w:w="1951" w:type="dxa"/>
            <w:shd w:val="clear" w:color="auto" w:fill="auto"/>
          </w:tcPr>
          <w:p w:rsidR="00AE04B1" w:rsidRPr="007A51EF" w:rsidRDefault="00AE04B1" w:rsidP="00641FB1">
            <w:pPr>
              <w:rPr>
                <w:b/>
              </w:rPr>
            </w:pPr>
            <w:r w:rsidRPr="007A51EF">
              <w:rPr>
                <w:b/>
              </w:rPr>
              <w:t>Data Type</w:t>
            </w:r>
          </w:p>
        </w:tc>
        <w:tc>
          <w:tcPr>
            <w:tcW w:w="8017" w:type="dxa"/>
            <w:shd w:val="clear" w:color="auto" w:fill="auto"/>
          </w:tcPr>
          <w:p w:rsidR="00AE04B1" w:rsidRPr="007A51EF" w:rsidRDefault="00AE04B1" w:rsidP="00641FB1">
            <w:pPr>
              <w:rPr>
                <w:lang w:eastAsia="en-US"/>
              </w:rPr>
            </w:pPr>
            <w:r>
              <w:rPr>
                <w:lang w:eastAsia="en-US"/>
              </w:rPr>
              <w:t>CD</w:t>
            </w:r>
          </w:p>
        </w:tc>
      </w:tr>
      <w:tr w:rsidR="00AE04B1" w:rsidRPr="007A51EF" w:rsidTr="0005144F">
        <w:tc>
          <w:tcPr>
            <w:tcW w:w="1951" w:type="dxa"/>
            <w:shd w:val="clear" w:color="auto" w:fill="auto"/>
          </w:tcPr>
          <w:p w:rsidR="00AE04B1" w:rsidRPr="007A51EF" w:rsidRDefault="00AE04B1" w:rsidP="00641FB1">
            <w:pPr>
              <w:rPr>
                <w:b/>
              </w:rPr>
            </w:pPr>
            <w:r w:rsidRPr="007A51EF">
              <w:rPr>
                <w:b/>
              </w:rPr>
              <w:t>Business Rule(s)</w:t>
            </w:r>
          </w:p>
        </w:tc>
        <w:tc>
          <w:tcPr>
            <w:tcW w:w="8017" w:type="dxa"/>
            <w:shd w:val="clear" w:color="auto" w:fill="auto"/>
          </w:tcPr>
          <w:p w:rsidR="00AE04B1" w:rsidRPr="007A51EF" w:rsidRDefault="009F40AB" w:rsidP="009F40AB">
            <w:pPr>
              <w:jc w:val="both"/>
              <w:rPr>
                <w:lang w:eastAsia="en-US"/>
              </w:rPr>
            </w:pPr>
            <w:r w:rsidRPr="009F40AB">
              <w:rPr>
                <w:lang w:eastAsia="en-US"/>
              </w:rPr>
              <w:t>An ID associated with each manufacturer may or may not be linked to a manufacturer site</w:t>
            </w:r>
            <w:r>
              <w:rPr>
                <w:lang w:eastAsia="en-US"/>
              </w:rPr>
              <w:t>,</w:t>
            </w:r>
          </w:p>
        </w:tc>
      </w:tr>
    </w:tbl>
    <w:p w:rsidR="00A251F7" w:rsidRDefault="00A251F7" w:rsidP="002135DE">
      <w:pPr>
        <w:pStyle w:val="XML"/>
      </w:pPr>
      <w:bookmarkStart w:id="2092" w:name="_Toc304805924"/>
      <w:bookmarkStart w:id="2093" w:name="_Toc304814879"/>
      <w:r>
        <w:lastRenderedPageBreak/>
        <w:t>&lt;identifiedSubstance&gt;</w:t>
      </w:r>
      <w:r>
        <w:br/>
        <w:t xml:space="preserve">  &lt;identifiedSubstance&gt;</w:t>
      </w:r>
      <w:r w:rsidR="002135DE">
        <w:t>&lt;!-- Substance Details --&gt;</w:t>
      </w:r>
      <w:r>
        <w:t>&lt;/identifiedSubstance&gt;</w:t>
      </w:r>
      <w:r>
        <w:br/>
        <w:t xml:space="preserve">  &lt;subjectOf&gt;</w:t>
      </w:r>
      <w:r>
        <w:br/>
        <w:t xml:space="preserve">    &lt;substanceSpecification&gt;</w:t>
      </w:r>
      <w:r>
        <w:br/>
        <w:t xml:space="preserve">      &lt;author&gt;</w:t>
      </w:r>
      <w:r>
        <w:br/>
        <w:t xml:space="preserve">        &lt;assignedEntity&gt;</w:t>
      </w:r>
      <w:r>
        <w:br/>
        <w:t xml:space="preserve">          &lt;representedOrganization&gt;</w:t>
      </w:r>
      <w:r>
        <w:br/>
        <w:t xml:space="preserve">            &lt;id extension="</w:t>
      </w:r>
      <w:r w:rsidRPr="002135DE">
        <w:rPr>
          <w:b/>
          <w:bCs/>
          <w:i/>
          <w:iCs/>
        </w:rPr>
        <w:t>Manufacturer Id</w:t>
      </w:r>
      <w:r>
        <w:t xml:space="preserve">" </w:t>
      </w:r>
      <w:r>
        <w:br/>
        <w:t xml:space="preserve">                root="</w:t>
      </w:r>
      <w:r w:rsidRPr="0013797D">
        <w:rPr>
          <w:i/>
          <w:iCs/>
        </w:rPr>
        <w:t>Manufacturer Id System (OID)</w:t>
      </w:r>
      <w:r>
        <w:t>"/&gt;</w:t>
      </w:r>
    </w:p>
    <w:p w:rsidR="002A22CF" w:rsidRPr="0017090F" w:rsidRDefault="002A22CF" w:rsidP="00AE04B1">
      <w:pPr>
        <w:pStyle w:val="Heading4"/>
        <w:rPr>
          <w:color w:val="0070C0"/>
          <w:lang w:eastAsia="en-US"/>
        </w:rPr>
      </w:pPr>
      <w:r w:rsidRPr="0017090F">
        <w:rPr>
          <w:color w:val="0070C0"/>
          <w:lang w:eastAsia="en-US"/>
        </w:rPr>
        <w:t>Manufacturer Name</w:t>
      </w:r>
      <w:bookmarkEnd w:id="2092"/>
      <w:bookmarkEnd w:id="2093"/>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E4A07" w:rsidRPr="007A51EF" w:rsidTr="0005144F">
        <w:tc>
          <w:tcPr>
            <w:tcW w:w="1951" w:type="dxa"/>
            <w:shd w:val="clear" w:color="auto" w:fill="auto"/>
          </w:tcPr>
          <w:p w:rsidR="00FE4A07" w:rsidRPr="007A51EF" w:rsidRDefault="00FE4A07" w:rsidP="00641FB1">
            <w:pPr>
              <w:rPr>
                <w:b/>
                <w:lang w:eastAsia="en-US"/>
              </w:rPr>
            </w:pPr>
            <w:r w:rsidRPr="007A51EF">
              <w:rPr>
                <w:b/>
              </w:rPr>
              <w:t>User Guidance</w:t>
            </w:r>
          </w:p>
        </w:tc>
        <w:tc>
          <w:tcPr>
            <w:tcW w:w="8017" w:type="dxa"/>
            <w:shd w:val="clear" w:color="auto" w:fill="auto"/>
          </w:tcPr>
          <w:p w:rsidR="00FE4A07" w:rsidRPr="007A51EF" w:rsidRDefault="00844015" w:rsidP="00641FB1">
            <w:pPr>
              <w:rPr>
                <w:lang w:eastAsia="en-US"/>
              </w:rPr>
            </w:pPr>
            <w:r w:rsidRPr="00844015">
              <w:rPr>
                <w:lang w:eastAsia="en-US"/>
              </w:rPr>
              <w:t>The name of the manufacturer or repackager</w:t>
            </w:r>
            <w:r w:rsidR="00C7507A">
              <w:rPr>
                <w:lang w:eastAsia="en-US"/>
              </w:rPr>
              <w:t xml:space="preserve"> </w:t>
            </w:r>
            <w:r w:rsidR="00C7507A" w:rsidRPr="00C7507A">
              <w:rPr>
                <w:lang w:eastAsia="en-US"/>
              </w:rPr>
              <w:t>of the specified substance</w:t>
            </w:r>
            <w:r>
              <w:rPr>
                <w:lang w:eastAsia="en-US"/>
              </w:rPr>
              <w:t>.</w:t>
            </w:r>
          </w:p>
        </w:tc>
      </w:tr>
      <w:tr w:rsidR="00FE4A07" w:rsidRPr="007A51EF" w:rsidTr="0005144F">
        <w:tc>
          <w:tcPr>
            <w:tcW w:w="1951" w:type="dxa"/>
            <w:shd w:val="clear" w:color="auto" w:fill="auto"/>
          </w:tcPr>
          <w:p w:rsidR="00FE4A07" w:rsidRPr="007A51EF" w:rsidRDefault="00FE4A07" w:rsidP="00641FB1">
            <w:pPr>
              <w:rPr>
                <w:b/>
                <w:lang w:eastAsia="en-US"/>
              </w:rPr>
            </w:pPr>
            <w:r w:rsidRPr="007A51EF">
              <w:rPr>
                <w:b/>
              </w:rPr>
              <w:t>Example(s)</w:t>
            </w:r>
          </w:p>
        </w:tc>
        <w:tc>
          <w:tcPr>
            <w:tcW w:w="8017" w:type="dxa"/>
            <w:shd w:val="clear" w:color="auto" w:fill="auto"/>
          </w:tcPr>
          <w:p w:rsidR="00FE4A07" w:rsidRPr="007A51EF" w:rsidRDefault="00FE4A07" w:rsidP="00641FB1">
            <w:pPr>
              <w:rPr>
                <w:lang w:eastAsia="en-US"/>
              </w:rPr>
            </w:pPr>
          </w:p>
        </w:tc>
      </w:tr>
      <w:tr w:rsidR="00FE4A07" w:rsidRPr="007A51EF" w:rsidTr="0005144F">
        <w:tc>
          <w:tcPr>
            <w:tcW w:w="1951" w:type="dxa"/>
            <w:shd w:val="clear" w:color="auto" w:fill="auto"/>
          </w:tcPr>
          <w:p w:rsidR="00FE4A07" w:rsidRPr="007A51EF" w:rsidRDefault="00FE4A07" w:rsidP="00641FB1">
            <w:pPr>
              <w:rPr>
                <w:b/>
              </w:rPr>
            </w:pPr>
            <w:r w:rsidRPr="007A51EF">
              <w:rPr>
                <w:b/>
              </w:rPr>
              <w:t>Conformance</w:t>
            </w:r>
          </w:p>
        </w:tc>
        <w:tc>
          <w:tcPr>
            <w:tcW w:w="8017" w:type="dxa"/>
            <w:shd w:val="clear" w:color="auto" w:fill="auto"/>
          </w:tcPr>
          <w:p w:rsidR="00FE4A07" w:rsidRPr="007A51EF" w:rsidRDefault="00C7507A" w:rsidP="00641FB1">
            <w:pPr>
              <w:rPr>
                <w:lang w:eastAsia="en-US"/>
              </w:rPr>
            </w:pPr>
            <w:r>
              <w:rPr>
                <w:lang w:eastAsia="en-US"/>
              </w:rPr>
              <w:t>REQUIRED</w:t>
            </w:r>
          </w:p>
        </w:tc>
      </w:tr>
      <w:tr w:rsidR="00FE4A07" w:rsidRPr="007A51EF" w:rsidTr="0005144F">
        <w:tc>
          <w:tcPr>
            <w:tcW w:w="1951" w:type="dxa"/>
            <w:shd w:val="clear" w:color="auto" w:fill="auto"/>
          </w:tcPr>
          <w:p w:rsidR="00FE4A07" w:rsidRPr="007A51EF" w:rsidRDefault="00FE4A07" w:rsidP="00641FB1">
            <w:pPr>
              <w:rPr>
                <w:b/>
              </w:rPr>
            </w:pPr>
            <w:r w:rsidRPr="007A51EF">
              <w:rPr>
                <w:b/>
              </w:rPr>
              <w:t>Data Type</w:t>
            </w:r>
          </w:p>
        </w:tc>
        <w:tc>
          <w:tcPr>
            <w:tcW w:w="8017" w:type="dxa"/>
            <w:shd w:val="clear" w:color="auto" w:fill="auto"/>
          </w:tcPr>
          <w:p w:rsidR="00FE4A07" w:rsidRPr="007A51EF" w:rsidRDefault="00844015" w:rsidP="00641FB1">
            <w:pPr>
              <w:rPr>
                <w:lang w:eastAsia="en-US"/>
              </w:rPr>
            </w:pPr>
            <w:r>
              <w:rPr>
                <w:lang w:eastAsia="en-US"/>
              </w:rPr>
              <w:t>ST</w:t>
            </w:r>
          </w:p>
        </w:tc>
      </w:tr>
      <w:tr w:rsidR="00FE4A07" w:rsidRPr="007A51EF" w:rsidTr="0005144F">
        <w:tc>
          <w:tcPr>
            <w:tcW w:w="1951" w:type="dxa"/>
            <w:shd w:val="clear" w:color="auto" w:fill="auto"/>
          </w:tcPr>
          <w:p w:rsidR="00FE4A07" w:rsidRPr="007A51EF" w:rsidRDefault="00FE4A07" w:rsidP="00641FB1">
            <w:pPr>
              <w:rPr>
                <w:b/>
              </w:rPr>
            </w:pPr>
            <w:r w:rsidRPr="007A51EF">
              <w:rPr>
                <w:b/>
              </w:rPr>
              <w:t>Business Rule(s)</w:t>
            </w:r>
          </w:p>
        </w:tc>
        <w:tc>
          <w:tcPr>
            <w:tcW w:w="8017" w:type="dxa"/>
            <w:shd w:val="clear" w:color="auto" w:fill="auto"/>
          </w:tcPr>
          <w:p w:rsidR="00FE4A07" w:rsidRPr="007A51EF" w:rsidRDefault="00844015" w:rsidP="00641FB1">
            <w:pPr>
              <w:rPr>
                <w:lang w:eastAsia="en-US"/>
              </w:rPr>
            </w:pPr>
            <w:r w:rsidRPr="00844015">
              <w:rPr>
                <w:lang w:eastAsia="en-US"/>
              </w:rPr>
              <w:t>The general name of the manufacturer not linked to a specific site</w:t>
            </w:r>
          </w:p>
        </w:tc>
      </w:tr>
    </w:tbl>
    <w:p w:rsidR="002135DE" w:rsidRDefault="002135DE" w:rsidP="002135DE">
      <w:pPr>
        <w:pStyle w:val="XML"/>
      </w:pPr>
      <w:bookmarkStart w:id="2094" w:name="_Toc304805928"/>
      <w:bookmarkStart w:id="2095" w:name="_Toc304814883"/>
      <w:r>
        <w:t>&lt;identifiedSubstance&gt;</w:t>
      </w:r>
      <w:r>
        <w:br/>
        <w:t xml:space="preserve">  &lt;identifiedSubstance&gt;&lt;!-- Substance Details --&gt;&lt;/identifiedSubstance&gt;</w:t>
      </w:r>
      <w:r>
        <w:br/>
        <w:t xml:space="preserve">  &lt;subjectOf&gt;</w:t>
      </w:r>
      <w:r>
        <w:br/>
        <w:t xml:space="preserve">    &lt;substanceSpecification&gt;</w:t>
      </w:r>
      <w:r>
        <w:br/>
        <w:t xml:space="preserve">      &lt;author&gt;</w:t>
      </w:r>
      <w:r>
        <w:br/>
        <w:t xml:space="preserve">        &lt;assignedEntity&gt;</w:t>
      </w:r>
      <w:r>
        <w:br/>
        <w:t xml:space="preserve">          &lt;representedOrganization&gt;</w:t>
      </w:r>
      <w:r>
        <w:br/>
        <w:t xml:space="preserve">            &lt;name&gt;</w:t>
      </w:r>
      <w:r w:rsidRPr="002135DE">
        <w:rPr>
          <w:b/>
          <w:bCs/>
          <w:i/>
          <w:iCs/>
        </w:rPr>
        <w:t>Manufacturer Name</w:t>
      </w:r>
      <w:r>
        <w:t>&lt;/name&gt;</w:t>
      </w:r>
    </w:p>
    <w:p w:rsidR="002A22CF" w:rsidRPr="0017090F" w:rsidRDefault="00C7507A" w:rsidP="00AE04B1">
      <w:pPr>
        <w:pStyle w:val="Heading4"/>
        <w:rPr>
          <w:color w:val="0070C0"/>
          <w:lang w:eastAsia="en-US"/>
        </w:rPr>
      </w:pPr>
      <w:r w:rsidRPr="0017090F">
        <w:rPr>
          <w:color w:val="0070C0"/>
          <w:lang w:eastAsia="en-US"/>
        </w:rPr>
        <w:t>Manufacturing</w:t>
      </w:r>
      <w:r w:rsidR="002A22CF" w:rsidRPr="0017090F">
        <w:rPr>
          <w:color w:val="0070C0"/>
          <w:lang w:eastAsia="en-US"/>
        </w:rPr>
        <w:t xml:space="preserve"> Type</w:t>
      </w:r>
      <w:bookmarkEnd w:id="2094"/>
      <w:bookmarkEnd w:id="209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E4A07" w:rsidRPr="007A51EF" w:rsidTr="0005144F">
        <w:tc>
          <w:tcPr>
            <w:tcW w:w="1951" w:type="dxa"/>
            <w:shd w:val="clear" w:color="auto" w:fill="auto"/>
          </w:tcPr>
          <w:p w:rsidR="00FE4A07" w:rsidRPr="007A51EF" w:rsidRDefault="00FE4A07" w:rsidP="00641FB1">
            <w:pPr>
              <w:rPr>
                <w:b/>
                <w:lang w:eastAsia="en-US"/>
              </w:rPr>
            </w:pPr>
            <w:r w:rsidRPr="007A51EF">
              <w:rPr>
                <w:b/>
              </w:rPr>
              <w:t>User Guidance</w:t>
            </w:r>
          </w:p>
        </w:tc>
        <w:tc>
          <w:tcPr>
            <w:tcW w:w="8017" w:type="dxa"/>
            <w:shd w:val="clear" w:color="auto" w:fill="auto"/>
          </w:tcPr>
          <w:p w:rsidR="00FE4A07" w:rsidRPr="007A51EF" w:rsidRDefault="009F40AB" w:rsidP="00641FB1">
            <w:pPr>
              <w:rPr>
                <w:lang w:eastAsia="en-US"/>
              </w:rPr>
            </w:pPr>
            <w:r w:rsidRPr="009F40AB">
              <w:rPr>
                <w:lang w:eastAsia="en-US"/>
              </w:rPr>
              <w:t>The type of operation performed by the entity associated with the substance.</w:t>
            </w:r>
          </w:p>
        </w:tc>
      </w:tr>
      <w:tr w:rsidR="00FE4A07" w:rsidRPr="007A51EF" w:rsidTr="0005144F">
        <w:tc>
          <w:tcPr>
            <w:tcW w:w="1951" w:type="dxa"/>
            <w:shd w:val="clear" w:color="auto" w:fill="auto"/>
          </w:tcPr>
          <w:p w:rsidR="00FE4A07" w:rsidRPr="007A51EF" w:rsidRDefault="00FE4A07" w:rsidP="00641FB1">
            <w:pPr>
              <w:rPr>
                <w:b/>
                <w:lang w:eastAsia="en-US"/>
              </w:rPr>
            </w:pPr>
            <w:r w:rsidRPr="007A51EF">
              <w:rPr>
                <w:b/>
              </w:rPr>
              <w:t>Example(s)</w:t>
            </w:r>
          </w:p>
        </w:tc>
        <w:tc>
          <w:tcPr>
            <w:tcW w:w="8017" w:type="dxa"/>
            <w:shd w:val="clear" w:color="auto" w:fill="auto"/>
          </w:tcPr>
          <w:p w:rsidR="00FE4A07" w:rsidRPr="007A51EF" w:rsidRDefault="00C7507A" w:rsidP="00641FB1">
            <w:pPr>
              <w:rPr>
                <w:lang w:eastAsia="en-US"/>
              </w:rPr>
            </w:pPr>
            <w:r>
              <w:rPr>
                <w:lang w:eastAsia="en-US"/>
              </w:rPr>
              <w:t>manufacturer, repackager, distributor</w:t>
            </w:r>
          </w:p>
        </w:tc>
      </w:tr>
      <w:tr w:rsidR="00FE4A07" w:rsidRPr="007A51EF" w:rsidTr="0005144F">
        <w:tc>
          <w:tcPr>
            <w:tcW w:w="1951" w:type="dxa"/>
            <w:shd w:val="clear" w:color="auto" w:fill="auto"/>
          </w:tcPr>
          <w:p w:rsidR="00FE4A07" w:rsidRPr="007A51EF" w:rsidRDefault="00FE4A07" w:rsidP="00641FB1">
            <w:pPr>
              <w:rPr>
                <w:b/>
              </w:rPr>
            </w:pPr>
            <w:r w:rsidRPr="007A51EF">
              <w:rPr>
                <w:b/>
              </w:rPr>
              <w:t>Conformance</w:t>
            </w:r>
          </w:p>
        </w:tc>
        <w:tc>
          <w:tcPr>
            <w:tcW w:w="8017" w:type="dxa"/>
            <w:shd w:val="clear" w:color="auto" w:fill="auto"/>
          </w:tcPr>
          <w:p w:rsidR="00FE4A07" w:rsidRPr="007A51EF" w:rsidRDefault="00C7507A" w:rsidP="00641FB1">
            <w:pPr>
              <w:rPr>
                <w:lang w:eastAsia="en-US"/>
              </w:rPr>
            </w:pPr>
            <w:r>
              <w:rPr>
                <w:lang w:eastAsia="en-US"/>
              </w:rPr>
              <w:t>REQUIRED</w:t>
            </w:r>
          </w:p>
        </w:tc>
      </w:tr>
      <w:tr w:rsidR="00FE4A07" w:rsidRPr="007A51EF" w:rsidTr="0005144F">
        <w:tc>
          <w:tcPr>
            <w:tcW w:w="1951" w:type="dxa"/>
            <w:shd w:val="clear" w:color="auto" w:fill="auto"/>
          </w:tcPr>
          <w:p w:rsidR="00FE4A07" w:rsidRPr="007A51EF" w:rsidRDefault="00FE4A07" w:rsidP="00641FB1">
            <w:pPr>
              <w:rPr>
                <w:b/>
              </w:rPr>
            </w:pPr>
            <w:r w:rsidRPr="007A51EF">
              <w:rPr>
                <w:b/>
              </w:rPr>
              <w:t>Data Type</w:t>
            </w:r>
          </w:p>
        </w:tc>
        <w:tc>
          <w:tcPr>
            <w:tcW w:w="8017" w:type="dxa"/>
            <w:shd w:val="clear" w:color="auto" w:fill="auto"/>
          </w:tcPr>
          <w:p w:rsidR="00FE4A07" w:rsidRPr="007A51EF" w:rsidRDefault="00AE04B1" w:rsidP="00641FB1">
            <w:pPr>
              <w:rPr>
                <w:lang w:eastAsia="en-US"/>
              </w:rPr>
            </w:pPr>
            <w:r>
              <w:rPr>
                <w:lang w:eastAsia="en-US"/>
              </w:rPr>
              <w:t>CD</w:t>
            </w:r>
          </w:p>
        </w:tc>
      </w:tr>
      <w:tr w:rsidR="00FE4A07" w:rsidRPr="007A51EF" w:rsidTr="0005144F">
        <w:tc>
          <w:tcPr>
            <w:tcW w:w="1951" w:type="dxa"/>
            <w:shd w:val="clear" w:color="auto" w:fill="auto"/>
          </w:tcPr>
          <w:p w:rsidR="00FE4A07" w:rsidRPr="007A51EF" w:rsidRDefault="00FE4A07" w:rsidP="00641FB1">
            <w:pPr>
              <w:rPr>
                <w:b/>
              </w:rPr>
            </w:pPr>
            <w:r w:rsidRPr="007A51EF">
              <w:rPr>
                <w:b/>
              </w:rPr>
              <w:t>Business Rule(s)</w:t>
            </w:r>
          </w:p>
        </w:tc>
        <w:tc>
          <w:tcPr>
            <w:tcW w:w="8017" w:type="dxa"/>
            <w:shd w:val="clear" w:color="auto" w:fill="auto"/>
          </w:tcPr>
          <w:p w:rsidR="009F40AB" w:rsidRPr="007A51EF" w:rsidRDefault="009F40AB" w:rsidP="00641FB1">
            <w:pPr>
              <w:rPr>
                <w:lang w:eastAsia="en-US"/>
              </w:rPr>
            </w:pPr>
            <w:r w:rsidRPr="009F40AB">
              <w:rPr>
                <w:lang w:eastAsia="en-US"/>
              </w:rPr>
              <w:t>If a repackager the original manufacturer should also be captured</w:t>
            </w:r>
          </w:p>
        </w:tc>
      </w:tr>
    </w:tbl>
    <w:p w:rsidR="002135DE" w:rsidRDefault="002135DE" w:rsidP="002135DE">
      <w:pPr>
        <w:pStyle w:val="XML"/>
      </w:pPr>
      <w:bookmarkStart w:id="2096" w:name="_Toc304805930"/>
      <w:bookmarkStart w:id="2097" w:name="_Toc304814885"/>
      <w:r>
        <w:t>&lt;identifiedSubstance&gt;</w:t>
      </w:r>
      <w:r>
        <w:br/>
        <w:t xml:space="preserve">  &lt;identifiedSubstance&gt;&lt;!-- Substance Details --&gt;&lt;/identifiedSubstance&gt;</w:t>
      </w:r>
      <w:r>
        <w:br/>
        <w:t xml:space="preserve">  &lt;subjectOf&gt;</w:t>
      </w:r>
      <w:r>
        <w:br/>
        <w:t xml:space="preserve">    &lt;substanceSpecification&gt;</w:t>
      </w:r>
      <w:r>
        <w:br/>
        <w:t xml:space="preserve">      &lt;author&gt;</w:t>
      </w:r>
      <w:r>
        <w:br/>
        <w:t xml:space="preserve">        &lt;assignedEntity&gt;</w:t>
      </w:r>
      <w:r>
        <w:br/>
        <w:t xml:space="preserve">          &lt;representedOrganization&gt;&lt;!-- Manufacturer --&gt;&lt;/representedOrganization&gt;</w:t>
      </w:r>
      <w:r>
        <w:br/>
        <w:t xml:space="preserve">          &lt;performance&gt;</w:t>
      </w:r>
      <w:r>
        <w:br/>
        <w:t xml:space="preserve">            &lt;actDefinition&gt;</w:t>
      </w:r>
      <w:r>
        <w:br/>
        <w:t xml:space="preserve">              &lt;code code="</w:t>
      </w:r>
      <w:r w:rsidRPr="0013797D">
        <w:rPr>
          <w:b/>
          <w:bCs/>
          <w:i/>
          <w:iCs/>
        </w:rPr>
        <w:t>Manufacturer Type</w:t>
      </w:r>
      <w:r w:rsidRPr="0013797D">
        <w:rPr>
          <w:i/>
          <w:iCs/>
        </w:rPr>
        <w:t xml:space="preserve"> Code</w:t>
      </w:r>
      <w:r>
        <w:t>"</w:t>
      </w:r>
      <w:r>
        <w:br/>
        <w:t xml:space="preserve">                    codeSystem="</w:t>
      </w:r>
      <w:r w:rsidRPr="0013797D">
        <w:rPr>
          <w:i/>
          <w:iCs/>
        </w:rPr>
        <w:t>Manufacturer Type Code System (OID)</w:t>
      </w:r>
      <w:r>
        <w:t>"</w:t>
      </w:r>
      <w:r>
        <w:br/>
        <w:t xml:space="preserve">                    displayName="</w:t>
      </w:r>
      <w:r w:rsidRPr="0013797D">
        <w:rPr>
          <w:i/>
          <w:iCs/>
        </w:rPr>
        <w:t>Manufacturer Type Name</w:t>
      </w:r>
      <w:r>
        <w:t>"/&gt;</w:t>
      </w:r>
      <w:r>
        <w:br/>
        <w:t xml:space="preserve">            &lt;/actDefinition&gt;</w:t>
      </w:r>
    </w:p>
    <w:p w:rsidR="002A22CF" w:rsidRPr="0017090F" w:rsidRDefault="002A22CF" w:rsidP="00AF4438">
      <w:pPr>
        <w:pStyle w:val="Heading4"/>
        <w:rPr>
          <w:color w:val="0070C0"/>
          <w:lang w:eastAsia="en-US"/>
        </w:rPr>
      </w:pPr>
      <w:r w:rsidRPr="0017090F">
        <w:rPr>
          <w:color w:val="0070C0"/>
          <w:lang w:eastAsia="en-US"/>
        </w:rPr>
        <w:t>Production Method Type</w:t>
      </w:r>
      <w:bookmarkEnd w:id="2096"/>
      <w:bookmarkEnd w:id="209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E4A07" w:rsidRPr="007A51EF" w:rsidTr="0005144F">
        <w:tc>
          <w:tcPr>
            <w:tcW w:w="1951" w:type="dxa"/>
            <w:shd w:val="clear" w:color="auto" w:fill="auto"/>
          </w:tcPr>
          <w:p w:rsidR="00FE4A07" w:rsidRPr="007A51EF" w:rsidRDefault="00FE4A07" w:rsidP="00641FB1">
            <w:pPr>
              <w:rPr>
                <w:b/>
                <w:lang w:eastAsia="en-US"/>
              </w:rPr>
            </w:pPr>
            <w:r w:rsidRPr="007A51EF">
              <w:rPr>
                <w:b/>
              </w:rPr>
              <w:t>User Guidance</w:t>
            </w:r>
          </w:p>
        </w:tc>
        <w:tc>
          <w:tcPr>
            <w:tcW w:w="8017" w:type="dxa"/>
            <w:shd w:val="clear" w:color="auto" w:fill="auto"/>
          </w:tcPr>
          <w:p w:rsidR="00FE4A07" w:rsidRPr="007A51EF" w:rsidRDefault="000C510B" w:rsidP="00641FB1">
            <w:pPr>
              <w:rPr>
                <w:lang w:eastAsia="en-US"/>
              </w:rPr>
            </w:pPr>
            <w:r w:rsidRPr="000C510B">
              <w:rPr>
                <w:lang w:eastAsia="en-US"/>
              </w:rPr>
              <w:t>The overall type of production system, synthetic, extractive, biosynthetic</w:t>
            </w:r>
            <w:r w:rsidR="00124566">
              <w:rPr>
                <w:lang w:eastAsia="en-US"/>
              </w:rPr>
              <w:t>.</w:t>
            </w:r>
          </w:p>
        </w:tc>
      </w:tr>
      <w:tr w:rsidR="00FE4A07" w:rsidRPr="007A51EF" w:rsidTr="0005144F">
        <w:tc>
          <w:tcPr>
            <w:tcW w:w="1951" w:type="dxa"/>
            <w:shd w:val="clear" w:color="auto" w:fill="auto"/>
          </w:tcPr>
          <w:p w:rsidR="00FE4A07" w:rsidRPr="007A51EF" w:rsidRDefault="00FE4A07" w:rsidP="00641FB1">
            <w:pPr>
              <w:rPr>
                <w:b/>
                <w:lang w:eastAsia="en-US"/>
              </w:rPr>
            </w:pPr>
            <w:r w:rsidRPr="007A51EF">
              <w:rPr>
                <w:b/>
              </w:rPr>
              <w:t>Example(s)</w:t>
            </w:r>
          </w:p>
        </w:tc>
        <w:tc>
          <w:tcPr>
            <w:tcW w:w="8017" w:type="dxa"/>
            <w:shd w:val="clear" w:color="auto" w:fill="auto"/>
          </w:tcPr>
          <w:p w:rsidR="00FE4A07" w:rsidRPr="007A51EF" w:rsidRDefault="00124566" w:rsidP="00124566">
            <w:pPr>
              <w:rPr>
                <w:lang w:eastAsia="en-US"/>
              </w:rPr>
            </w:pPr>
            <w:r w:rsidRPr="00124566">
              <w:rPr>
                <w:lang w:eastAsia="en-US"/>
              </w:rPr>
              <w:t>synthetic, extractive, biosynthetic</w:t>
            </w:r>
            <w:r>
              <w:rPr>
                <w:lang w:eastAsia="en-US"/>
              </w:rPr>
              <w:t xml:space="preserve">, </w:t>
            </w:r>
            <w:r w:rsidRPr="00124566">
              <w:rPr>
                <w:lang w:eastAsia="en-US"/>
              </w:rPr>
              <w:t>semi</w:t>
            </w:r>
            <w:r>
              <w:rPr>
                <w:lang w:eastAsia="en-US"/>
              </w:rPr>
              <w:t>-</w:t>
            </w:r>
            <w:r w:rsidRPr="00124566">
              <w:rPr>
                <w:lang w:eastAsia="en-US"/>
              </w:rPr>
              <w:t>synthetic</w:t>
            </w:r>
          </w:p>
        </w:tc>
      </w:tr>
      <w:tr w:rsidR="00FE4A07" w:rsidRPr="007A51EF" w:rsidTr="0005144F">
        <w:tc>
          <w:tcPr>
            <w:tcW w:w="1951" w:type="dxa"/>
            <w:shd w:val="clear" w:color="auto" w:fill="auto"/>
          </w:tcPr>
          <w:p w:rsidR="00FE4A07" w:rsidRPr="007A51EF" w:rsidRDefault="00FE4A07" w:rsidP="00641FB1">
            <w:pPr>
              <w:rPr>
                <w:b/>
              </w:rPr>
            </w:pPr>
            <w:r w:rsidRPr="007A51EF">
              <w:rPr>
                <w:b/>
              </w:rPr>
              <w:t>Conformance</w:t>
            </w:r>
          </w:p>
        </w:tc>
        <w:tc>
          <w:tcPr>
            <w:tcW w:w="8017" w:type="dxa"/>
            <w:shd w:val="clear" w:color="auto" w:fill="auto"/>
          </w:tcPr>
          <w:p w:rsidR="00FE4A07" w:rsidRPr="007A51EF" w:rsidRDefault="00E51B32" w:rsidP="00641FB1">
            <w:pPr>
              <w:rPr>
                <w:lang w:eastAsia="en-US"/>
              </w:rPr>
            </w:pPr>
            <w:r>
              <w:rPr>
                <w:lang w:eastAsia="en-US"/>
              </w:rPr>
              <w:t>REQUIRED</w:t>
            </w:r>
          </w:p>
        </w:tc>
      </w:tr>
      <w:tr w:rsidR="00FE4A07" w:rsidRPr="007A51EF" w:rsidTr="0005144F">
        <w:tc>
          <w:tcPr>
            <w:tcW w:w="1951" w:type="dxa"/>
            <w:shd w:val="clear" w:color="auto" w:fill="auto"/>
          </w:tcPr>
          <w:p w:rsidR="00FE4A07" w:rsidRPr="007A51EF" w:rsidRDefault="00FE4A07" w:rsidP="00641FB1">
            <w:pPr>
              <w:rPr>
                <w:b/>
              </w:rPr>
            </w:pPr>
            <w:r w:rsidRPr="007A51EF">
              <w:rPr>
                <w:b/>
              </w:rPr>
              <w:t>Data Type</w:t>
            </w:r>
          </w:p>
        </w:tc>
        <w:tc>
          <w:tcPr>
            <w:tcW w:w="8017" w:type="dxa"/>
            <w:shd w:val="clear" w:color="auto" w:fill="auto"/>
          </w:tcPr>
          <w:p w:rsidR="00FE4A07" w:rsidRPr="007A51EF" w:rsidRDefault="00AE04B1" w:rsidP="00641FB1">
            <w:pPr>
              <w:rPr>
                <w:lang w:eastAsia="en-US"/>
              </w:rPr>
            </w:pPr>
            <w:r>
              <w:rPr>
                <w:lang w:eastAsia="en-US"/>
              </w:rPr>
              <w:t>CD</w:t>
            </w:r>
          </w:p>
        </w:tc>
      </w:tr>
      <w:tr w:rsidR="00FE4A07" w:rsidRPr="007A51EF" w:rsidTr="0005144F">
        <w:tc>
          <w:tcPr>
            <w:tcW w:w="1951" w:type="dxa"/>
            <w:shd w:val="clear" w:color="auto" w:fill="auto"/>
          </w:tcPr>
          <w:p w:rsidR="00FE4A07" w:rsidRPr="007A51EF" w:rsidRDefault="00FE4A07" w:rsidP="00641FB1">
            <w:pPr>
              <w:rPr>
                <w:b/>
              </w:rPr>
            </w:pPr>
            <w:r w:rsidRPr="007A51EF">
              <w:rPr>
                <w:b/>
              </w:rPr>
              <w:t>Business Rule(s)</w:t>
            </w:r>
          </w:p>
        </w:tc>
        <w:tc>
          <w:tcPr>
            <w:tcW w:w="8017" w:type="dxa"/>
            <w:shd w:val="clear" w:color="auto" w:fill="auto"/>
          </w:tcPr>
          <w:p w:rsidR="00FE4A07" w:rsidRPr="007A51EF" w:rsidRDefault="000C510B" w:rsidP="00641FB1">
            <w:pPr>
              <w:rPr>
                <w:lang w:eastAsia="en-US"/>
              </w:rPr>
            </w:pPr>
            <w:r w:rsidRPr="000C510B">
              <w:rPr>
                <w:lang w:eastAsia="en-US"/>
              </w:rPr>
              <w:t>Captured for all</w:t>
            </w:r>
          </w:p>
        </w:tc>
      </w:tr>
    </w:tbl>
    <w:p w:rsidR="002135DE" w:rsidRDefault="002135DE" w:rsidP="002135DE">
      <w:pPr>
        <w:pStyle w:val="XML"/>
      </w:pPr>
      <w:bookmarkStart w:id="2098" w:name="_Toc304805932"/>
      <w:bookmarkStart w:id="2099" w:name="_Toc304814887"/>
      <w:r>
        <w:t>&lt;identifiedSubstance&gt;</w:t>
      </w:r>
      <w:r>
        <w:br/>
        <w:t xml:space="preserve">  &lt;identifiedSubstance&gt;&lt;!-- Substance Details --&gt;&lt;/identifiedSubstance&gt;</w:t>
      </w:r>
      <w:r>
        <w:br/>
        <w:t xml:space="preserve">  &lt;subjectOf&gt;</w:t>
      </w:r>
      <w:r>
        <w:br/>
        <w:t xml:space="preserve">    &lt;substanceSpecification&gt;</w:t>
      </w:r>
      <w:r>
        <w:br/>
        <w:t xml:space="preserve">      &lt;component&gt;</w:t>
      </w:r>
      <w:r>
        <w:br/>
        <w:t xml:space="preserve">        &lt;processStep&gt;</w:t>
      </w:r>
      <w:r>
        <w:br/>
        <w:t xml:space="preserve">          &lt;code code="</w:t>
      </w:r>
      <w:r w:rsidRPr="0013797D">
        <w:rPr>
          <w:b/>
          <w:bCs/>
          <w:i/>
          <w:iCs/>
        </w:rPr>
        <w:t xml:space="preserve">Production Method </w:t>
      </w:r>
      <w:r w:rsidRPr="002135DE">
        <w:rPr>
          <w:i/>
          <w:iCs/>
        </w:rPr>
        <w:t>and System</w:t>
      </w:r>
      <w:r w:rsidRPr="0013797D">
        <w:rPr>
          <w:b/>
          <w:bCs/>
          <w:i/>
          <w:iCs/>
        </w:rPr>
        <w:t xml:space="preserve"> Type</w:t>
      </w:r>
      <w:r w:rsidRPr="0013797D">
        <w:rPr>
          <w:i/>
          <w:iCs/>
        </w:rPr>
        <w:t xml:space="preserve"> Code</w:t>
      </w:r>
      <w:r>
        <w:t xml:space="preserve">" </w:t>
      </w:r>
      <w:r>
        <w:br/>
        <w:t xml:space="preserve">                codeSystem="</w:t>
      </w:r>
      <w:r w:rsidRPr="0013797D">
        <w:rPr>
          <w:i/>
          <w:iCs/>
        </w:rPr>
        <w:t>Code System (OID)</w:t>
      </w:r>
      <w:r>
        <w:t>"/&gt;</w:t>
      </w:r>
    </w:p>
    <w:p w:rsidR="002A22CF" w:rsidRPr="0017090F" w:rsidRDefault="002A22CF" w:rsidP="00AF4438">
      <w:pPr>
        <w:pStyle w:val="Heading4"/>
        <w:rPr>
          <w:color w:val="0070C0"/>
          <w:lang w:eastAsia="en-US"/>
        </w:rPr>
      </w:pPr>
      <w:r w:rsidRPr="0017090F">
        <w:rPr>
          <w:color w:val="0070C0"/>
          <w:lang w:eastAsia="en-US"/>
        </w:rPr>
        <w:lastRenderedPageBreak/>
        <w:t>Production System Type</w:t>
      </w:r>
      <w:bookmarkEnd w:id="2098"/>
      <w:bookmarkEnd w:id="2099"/>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E4A07" w:rsidRPr="007A51EF" w:rsidTr="0005144F">
        <w:tc>
          <w:tcPr>
            <w:tcW w:w="1951" w:type="dxa"/>
            <w:shd w:val="clear" w:color="auto" w:fill="auto"/>
          </w:tcPr>
          <w:p w:rsidR="00FE4A07" w:rsidRPr="007A51EF" w:rsidRDefault="00FE4A07" w:rsidP="00641FB1">
            <w:pPr>
              <w:rPr>
                <w:b/>
                <w:lang w:eastAsia="en-US"/>
              </w:rPr>
            </w:pPr>
            <w:r w:rsidRPr="007A51EF">
              <w:rPr>
                <w:b/>
              </w:rPr>
              <w:t>User Guidance</w:t>
            </w:r>
          </w:p>
        </w:tc>
        <w:tc>
          <w:tcPr>
            <w:tcW w:w="8017" w:type="dxa"/>
            <w:shd w:val="clear" w:color="auto" w:fill="auto"/>
          </w:tcPr>
          <w:p w:rsidR="00FE4A07" w:rsidRPr="001A4816" w:rsidRDefault="00DF442C" w:rsidP="001A4816">
            <w:pPr>
              <w:jc w:val="both"/>
            </w:pPr>
            <w:r w:rsidRPr="001A4816">
              <w:t>Should be captured for material derived from both extractive and biosynthetic production method, for synthesized peptides and nucleic acids.</w:t>
            </w:r>
          </w:p>
        </w:tc>
      </w:tr>
      <w:tr w:rsidR="00FE4A07" w:rsidRPr="007A51EF" w:rsidTr="0005144F">
        <w:tc>
          <w:tcPr>
            <w:tcW w:w="1951" w:type="dxa"/>
            <w:shd w:val="clear" w:color="auto" w:fill="auto"/>
          </w:tcPr>
          <w:p w:rsidR="00FE4A07" w:rsidRPr="007A51EF" w:rsidRDefault="00FE4A07" w:rsidP="00641FB1">
            <w:pPr>
              <w:rPr>
                <w:b/>
                <w:lang w:eastAsia="en-US"/>
              </w:rPr>
            </w:pPr>
            <w:r w:rsidRPr="007A51EF">
              <w:rPr>
                <w:b/>
              </w:rPr>
              <w:t>Example(s)</w:t>
            </w:r>
          </w:p>
        </w:tc>
        <w:tc>
          <w:tcPr>
            <w:tcW w:w="8017" w:type="dxa"/>
            <w:shd w:val="clear" w:color="auto" w:fill="auto"/>
          </w:tcPr>
          <w:p w:rsidR="00FE4A07" w:rsidRPr="001A4816" w:rsidRDefault="00A7547D" w:rsidP="001A4816">
            <w:pPr>
              <w:jc w:val="both"/>
            </w:pPr>
            <w:r w:rsidRPr="001A4816">
              <w:t>Plant, animal, bacterial, fungal, insect cell line, yeast, mammalian cell line, human cell line, animal tissue, human tissue, solid phase chemistry, solution chemistry</w:t>
            </w:r>
          </w:p>
        </w:tc>
      </w:tr>
      <w:tr w:rsidR="00FE4A07" w:rsidRPr="007A51EF" w:rsidTr="0005144F">
        <w:tc>
          <w:tcPr>
            <w:tcW w:w="1951" w:type="dxa"/>
            <w:shd w:val="clear" w:color="auto" w:fill="auto"/>
          </w:tcPr>
          <w:p w:rsidR="00FE4A07" w:rsidRPr="007A51EF" w:rsidRDefault="00FE4A07" w:rsidP="00641FB1">
            <w:pPr>
              <w:rPr>
                <w:b/>
              </w:rPr>
            </w:pPr>
            <w:r w:rsidRPr="007A51EF">
              <w:rPr>
                <w:b/>
              </w:rPr>
              <w:t>Conformance</w:t>
            </w:r>
          </w:p>
        </w:tc>
        <w:tc>
          <w:tcPr>
            <w:tcW w:w="8017" w:type="dxa"/>
            <w:shd w:val="clear" w:color="auto" w:fill="auto"/>
          </w:tcPr>
          <w:p w:rsidR="00FE4A07" w:rsidRPr="007A51EF" w:rsidRDefault="00E51B32" w:rsidP="00641FB1">
            <w:pPr>
              <w:rPr>
                <w:lang w:eastAsia="en-US"/>
              </w:rPr>
            </w:pPr>
            <w:r>
              <w:rPr>
                <w:lang w:eastAsia="en-US"/>
              </w:rPr>
              <w:t>REQUIRED</w:t>
            </w:r>
          </w:p>
        </w:tc>
      </w:tr>
      <w:tr w:rsidR="00FE4A07" w:rsidRPr="007A51EF" w:rsidTr="0005144F">
        <w:tc>
          <w:tcPr>
            <w:tcW w:w="1951" w:type="dxa"/>
            <w:shd w:val="clear" w:color="auto" w:fill="auto"/>
          </w:tcPr>
          <w:p w:rsidR="00FE4A07" w:rsidRPr="007A51EF" w:rsidRDefault="00FE4A07" w:rsidP="00641FB1">
            <w:pPr>
              <w:rPr>
                <w:b/>
              </w:rPr>
            </w:pPr>
            <w:r w:rsidRPr="007A51EF">
              <w:rPr>
                <w:b/>
              </w:rPr>
              <w:t>Data Type</w:t>
            </w:r>
          </w:p>
        </w:tc>
        <w:tc>
          <w:tcPr>
            <w:tcW w:w="8017" w:type="dxa"/>
            <w:shd w:val="clear" w:color="auto" w:fill="auto"/>
          </w:tcPr>
          <w:p w:rsidR="00FE4A07" w:rsidRPr="007A51EF" w:rsidRDefault="00AE04B1" w:rsidP="00641FB1">
            <w:pPr>
              <w:rPr>
                <w:lang w:eastAsia="en-US"/>
              </w:rPr>
            </w:pPr>
            <w:r>
              <w:rPr>
                <w:lang w:eastAsia="en-US"/>
              </w:rPr>
              <w:t>CD</w:t>
            </w:r>
          </w:p>
        </w:tc>
      </w:tr>
      <w:tr w:rsidR="00FE4A07" w:rsidRPr="007A51EF" w:rsidTr="0005144F">
        <w:tc>
          <w:tcPr>
            <w:tcW w:w="1951" w:type="dxa"/>
            <w:shd w:val="clear" w:color="auto" w:fill="auto"/>
          </w:tcPr>
          <w:p w:rsidR="00FE4A07" w:rsidRPr="007A51EF" w:rsidRDefault="00FE4A07" w:rsidP="00641FB1">
            <w:pPr>
              <w:rPr>
                <w:b/>
              </w:rPr>
            </w:pPr>
            <w:r w:rsidRPr="007A51EF">
              <w:rPr>
                <w:b/>
              </w:rPr>
              <w:t>Business Rule(s)</w:t>
            </w:r>
          </w:p>
        </w:tc>
        <w:tc>
          <w:tcPr>
            <w:tcW w:w="8017" w:type="dxa"/>
            <w:shd w:val="clear" w:color="auto" w:fill="auto"/>
          </w:tcPr>
          <w:p w:rsidR="00FE4A07" w:rsidRPr="007A51EF" w:rsidRDefault="00F955B5" w:rsidP="00F955B5">
            <w:pPr>
              <w:jc w:val="both"/>
              <w:rPr>
                <w:lang w:eastAsia="en-US"/>
              </w:rPr>
            </w:pPr>
            <w:r w:rsidRPr="00F955B5">
              <w:rPr>
                <w:lang w:eastAsia="en-US"/>
              </w:rPr>
              <w:t>Should be captured for all material derived from extractive or biosynthetic production methods and some synthetic peptides and nucleic acids</w:t>
            </w:r>
            <w:r>
              <w:rPr>
                <w:lang w:eastAsia="en-US"/>
              </w:rPr>
              <w:t>.</w:t>
            </w:r>
          </w:p>
        </w:tc>
      </w:tr>
    </w:tbl>
    <w:p w:rsidR="002135DE" w:rsidRDefault="002135DE" w:rsidP="002135DE">
      <w:pPr>
        <w:pStyle w:val="XML"/>
      </w:pPr>
      <w:r>
        <w:t>&lt;identifiedSubstance&gt;</w:t>
      </w:r>
      <w:r>
        <w:br/>
        <w:t xml:space="preserve">  &lt;identifiedSubstance&gt;&lt;!-- Substance Details --&gt;&lt;/identifiedSubstance&gt;</w:t>
      </w:r>
      <w:r>
        <w:br/>
        <w:t xml:space="preserve">  &lt;subjectOf&gt;</w:t>
      </w:r>
      <w:r>
        <w:br/>
        <w:t xml:space="preserve">    &lt;substanceSpecification&gt;</w:t>
      </w:r>
      <w:r>
        <w:br/>
        <w:t xml:space="preserve">      &lt;component&gt;</w:t>
      </w:r>
      <w:r>
        <w:br/>
        <w:t xml:space="preserve">        &lt;processStep&gt;</w:t>
      </w:r>
      <w:r>
        <w:br/>
        <w:t xml:space="preserve">          &lt;code code="</w:t>
      </w:r>
      <w:r w:rsidRPr="0013797D">
        <w:rPr>
          <w:b/>
          <w:bCs/>
          <w:i/>
          <w:iCs/>
        </w:rPr>
        <w:t xml:space="preserve">Production </w:t>
      </w:r>
      <w:r w:rsidRPr="002135DE">
        <w:rPr>
          <w:i/>
          <w:iCs/>
        </w:rPr>
        <w:t xml:space="preserve">Method and </w:t>
      </w:r>
      <w:r w:rsidRPr="0013797D">
        <w:rPr>
          <w:b/>
          <w:bCs/>
          <w:i/>
          <w:iCs/>
        </w:rPr>
        <w:t>System Type</w:t>
      </w:r>
      <w:r w:rsidRPr="0013797D">
        <w:rPr>
          <w:i/>
          <w:iCs/>
        </w:rPr>
        <w:t xml:space="preserve"> Code</w:t>
      </w:r>
      <w:r>
        <w:t xml:space="preserve">" </w:t>
      </w:r>
      <w:r>
        <w:br/>
        <w:t xml:space="preserve">                codeSystem="</w:t>
      </w:r>
      <w:r w:rsidRPr="0013797D">
        <w:rPr>
          <w:i/>
          <w:iCs/>
        </w:rPr>
        <w:t>Code System (OID)</w:t>
      </w:r>
      <w:r>
        <w:t>"/&gt;</w:t>
      </w:r>
    </w:p>
    <w:p w:rsidR="00A7547D" w:rsidRPr="0017090F" w:rsidRDefault="00A7547D" w:rsidP="00A7547D">
      <w:pPr>
        <w:pStyle w:val="Heading4"/>
        <w:rPr>
          <w:color w:val="0070C0"/>
          <w:lang w:eastAsia="en-US"/>
        </w:rPr>
      </w:pPr>
      <w:r w:rsidRPr="0017090F">
        <w:rPr>
          <w:color w:val="0070C0"/>
          <w:lang w:eastAsia="en-US"/>
        </w:rPr>
        <w:t>Production System</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A7547D" w:rsidRPr="007A51EF" w:rsidTr="0005144F">
        <w:tc>
          <w:tcPr>
            <w:tcW w:w="1951" w:type="dxa"/>
            <w:shd w:val="clear" w:color="auto" w:fill="auto"/>
          </w:tcPr>
          <w:p w:rsidR="00A7547D" w:rsidRPr="007A51EF" w:rsidRDefault="00A7547D" w:rsidP="00966A01">
            <w:pPr>
              <w:rPr>
                <w:b/>
                <w:lang w:eastAsia="en-US"/>
              </w:rPr>
            </w:pPr>
            <w:r w:rsidRPr="007A51EF">
              <w:rPr>
                <w:b/>
              </w:rPr>
              <w:t>User Guidance</w:t>
            </w:r>
          </w:p>
        </w:tc>
        <w:tc>
          <w:tcPr>
            <w:tcW w:w="8017" w:type="dxa"/>
            <w:shd w:val="clear" w:color="auto" w:fill="auto"/>
          </w:tcPr>
          <w:p w:rsidR="00A7547D" w:rsidRPr="007A51EF" w:rsidRDefault="00A7547D" w:rsidP="00966A01">
            <w:pPr>
              <w:rPr>
                <w:lang w:eastAsia="en-US"/>
              </w:rPr>
            </w:pPr>
            <w:r w:rsidRPr="00A7547D">
              <w:rPr>
                <w:lang w:eastAsia="en-US"/>
              </w:rPr>
              <w:t>The production system description shall be provided when available</w:t>
            </w:r>
            <w:r>
              <w:rPr>
                <w:lang w:eastAsia="en-US"/>
              </w:rPr>
              <w:t>.</w:t>
            </w:r>
          </w:p>
        </w:tc>
      </w:tr>
      <w:tr w:rsidR="00A7547D" w:rsidRPr="007A51EF" w:rsidTr="0005144F">
        <w:tc>
          <w:tcPr>
            <w:tcW w:w="1951" w:type="dxa"/>
            <w:shd w:val="clear" w:color="auto" w:fill="auto"/>
          </w:tcPr>
          <w:p w:rsidR="00A7547D" w:rsidRPr="007A51EF" w:rsidRDefault="00A7547D" w:rsidP="00966A01">
            <w:pPr>
              <w:rPr>
                <w:b/>
                <w:lang w:eastAsia="en-US"/>
              </w:rPr>
            </w:pPr>
            <w:r w:rsidRPr="007A51EF">
              <w:rPr>
                <w:b/>
              </w:rPr>
              <w:t>Example(s)</w:t>
            </w:r>
          </w:p>
        </w:tc>
        <w:tc>
          <w:tcPr>
            <w:tcW w:w="8017" w:type="dxa"/>
            <w:shd w:val="clear" w:color="auto" w:fill="auto"/>
          </w:tcPr>
          <w:p w:rsidR="00A7547D" w:rsidRPr="007A51EF" w:rsidRDefault="00A7547D" w:rsidP="00966A01">
            <w:pPr>
              <w:rPr>
                <w:lang w:eastAsia="en-US"/>
              </w:rPr>
            </w:pPr>
            <w:r w:rsidRPr="00A7547D">
              <w:rPr>
                <w:lang w:eastAsia="en-US"/>
              </w:rPr>
              <w:t>cho cell, goat, bovine lungs</w:t>
            </w:r>
          </w:p>
        </w:tc>
      </w:tr>
      <w:tr w:rsidR="00A7547D" w:rsidRPr="007A51EF" w:rsidTr="0005144F">
        <w:tc>
          <w:tcPr>
            <w:tcW w:w="1951" w:type="dxa"/>
            <w:shd w:val="clear" w:color="auto" w:fill="auto"/>
          </w:tcPr>
          <w:p w:rsidR="00A7547D" w:rsidRPr="007A51EF" w:rsidRDefault="00A7547D" w:rsidP="00966A01">
            <w:pPr>
              <w:rPr>
                <w:b/>
              </w:rPr>
            </w:pPr>
            <w:r w:rsidRPr="007A51EF">
              <w:rPr>
                <w:b/>
              </w:rPr>
              <w:t>Conformance</w:t>
            </w:r>
          </w:p>
        </w:tc>
        <w:tc>
          <w:tcPr>
            <w:tcW w:w="8017" w:type="dxa"/>
            <w:shd w:val="clear" w:color="auto" w:fill="auto"/>
          </w:tcPr>
          <w:p w:rsidR="00A7547D" w:rsidRPr="007A51EF" w:rsidRDefault="00A7547D" w:rsidP="00966A01">
            <w:pPr>
              <w:rPr>
                <w:lang w:eastAsia="en-US"/>
              </w:rPr>
            </w:pPr>
            <w:r>
              <w:rPr>
                <w:lang w:eastAsia="en-US"/>
              </w:rPr>
              <w:t>OPTIONAL</w:t>
            </w:r>
          </w:p>
        </w:tc>
      </w:tr>
      <w:tr w:rsidR="00A7547D" w:rsidRPr="007A51EF" w:rsidTr="0005144F">
        <w:tc>
          <w:tcPr>
            <w:tcW w:w="1951" w:type="dxa"/>
            <w:shd w:val="clear" w:color="auto" w:fill="auto"/>
          </w:tcPr>
          <w:p w:rsidR="00A7547D" w:rsidRPr="007A51EF" w:rsidRDefault="00A7547D" w:rsidP="00966A01">
            <w:pPr>
              <w:rPr>
                <w:b/>
              </w:rPr>
            </w:pPr>
            <w:r w:rsidRPr="007A51EF">
              <w:rPr>
                <w:b/>
              </w:rPr>
              <w:t>Data Type</w:t>
            </w:r>
          </w:p>
        </w:tc>
        <w:tc>
          <w:tcPr>
            <w:tcW w:w="8017" w:type="dxa"/>
            <w:shd w:val="clear" w:color="auto" w:fill="auto"/>
          </w:tcPr>
          <w:p w:rsidR="00A7547D" w:rsidRPr="007A51EF" w:rsidRDefault="00A7547D" w:rsidP="00966A01">
            <w:pPr>
              <w:rPr>
                <w:lang w:eastAsia="en-US"/>
              </w:rPr>
            </w:pPr>
            <w:r>
              <w:rPr>
                <w:lang w:eastAsia="en-US"/>
              </w:rPr>
              <w:t>CD</w:t>
            </w:r>
          </w:p>
        </w:tc>
      </w:tr>
      <w:tr w:rsidR="00A7547D" w:rsidRPr="007A51EF" w:rsidTr="0005144F">
        <w:tc>
          <w:tcPr>
            <w:tcW w:w="1951" w:type="dxa"/>
            <w:shd w:val="clear" w:color="auto" w:fill="auto"/>
          </w:tcPr>
          <w:p w:rsidR="00A7547D" w:rsidRPr="007A51EF" w:rsidRDefault="00A7547D" w:rsidP="00966A01">
            <w:pPr>
              <w:rPr>
                <w:b/>
              </w:rPr>
            </w:pPr>
            <w:r w:rsidRPr="007A51EF">
              <w:rPr>
                <w:b/>
              </w:rPr>
              <w:t>Business Rule(s)</w:t>
            </w:r>
          </w:p>
        </w:tc>
        <w:tc>
          <w:tcPr>
            <w:tcW w:w="8017" w:type="dxa"/>
            <w:shd w:val="clear" w:color="auto" w:fill="auto"/>
          </w:tcPr>
          <w:p w:rsidR="00A7547D" w:rsidRPr="007A51EF" w:rsidRDefault="003B3CC7" w:rsidP="00966A01">
            <w:pPr>
              <w:rPr>
                <w:lang w:eastAsia="en-US"/>
              </w:rPr>
            </w:pPr>
            <w:r>
              <w:rPr>
                <w:lang w:eastAsia="en-US"/>
              </w:rPr>
              <w:t>Production System, System Type and Method are all to be represented in one terminology.</w:t>
            </w:r>
          </w:p>
        </w:tc>
      </w:tr>
    </w:tbl>
    <w:p w:rsidR="002135DE" w:rsidRDefault="002135DE" w:rsidP="002135DE">
      <w:pPr>
        <w:pStyle w:val="XML"/>
      </w:pPr>
      <w:bookmarkStart w:id="2100" w:name="_Toc304805933"/>
      <w:bookmarkStart w:id="2101" w:name="_Toc304814888"/>
      <w:r>
        <w:t>&lt;identifiedSubstance&gt;</w:t>
      </w:r>
      <w:r>
        <w:br/>
        <w:t xml:space="preserve">  &lt;identifiedSubstance&gt;&lt;!-- Substance Details --&gt;&lt;/identifiedSubstance&gt;</w:t>
      </w:r>
      <w:r>
        <w:br/>
        <w:t xml:space="preserve">  &lt;subjectOf&gt;</w:t>
      </w:r>
      <w:r>
        <w:br/>
        <w:t xml:space="preserve">    &lt;substanceSpecification&gt;</w:t>
      </w:r>
      <w:r>
        <w:br/>
        <w:t xml:space="preserve">      &lt;component&gt;</w:t>
      </w:r>
      <w:r>
        <w:br/>
        <w:t xml:space="preserve">        &lt;processStep&gt;</w:t>
      </w:r>
      <w:r>
        <w:br/>
        <w:t xml:space="preserve">          &lt;code code="</w:t>
      </w:r>
      <w:r w:rsidRPr="0013797D">
        <w:rPr>
          <w:b/>
          <w:bCs/>
          <w:i/>
          <w:iCs/>
        </w:rPr>
        <w:t xml:space="preserve">Production </w:t>
      </w:r>
      <w:r w:rsidRPr="002135DE">
        <w:rPr>
          <w:i/>
          <w:iCs/>
        </w:rPr>
        <w:t>Method and</w:t>
      </w:r>
      <w:r w:rsidRPr="0013797D">
        <w:rPr>
          <w:b/>
          <w:bCs/>
          <w:i/>
          <w:iCs/>
        </w:rPr>
        <w:t xml:space="preserve"> System </w:t>
      </w:r>
      <w:r w:rsidRPr="002135DE">
        <w:rPr>
          <w:i/>
          <w:iCs/>
        </w:rPr>
        <w:t>Type</w:t>
      </w:r>
      <w:r w:rsidRPr="0013797D">
        <w:rPr>
          <w:i/>
          <w:iCs/>
        </w:rPr>
        <w:t xml:space="preserve"> Code</w:t>
      </w:r>
      <w:r>
        <w:t xml:space="preserve">" </w:t>
      </w:r>
      <w:r>
        <w:br/>
        <w:t xml:space="preserve">                codeSystem="</w:t>
      </w:r>
      <w:r w:rsidRPr="0013797D">
        <w:rPr>
          <w:i/>
          <w:iCs/>
        </w:rPr>
        <w:t>Code System (OID)</w:t>
      </w:r>
      <w:r>
        <w:t>"/&gt;</w:t>
      </w:r>
      <w:r>
        <w:br/>
        <w:t xml:space="preserve">          &lt;subjectOf&gt;</w:t>
      </w:r>
      <w:r>
        <w:br/>
        <w:t xml:space="preserve">            &lt;document&gt;</w:t>
      </w:r>
      <w:r>
        <w:br/>
        <w:t xml:space="preserve">              &lt;id root="</w:t>
      </w:r>
      <w:r w:rsidRPr="0013797D">
        <w:rPr>
          <w:b/>
          <w:bCs/>
          <w:i/>
          <w:iCs/>
        </w:rPr>
        <w:t>Critical Process</w:t>
      </w:r>
      <w:r w:rsidRPr="0013797D">
        <w:rPr>
          <w:i/>
          <w:iCs/>
        </w:rPr>
        <w:t xml:space="preserve"> Step Document </w:t>
      </w:r>
      <w:r w:rsidRPr="0013797D">
        <w:rPr>
          <w:b/>
          <w:bCs/>
          <w:i/>
          <w:iCs/>
        </w:rPr>
        <w:t>Version</w:t>
      </w:r>
      <w:r w:rsidRPr="0013797D">
        <w:rPr>
          <w:i/>
          <w:iCs/>
        </w:rPr>
        <w:t xml:space="preserve"> Id</w:t>
      </w:r>
      <w:r>
        <w:t>"/&gt;</w:t>
      </w:r>
      <w:r>
        <w:br/>
        <w:t xml:space="preserve">              &lt;setId root="</w:t>
      </w:r>
      <w:r w:rsidRPr="0013797D">
        <w:rPr>
          <w:i/>
          <w:iCs/>
        </w:rPr>
        <w:t>Critical Process Step Document Set Id</w:t>
      </w:r>
      <w:r>
        <w:t>"/&gt;</w:t>
      </w:r>
      <w:r>
        <w:br/>
        <w:t xml:space="preserve">              &lt;versionNumber value="</w:t>
      </w:r>
      <w:r w:rsidRPr="0013797D">
        <w:rPr>
          <w:b/>
          <w:bCs/>
          <w:i/>
          <w:iCs/>
        </w:rPr>
        <w:t>Critical Process</w:t>
      </w:r>
      <w:r w:rsidRPr="0013797D">
        <w:rPr>
          <w:i/>
          <w:iCs/>
        </w:rPr>
        <w:t xml:space="preserve"> Step </w:t>
      </w:r>
      <w:r w:rsidRPr="0013797D">
        <w:rPr>
          <w:b/>
          <w:bCs/>
          <w:i/>
          <w:iCs/>
        </w:rPr>
        <w:t>Version</w:t>
      </w:r>
      <w:r w:rsidRPr="0013797D">
        <w:rPr>
          <w:i/>
          <w:iCs/>
        </w:rPr>
        <w:t xml:space="preserve"> Number</w:t>
      </w:r>
      <w:r>
        <w:t>"/&gt;</w:t>
      </w:r>
    </w:p>
    <w:p w:rsidR="002A22CF" w:rsidRPr="0017090F" w:rsidRDefault="002A22CF" w:rsidP="00AF4438">
      <w:pPr>
        <w:pStyle w:val="Heading4"/>
        <w:rPr>
          <w:color w:val="0070C0"/>
          <w:lang w:eastAsia="en-US"/>
        </w:rPr>
      </w:pPr>
      <w:r w:rsidRPr="0017090F">
        <w:rPr>
          <w:color w:val="0070C0"/>
          <w:lang w:eastAsia="en-US"/>
        </w:rPr>
        <w:t>Critical Process Version Number</w:t>
      </w:r>
      <w:bookmarkEnd w:id="2100"/>
      <w:bookmarkEnd w:id="2101"/>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E4A07" w:rsidRPr="007A51EF" w:rsidTr="0005144F">
        <w:tc>
          <w:tcPr>
            <w:tcW w:w="1951" w:type="dxa"/>
            <w:shd w:val="clear" w:color="auto" w:fill="auto"/>
          </w:tcPr>
          <w:p w:rsidR="00FE4A07" w:rsidRPr="007A51EF" w:rsidRDefault="00FE4A07" w:rsidP="00641FB1">
            <w:pPr>
              <w:rPr>
                <w:b/>
                <w:lang w:eastAsia="en-US"/>
              </w:rPr>
            </w:pPr>
            <w:r w:rsidRPr="007A51EF">
              <w:rPr>
                <w:b/>
              </w:rPr>
              <w:t>User Guidance</w:t>
            </w:r>
          </w:p>
        </w:tc>
        <w:tc>
          <w:tcPr>
            <w:tcW w:w="8017" w:type="dxa"/>
            <w:shd w:val="clear" w:color="auto" w:fill="auto"/>
          </w:tcPr>
          <w:p w:rsidR="00FE4A07" w:rsidRPr="007A51EF" w:rsidRDefault="00534F83" w:rsidP="00534F83">
            <w:pPr>
              <w:jc w:val="both"/>
              <w:rPr>
                <w:lang w:eastAsia="en-US"/>
              </w:rPr>
            </w:pPr>
            <w:r w:rsidRPr="00534F83">
              <w:rPr>
                <w:lang w:eastAsia="en-US"/>
              </w:rPr>
              <w:t>Should be captured for material derived from both extractive and biosynthetic production method, for synthesized peptides and nucleic acids</w:t>
            </w:r>
            <w:r>
              <w:rPr>
                <w:lang w:eastAsia="en-US"/>
              </w:rPr>
              <w:t>.</w:t>
            </w:r>
          </w:p>
        </w:tc>
      </w:tr>
      <w:tr w:rsidR="00FE4A07" w:rsidRPr="007A51EF" w:rsidTr="0005144F">
        <w:tc>
          <w:tcPr>
            <w:tcW w:w="1951" w:type="dxa"/>
            <w:shd w:val="clear" w:color="auto" w:fill="auto"/>
          </w:tcPr>
          <w:p w:rsidR="00FE4A07" w:rsidRPr="007A51EF" w:rsidRDefault="00FE4A07" w:rsidP="00641FB1">
            <w:pPr>
              <w:rPr>
                <w:b/>
                <w:lang w:eastAsia="en-US"/>
              </w:rPr>
            </w:pPr>
            <w:r w:rsidRPr="007A51EF">
              <w:rPr>
                <w:b/>
              </w:rPr>
              <w:t>Example(s)</w:t>
            </w:r>
          </w:p>
        </w:tc>
        <w:tc>
          <w:tcPr>
            <w:tcW w:w="8017" w:type="dxa"/>
            <w:shd w:val="clear" w:color="auto" w:fill="auto"/>
          </w:tcPr>
          <w:p w:rsidR="00FE4A07" w:rsidRPr="007A51EF" w:rsidRDefault="00FE4A07" w:rsidP="00641FB1">
            <w:pPr>
              <w:rPr>
                <w:lang w:eastAsia="en-US"/>
              </w:rPr>
            </w:pPr>
          </w:p>
        </w:tc>
      </w:tr>
      <w:tr w:rsidR="00FE4A07" w:rsidRPr="007A51EF" w:rsidTr="0005144F">
        <w:tc>
          <w:tcPr>
            <w:tcW w:w="1951" w:type="dxa"/>
            <w:shd w:val="clear" w:color="auto" w:fill="auto"/>
          </w:tcPr>
          <w:p w:rsidR="00FE4A07" w:rsidRPr="007A51EF" w:rsidRDefault="00FE4A07" w:rsidP="00641FB1">
            <w:pPr>
              <w:rPr>
                <w:b/>
              </w:rPr>
            </w:pPr>
            <w:r w:rsidRPr="007A51EF">
              <w:rPr>
                <w:b/>
              </w:rPr>
              <w:t>Conformance</w:t>
            </w:r>
          </w:p>
        </w:tc>
        <w:tc>
          <w:tcPr>
            <w:tcW w:w="8017" w:type="dxa"/>
            <w:shd w:val="clear" w:color="auto" w:fill="auto"/>
          </w:tcPr>
          <w:p w:rsidR="00FE4A07" w:rsidRPr="007A51EF" w:rsidRDefault="0010337A" w:rsidP="00641FB1">
            <w:pPr>
              <w:rPr>
                <w:lang w:eastAsia="en-US"/>
              </w:rPr>
            </w:pPr>
            <w:r>
              <w:rPr>
                <w:lang w:eastAsia="en-US"/>
              </w:rPr>
              <w:t>REQUIRED</w:t>
            </w:r>
          </w:p>
        </w:tc>
      </w:tr>
      <w:tr w:rsidR="00FE4A07" w:rsidRPr="007A51EF" w:rsidTr="0005144F">
        <w:tc>
          <w:tcPr>
            <w:tcW w:w="1951" w:type="dxa"/>
            <w:shd w:val="clear" w:color="auto" w:fill="auto"/>
          </w:tcPr>
          <w:p w:rsidR="00FE4A07" w:rsidRPr="007A51EF" w:rsidRDefault="00FE4A07" w:rsidP="00641FB1">
            <w:pPr>
              <w:rPr>
                <w:b/>
              </w:rPr>
            </w:pPr>
            <w:r w:rsidRPr="007A51EF">
              <w:rPr>
                <w:b/>
              </w:rPr>
              <w:t>Data Type</w:t>
            </w:r>
          </w:p>
        </w:tc>
        <w:tc>
          <w:tcPr>
            <w:tcW w:w="8017" w:type="dxa"/>
            <w:shd w:val="clear" w:color="auto" w:fill="auto"/>
          </w:tcPr>
          <w:p w:rsidR="00FE4A07" w:rsidRPr="007A51EF" w:rsidRDefault="00534F83" w:rsidP="00641FB1">
            <w:pPr>
              <w:rPr>
                <w:lang w:eastAsia="en-US"/>
              </w:rPr>
            </w:pPr>
            <w:r>
              <w:rPr>
                <w:lang w:eastAsia="en-US"/>
              </w:rPr>
              <w:t>INT</w:t>
            </w:r>
          </w:p>
        </w:tc>
      </w:tr>
      <w:tr w:rsidR="00FE4A07" w:rsidRPr="007A51EF" w:rsidTr="0005144F">
        <w:tc>
          <w:tcPr>
            <w:tcW w:w="1951" w:type="dxa"/>
            <w:shd w:val="clear" w:color="auto" w:fill="auto"/>
          </w:tcPr>
          <w:p w:rsidR="00FE4A07" w:rsidRPr="007A51EF" w:rsidRDefault="00FE4A07" w:rsidP="00641FB1">
            <w:pPr>
              <w:rPr>
                <w:b/>
              </w:rPr>
            </w:pPr>
            <w:r w:rsidRPr="007A51EF">
              <w:rPr>
                <w:b/>
              </w:rPr>
              <w:t>Value Allowed</w:t>
            </w:r>
          </w:p>
        </w:tc>
        <w:tc>
          <w:tcPr>
            <w:tcW w:w="8017" w:type="dxa"/>
            <w:shd w:val="clear" w:color="auto" w:fill="auto"/>
          </w:tcPr>
          <w:p w:rsidR="00FE4A07" w:rsidRPr="007A51EF" w:rsidRDefault="00D87E5C" w:rsidP="00E51B32">
            <w:pPr>
              <w:jc w:val="both"/>
              <w:rPr>
                <w:lang w:eastAsia="en-US"/>
              </w:rPr>
            </w:pPr>
            <w:r>
              <w:rPr>
                <w:lang w:eastAsia="en-US"/>
              </w:rPr>
              <w:t>Start at one and increases if a major critical process changes occur (ie changes in master cell bank; elimination or addition of a chromatographic purification process).</w:t>
            </w:r>
          </w:p>
        </w:tc>
      </w:tr>
      <w:tr w:rsidR="00FE4A07" w:rsidRPr="007A51EF" w:rsidTr="0005144F">
        <w:tc>
          <w:tcPr>
            <w:tcW w:w="1951" w:type="dxa"/>
            <w:shd w:val="clear" w:color="auto" w:fill="auto"/>
          </w:tcPr>
          <w:p w:rsidR="00FE4A07" w:rsidRPr="007A51EF" w:rsidRDefault="00FE4A07" w:rsidP="00641FB1">
            <w:pPr>
              <w:rPr>
                <w:b/>
              </w:rPr>
            </w:pPr>
            <w:r w:rsidRPr="007A51EF">
              <w:rPr>
                <w:b/>
              </w:rPr>
              <w:t>Business Rule(s)</w:t>
            </w:r>
          </w:p>
        </w:tc>
        <w:tc>
          <w:tcPr>
            <w:tcW w:w="8017" w:type="dxa"/>
            <w:shd w:val="clear" w:color="auto" w:fill="auto"/>
          </w:tcPr>
          <w:p w:rsidR="00FE4A07" w:rsidRPr="007A51EF" w:rsidRDefault="00FE4A07" w:rsidP="00641FB1">
            <w:pPr>
              <w:rPr>
                <w:lang w:eastAsia="en-US"/>
              </w:rPr>
            </w:pPr>
          </w:p>
        </w:tc>
      </w:tr>
    </w:tbl>
    <w:p w:rsidR="002135DE" w:rsidRDefault="002135DE" w:rsidP="003B3CC7">
      <w:pPr>
        <w:pStyle w:val="XML"/>
      </w:pPr>
      <w:r>
        <w:lastRenderedPageBreak/>
        <w:t>&lt;identifiedSubstance&gt;</w:t>
      </w:r>
      <w:r>
        <w:br/>
        <w:t xml:space="preserve">  &lt;identifiedSubstance&gt;&lt;!-- Substance Details --&gt;&lt;/identifiedSubstance&gt;</w:t>
      </w:r>
      <w:r>
        <w:br/>
        <w:t xml:space="preserve">  &lt;subjectOf&gt;</w:t>
      </w:r>
      <w:r>
        <w:br/>
        <w:t xml:space="preserve">    &lt;substanceSpecification&gt;</w:t>
      </w:r>
      <w:r>
        <w:br/>
        <w:t xml:space="preserve">      &lt;component&gt;</w:t>
      </w:r>
      <w:r>
        <w:br/>
        <w:t xml:space="preserve">        &lt;processStep&gt;</w:t>
      </w:r>
      <w:r>
        <w:br/>
        <w:t xml:space="preserve">          &lt;subjectOf&gt;</w:t>
      </w:r>
      <w:r>
        <w:br/>
        <w:t xml:space="preserve">            &lt;document&gt;</w:t>
      </w:r>
      <w:r>
        <w:br/>
        <w:t xml:space="preserve">              &lt;id root="</w:t>
      </w:r>
      <w:r w:rsidRPr="0013797D">
        <w:rPr>
          <w:b/>
          <w:bCs/>
          <w:i/>
          <w:iCs/>
        </w:rPr>
        <w:t>Critical Process</w:t>
      </w:r>
      <w:r w:rsidRPr="0013797D">
        <w:rPr>
          <w:i/>
          <w:iCs/>
        </w:rPr>
        <w:t xml:space="preserve"> Step Document </w:t>
      </w:r>
      <w:r w:rsidRPr="0013797D">
        <w:rPr>
          <w:b/>
          <w:bCs/>
          <w:i/>
          <w:iCs/>
        </w:rPr>
        <w:t>Version</w:t>
      </w:r>
      <w:r w:rsidRPr="0013797D">
        <w:rPr>
          <w:i/>
          <w:iCs/>
        </w:rPr>
        <w:t xml:space="preserve"> Id</w:t>
      </w:r>
      <w:r>
        <w:t>"/&gt;</w:t>
      </w:r>
      <w:r>
        <w:br/>
        <w:t xml:space="preserve">              &lt;setId root="</w:t>
      </w:r>
      <w:r w:rsidRPr="0013797D">
        <w:rPr>
          <w:i/>
          <w:iCs/>
        </w:rPr>
        <w:t>Critical Process Step Document Set Id</w:t>
      </w:r>
      <w:r>
        <w:t>"/&gt;</w:t>
      </w:r>
      <w:r>
        <w:br/>
        <w:t xml:space="preserve">              &lt;versionNumber value="</w:t>
      </w:r>
      <w:r w:rsidRPr="0013797D">
        <w:rPr>
          <w:b/>
          <w:bCs/>
          <w:i/>
          <w:iCs/>
        </w:rPr>
        <w:t>Critical Process</w:t>
      </w:r>
      <w:r w:rsidRPr="0013797D">
        <w:rPr>
          <w:i/>
          <w:iCs/>
        </w:rPr>
        <w:t xml:space="preserve"> Step </w:t>
      </w:r>
      <w:r w:rsidRPr="0013797D">
        <w:rPr>
          <w:b/>
          <w:bCs/>
          <w:i/>
          <w:iCs/>
        </w:rPr>
        <w:t>Version</w:t>
      </w:r>
      <w:r w:rsidRPr="0013797D">
        <w:rPr>
          <w:i/>
          <w:iCs/>
        </w:rPr>
        <w:t xml:space="preserve"> Number</w:t>
      </w:r>
      <w:r>
        <w:t>"/&gt;</w:t>
      </w:r>
    </w:p>
    <w:p w:rsidR="00EC3DFC" w:rsidRPr="00901CF9" w:rsidRDefault="00EC3DFC" w:rsidP="00EC3DFC">
      <w:pPr>
        <w:pStyle w:val="Heading4"/>
        <w:rPr>
          <w:color w:val="FF0000"/>
          <w:lang w:eastAsia="en-US"/>
        </w:rPr>
      </w:pPr>
      <w:r w:rsidRPr="00901CF9">
        <w:rPr>
          <w:color w:val="FF0000"/>
          <w:lang w:eastAsia="en-US"/>
        </w:rPr>
        <w:t>Reference Source</w:t>
      </w:r>
      <w:ins w:id="2102" w:author="HYST (Hiroyuki Sato)" w:date="2013-01-08T18:04:00Z">
        <w:r w:rsidR="005044A6" w:rsidRPr="0014542C">
          <w:rPr>
            <w:rFonts w:eastAsia="MS Mincho" w:hint="eastAsia"/>
            <w:color w:val="FF0000"/>
            <w:lang w:eastAsia="ja-JP"/>
          </w:rPr>
          <w:t xml:space="preserve">  (repeat as necessary)</w:t>
        </w:r>
      </w:ins>
    </w:p>
    <w:p w:rsidR="00EC3DFC" w:rsidRDefault="00864A1E" w:rsidP="00D1503A">
      <w:r>
        <w:rPr>
          <w:lang w:val="en-US"/>
        </w:rPr>
        <w:t>Reference source</w:t>
      </w:r>
      <w:r w:rsidRPr="00CE7CE5">
        <w:rPr>
          <w:lang w:val="en-US"/>
        </w:rPr>
        <w:t xml:space="preserve"> will be captured in a manner similar to </w:t>
      </w:r>
      <w:r>
        <w:rPr>
          <w:lang w:val="en-US"/>
        </w:rPr>
        <w:t>the one described in Section 8.2.5)</w:t>
      </w:r>
      <w:r w:rsidR="009A6783">
        <w:t>.</w:t>
      </w:r>
    </w:p>
    <w:p w:rsidR="00815980" w:rsidRPr="001E5143" w:rsidRDefault="00815980" w:rsidP="00815980">
      <w:pPr>
        <w:pStyle w:val="Heading3"/>
        <w:rPr>
          <w:color w:val="FF0000"/>
          <w:lang w:eastAsia="en-US"/>
        </w:rPr>
      </w:pPr>
      <w:bookmarkStart w:id="2103" w:name="_Toc343650571"/>
      <w:r w:rsidRPr="001E5143">
        <w:rPr>
          <w:color w:val="FF0000"/>
          <w:lang w:eastAsia="en-US"/>
        </w:rPr>
        <w:t>Substance Name</w:t>
      </w:r>
      <w:bookmarkEnd w:id="2103"/>
      <w:ins w:id="2104" w:author="HYST (Hiroyuki Sato)" w:date="2013-01-08T18:04:00Z">
        <w:r w:rsidR="005044A6" w:rsidRPr="0014542C">
          <w:rPr>
            <w:rFonts w:eastAsia="MS Mincho" w:hint="eastAsia"/>
            <w:color w:val="FF0000"/>
            <w:lang w:eastAsia="ja-JP"/>
          </w:rPr>
          <w:t xml:space="preserve">  </w:t>
        </w:r>
      </w:ins>
    </w:p>
    <w:p w:rsidR="00815980" w:rsidRPr="00CE7CE5" w:rsidRDefault="00815980" w:rsidP="00815980">
      <w:pPr>
        <w:jc w:val="both"/>
        <w:rPr>
          <w:lang w:val="en-US"/>
        </w:rPr>
      </w:pPr>
      <w:r>
        <w:rPr>
          <w:lang w:val="en-US"/>
        </w:rPr>
        <w:t>A Group 2</w:t>
      </w:r>
      <w:r w:rsidRPr="00CE7CE5">
        <w:rPr>
          <w:lang w:val="en-US"/>
        </w:rPr>
        <w:t xml:space="preserve"> Specified Substance name and associated information will be described in a matter si</w:t>
      </w:r>
      <w:r>
        <w:rPr>
          <w:lang w:val="en-US"/>
        </w:rPr>
        <w:t>milar as that for substances (see S</w:t>
      </w:r>
      <w:r w:rsidRPr="00CE7CE5">
        <w:rPr>
          <w:lang w:val="en-US"/>
        </w:rPr>
        <w:t>ection</w:t>
      </w:r>
      <w:r w:rsidR="009A6783">
        <w:rPr>
          <w:lang w:val="en-US"/>
        </w:rPr>
        <w:t xml:space="preserve"> 8.2</w:t>
      </w:r>
      <w:r>
        <w:rPr>
          <w:lang w:val="en-US"/>
        </w:rPr>
        <w:t>)</w:t>
      </w:r>
      <w:r w:rsidRPr="00CE7CE5">
        <w:rPr>
          <w:lang w:val="en-US"/>
        </w:rPr>
        <w:t>.</w:t>
      </w:r>
    </w:p>
    <w:p w:rsidR="00815980" w:rsidRPr="00D07280" w:rsidRDefault="00815980" w:rsidP="00815980">
      <w:pPr>
        <w:pStyle w:val="Heading3"/>
        <w:rPr>
          <w:color w:val="FF0000"/>
          <w:lang w:eastAsia="en-US"/>
        </w:rPr>
      </w:pPr>
      <w:bookmarkStart w:id="2105" w:name="_Toc343650572"/>
      <w:r w:rsidRPr="00D07280">
        <w:rPr>
          <w:color w:val="FF0000"/>
          <w:lang w:eastAsia="en-US"/>
        </w:rPr>
        <w:t>S</w:t>
      </w:r>
      <w:r>
        <w:rPr>
          <w:color w:val="FF0000"/>
          <w:lang w:eastAsia="en-US"/>
        </w:rPr>
        <w:t>ubstance</w:t>
      </w:r>
      <w:r w:rsidRPr="00D07280">
        <w:rPr>
          <w:color w:val="FF0000"/>
          <w:lang w:eastAsia="en-US"/>
        </w:rPr>
        <w:t xml:space="preserve"> Code</w:t>
      </w:r>
      <w:bookmarkEnd w:id="2105"/>
      <w:ins w:id="2106" w:author="HYST (Hiroyuki Sato)" w:date="2013-01-08T18:04:00Z">
        <w:r w:rsidR="005044A6" w:rsidRPr="0014542C">
          <w:rPr>
            <w:rFonts w:eastAsia="MS Mincho" w:hint="eastAsia"/>
            <w:color w:val="FF0000"/>
            <w:lang w:eastAsia="ja-JP"/>
          </w:rPr>
          <w:t xml:space="preserve">  </w:t>
        </w:r>
      </w:ins>
    </w:p>
    <w:p w:rsidR="00815980" w:rsidRPr="00CE7CE5" w:rsidRDefault="00815980" w:rsidP="00815980">
      <w:pPr>
        <w:jc w:val="both"/>
        <w:rPr>
          <w:lang w:val="en-US"/>
        </w:rPr>
      </w:pPr>
      <w:r w:rsidRPr="00CE7CE5">
        <w:rPr>
          <w:lang w:val="en-US"/>
        </w:rPr>
        <w:t xml:space="preserve">Codes associated with a Group </w:t>
      </w:r>
      <w:r>
        <w:rPr>
          <w:lang w:val="en-US"/>
        </w:rPr>
        <w:t>2</w:t>
      </w:r>
      <w:r w:rsidRPr="00CE7CE5">
        <w:rPr>
          <w:lang w:val="en-US"/>
        </w:rPr>
        <w:t xml:space="preserve"> specified substance will be captured in manner similar to S</w:t>
      </w:r>
      <w:r>
        <w:rPr>
          <w:lang w:val="en-US"/>
        </w:rPr>
        <w:t>ubstance Codes (s</w:t>
      </w:r>
      <w:r w:rsidRPr="00CE7CE5">
        <w:rPr>
          <w:lang w:val="en-US"/>
        </w:rPr>
        <w:t xml:space="preserve">ee </w:t>
      </w:r>
      <w:r>
        <w:rPr>
          <w:lang w:val="en-US"/>
        </w:rPr>
        <w:t>S</w:t>
      </w:r>
      <w:r w:rsidRPr="00CE7CE5">
        <w:rPr>
          <w:lang w:val="en-US"/>
        </w:rPr>
        <w:t xml:space="preserve">ection </w:t>
      </w:r>
      <w:r w:rsidRPr="009A6783">
        <w:rPr>
          <w:lang w:val="en-US"/>
        </w:rPr>
        <w:t>8.3)</w:t>
      </w:r>
    </w:p>
    <w:p w:rsidR="00815980" w:rsidRPr="00D07280" w:rsidRDefault="00815980" w:rsidP="00815980">
      <w:pPr>
        <w:pStyle w:val="Heading3"/>
        <w:rPr>
          <w:color w:val="FF0000"/>
          <w:lang w:eastAsia="en-US"/>
        </w:rPr>
      </w:pPr>
      <w:bookmarkStart w:id="2107" w:name="_Toc343650573"/>
      <w:r w:rsidRPr="00D07280">
        <w:rPr>
          <w:color w:val="FF0000"/>
          <w:lang w:eastAsia="en-US"/>
        </w:rPr>
        <w:t>Version</w:t>
      </w:r>
      <w:bookmarkEnd w:id="2107"/>
      <w:ins w:id="2108" w:author="HYST (Hiroyuki Sato)" w:date="2013-01-08T18:04:00Z">
        <w:r w:rsidR="005044A6" w:rsidRPr="0014542C">
          <w:rPr>
            <w:rFonts w:eastAsia="MS Mincho" w:hint="eastAsia"/>
            <w:color w:val="FF0000"/>
            <w:lang w:eastAsia="ja-JP"/>
          </w:rPr>
          <w:t xml:space="preserve">  </w:t>
        </w:r>
      </w:ins>
    </w:p>
    <w:p w:rsidR="00815980" w:rsidRPr="00CE7CE5" w:rsidRDefault="00815980" w:rsidP="00815980">
      <w:pPr>
        <w:jc w:val="both"/>
        <w:rPr>
          <w:lang w:val="en-US"/>
        </w:rPr>
      </w:pPr>
      <w:r>
        <w:rPr>
          <w:lang w:val="en-US"/>
        </w:rPr>
        <w:t xml:space="preserve">Version </w:t>
      </w:r>
      <w:r w:rsidR="00DB720A">
        <w:rPr>
          <w:lang w:val="en-US"/>
        </w:rPr>
        <w:t>associated with a Group 2</w:t>
      </w:r>
      <w:r w:rsidRPr="00CE7CE5">
        <w:rPr>
          <w:lang w:val="en-US"/>
        </w:rPr>
        <w:t xml:space="preserve"> specified substance will be captured in manner similar to S</w:t>
      </w:r>
      <w:r>
        <w:rPr>
          <w:lang w:val="en-US"/>
        </w:rPr>
        <w:t>ubstance Version (s</w:t>
      </w:r>
      <w:r w:rsidRPr="00CE7CE5">
        <w:rPr>
          <w:lang w:val="en-US"/>
        </w:rPr>
        <w:t xml:space="preserve">ee </w:t>
      </w:r>
      <w:r w:rsidRPr="009A6783">
        <w:rPr>
          <w:lang w:val="en-US"/>
        </w:rPr>
        <w:t>Section 8.4</w:t>
      </w:r>
      <w:r>
        <w:rPr>
          <w:lang w:val="en-US"/>
        </w:rPr>
        <w:t>)</w:t>
      </w:r>
    </w:p>
    <w:p w:rsidR="00815980" w:rsidRPr="00D07280" w:rsidRDefault="00815980" w:rsidP="00815980">
      <w:pPr>
        <w:pStyle w:val="Heading3"/>
        <w:rPr>
          <w:color w:val="FF0000"/>
          <w:lang w:eastAsia="en-US"/>
        </w:rPr>
      </w:pPr>
      <w:bookmarkStart w:id="2109" w:name="_Toc343650574"/>
      <w:r w:rsidRPr="00D07280">
        <w:rPr>
          <w:color w:val="FF0000"/>
          <w:lang w:eastAsia="en-US"/>
        </w:rPr>
        <w:t>Reference Information</w:t>
      </w:r>
      <w:bookmarkEnd w:id="2109"/>
      <w:ins w:id="2110" w:author="HYST (Hiroyuki Sato)" w:date="2013-01-08T18:04:00Z">
        <w:r w:rsidR="005044A6" w:rsidRPr="0014542C">
          <w:rPr>
            <w:rFonts w:eastAsia="MS Mincho" w:hint="eastAsia"/>
            <w:color w:val="FF0000"/>
            <w:lang w:eastAsia="ja-JP"/>
          </w:rPr>
          <w:t xml:space="preserve"> </w:t>
        </w:r>
      </w:ins>
    </w:p>
    <w:p w:rsidR="00815980" w:rsidRPr="00CE7CE5" w:rsidRDefault="00815980" w:rsidP="00815980">
      <w:pPr>
        <w:jc w:val="both"/>
        <w:rPr>
          <w:lang w:val="en-US"/>
        </w:rPr>
      </w:pPr>
      <w:r w:rsidRPr="00CE7CE5">
        <w:rPr>
          <w:lang w:val="en-US"/>
        </w:rPr>
        <w:t>Reference Information will also be captured in a manner similar to that describe in a manner similar to the substan</w:t>
      </w:r>
      <w:r>
        <w:rPr>
          <w:lang w:val="en-US"/>
        </w:rPr>
        <w:t xml:space="preserve">ce reference information (see </w:t>
      </w:r>
      <w:r w:rsidRPr="009A6783">
        <w:rPr>
          <w:lang w:val="en-US"/>
        </w:rPr>
        <w:t>Section 8.5).</w:t>
      </w:r>
    </w:p>
    <w:p w:rsidR="00815980" w:rsidRPr="00815980" w:rsidRDefault="00815980" w:rsidP="00D1503A">
      <w:pPr>
        <w:rPr>
          <w:lang w:val="en-US"/>
        </w:rPr>
      </w:pPr>
    </w:p>
    <w:p w:rsidR="002A22CF" w:rsidRPr="00DD1A27" w:rsidRDefault="002A22CF" w:rsidP="001E590A">
      <w:pPr>
        <w:pStyle w:val="Heading2"/>
        <w:rPr>
          <w:color w:val="FF0000"/>
          <w:lang w:eastAsia="en-US"/>
        </w:rPr>
      </w:pPr>
      <w:bookmarkStart w:id="2111" w:name="_Toc343650575"/>
      <w:r w:rsidRPr="00DD1A27">
        <w:rPr>
          <w:color w:val="FF0000"/>
          <w:lang w:eastAsia="en-US"/>
        </w:rPr>
        <w:t>Group 3 Specified Substance</w:t>
      </w:r>
      <w:bookmarkEnd w:id="2111"/>
      <w:ins w:id="2112" w:author="HYST (Hiroyuki Sato)" w:date="2013-01-08T18:04:00Z">
        <w:r w:rsidR="005044A6" w:rsidRPr="0014542C">
          <w:rPr>
            <w:rFonts w:eastAsia="MS Mincho" w:hint="eastAsia"/>
            <w:color w:val="FF0000"/>
            <w:lang w:eastAsia="ja-JP"/>
          </w:rPr>
          <w:t xml:space="preserve">  (repeat as necessary)</w:t>
        </w:r>
      </w:ins>
    </w:p>
    <w:p w:rsidR="002A22CF" w:rsidRDefault="002A22CF" w:rsidP="00D1503A">
      <w:pPr>
        <w:rPr>
          <w:lang w:val="en-US"/>
        </w:rPr>
      </w:pPr>
    </w:p>
    <w:p w:rsidR="002A22CF" w:rsidRDefault="001B0DC3" w:rsidP="004858E7">
      <w:pPr>
        <w:jc w:val="center"/>
        <w:rPr>
          <w:lang w:val="en-US"/>
        </w:rPr>
      </w:pPr>
      <w:r>
        <w:rPr>
          <w:noProof/>
          <w:lang w:val="en-US" w:eastAsia="en-US"/>
        </w:rPr>
        <w:lastRenderedPageBreak/>
        <w:drawing>
          <wp:inline distT="0" distB="0" distL="0" distR="0">
            <wp:extent cx="2512695" cy="4150360"/>
            <wp:effectExtent l="0" t="0" r="0" b="0"/>
            <wp:docPr id="27" name="Picture 27" descr="fi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2695" cy="4150360"/>
                    </a:xfrm>
                    <a:prstGeom prst="rect">
                      <a:avLst/>
                    </a:prstGeom>
                    <a:noFill/>
                    <a:ln>
                      <a:noFill/>
                    </a:ln>
                  </pic:spPr>
                </pic:pic>
              </a:graphicData>
            </a:graphic>
          </wp:inline>
        </w:drawing>
      </w:r>
    </w:p>
    <w:p w:rsidR="004858E7" w:rsidRDefault="004858E7" w:rsidP="00580198">
      <w:pPr>
        <w:pStyle w:val="Caption"/>
      </w:pPr>
      <w:bookmarkStart w:id="2113" w:name="_Toc343720782"/>
      <w:r w:rsidRPr="0026504B">
        <w:t xml:space="preserve">Figure </w:t>
      </w:r>
      <w:r w:rsidR="00580198">
        <w:fldChar w:fldCharType="begin"/>
      </w:r>
      <w:r w:rsidR="00580198">
        <w:instrText xml:space="preserve"> SEQ Figure \* ARABIC </w:instrText>
      </w:r>
      <w:r w:rsidR="00580198">
        <w:fldChar w:fldCharType="separate"/>
      </w:r>
      <w:r w:rsidR="00D15CCB">
        <w:rPr>
          <w:noProof/>
        </w:rPr>
        <w:t>19</w:t>
      </w:r>
      <w:r w:rsidR="00580198">
        <w:fldChar w:fldCharType="end"/>
      </w:r>
      <w:r w:rsidRPr="0026504B">
        <w:t>–</w:t>
      </w:r>
      <w:r>
        <w:t xml:space="preserve"> </w:t>
      </w:r>
      <w:r w:rsidRPr="004858E7">
        <w:t>I</w:t>
      </w:r>
      <w:r>
        <w:t>nformation model for the Group 3</w:t>
      </w:r>
      <w:r w:rsidRPr="004858E7">
        <w:t xml:space="preserve"> specified substance</w:t>
      </w:r>
      <w:bookmarkEnd w:id="2113"/>
    </w:p>
    <w:p w:rsidR="002A22CF" w:rsidRPr="004858E7" w:rsidRDefault="002A22CF" w:rsidP="00D1503A"/>
    <w:p w:rsidR="002A22CF" w:rsidRPr="002A22CF" w:rsidRDefault="002A22CF" w:rsidP="00EE6795">
      <w:pPr>
        <w:jc w:val="both"/>
        <w:rPr>
          <w:lang w:val="en-US"/>
        </w:rPr>
      </w:pPr>
      <w:r w:rsidRPr="002A22CF">
        <w:rPr>
          <w:lang w:val="en-US"/>
        </w:rPr>
        <w:t xml:space="preserve">This section captures the reference to a set of specifications typically described in a pharmacopeia indicating the quality of the specified substance.  </w:t>
      </w:r>
    </w:p>
    <w:p w:rsidR="002A22CF" w:rsidRPr="002A22CF" w:rsidRDefault="002A22CF" w:rsidP="00EE6795">
      <w:pPr>
        <w:jc w:val="both"/>
        <w:rPr>
          <w:lang w:val="en-US"/>
        </w:rPr>
      </w:pPr>
    </w:p>
    <w:p w:rsidR="002A22CF" w:rsidRDefault="002A22CF" w:rsidP="00EE6795">
      <w:pPr>
        <w:jc w:val="both"/>
        <w:rPr>
          <w:lang w:val="en-US"/>
        </w:rPr>
      </w:pPr>
      <w:r w:rsidRPr="002A22CF">
        <w:rPr>
          <w:lang w:val="en-US"/>
        </w:rPr>
        <w:t>The information on the grade shall be specified by means of the following data elements:</w:t>
      </w:r>
    </w:p>
    <w:p w:rsidR="002D7F46" w:rsidRDefault="002D7F46" w:rsidP="00573952">
      <w:pPr>
        <w:pStyle w:val="XML"/>
      </w:pPr>
      <w:bookmarkStart w:id="2114" w:name="_Toc263320944"/>
      <w:bookmarkStart w:id="2115" w:name="_Toc304805935"/>
      <w:bookmarkStart w:id="2116" w:name="_Toc304814890"/>
      <w:r>
        <w:t>&lt;identifiedSubstance&gt;</w:t>
      </w:r>
      <w:r>
        <w:br/>
        <w:t xml:space="preserve">  &lt;identifiedSubstance&gt;</w:t>
      </w:r>
      <w:r>
        <w:br/>
        <w:t xml:space="preserve">    &lt;code code="</w:t>
      </w:r>
      <w:r>
        <w:rPr>
          <w:b/>
          <w:bCs/>
          <w:i/>
          <w:iCs/>
        </w:rPr>
        <w:t>Parent S</w:t>
      </w:r>
      <w:r w:rsidRPr="0013797D">
        <w:rPr>
          <w:b/>
          <w:bCs/>
          <w:i/>
          <w:iCs/>
        </w:rPr>
        <w:t>ubstance Id</w:t>
      </w:r>
      <w:r>
        <w:t>" codeSystem="</w:t>
      </w:r>
      <w:r>
        <w:rPr>
          <w:i/>
          <w:iCs/>
        </w:rPr>
        <w:t>Substance Id</w:t>
      </w:r>
      <w:r w:rsidRPr="0013797D">
        <w:rPr>
          <w:i/>
          <w:iCs/>
        </w:rPr>
        <w:t xml:space="preserve"> System (OID)</w:t>
      </w:r>
      <w:r>
        <w:t>"</w:t>
      </w:r>
      <w:r>
        <w:br/>
        <w:t xml:space="preserve">    &lt;name&gt;</w:t>
      </w:r>
      <w:r w:rsidRPr="00530140">
        <w:rPr>
          <w:b/>
          <w:bCs/>
          <w:i/>
          <w:iCs/>
        </w:rPr>
        <w:t>Parent Substance Name</w:t>
      </w:r>
      <w:r>
        <w:t>&lt;/name&gt;</w:t>
      </w:r>
      <w:r>
        <w:br/>
        <w:t xml:space="preserve">  &lt;/identifiedSubstance&gt;</w:t>
      </w:r>
      <w:r>
        <w:br/>
        <w:t xml:space="preserve">  &lt;subjectOf&gt;</w:t>
      </w:r>
      <w:r>
        <w:br/>
        <w:t xml:space="preserve">    &lt;substanceSpecification&gt;</w:t>
      </w:r>
      <w:r>
        <w:br/>
        <w:t xml:space="preserve">      &lt;code code="</w:t>
      </w:r>
      <w:r w:rsidRPr="0013797D">
        <w:rPr>
          <w:b/>
          <w:bCs/>
          <w:i/>
          <w:iCs/>
        </w:rPr>
        <w:t xml:space="preserve">Substance Specification Group 3 </w:t>
      </w:r>
      <w:r>
        <w:rPr>
          <w:b/>
          <w:bCs/>
          <w:i/>
          <w:iCs/>
        </w:rPr>
        <w:t>Id</w:t>
      </w:r>
      <w:r w:rsidRPr="0013797D">
        <w:rPr>
          <w:i/>
          <w:iCs/>
        </w:rPr>
        <w:t>/Code</w:t>
      </w:r>
      <w:r>
        <w:t xml:space="preserve">" </w:t>
      </w:r>
      <w:r>
        <w:br/>
        <w:t xml:space="preserve">            codeSystem="</w:t>
      </w:r>
      <w:r w:rsidRPr="0013797D">
        <w:rPr>
          <w:b/>
          <w:bCs/>
          <w:i/>
          <w:iCs/>
        </w:rPr>
        <w:t>Substance Specification Group 3</w:t>
      </w:r>
      <w:r w:rsidRPr="0013797D">
        <w:rPr>
          <w:i/>
          <w:iCs/>
        </w:rPr>
        <w:t xml:space="preserve"> Code System (OID)</w:t>
      </w:r>
      <w:r>
        <w:t>"</w:t>
      </w:r>
      <w:r>
        <w:br/>
        <w:t xml:space="preserve">            displayName="</w:t>
      </w:r>
      <w:r w:rsidRPr="0013797D">
        <w:rPr>
          <w:b/>
          <w:bCs/>
          <w:i/>
          <w:iCs/>
        </w:rPr>
        <w:t>Substance Specification Group 3 Name</w:t>
      </w:r>
      <w:r>
        <w:t>"/&gt;</w:t>
      </w:r>
      <w:r>
        <w:br/>
        <w:t xml:space="preserve">      &lt;component&gt;</w:t>
      </w:r>
      <w:r>
        <w:br/>
        <w:t xml:space="preserve">        &lt;observation&gt;</w:t>
      </w:r>
      <w:r>
        <w:br/>
      </w:r>
      <w:r w:rsidR="00573952">
        <w:t xml:space="preserve">          &lt;code code="</w:t>
      </w:r>
      <w:r w:rsidR="00573952" w:rsidRPr="0013797D">
        <w:rPr>
          <w:b/>
          <w:bCs/>
          <w:i/>
          <w:iCs/>
        </w:rPr>
        <w:t xml:space="preserve">Grade </w:t>
      </w:r>
      <w:r w:rsidR="00573952" w:rsidRPr="00662B7A">
        <w:rPr>
          <w:i/>
          <w:iCs/>
        </w:rPr>
        <w:t>Type/</w:t>
      </w:r>
      <w:r w:rsidR="00573952" w:rsidRPr="0013797D">
        <w:rPr>
          <w:b/>
          <w:bCs/>
          <w:i/>
          <w:iCs/>
        </w:rPr>
        <w:t>Name</w:t>
      </w:r>
      <w:r w:rsidR="00573952" w:rsidRPr="0013797D">
        <w:rPr>
          <w:i/>
          <w:iCs/>
        </w:rPr>
        <w:t xml:space="preserve"> Code</w:t>
      </w:r>
      <w:r w:rsidR="00573952">
        <w:t>" codeSystem="</w:t>
      </w:r>
      <w:r w:rsidR="00573952" w:rsidRPr="0013797D">
        <w:rPr>
          <w:i/>
          <w:iCs/>
        </w:rPr>
        <w:t>Code System (OID)</w:t>
      </w:r>
      <w:r w:rsidR="00573952">
        <w:t>"</w:t>
      </w:r>
      <w:r w:rsidR="00573952">
        <w:br/>
        <w:t xml:space="preserve">                displayName="</w:t>
      </w:r>
      <w:r w:rsidR="00573952" w:rsidRPr="0013797D">
        <w:rPr>
          <w:b/>
          <w:bCs/>
          <w:i/>
          <w:iCs/>
        </w:rPr>
        <w:t>Grade Name</w:t>
      </w:r>
      <w:r w:rsidR="00573952">
        <w:t>"/&gt;</w:t>
      </w:r>
      <w:r>
        <w:br/>
        <w:t xml:space="preserve">          &lt;value </w:t>
      </w:r>
      <w:r w:rsidRPr="0013797D">
        <w:rPr>
          <w:b/>
          <w:bCs/>
          <w:i/>
          <w:iCs/>
        </w:rPr>
        <w:t xml:space="preserve">Amount </w:t>
      </w:r>
      <w:r w:rsidRPr="0013797D">
        <w:rPr>
          <w:i/>
          <w:iCs/>
        </w:rPr>
        <w:t>/</w:t>
      </w:r>
      <w:r>
        <w:t>&gt;</w:t>
      </w:r>
      <w:r>
        <w:br/>
        <w:t xml:space="preserve">          &lt;subjectOf&gt;</w:t>
      </w:r>
      <w:r>
        <w:br/>
        <w:t xml:space="preserve">            &lt;document&gt;&lt;!-- </w:t>
      </w:r>
      <w:r w:rsidRPr="009D7B0F">
        <w:rPr>
          <w:b/>
          <w:bCs/>
        </w:rPr>
        <w:t>Grade Reference Source</w:t>
      </w:r>
      <w:r>
        <w:t xml:space="preserve"> --&gt;&lt;/document&gt;</w:t>
      </w:r>
    </w:p>
    <w:p w:rsidR="003939AE" w:rsidRPr="00D07280" w:rsidRDefault="003939AE" w:rsidP="003939AE">
      <w:pPr>
        <w:pStyle w:val="Heading3"/>
        <w:rPr>
          <w:color w:val="0070C0"/>
          <w:lang w:eastAsia="en-US"/>
        </w:rPr>
      </w:pPr>
      <w:bookmarkStart w:id="2117" w:name="_Toc343650576"/>
      <w:r>
        <w:rPr>
          <w:color w:val="0070C0"/>
          <w:lang w:eastAsia="en-US"/>
        </w:rPr>
        <w:t>Specified_Substance_Group3_</w:t>
      </w:r>
      <w:r w:rsidRPr="00D07280">
        <w:rPr>
          <w:color w:val="0070C0"/>
          <w:lang w:eastAsia="en-US"/>
        </w:rPr>
        <w:t>ID</w:t>
      </w:r>
      <w:bookmarkEnd w:id="211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939AE" w:rsidRPr="007A51EF" w:rsidTr="0005144F">
        <w:tc>
          <w:tcPr>
            <w:tcW w:w="1951" w:type="dxa"/>
            <w:shd w:val="clear" w:color="auto" w:fill="auto"/>
          </w:tcPr>
          <w:p w:rsidR="003939AE" w:rsidRPr="007A51EF" w:rsidRDefault="003939AE" w:rsidP="00BC0955">
            <w:pPr>
              <w:rPr>
                <w:b/>
                <w:lang w:eastAsia="en-US"/>
              </w:rPr>
            </w:pPr>
            <w:r w:rsidRPr="007A51EF">
              <w:rPr>
                <w:b/>
              </w:rPr>
              <w:t>User Guidance</w:t>
            </w:r>
          </w:p>
        </w:tc>
        <w:tc>
          <w:tcPr>
            <w:tcW w:w="8017" w:type="dxa"/>
            <w:shd w:val="clear" w:color="auto" w:fill="auto"/>
          </w:tcPr>
          <w:p w:rsidR="003939AE" w:rsidRPr="007800F7" w:rsidRDefault="003939AE" w:rsidP="00BC0955">
            <w:pPr>
              <w:jc w:val="both"/>
            </w:pPr>
            <w:r w:rsidRPr="007800F7">
              <w:t>The unique identifier assigned t</w:t>
            </w:r>
            <w:r>
              <w:t>o the specified substance group3</w:t>
            </w:r>
            <w:r w:rsidRPr="007800F7">
              <w:t xml:space="preserve"> shall be specified.</w:t>
            </w:r>
          </w:p>
          <w:p w:rsidR="003939AE" w:rsidRDefault="003939AE" w:rsidP="00BC0955">
            <w:pPr>
              <w:jc w:val="both"/>
            </w:pPr>
          </w:p>
          <w:p w:rsidR="003939AE" w:rsidRDefault="003939AE" w:rsidP="00BC0955">
            <w:pPr>
              <w:jc w:val="both"/>
            </w:pPr>
            <w:r>
              <w:t xml:space="preserve">NOTE: If a unique “Specified Substance ID” has been assigned, this “Specified Substance ID” shall be specified based on the Substance Name controlled vocabulary.  </w:t>
            </w:r>
          </w:p>
          <w:p w:rsidR="003939AE" w:rsidRDefault="003939AE" w:rsidP="00BC0955">
            <w:pPr>
              <w:jc w:val="both"/>
            </w:pPr>
          </w:p>
          <w:p w:rsidR="003939AE" w:rsidRPr="007800F7" w:rsidRDefault="003939AE" w:rsidP="00BC0955">
            <w:pPr>
              <w:jc w:val="both"/>
            </w:pPr>
            <w:r>
              <w:t xml:space="preserve">In the absence of a unique “Specified Substance ID” e. g. for the initial </w:t>
            </w:r>
            <w:r>
              <w:lastRenderedPageBreak/>
              <w:t>submission of the substance this data element is not required.</w:t>
            </w:r>
          </w:p>
        </w:tc>
      </w:tr>
      <w:tr w:rsidR="003939AE" w:rsidRPr="007A51EF" w:rsidTr="0005144F">
        <w:tc>
          <w:tcPr>
            <w:tcW w:w="1951" w:type="dxa"/>
            <w:shd w:val="clear" w:color="auto" w:fill="auto"/>
          </w:tcPr>
          <w:p w:rsidR="003939AE" w:rsidRPr="007A51EF" w:rsidRDefault="003939AE" w:rsidP="00BC0955">
            <w:pPr>
              <w:rPr>
                <w:b/>
                <w:lang w:eastAsia="en-US"/>
              </w:rPr>
            </w:pPr>
            <w:r w:rsidRPr="007A51EF">
              <w:rPr>
                <w:b/>
              </w:rPr>
              <w:lastRenderedPageBreak/>
              <w:t>Example(s)</w:t>
            </w:r>
          </w:p>
        </w:tc>
        <w:tc>
          <w:tcPr>
            <w:tcW w:w="8017" w:type="dxa"/>
            <w:shd w:val="clear" w:color="auto" w:fill="auto"/>
          </w:tcPr>
          <w:p w:rsidR="003939AE" w:rsidRPr="007A51EF" w:rsidRDefault="003939AE" w:rsidP="00BC0955">
            <w:pPr>
              <w:rPr>
                <w:lang w:eastAsia="en-US"/>
              </w:rPr>
            </w:pPr>
          </w:p>
        </w:tc>
      </w:tr>
      <w:tr w:rsidR="003939AE" w:rsidRPr="007A51EF" w:rsidTr="0005144F">
        <w:tc>
          <w:tcPr>
            <w:tcW w:w="1951" w:type="dxa"/>
            <w:shd w:val="clear" w:color="auto" w:fill="auto"/>
          </w:tcPr>
          <w:p w:rsidR="003939AE" w:rsidRPr="007A51EF" w:rsidRDefault="003939AE" w:rsidP="00BC0955">
            <w:pPr>
              <w:rPr>
                <w:b/>
              </w:rPr>
            </w:pPr>
            <w:r w:rsidRPr="007A51EF">
              <w:rPr>
                <w:b/>
              </w:rPr>
              <w:t>Conformance</w:t>
            </w:r>
          </w:p>
        </w:tc>
        <w:tc>
          <w:tcPr>
            <w:tcW w:w="8017" w:type="dxa"/>
            <w:shd w:val="clear" w:color="auto" w:fill="auto"/>
          </w:tcPr>
          <w:p w:rsidR="003939AE" w:rsidRPr="007A51EF" w:rsidRDefault="003939AE" w:rsidP="00BC0955">
            <w:pPr>
              <w:rPr>
                <w:lang w:eastAsia="en-US"/>
              </w:rPr>
            </w:pPr>
            <w:r>
              <w:rPr>
                <w:lang w:eastAsia="en-US"/>
              </w:rPr>
              <w:t>CONDITIONAL</w:t>
            </w:r>
          </w:p>
        </w:tc>
      </w:tr>
      <w:tr w:rsidR="003939AE" w:rsidRPr="007A51EF" w:rsidTr="0005144F">
        <w:tc>
          <w:tcPr>
            <w:tcW w:w="1951" w:type="dxa"/>
            <w:shd w:val="clear" w:color="auto" w:fill="auto"/>
          </w:tcPr>
          <w:p w:rsidR="003939AE" w:rsidRPr="007A51EF" w:rsidRDefault="003939AE" w:rsidP="00BC0955">
            <w:pPr>
              <w:rPr>
                <w:b/>
              </w:rPr>
            </w:pPr>
            <w:r w:rsidRPr="007A51EF">
              <w:rPr>
                <w:b/>
              </w:rPr>
              <w:t>Data Type</w:t>
            </w:r>
          </w:p>
        </w:tc>
        <w:tc>
          <w:tcPr>
            <w:tcW w:w="8017" w:type="dxa"/>
            <w:shd w:val="clear" w:color="auto" w:fill="auto"/>
          </w:tcPr>
          <w:p w:rsidR="003939AE" w:rsidRPr="007A51EF" w:rsidRDefault="003939AE" w:rsidP="00BC0955">
            <w:pPr>
              <w:rPr>
                <w:lang w:eastAsia="en-US"/>
              </w:rPr>
            </w:pPr>
            <w:r>
              <w:rPr>
                <w:lang w:eastAsia="en-US"/>
              </w:rPr>
              <w:t>II</w:t>
            </w:r>
          </w:p>
        </w:tc>
      </w:tr>
      <w:tr w:rsidR="003939AE" w:rsidRPr="007A51EF" w:rsidTr="0005144F">
        <w:tc>
          <w:tcPr>
            <w:tcW w:w="1951" w:type="dxa"/>
            <w:shd w:val="clear" w:color="auto" w:fill="auto"/>
          </w:tcPr>
          <w:p w:rsidR="003939AE" w:rsidRPr="007A51EF" w:rsidRDefault="003939AE" w:rsidP="00BC0955">
            <w:pPr>
              <w:rPr>
                <w:b/>
              </w:rPr>
            </w:pPr>
            <w:r w:rsidRPr="007A51EF">
              <w:rPr>
                <w:b/>
              </w:rPr>
              <w:t>Business Rule(s)</w:t>
            </w:r>
          </w:p>
        </w:tc>
        <w:tc>
          <w:tcPr>
            <w:tcW w:w="8017" w:type="dxa"/>
            <w:shd w:val="clear" w:color="auto" w:fill="auto"/>
          </w:tcPr>
          <w:p w:rsidR="003939AE" w:rsidRPr="007A51EF" w:rsidRDefault="003939AE" w:rsidP="00BC0955">
            <w:pPr>
              <w:jc w:val="both"/>
              <w:rPr>
                <w:lang w:eastAsia="en-US"/>
              </w:rPr>
            </w:pPr>
            <w:r w:rsidRPr="007800F7">
              <w:rPr>
                <w:lang w:eastAsia="en-US"/>
              </w:rPr>
              <w:t>The ID of the substance will be automatically assigned by the system once the message will be processed</w:t>
            </w:r>
            <w:r>
              <w:rPr>
                <w:lang w:eastAsia="en-US"/>
              </w:rPr>
              <w:t>.</w:t>
            </w:r>
          </w:p>
        </w:tc>
      </w:tr>
    </w:tbl>
    <w:p w:rsidR="002D7F46" w:rsidRPr="002D7F46" w:rsidRDefault="002D7F46" w:rsidP="002D7F46">
      <w:pPr>
        <w:pStyle w:val="XML"/>
      </w:pPr>
      <w:r>
        <w:t>&lt;identifiedSubstance&gt;</w:t>
      </w:r>
      <w:r>
        <w:br/>
        <w:t xml:space="preserve">  &lt;identifiedSubstance&gt;&lt;!-- Substance Details --&gt;&lt;/identifiedSubstance&gt;</w:t>
      </w:r>
      <w:r>
        <w:br/>
        <w:t xml:space="preserve">  &lt;subjectOf&gt;</w:t>
      </w:r>
      <w:r>
        <w:br/>
        <w:t xml:space="preserve">    &lt;substanceSpecification&gt;</w:t>
      </w:r>
      <w:r>
        <w:br/>
        <w:t xml:space="preserve">      &lt;code code="</w:t>
      </w:r>
      <w:r w:rsidRPr="0013797D">
        <w:rPr>
          <w:b/>
          <w:bCs/>
          <w:i/>
          <w:iCs/>
        </w:rPr>
        <w:t xml:space="preserve">Substance Specification Group 3 </w:t>
      </w:r>
      <w:r>
        <w:rPr>
          <w:b/>
          <w:bCs/>
          <w:i/>
          <w:iCs/>
        </w:rPr>
        <w:t>Id</w:t>
      </w:r>
      <w:r w:rsidRPr="0013797D">
        <w:rPr>
          <w:i/>
          <w:iCs/>
        </w:rPr>
        <w:t>/Code</w:t>
      </w:r>
      <w:r>
        <w:t xml:space="preserve">" </w:t>
      </w:r>
      <w:r>
        <w:br/>
      </w:r>
      <w:r w:rsidRPr="002D7F46">
        <w:t xml:space="preserve">            codeSystem="</w:t>
      </w:r>
      <w:r w:rsidRPr="002D7F46">
        <w:rPr>
          <w:i/>
          <w:iCs/>
        </w:rPr>
        <w:t>Substance Specification Group 3 Code System (OID)</w:t>
      </w:r>
      <w:r w:rsidRPr="002D7F46">
        <w:t>"</w:t>
      </w:r>
      <w:r w:rsidRPr="002D7F46">
        <w:br/>
        <w:t xml:space="preserve">            displayName="</w:t>
      </w:r>
      <w:r w:rsidRPr="002D7F46">
        <w:rPr>
          <w:i/>
          <w:iCs/>
        </w:rPr>
        <w:t>Substance Specification Group 3 Name</w:t>
      </w:r>
      <w:r w:rsidRPr="002D7F46">
        <w:t>"/&gt;</w:t>
      </w:r>
    </w:p>
    <w:p w:rsidR="003939AE" w:rsidRPr="00D07280" w:rsidRDefault="003939AE" w:rsidP="003939AE">
      <w:pPr>
        <w:pStyle w:val="Heading3"/>
        <w:rPr>
          <w:color w:val="0070C0"/>
          <w:lang w:eastAsia="en-US"/>
        </w:rPr>
      </w:pPr>
      <w:bookmarkStart w:id="2118" w:name="_Toc343650577"/>
      <w:r>
        <w:rPr>
          <w:color w:val="0070C0"/>
          <w:lang w:eastAsia="en-US"/>
        </w:rPr>
        <w:t>Specified_Substance_Group3_Name</w:t>
      </w:r>
      <w:bookmarkEnd w:id="2118"/>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3939AE" w:rsidRPr="007A51EF" w:rsidTr="0005144F">
        <w:tc>
          <w:tcPr>
            <w:tcW w:w="1951" w:type="dxa"/>
            <w:shd w:val="clear" w:color="auto" w:fill="auto"/>
          </w:tcPr>
          <w:p w:rsidR="003939AE" w:rsidRPr="007A51EF" w:rsidRDefault="003939AE" w:rsidP="00BC0955">
            <w:pPr>
              <w:rPr>
                <w:b/>
                <w:lang w:eastAsia="en-US"/>
              </w:rPr>
            </w:pPr>
            <w:r w:rsidRPr="007A51EF">
              <w:rPr>
                <w:b/>
              </w:rPr>
              <w:t>User Guidance</w:t>
            </w:r>
          </w:p>
        </w:tc>
        <w:tc>
          <w:tcPr>
            <w:tcW w:w="8017" w:type="dxa"/>
            <w:shd w:val="clear" w:color="auto" w:fill="auto"/>
          </w:tcPr>
          <w:p w:rsidR="003939AE" w:rsidRPr="004946E4" w:rsidRDefault="003939AE" w:rsidP="003939AE">
            <w:pPr>
              <w:jc w:val="both"/>
              <w:rPr>
                <w:lang w:val="en-US"/>
              </w:rPr>
            </w:pPr>
            <w:r w:rsidRPr="00605042">
              <w:rPr>
                <w:lang w:val="en-US"/>
              </w:rPr>
              <w:t>The name of</w:t>
            </w:r>
            <w:r>
              <w:rPr>
                <w:lang w:val="en-US"/>
              </w:rPr>
              <w:t xml:space="preserve"> the specified substance group 3</w:t>
            </w:r>
            <w:r w:rsidRPr="00605042">
              <w:rPr>
                <w:lang w:val="en-US"/>
              </w:rPr>
              <w:t xml:space="preserve"> shall be provided in this field</w:t>
            </w:r>
            <w:r>
              <w:rPr>
                <w:lang w:val="en-US"/>
              </w:rPr>
              <w:t xml:space="preserve"> </w:t>
            </w:r>
            <w:r>
              <w:rPr>
                <w:lang w:eastAsia="en-US"/>
              </w:rPr>
              <w:t>or level 1 Specified Substance Name (Prefered Term)</w:t>
            </w:r>
          </w:p>
        </w:tc>
      </w:tr>
      <w:tr w:rsidR="003939AE" w:rsidRPr="007A51EF" w:rsidTr="0005144F">
        <w:tc>
          <w:tcPr>
            <w:tcW w:w="1951" w:type="dxa"/>
            <w:shd w:val="clear" w:color="auto" w:fill="auto"/>
          </w:tcPr>
          <w:p w:rsidR="003939AE" w:rsidRPr="007A51EF" w:rsidRDefault="003939AE" w:rsidP="00BC0955">
            <w:pPr>
              <w:rPr>
                <w:b/>
                <w:lang w:eastAsia="en-US"/>
              </w:rPr>
            </w:pPr>
            <w:r w:rsidRPr="007A51EF">
              <w:rPr>
                <w:b/>
              </w:rPr>
              <w:t>Example(s)</w:t>
            </w:r>
          </w:p>
        </w:tc>
        <w:tc>
          <w:tcPr>
            <w:tcW w:w="8017" w:type="dxa"/>
            <w:shd w:val="clear" w:color="auto" w:fill="auto"/>
          </w:tcPr>
          <w:p w:rsidR="003939AE" w:rsidRPr="007A51EF" w:rsidRDefault="003939AE" w:rsidP="00BC0955">
            <w:pPr>
              <w:jc w:val="both"/>
              <w:rPr>
                <w:lang w:eastAsia="en-US"/>
              </w:rPr>
            </w:pPr>
            <w:r>
              <w:rPr>
                <w:lang w:eastAsia="en-US"/>
              </w:rPr>
              <w:t>Name in monograph appended to Grade Type</w:t>
            </w:r>
            <w:r w:rsidRPr="00072A42">
              <w:rPr>
                <w:lang w:eastAsia="en-US"/>
              </w:rPr>
              <w:t xml:space="preserve"> </w:t>
            </w:r>
            <w:r>
              <w:rPr>
                <w:lang w:eastAsia="en-US"/>
              </w:rPr>
              <w:t>(i.e. sterile water for injection USP</w:t>
            </w:r>
            <w:r w:rsidRPr="00072A42">
              <w:rPr>
                <w:lang w:eastAsia="en-US"/>
              </w:rPr>
              <w:t>)</w:t>
            </w:r>
          </w:p>
        </w:tc>
      </w:tr>
      <w:tr w:rsidR="003939AE" w:rsidRPr="007A51EF" w:rsidTr="0005144F">
        <w:tc>
          <w:tcPr>
            <w:tcW w:w="1951" w:type="dxa"/>
            <w:shd w:val="clear" w:color="auto" w:fill="auto"/>
          </w:tcPr>
          <w:p w:rsidR="003939AE" w:rsidRPr="007A51EF" w:rsidRDefault="003939AE" w:rsidP="00BC0955">
            <w:pPr>
              <w:rPr>
                <w:b/>
              </w:rPr>
            </w:pPr>
            <w:r w:rsidRPr="007A51EF">
              <w:rPr>
                <w:b/>
              </w:rPr>
              <w:t>Conformance</w:t>
            </w:r>
          </w:p>
        </w:tc>
        <w:tc>
          <w:tcPr>
            <w:tcW w:w="8017" w:type="dxa"/>
            <w:shd w:val="clear" w:color="auto" w:fill="auto"/>
          </w:tcPr>
          <w:p w:rsidR="003939AE" w:rsidRPr="007A51EF" w:rsidRDefault="003939AE" w:rsidP="00BC0955">
            <w:pPr>
              <w:rPr>
                <w:lang w:eastAsia="en-US"/>
              </w:rPr>
            </w:pPr>
            <w:r>
              <w:rPr>
                <w:lang w:eastAsia="en-US"/>
              </w:rPr>
              <w:t>REQUIRED</w:t>
            </w:r>
          </w:p>
        </w:tc>
      </w:tr>
      <w:tr w:rsidR="003939AE" w:rsidRPr="007A51EF" w:rsidTr="0005144F">
        <w:tc>
          <w:tcPr>
            <w:tcW w:w="1951" w:type="dxa"/>
            <w:shd w:val="clear" w:color="auto" w:fill="auto"/>
          </w:tcPr>
          <w:p w:rsidR="003939AE" w:rsidRPr="007A51EF" w:rsidRDefault="003939AE" w:rsidP="00BC0955">
            <w:pPr>
              <w:rPr>
                <w:b/>
              </w:rPr>
            </w:pPr>
            <w:r w:rsidRPr="007A51EF">
              <w:rPr>
                <w:b/>
              </w:rPr>
              <w:t>Data Type</w:t>
            </w:r>
          </w:p>
        </w:tc>
        <w:tc>
          <w:tcPr>
            <w:tcW w:w="8017" w:type="dxa"/>
            <w:shd w:val="clear" w:color="auto" w:fill="auto"/>
          </w:tcPr>
          <w:p w:rsidR="003939AE" w:rsidRPr="007A51EF" w:rsidRDefault="003939AE" w:rsidP="00BC0955">
            <w:pPr>
              <w:rPr>
                <w:lang w:eastAsia="en-US"/>
              </w:rPr>
            </w:pPr>
            <w:r>
              <w:rPr>
                <w:lang w:eastAsia="en-US"/>
              </w:rPr>
              <w:t>ST</w:t>
            </w:r>
          </w:p>
        </w:tc>
      </w:tr>
      <w:tr w:rsidR="003939AE" w:rsidRPr="007A51EF" w:rsidTr="0005144F">
        <w:tc>
          <w:tcPr>
            <w:tcW w:w="1951" w:type="dxa"/>
            <w:shd w:val="clear" w:color="auto" w:fill="auto"/>
          </w:tcPr>
          <w:p w:rsidR="003939AE" w:rsidRPr="007A51EF" w:rsidRDefault="003939AE" w:rsidP="00BC0955">
            <w:pPr>
              <w:rPr>
                <w:b/>
              </w:rPr>
            </w:pPr>
            <w:r w:rsidRPr="007A51EF">
              <w:rPr>
                <w:b/>
              </w:rPr>
              <w:t>Business Rule(s)</w:t>
            </w:r>
          </w:p>
        </w:tc>
        <w:tc>
          <w:tcPr>
            <w:tcW w:w="8017" w:type="dxa"/>
            <w:shd w:val="clear" w:color="auto" w:fill="auto"/>
          </w:tcPr>
          <w:p w:rsidR="003939AE" w:rsidRPr="007A51EF" w:rsidRDefault="003939AE" w:rsidP="00494A23">
            <w:pPr>
              <w:jc w:val="both"/>
              <w:rPr>
                <w:lang w:eastAsia="en-US"/>
              </w:rPr>
            </w:pPr>
          </w:p>
        </w:tc>
      </w:tr>
    </w:tbl>
    <w:p w:rsidR="002D7F46" w:rsidRDefault="002D7F46" w:rsidP="002D7F46">
      <w:pPr>
        <w:pStyle w:val="XML"/>
      </w:pPr>
      <w:r>
        <w:t>&lt;identifiedSubstance&gt;</w:t>
      </w:r>
      <w:r>
        <w:br/>
        <w:t xml:space="preserve">  &lt;identifiedSubstance&gt;&lt;!-- Substance Details --&gt;&lt;/identifiedSubstance&gt;</w:t>
      </w:r>
      <w:r>
        <w:br/>
        <w:t xml:space="preserve">  &lt;subjectOf&gt;</w:t>
      </w:r>
      <w:r>
        <w:br/>
        <w:t xml:space="preserve">    &lt;substanceSpecification&gt;</w:t>
      </w:r>
      <w:r>
        <w:br/>
        <w:t xml:space="preserve">      </w:t>
      </w:r>
      <w:r w:rsidRPr="002D7F46">
        <w:t>&lt;code code="</w:t>
      </w:r>
      <w:r w:rsidRPr="002D7F46">
        <w:rPr>
          <w:i/>
          <w:iCs/>
        </w:rPr>
        <w:t>Substance Specification Group 3 Id/Code</w:t>
      </w:r>
      <w:r w:rsidRPr="002D7F46">
        <w:t xml:space="preserve">" </w:t>
      </w:r>
      <w:r w:rsidRPr="002D7F46">
        <w:br/>
        <w:t xml:space="preserve">            codeSystem="</w:t>
      </w:r>
      <w:r w:rsidRPr="002D7F46">
        <w:rPr>
          <w:i/>
          <w:iCs/>
        </w:rPr>
        <w:t>Substance Specification Group 3 Code System (OID)</w:t>
      </w:r>
      <w:r w:rsidRPr="002D7F46">
        <w:t>"</w:t>
      </w:r>
      <w:r w:rsidRPr="002D7F46">
        <w:br/>
      </w:r>
      <w:r>
        <w:t xml:space="preserve">            displayName="</w:t>
      </w:r>
      <w:r w:rsidRPr="0013797D">
        <w:rPr>
          <w:b/>
          <w:bCs/>
          <w:i/>
          <w:iCs/>
        </w:rPr>
        <w:t>Substance Specification Group 3 Name</w:t>
      </w:r>
      <w:r>
        <w:t>"/&gt;</w:t>
      </w:r>
    </w:p>
    <w:p w:rsidR="00FE4A07" w:rsidRDefault="00FE4A07" w:rsidP="00FE4A07">
      <w:pPr>
        <w:pStyle w:val="Heading3"/>
        <w:rPr>
          <w:color w:val="0070C0"/>
          <w:lang w:eastAsia="en-US"/>
        </w:rPr>
      </w:pPr>
      <w:bookmarkStart w:id="2119" w:name="_Toc343650578"/>
      <w:r w:rsidRPr="00264BE9">
        <w:rPr>
          <w:color w:val="0070C0"/>
          <w:lang w:eastAsia="en-US"/>
        </w:rPr>
        <w:t>Parent Substance ID</w:t>
      </w:r>
      <w:bookmarkEnd w:id="2119"/>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E4A07" w:rsidRPr="007A51EF" w:rsidTr="0005144F">
        <w:tc>
          <w:tcPr>
            <w:tcW w:w="1951" w:type="dxa"/>
            <w:shd w:val="clear" w:color="auto" w:fill="auto"/>
          </w:tcPr>
          <w:p w:rsidR="00FE4A07" w:rsidRPr="007A51EF" w:rsidRDefault="00FE4A07" w:rsidP="00641FB1">
            <w:pPr>
              <w:rPr>
                <w:b/>
                <w:lang w:eastAsia="en-US"/>
              </w:rPr>
            </w:pPr>
            <w:r w:rsidRPr="007A51EF">
              <w:rPr>
                <w:b/>
              </w:rPr>
              <w:t>User Guidance</w:t>
            </w:r>
          </w:p>
        </w:tc>
        <w:tc>
          <w:tcPr>
            <w:tcW w:w="8017" w:type="dxa"/>
            <w:shd w:val="clear" w:color="auto" w:fill="auto"/>
          </w:tcPr>
          <w:p w:rsidR="001A4816" w:rsidRDefault="001A4816" w:rsidP="00187E49">
            <w:pPr>
              <w:jc w:val="both"/>
              <w:rPr>
                <w:lang w:eastAsia="en-US"/>
              </w:rPr>
            </w:pPr>
            <w:r>
              <w:rPr>
                <w:lang w:eastAsia="en-US"/>
              </w:rPr>
              <w:t>The unique identifier assigned to the substance that is the parent of the specified substance shall be provided based on controlled vocabulary. The ID of the parent for the specified substance group 3 may refer to either a substance ID or specified substance group 1 ID.</w:t>
            </w:r>
          </w:p>
          <w:p w:rsidR="001A4816" w:rsidRDefault="001A4816" w:rsidP="00187E49">
            <w:pPr>
              <w:jc w:val="both"/>
              <w:rPr>
                <w:lang w:eastAsia="en-US"/>
              </w:rPr>
            </w:pPr>
          </w:p>
          <w:p w:rsidR="001A4816" w:rsidRDefault="001A4816" w:rsidP="00187E49">
            <w:pPr>
              <w:jc w:val="both"/>
              <w:rPr>
                <w:lang w:eastAsia="en-US"/>
              </w:rPr>
            </w:pPr>
            <w:r>
              <w:rPr>
                <w:lang w:eastAsia="en-US"/>
              </w:rPr>
              <w:t>NOTE:</w:t>
            </w:r>
          </w:p>
          <w:p w:rsidR="00FE4A07" w:rsidRPr="007A51EF" w:rsidRDefault="001A4816" w:rsidP="00187E49">
            <w:pPr>
              <w:jc w:val="both"/>
              <w:rPr>
                <w:lang w:eastAsia="en-US"/>
              </w:rPr>
            </w:pPr>
            <w:r>
              <w:rPr>
                <w:lang w:eastAsia="en-US"/>
              </w:rPr>
              <w:t>If a unique “ID” has been assigned, this “ID” shall be specified based on the Substance Name controlled vocabulary.</w:t>
            </w:r>
            <w:r w:rsidR="00187E49">
              <w:rPr>
                <w:lang w:eastAsia="en-US"/>
              </w:rPr>
              <w:t xml:space="preserve"> </w:t>
            </w:r>
            <w:r>
              <w:rPr>
                <w:lang w:eastAsia="en-US"/>
              </w:rPr>
              <w:t>In the absence of a unique “ID” e. g. for the initial submission of specified substance and parent substance, the name of the parent substance shall be specified.</w:t>
            </w:r>
          </w:p>
        </w:tc>
      </w:tr>
      <w:tr w:rsidR="00FE4A07" w:rsidRPr="007A51EF" w:rsidTr="0005144F">
        <w:tc>
          <w:tcPr>
            <w:tcW w:w="1951" w:type="dxa"/>
            <w:shd w:val="clear" w:color="auto" w:fill="auto"/>
          </w:tcPr>
          <w:p w:rsidR="00FE4A07" w:rsidRPr="007A51EF" w:rsidRDefault="00FE4A07" w:rsidP="00641FB1">
            <w:pPr>
              <w:rPr>
                <w:b/>
                <w:lang w:eastAsia="en-US"/>
              </w:rPr>
            </w:pPr>
            <w:r w:rsidRPr="007A51EF">
              <w:rPr>
                <w:b/>
              </w:rPr>
              <w:t>Example(s)</w:t>
            </w:r>
          </w:p>
        </w:tc>
        <w:tc>
          <w:tcPr>
            <w:tcW w:w="8017" w:type="dxa"/>
            <w:shd w:val="clear" w:color="auto" w:fill="auto"/>
          </w:tcPr>
          <w:p w:rsidR="00FE4A07" w:rsidRPr="007A51EF" w:rsidRDefault="00FE4A07" w:rsidP="00641FB1">
            <w:pPr>
              <w:rPr>
                <w:lang w:eastAsia="en-US"/>
              </w:rPr>
            </w:pPr>
          </w:p>
        </w:tc>
      </w:tr>
      <w:tr w:rsidR="00FE4A07" w:rsidRPr="007A51EF" w:rsidTr="0005144F">
        <w:tc>
          <w:tcPr>
            <w:tcW w:w="1951" w:type="dxa"/>
            <w:shd w:val="clear" w:color="auto" w:fill="auto"/>
          </w:tcPr>
          <w:p w:rsidR="00FE4A07" w:rsidRPr="007A51EF" w:rsidRDefault="00FE4A07" w:rsidP="00641FB1">
            <w:pPr>
              <w:rPr>
                <w:b/>
              </w:rPr>
            </w:pPr>
            <w:r w:rsidRPr="007A51EF">
              <w:rPr>
                <w:b/>
              </w:rPr>
              <w:t>Conformance</w:t>
            </w:r>
          </w:p>
        </w:tc>
        <w:tc>
          <w:tcPr>
            <w:tcW w:w="8017" w:type="dxa"/>
            <w:shd w:val="clear" w:color="auto" w:fill="auto"/>
          </w:tcPr>
          <w:p w:rsidR="00FE4A07" w:rsidRPr="007A51EF" w:rsidRDefault="001A4816" w:rsidP="00641FB1">
            <w:pPr>
              <w:rPr>
                <w:lang w:eastAsia="en-US"/>
              </w:rPr>
            </w:pPr>
            <w:r>
              <w:rPr>
                <w:lang w:eastAsia="en-US"/>
              </w:rPr>
              <w:t>REQUIRED</w:t>
            </w:r>
          </w:p>
        </w:tc>
      </w:tr>
      <w:tr w:rsidR="00FE4A07" w:rsidRPr="007A51EF" w:rsidTr="0005144F">
        <w:tc>
          <w:tcPr>
            <w:tcW w:w="1951" w:type="dxa"/>
            <w:shd w:val="clear" w:color="auto" w:fill="auto"/>
          </w:tcPr>
          <w:p w:rsidR="00FE4A07" w:rsidRPr="007A51EF" w:rsidRDefault="00FE4A07" w:rsidP="00641FB1">
            <w:pPr>
              <w:rPr>
                <w:b/>
              </w:rPr>
            </w:pPr>
            <w:r w:rsidRPr="007A51EF">
              <w:rPr>
                <w:b/>
              </w:rPr>
              <w:t>Data Type</w:t>
            </w:r>
          </w:p>
        </w:tc>
        <w:tc>
          <w:tcPr>
            <w:tcW w:w="8017" w:type="dxa"/>
            <w:shd w:val="clear" w:color="auto" w:fill="auto"/>
          </w:tcPr>
          <w:p w:rsidR="00FE4A07" w:rsidRPr="007A51EF" w:rsidRDefault="00072A42" w:rsidP="00641FB1">
            <w:pPr>
              <w:rPr>
                <w:lang w:eastAsia="en-US"/>
              </w:rPr>
            </w:pPr>
            <w:r>
              <w:rPr>
                <w:lang w:eastAsia="en-US"/>
              </w:rPr>
              <w:t>CD</w:t>
            </w:r>
          </w:p>
        </w:tc>
      </w:tr>
      <w:tr w:rsidR="00FE4A07" w:rsidRPr="007A51EF" w:rsidTr="0005144F">
        <w:tc>
          <w:tcPr>
            <w:tcW w:w="1951" w:type="dxa"/>
            <w:shd w:val="clear" w:color="auto" w:fill="auto"/>
          </w:tcPr>
          <w:p w:rsidR="00FE4A07" w:rsidRPr="007A51EF" w:rsidRDefault="00FE4A07" w:rsidP="00641FB1">
            <w:pPr>
              <w:rPr>
                <w:b/>
              </w:rPr>
            </w:pPr>
            <w:r w:rsidRPr="007A51EF">
              <w:rPr>
                <w:b/>
              </w:rPr>
              <w:t>Business Rule(s)</w:t>
            </w:r>
          </w:p>
        </w:tc>
        <w:tc>
          <w:tcPr>
            <w:tcW w:w="8017" w:type="dxa"/>
            <w:shd w:val="clear" w:color="auto" w:fill="auto"/>
          </w:tcPr>
          <w:p w:rsidR="00FE4A07" w:rsidRPr="007A51EF" w:rsidRDefault="00FE4A07" w:rsidP="00641FB1">
            <w:pPr>
              <w:rPr>
                <w:lang w:eastAsia="en-US"/>
              </w:rPr>
            </w:pPr>
          </w:p>
        </w:tc>
      </w:tr>
    </w:tbl>
    <w:p w:rsidR="002D7F46" w:rsidRDefault="002D7F46" w:rsidP="002D7F46">
      <w:pPr>
        <w:pStyle w:val="XML"/>
      </w:pPr>
      <w:r>
        <w:t>&lt;identifiedSubstance&gt;</w:t>
      </w:r>
      <w:r>
        <w:br/>
        <w:t xml:space="preserve">  &lt;identifiedSubstance&gt;</w:t>
      </w:r>
      <w:r>
        <w:br/>
        <w:t xml:space="preserve">    &lt;code code="</w:t>
      </w:r>
      <w:r>
        <w:rPr>
          <w:b/>
          <w:bCs/>
          <w:i/>
          <w:iCs/>
        </w:rPr>
        <w:t>Parent S</w:t>
      </w:r>
      <w:r w:rsidRPr="0013797D">
        <w:rPr>
          <w:b/>
          <w:bCs/>
          <w:i/>
          <w:iCs/>
        </w:rPr>
        <w:t>ubstance Id</w:t>
      </w:r>
      <w:r>
        <w:t>" codeSystem="</w:t>
      </w:r>
      <w:r>
        <w:rPr>
          <w:i/>
          <w:iCs/>
        </w:rPr>
        <w:t>Substance Id</w:t>
      </w:r>
      <w:r w:rsidRPr="0013797D">
        <w:rPr>
          <w:i/>
          <w:iCs/>
        </w:rPr>
        <w:t xml:space="preserve"> System (OID)</w:t>
      </w:r>
      <w:r>
        <w:t>"</w:t>
      </w:r>
      <w:r>
        <w:br/>
        <w:t xml:space="preserve">    &lt;name&gt;</w:t>
      </w:r>
      <w:r w:rsidRPr="00530140">
        <w:rPr>
          <w:b/>
          <w:bCs/>
          <w:i/>
          <w:iCs/>
        </w:rPr>
        <w:t>Parent Substance Name</w:t>
      </w:r>
      <w:r>
        <w:t>&lt;/name&gt;</w:t>
      </w:r>
      <w:r>
        <w:br/>
        <w:t xml:space="preserve">  &lt;/identifiedSubstance&gt;</w:t>
      </w:r>
      <w:r>
        <w:br/>
        <w:t xml:space="preserve">  &lt;subjectOf&gt;</w:t>
      </w:r>
      <w:r>
        <w:br/>
        <w:t xml:space="preserve">    &lt;substanceSpecification&gt;</w:t>
      </w:r>
    </w:p>
    <w:p w:rsidR="00FE4A07" w:rsidRPr="00967BE8" w:rsidRDefault="00FE4A07" w:rsidP="00FE4A07">
      <w:pPr>
        <w:pStyle w:val="Heading3"/>
        <w:rPr>
          <w:color w:val="FF0000"/>
          <w:lang w:eastAsia="en-US"/>
        </w:rPr>
      </w:pPr>
      <w:bookmarkStart w:id="2120" w:name="_Toc343650579"/>
      <w:r w:rsidRPr="00967BE8">
        <w:rPr>
          <w:color w:val="FF0000"/>
          <w:lang w:eastAsia="en-US"/>
        </w:rPr>
        <w:lastRenderedPageBreak/>
        <w:t>Grade</w:t>
      </w:r>
      <w:bookmarkEnd w:id="2120"/>
    </w:p>
    <w:p w:rsidR="002A22CF" w:rsidRDefault="000E6046" w:rsidP="002A22CF">
      <w:r w:rsidRPr="000E6046">
        <w:t>The characteristics of the grade of the substance shall be specified.</w:t>
      </w:r>
    </w:p>
    <w:p w:rsidR="002A22CF" w:rsidRPr="00967BE8" w:rsidRDefault="002A22CF" w:rsidP="00FE4A07">
      <w:pPr>
        <w:pStyle w:val="Heading4"/>
        <w:rPr>
          <w:color w:val="0070C0"/>
          <w:lang w:eastAsia="en-US"/>
        </w:rPr>
      </w:pPr>
      <w:r w:rsidRPr="00967BE8">
        <w:rPr>
          <w:color w:val="0070C0"/>
          <w:lang w:eastAsia="en-US"/>
        </w:rPr>
        <w:t>Grade Type</w:t>
      </w:r>
      <w:bookmarkEnd w:id="2114"/>
      <w:bookmarkEnd w:id="2115"/>
      <w:bookmarkEnd w:id="211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E4A07" w:rsidRPr="007A51EF" w:rsidTr="0005144F">
        <w:tc>
          <w:tcPr>
            <w:tcW w:w="1951" w:type="dxa"/>
            <w:shd w:val="clear" w:color="auto" w:fill="auto"/>
          </w:tcPr>
          <w:p w:rsidR="00FE4A07" w:rsidRPr="007A51EF" w:rsidRDefault="00FE4A07" w:rsidP="00641FB1">
            <w:pPr>
              <w:rPr>
                <w:b/>
                <w:lang w:eastAsia="en-US"/>
              </w:rPr>
            </w:pPr>
            <w:r w:rsidRPr="007A51EF">
              <w:rPr>
                <w:b/>
              </w:rPr>
              <w:t>User Guidance</w:t>
            </w:r>
          </w:p>
        </w:tc>
        <w:tc>
          <w:tcPr>
            <w:tcW w:w="8017" w:type="dxa"/>
            <w:shd w:val="clear" w:color="auto" w:fill="auto"/>
          </w:tcPr>
          <w:p w:rsidR="00FE4A07" w:rsidRPr="007A51EF" w:rsidRDefault="00DF365F" w:rsidP="00641FB1">
            <w:pPr>
              <w:rPr>
                <w:lang w:eastAsia="en-US"/>
              </w:rPr>
            </w:pPr>
            <w:r w:rsidRPr="00DF365F">
              <w:rPr>
                <w:lang w:eastAsia="en-US"/>
              </w:rPr>
              <w:t>Pharmacopoeial specification type or other specification type</w:t>
            </w:r>
            <w:r>
              <w:rPr>
                <w:lang w:eastAsia="en-US"/>
              </w:rPr>
              <w:t>.</w:t>
            </w:r>
          </w:p>
        </w:tc>
      </w:tr>
      <w:tr w:rsidR="00FE4A07" w:rsidRPr="007A51EF" w:rsidTr="0005144F">
        <w:tc>
          <w:tcPr>
            <w:tcW w:w="1951" w:type="dxa"/>
            <w:shd w:val="clear" w:color="auto" w:fill="auto"/>
          </w:tcPr>
          <w:p w:rsidR="00FE4A07" w:rsidRPr="007A51EF" w:rsidRDefault="00FE4A07" w:rsidP="00641FB1">
            <w:pPr>
              <w:rPr>
                <w:b/>
                <w:lang w:eastAsia="en-US"/>
              </w:rPr>
            </w:pPr>
            <w:r w:rsidRPr="007A51EF">
              <w:rPr>
                <w:b/>
              </w:rPr>
              <w:t>Example(s)</w:t>
            </w:r>
          </w:p>
        </w:tc>
        <w:tc>
          <w:tcPr>
            <w:tcW w:w="8017" w:type="dxa"/>
            <w:shd w:val="clear" w:color="auto" w:fill="auto"/>
          </w:tcPr>
          <w:p w:rsidR="00FE4A07" w:rsidRPr="007A51EF" w:rsidRDefault="00FE4A07" w:rsidP="00641FB1">
            <w:pPr>
              <w:rPr>
                <w:lang w:eastAsia="en-US"/>
              </w:rPr>
            </w:pPr>
          </w:p>
        </w:tc>
      </w:tr>
      <w:tr w:rsidR="00FE4A07" w:rsidRPr="007A51EF" w:rsidTr="0005144F">
        <w:tc>
          <w:tcPr>
            <w:tcW w:w="1951" w:type="dxa"/>
            <w:shd w:val="clear" w:color="auto" w:fill="auto"/>
          </w:tcPr>
          <w:p w:rsidR="00FE4A07" w:rsidRPr="007A51EF" w:rsidRDefault="00FE4A07" w:rsidP="00641FB1">
            <w:pPr>
              <w:rPr>
                <w:b/>
              </w:rPr>
            </w:pPr>
            <w:r w:rsidRPr="007A51EF">
              <w:rPr>
                <w:b/>
              </w:rPr>
              <w:t>Conformance</w:t>
            </w:r>
          </w:p>
        </w:tc>
        <w:tc>
          <w:tcPr>
            <w:tcW w:w="8017" w:type="dxa"/>
            <w:shd w:val="clear" w:color="auto" w:fill="auto"/>
          </w:tcPr>
          <w:p w:rsidR="00FE4A07" w:rsidRPr="007A51EF" w:rsidRDefault="000E6046" w:rsidP="00641FB1">
            <w:pPr>
              <w:rPr>
                <w:lang w:eastAsia="en-US"/>
              </w:rPr>
            </w:pPr>
            <w:r>
              <w:rPr>
                <w:lang w:eastAsia="en-US"/>
              </w:rPr>
              <w:t>REQUIRED</w:t>
            </w:r>
          </w:p>
        </w:tc>
      </w:tr>
      <w:tr w:rsidR="00FE4A07" w:rsidRPr="007A51EF" w:rsidTr="0005144F">
        <w:tc>
          <w:tcPr>
            <w:tcW w:w="1951" w:type="dxa"/>
            <w:shd w:val="clear" w:color="auto" w:fill="auto"/>
          </w:tcPr>
          <w:p w:rsidR="00FE4A07" w:rsidRPr="007A51EF" w:rsidRDefault="00FE4A07" w:rsidP="00641FB1">
            <w:pPr>
              <w:rPr>
                <w:b/>
              </w:rPr>
            </w:pPr>
            <w:r w:rsidRPr="007A51EF">
              <w:rPr>
                <w:b/>
              </w:rPr>
              <w:t>Data Type</w:t>
            </w:r>
          </w:p>
        </w:tc>
        <w:tc>
          <w:tcPr>
            <w:tcW w:w="8017" w:type="dxa"/>
            <w:shd w:val="clear" w:color="auto" w:fill="auto"/>
          </w:tcPr>
          <w:p w:rsidR="00FE4A07" w:rsidRPr="007A51EF" w:rsidRDefault="00DF365F" w:rsidP="00641FB1">
            <w:pPr>
              <w:rPr>
                <w:lang w:eastAsia="en-US"/>
              </w:rPr>
            </w:pPr>
            <w:r>
              <w:rPr>
                <w:lang w:eastAsia="en-US"/>
              </w:rPr>
              <w:t>CD</w:t>
            </w:r>
          </w:p>
        </w:tc>
      </w:tr>
      <w:tr w:rsidR="00FE4A07" w:rsidRPr="007A51EF" w:rsidTr="0005144F">
        <w:tc>
          <w:tcPr>
            <w:tcW w:w="1951" w:type="dxa"/>
            <w:shd w:val="clear" w:color="auto" w:fill="auto"/>
          </w:tcPr>
          <w:p w:rsidR="00FE4A07" w:rsidRPr="007A51EF" w:rsidRDefault="00FE4A07" w:rsidP="00641FB1">
            <w:pPr>
              <w:rPr>
                <w:b/>
              </w:rPr>
            </w:pPr>
            <w:r w:rsidRPr="007A51EF">
              <w:rPr>
                <w:b/>
              </w:rPr>
              <w:t>Business Rule(s)</w:t>
            </w:r>
          </w:p>
        </w:tc>
        <w:tc>
          <w:tcPr>
            <w:tcW w:w="8017" w:type="dxa"/>
            <w:shd w:val="clear" w:color="auto" w:fill="auto"/>
          </w:tcPr>
          <w:p w:rsidR="00FE4A07" w:rsidRPr="007A51EF" w:rsidRDefault="00533FF1" w:rsidP="00641FB1">
            <w:pPr>
              <w:rPr>
                <w:lang w:eastAsia="en-US"/>
              </w:rPr>
            </w:pPr>
            <w:r w:rsidRPr="00533FF1">
              <w:rPr>
                <w:lang w:eastAsia="en-US"/>
              </w:rPr>
              <w:t>Each Pharmacopieal Specification shall be given a separate record.</w:t>
            </w:r>
          </w:p>
        </w:tc>
      </w:tr>
    </w:tbl>
    <w:p w:rsidR="00662B7A" w:rsidRDefault="00662B7A" w:rsidP="00573952">
      <w:pPr>
        <w:pStyle w:val="XML"/>
      </w:pPr>
      <w:bookmarkStart w:id="2121" w:name="_Toc304805936"/>
      <w:bookmarkStart w:id="2122" w:name="_Toc304814891"/>
      <w:r>
        <w:t>&lt;identifiedSubstance&gt;</w:t>
      </w:r>
      <w:r>
        <w:br/>
        <w:t xml:space="preserve">  &lt;identifiedSubstance&gt;&lt;!-- Substance Details --&gt;&lt;/identifiedSubstance&gt;</w:t>
      </w:r>
      <w:r>
        <w:br/>
        <w:t xml:space="preserve">  &lt;subjectOf&gt;</w:t>
      </w:r>
      <w:r>
        <w:br/>
        <w:t xml:space="preserve">    &lt;substanceSpecification&gt;</w:t>
      </w:r>
      <w:r>
        <w:br/>
        <w:t xml:space="preserve">      &lt;component&gt;</w:t>
      </w:r>
      <w:r>
        <w:br/>
        <w:t xml:space="preserve">        &lt;observation&gt;</w:t>
      </w:r>
      <w:r>
        <w:br/>
      </w:r>
      <w:r w:rsidR="00573952">
        <w:t xml:space="preserve">          &lt;code code="</w:t>
      </w:r>
      <w:r w:rsidR="00573952" w:rsidRPr="0013797D">
        <w:rPr>
          <w:b/>
          <w:bCs/>
          <w:i/>
          <w:iCs/>
        </w:rPr>
        <w:t xml:space="preserve">Grade </w:t>
      </w:r>
      <w:r w:rsidR="00573952" w:rsidRPr="00662B7A">
        <w:rPr>
          <w:i/>
          <w:iCs/>
        </w:rPr>
        <w:t>Type/</w:t>
      </w:r>
      <w:r w:rsidR="00573952" w:rsidRPr="0013797D">
        <w:rPr>
          <w:b/>
          <w:bCs/>
          <w:i/>
          <w:iCs/>
        </w:rPr>
        <w:t>Name</w:t>
      </w:r>
      <w:r w:rsidR="00573952" w:rsidRPr="0013797D">
        <w:rPr>
          <w:i/>
          <w:iCs/>
        </w:rPr>
        <w:t xml:space="preserve"> Code</w:t>
      </w:r>
      <w:r w:rsidR="00573952">
        <w:t>" codeSystem="</w:t>
      </w:r>
      <w:r w:rsidR="00573952" w:rsidRPr="0013797D">
        <w:rPr>
          <w:i/>
          <w:iCs/>
        </w:rPr>
        <w:t>Code System (OID)</w:t>
      </w:r>
      <w:r w:rsidR="00573952">
        <w:t>"</w:t>
      </w:r>
      <w:r w:rsidR="00573952">
        <w:br/>
        <w:t xml:space="preserve">                displayName="</w:t>
      </w:r>
      <w:r w:rsidR="00573952" w:rsidRPr="00573952">
        <w:rPr>
          <w:i/>
          <w:iCs/>
        </w:rPr>
        <w:t>Grade Name</w:t>
      </w:r>
      <w:r w:rsidR="00573952">
        <w:t>"/&gt;</w:t>
      </w:r>
    </w:p>
    <w:p w:rsidR="002A22CF" w:rsidRPr="00967BE8" w:rsidRDefault="002A22CF" w:rsidP="00FE4A07">
      <w:pPr>
        <w:pStyle w:val="Heading4"/>
        <w:rPr>
          <w:color w:val="0070C0"/>
          <w:lang w:eastAsia="en-US"/>
        </w:rPr>
      </w:pPr>
      <w:r w:rsidRPr="00967BE8">
        <w:rPr>
          <w:color w:val="0070C0"/>
          <w:lang w:eastAsia="en-US"/>
        </w:rPr>
        <w:t>Grade Name</w:t>
      </w:r>
      <w:bookmarkEnd w:id="2121"/>
      <w:bookmarkEnd w:id="2122"/>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E4A07" w:rsidRPr="007A51EF" w:rsidTr="0005144F">
        <w:tc>
          <w:tcPr>
            <w:tcW w:w="1951" w:type="dxa"/>
            <w:shd w:val="clear" w:color="auto" w:fill="auto"/>
          </w:tcPr>
          <w:p w:rsidR="00FE4A07" w:rsidRPr="007A51EF" w:rsidRDefault="00FE4A07" w:rsidP="00641FB1">
            <w:pPr>
              <w:rPr>
                <w:b/>
                <w:lang w:eastAsia="en-US"/>
              </w:rPr>
            </w:pPr>
            <w:r w:rsidRPr="007A51EF">
              <w:rPr>
                <w:b/>
              </w:rPr>
              <w:t>User Guidance</w:t>
            </w:r>
          </w:p>
        </w:tc>
        <w:tc>
          <w:tcPr>
            <w:tcW w:w="8017" w:type="dxa"/>
            <w:shd w:val="clear" w:color="auto" w:fill="auto"/>
          </w:tcPr>
          <w:p w:rsidR="00FE4A07" w:rsidRPr="007A51EF" w:rsidRDefault="00DF365F" w:rsidP="000E6046">
            <w:pPr>
              <w:jc w:val="both"/>
              <w:rPr>
                <w:lang w:eastAsia="en-US"/>
              </w:rPr>
            </w:pPr>
            <w:r w:rsidRPr="00DF365F">
              <w:rPr>
                <w:lang w:eastAsia="en-US"/>
              </w:rPr>
              <w:t>Typically the Monograph Title that refers to a given sub</w:t>
            </w:r>
            <w:r w:rsidR="000E6046">
              <w:rPr>
                <w:lang w:eastAsia="en-US"/>
              </w:rPr>
              <w:t>stance or specified substance; f</w:t>
            </w:r>
            <w:r w:rsidRPr="00DF365F">
              <w:rPr>
                <w:lang w:eastAsia="en-US"/>
              </w:rPr>
              <w:t>or herbal substances standardized or unstandardized will be appended to the name along with standardization</w:t>
            </w:r>
            <w:r>
              <w:rPr>
                <w:lang w:eastAsia="en-US"/>
              </w:rPr>
              <w:t>.</w:t>
            </w:r>
          </w:p>
        </w:tc>
      </w:tr>
      <w:tr w:rsidR="00FE4A07" w:rsidRPr="007A51EF" w:rsidTr="0005144F">
        <w:tc>
          <w:tcPr>
            <w:tcW w:w="1951" w:type="dxa"/>
            <w:shd w:val="clear" w:color="auto" w:fill="auto"/>
          </w:tcPr>
          <w:p w:rsidR="00FE4A07" w:rsidRPr="007A51EF" w:rsidRDefault="00FE4A07" w:rsidP="00641FB1">
            <w:pPr>
              <w:rPr>
                <w:b/>
                <w:lang w:eastAsia="en-US"/>
              </w:rPr>
            </w:pPr>
            <w:r w:rsidRPr="007A51EF">
              <w:rPr>
                <w:b/>
              </w:rPr>
              <w:t>Example(s)</w:t>
            </w:r>
          </w:p>
        </w:tc>
        <w:tc>
          <w:tcPr>
            <w:tcW w:w="8017" w:type="dxa"/>
            <w:shd w:val="clear" w:color="auto" w:fill="auto"/>
          </w:tcPr>
          <w:p w:rsidR="00FE4A07" w:rsidRPr="007A51EF" w:rsidRDefault="000E6046" w:rsidP="000E6046">
            <w:pPr>
              <w:jc w:val="both"/>
              <w:rPr>
                <w:lang w:eastAsia="en-US"/>
              </w:rPr>
            </w:pPr>
            <w:r w:rsidRPr="00DF365F">
              <w:rPr>
                <w:lang w:eastAsia="en-US"/>
              </w:rPr>
              <w:t xml:space="preserve">e.g. for Ph. Eur,, JP, USP, for most active ingredients and some excipients. Herbals: quantified, standardized, i.e. </w:t>
            </w:r>
            <w:smartTag w:uri="urn:schemas-microsoft-com:office:smarttags" w:element="place">
              <w:smartTag w:uri="urn:schemas-microsoft-com:office:smarttags" w:element="City">
                <w:r w:rsidRPr="00DF365F">
                  <w:rPr>
                    <w:lang w:eastAsia="en-US"/>
                  </w:rPr>
                  <w:t>St. John’s</w:t>
                </w:r>
              </w:smartTag>
            </w:smartTag>
            <w:r w:rsidRPr="00DF365F">
              <w:rPr>
                <w:lang w:eastAsia="en-US"/>
              </w:rPr>
              <w:t xml:space="preserve"> Wort Standardized (3 mg Hyperforin per gram); Sterile Water USP</w:t>
            </w:r>
            <w:r w:rsidR="00E573D2">
              <w:rPr>
                <w:lang w:eastAsia="en-US"/>
              </w:rPr>
              <w:t xml:space="preserve">; </w:t>
            </w:r>
            <w:r w:rsidR="00E573D2" w:rsidRPr="00E573D2">
              <w:rPr>
                <w:lang w:eastAsia="en-US"/>
              </w:rPr>
              <w:t>purified water, water for injection, Insulin Human Injection</w:t>
            </w:r>
          </w:p>
        </w:tc>
      </w:tr>
      <w:tr w:rsidR="00FE4A07" w:rsidRPr="007A51EF" w:rsidTr="0005144F">
        <w:tc>
          <w:tcPr>
            <w:tcW w:w="1951" w:type="dxa"/>
            <w:shd w:val="clear" w:color="auto" w:fill="auto"/>
          </w:tcPr>
          <w:p w:rsidR="00FE4A07" w:rsidRPr="007A51EF" w:rsidRDefault="00FE4A07" w:rsidP="00641FB1">
            <w:pPr>
              <w:rPr>
                <w:b/>
              </w:rPr>
            </w:pPr>
            <w:r w:rsidRPr="007A51EF">
              <w:rPr>
                <w:b/>
              </w:rPr>
              <w:t>Conformance</w:t>
            </w:r>
          </w:p>
        </w:tc>
        <w:tc>
          <w:tcPr>
            <w:tcW w:w="8017" w:type="dxa"/>
            <w:shd w:val="clear" w:color="auto" w:fill="auto"/>
          </w:tcPr>
          <w:p w:rsidR="00FE4A07" w:rsidRPr="007A51EF" w:rsidRDefault="000E6046" w:rsidP="00641FB1">
            <w:pPr>
              <w:rPr>
                <w:lang w:eastAsia="en-US"/>
              </w:rPr>
            </w:pPr>
            <w:r>
              <w:rPr>
                <w:lang w:eastAsia="en-US"/>
              </w:rPr>
              <w:t>REQUIRED</w:t>
            </w:r>
          </w:p>
        </w:tc>
      </w:tr>
      <w:tr w:rsidR="00FE4A07" w:rsidRPr="007A51EF" w:rsidTr="0005144F">
        <w:tc>
          <w:tcPr>
            <w:tcW w:w="1951" w:type="dxa"/>
            <w:shd w:val="clear" w:color="auto" w:fill="auto"/>
          </w:tcPr>
          <w:p w:rsidR="00FE4A07" w:rsidRPr="007A51EF" w:rsidRDefault="00FE4A07" w:rsidP="00641FB1">
            <w:pPr>
              <w:rPr>
                <w:b/>
              </w:rPr>
            </w:pPr>
            <w:r w:rsidRPr="007A51EF">
              <w:rPr>
                <w:b/>
              </w:rPr>
              <w:t>Data Type</w:t>
            </w:r>
          </w:p>
        </w:tc>
        <w:tc>
          <w:tcPr>
            <w:tcW w:w="8017" w:type="dxa"/>
            <w:shd w:val="clear" w:color="auto" w:fill="auto"/>
          </w:tcPr>
          <w:p w:rsidR="00FE4A07" w:rsidRPr="007A51EF" w:rsidRDefault="006B3AE8" w:rsidP="00641FB1">
            <w:pPr>
              <w:rPr>
                <w:lang w:eastAsia="en-US"/>
              </w:rPr>
            </w:pPr>
            <w:r>
              <w:rPr>
                <w:lang w:eastAsia="en-US"/>
              </w:rPr>
              <w:t>ST</w:t>
            </w:r>
          </w:p>
        </w:tc>
      </w:tr>
      <w:tr w:rsidR="00FE4A07" w:rsidRPr="007A51EF" w:rsidTr="0005144F">
        <w:tc>
          <w:tcPr>
            <w:tcW w:w="1951" w:type="dxa"/>
            <w:shd w:val="clear" w:color="auto" w:fill="auto"/>
          </w:tcPr>
          <w:p w:rsidR="00FE4A07" w:rsidRPr="007A51EF" w:rsidRDefault="00FE4A07" w:rsidP="00641FB1">
            <w:pPr>
              <w:rPr>
                <w:b/>
              </w:rPr>
            </w:pPr>
            <w:r w:rsidRPr="007A51EF">
              <w:rPr>
                <w:b/>
              </w:rPr>
              <w:t>Business Rule(s)</w:t>
            </w:r>
          </w:p>
        </w:tc>
        <w:tc>
          <w:tcPr>
            <w:tcW w:w="8017" w:type="dxa"/>
            <w:shd w:val="clear" w:color="auto" w:fill="auto"/>
          </w:tcPr>
          <w:p w:rsidR="00FE4A07" w:rsidRPr="007A51EF" w:rsidRDefault="00FE4A07" w:rsidP="00641FB1">
            <w:pPr>
              <w:rPr>
                <w:lang w:eastAsia="en-US"/>
              </w:rPr>
            </w:pPr>
          </w:p>
        </w:tc>
      </w:tr>
    </w:tbl>
    <w:p w:rsidR="00662B7A" w:rsidRDefault="00662B7A" w:rsidP="00B557F3">
      <w:pPr>
        <w:pStyle w:val="XML"/>
      </w:pPr>
      <w:bookmarkStart w:id="2123" w:name="_Toc263320945"/>
      <w:bookmarkStart w:id="2124" w:name="_Toc304805937"/>
      <w:bookmarkStart w:id="2125" w:name="_Toc304814892"/>
      <w:r>
        <w:t>&lt;identifiedSubstance&gt;</w:t>
      </w:r>
      <w:r>
        <w:br/>
        <w:t xml:space="preserve">  &lt;identifiedSubstance&gt;&lt;!-- Substance Details --&gt;&lt;/identifiedSubstance&gt;</w:t>
      </w:r>
      <w:r>
        <w:br/>
        <w:t xml:space="preserve">  &lt;subjectOf&gt;</w:t>
      </w:r>
      <w:r>
        <w:br/>
        <w:t xml:space="preserve">    &lt;substanceSpecification&gt;</w:t>
      </w:r>
      <w:r>
        <w:br/>
        <w:t xml:space="preserve">      &lt;component&gt;</w:t>
      </w:r>
      <w:r>
        <w:br/>
        <w:t xml:space="preserve">        &lt;observation&gt;</w:t>
      </w:r>
      <w:r>
        <w:br/>
        <w:t xml:space="preserve">          &lt;code code="</w:t>
      </w:r>
      <w:r w:rsidRPr="0013797D">
        <w:rPr>
          <w:b/>
          <w:bCs/>
          <w:i/>
          <w:iCs/>
        </w:rPr>
        <w:t xml:space="preserve">Grade </w:t>
      </w:r>
      <w:r w:rsidRPr="00662B7A">
        <w:rPr>
          <w:i/>
          <w:iCs/>
        </w:rPr>
        <w:t>Type/</w:t>
      </w:r>
      <w:r w:rsidRPr="0013797D">
        <w:rPr>
          <w:b/>
          <w:bCs/>
          <w:i/>
          <w:iCs/>
        </w:rPr>
        <w:t>Name</w:t>
      </w:r>
      <w:r w:rsidRPr="0013797D">
        <w:rPr>
          <w:i/>
          <w:iCs/>
        </w:rPr>
        <w:t xml:space="preserve"> Code</w:t>
      </w:r>
      <w:r>
        <w:t>" codeSystem="</w:t>
      </w:r>
      <w:r w:rsidRPr="0013797D">
        <w:rPr>
          <w:i/>
          <w:iCs/>
        </w:rPr>
        <w:t>Code System (OID)</w:t>
      </w:r>
      <w:r>
        <w:t>"</w:t>
      </w:r>
      <w:r w:rsidR="00B557F3">
        <w:br/>
        <w:t xml:space="preserve">                displayName="</w:t>
      </w:r>
      <w:r w:rsidR="00B557F3" w:rsidRPr="0013797D">
        <w:rPr>
          <w:b/>
          <w:bCs/>
          <w:i/>
          <w:iCs/>
        </w:rPr>
        <w:t>Grade Name</w:t>
      </w:r>
      <w:r w:rsidR="00B557F3">
        <w:t>"</w:t>
      </w:r>
      <w:r>
        <w:t>/&gt;</w:t>
      </w:r>
    </w:p>
    <w:p w:rsidR="002A22CF" w:rsidRPr="00967BE8" w:rsidRDefault="002A22CF" w:rsidP="00FE4A07">
      <w:pPr>
        <w:pStyle w:val="Heading4"/>
        <w:rPr>
          <w:color w:val="0070C0"/>
          <w:lang w:eastAsia="en-US"/>
        </w:rPr>
      </w:pPr>
      <w:r w:rsidRPr="00967BE8">
        <w:rPr>
          <w:color w:val="0070C0"/>
          <w:lang w:eastAsia="en-US"/>
        </w:rPr>
        <w:t>Grade Reference Source</w:t>
      </w:r>
      <w:bookmarkEnd w:id="2123"/>
      <w:bookmarkEnd w:id="2124"/>
      <w:bookmarkEnd w:id="212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FE4A07" w:rsidRPr="007A51EF" w:rsidTr="000D13AD">
        <w:tc>
          <w:tcPr>
            <w:tcW w:w="1951" w:type="dxa"/>
            <w:shd w:val="clear" w:color="auto" w:fill="auto"/>
          </w:tcPr>
          <w:p w:rsidR="00FE4A07" w:rsidRPr="007A51EF" w:rsidRDefault="00FE4A07" w:rsidP="00641FB1">
            <w:pPr>
              <w:rPr>
                <w:b/>
                <w:lang w:eastAsia="en-US"/>
              </w:rPr>
            </w:pPr>
            <w:r w:rsidRPr="007A51EF">
              <w:rPr>
                <w:b/>
              </w:rPr>
              <w:t>User Guidance</w:t>
            </w:r>
          </w:p>
        </w:tc>
        <w:tc>
          <w:tcPr>
            <w:tcW w:w="8017" w:type="dxa"/>
            <w:shd w:val="clear" w:color="auto" w:fill="auto"/>
          </w:tcPr>
          <w:p w:rsidR="00FE4A07" w:rsidRPr="007A51EF" w:rsidRDefault="006B3AE8" w:rsidP="003D204F">
            <w:pPr>
              <w:jc w:val="both"/>
              <w:rPr>
                <w:lang w:eastAsia="en-US"/>
              </w:rPr>
            </w:pPr>
            <w:r w:rsidRPr="006B3AE8">
              <w:rPr>
                <w:lang w:eastAsia="en-US"/>
              </w:rPr>
              <w:t>Refers to the relevant reference source of the grade or specific source of monograph</w:t>
            </w:r>
            <w:r>
              <w:rPr>
                <w:lang w:eastAsia="en-US"/>
              </w:rPr>
              <w:t>.</w:t>
            </w:r>
          </w:p>
        </w:tc>
      </w:tr>
      <w:tr w:rsidR="00FE4A07" w:rsidRPr="007A51EF" w:rsidTr="000D13AD">
        <w:tc>
          <w:tcPr>
            <w:tcW w:w="1951" w:type="dxa"/>
            <w:shd w:val="clear" w:color="auto" w:fill="auto"/>
          </w:tcPr>
          <w:p w:rsidR="00FE4A07" w:rsidRPr="007A51EF" w:rsidRDefault="00FE4A07" w:rsidP="00641FB1">
            <w:pPr>
              <w:rPr>
                <w:b/>
                <w:lang w:eastAsia="en-US"/>
              </w:rPr>
            </w:pPr>
            <w:r w:rsidRPr="007A51EF">
              <w:rPr>
                <w:b/>
              </w:rPr>
              <w:t>Example(s)</w:t>
            </w:r>
          </w:p>
        </w:tc>
        <w:tc>
          <w:tcPr>
            <w:tcW w:w="8017" w:type="dxa"/>
            <w:shd w:val="clear" w:color="auto" w:fill="auto"/>
          </w:tcPr>
          <w:p w:rsidR="00FE4A07" w:rsidRPr="007A51EF" w:rsidRDefault="003D204F" w:rsidP="00641FB1">
            <w:pPr>
              <w:rPr>
                <w:lang w:eastAsia="en-US"/>
              </w:rPr>
            </w:pPr>
            <w:r w:rsidRPr="003D204F">
              <w:rPr>
                <w:lang w:eastAsia="en-US"/>
              </w:rPr>
              <w:t>For Insulin zinc injectable suspension (crystalline) monograph. Ph. Eu. Ed 7th 2011 (7.2)</w:t>
            </w:r>
          </w:p>
        </w:tc>
      </w:tr>
      <w:tr w:rsidR="00FE4A07" w:rsidRPr="007A51EF" w:rsidTr="000D13AD">
        <w:tc>
          <w:tcPr>
            <w:tcW w:w="1951" w:type="dxa"/>
            <w:shd w:val="clear" w:color="auto" w:fill="auto"/>
          </w:tcPr>
          <w:p w:rsidR="00FE4A07" w:rsidRPr="007A51EF" w:rsidRDefault="00FE4A07" w:rsidP="00641FB1">
            <w:pPr>
              <w:rPr>
                <w:b/>
              </w:rPr>
            </w:pPr>
            <w:r w:rsidRPr="007A51EF">
              <w:rPr>
                <w:b/>
              </w:rPr>
              <w:t>Conformance</w:t>
            </w:r>
          </w:p>
        </w:tc>
        <w:tc>
          <w:tcPr>
            <w:tcW w:w="8017" w:type="dxa"/>
            <w:shd w:val="clear" w:color="auto" w:fill="auto"/>
          </w:tcPr>
          <w:p w:rsidR="00FE4A07" w:rsidRPr="007A51EF" w:rsidRDefault="000E6046" w:rsidP="00641FB1">
            <w:pPr>
              <w:rPr>
                <w:lang w:eastAsia="en-US"/>
              </w:rPr>
            </w:pPr>
            <w:r>
              <w:rPr>
                <w:lang w:eastAsia="en-US"/>
              </w:rPr>
              <w:t>REQUIRED</w:t>
            </w:r>
          </w:p>
        </w:tc>
      </w:tr>
      <w:tr w:rsidR="00FE4A07" w:rsidRPr="007A51EF" w:rsidTr="000D13AD">
        <w:tc>
          <w:tcPr>
            <w:tcW w:w="1951" w:type="dxa"/>
            <w:shd w:val="clear" w:color="auto" w:fill="auto"/>
          </w:tcPr>
          <w:p w:rsidR="00FE4A07" w:rsidRPr="007A51EF" w:rsidRDefault="00FE4A07" w:rsidP="00641FB1">
            <w:pPr>
              <w:rPr>
                <w:b/>
              </w:rPr>
            </w:pPr>
            <w:r w:rsidRPr="007A51EF">
              <w:rPr>
                <w:b/>
              </w:rPr>
              <w:t>Data Type</w:t>
            </w:r>
          </w:p>
        </w:tc>
        <w:tc>
          <w:tcPr>
            <w:tcW w:w="8017" w:type="dxa"/>
            <w:shd w:val="clear" w:color="auto" w:fill="auto"/>
          </w:tcPr>
          <w:p w:rsidR="00FE4A07" w:rsidRPr="007A51EF" w:rsidRDefault="006B3AE8" w:rsidP="00641FB1">
            <w:pPr>
              <w:rPr>
                <w:lang w:eastAsia="en-US"/>
              </w:rPr>
            </w:pPr>
            <w:r>
              <w:rPr>
                <w:lang w:eastAsia="en-US"/>
              </w:rPr>
              <w:t>ST</w:t>
            </w:r>
          </w:p>
        </w:tc>
      </w:tr>
      <w:tr w:rsidR="00FE4A07" w:rsidRPr="007A51EF" w:rsidTr="000D13AD">
        <w:tc>
          <w:tcPr>
            <w:tcW w:w="1951" w:type="dxa"/>
            <w:shd w:val="clear" w:color="auto" w:fill="auto"/>
          </w:tcPr>
          <w:p w:rsidR="00FE4A07" w:rsidRPr="007A51EF" w:rsidRDefault="00FE4A07" w:rsidP="00641FB1">
            <w:pPr>
              <w:rPr>
                <w:b/>
              </w:rPr>
            </w:pPr>
            <w:r w:rsidRPr="007A51EF">
              <w:rPr>
                <w:b/>
              </w:rPr>
              <w:t>Value Allowed</w:t>
            </w:r>
          </w:p>
        </w:tc>
        <w:tc>
          <w:tcPr>
            <w:tcW w:w="8017" w:type="dxa"/>
            <w:shd w:val="clear" w:color="auto" w:fill="auto"/>
          </w:tcPr>
          <w:p w:rsidR="00FE4A07" w:rsidRPr="007A51EF" w:rsidRDefault="006B3AE8" w:rsidP="00641FB1">
            <w:pPr>
              <w:rPr>
                <w:lang w:eastAsia="en-US"/>
              </w:rPr>
            </w:pPr>
            <w:r w:rsidRPr="006B3AE8">
              <w:rPr>
                <w:lang w:eastAsia="en-US"/>
              </w:rPr>
              <w:t>Mandatory every grade must have a source.  USP 33</w:t>
            </w:r>
            <w:r>
              <w:rPr>
                <w:lang w:eastAsia="en-US"/>
              </w:rPr>
              <w:t>.</w:t>
            </w:r>
          </w:p>
        </w:tc>
      </w:tr>
      <w:tr w:rsidR="00FE4A07" w:rsidRPr="007A51EF" w:rsidTr="000D13AD">
        <w:tc>
          <w:tcPr>
            <w:tcW w:w="1951" w:type="dxa"/>
            <w:shd w:val="clear" w:color="auto" w:fill="auto"/>
          </w:tcPr>
          <w:p w:rsidR="00FE4A07" w:rsidRPr="007A51EF" w:rsidRDefault="00FE4A07" w:rsidP="00641FB1">
            <w:pPr>
              <w:rPr>
                <w:b/>
              </w:rPr>
            </w:pPr>
            <w:r w:rsidRPr="007A51EF">
              <w:rPr>
                <w:b/>
              </w:rPr>
              <w:t>Business Rule(s)</w:t>
            </w:r>
          </w:p>
        </w:tc>
        <w:tc>
          <w:tcPr>
            <w:tcW w:w="8017" w:type="dxa"/>
            <w:shd w:val="clear" w:color="auto" w:fill="auto"/>
          </w:tcPr>
          <w:p w:rsidR="00FE4A07" w:rsidRPr="007A51EF" w:rsidRDefault="00FE4A07" w:rsidP="00641FB1">
            <w:pPr>
              <w:rPr>
                <w:lang w:eastAsia="en-US"/>
              </w:rPr>
            </w:pPr>
          </w:p>
        </w:tc>
      </w:tr>
    </w:tbl>
    <w:p w:rsidR="00662B7A" w:rsidRDefault="00662B7A" w:rsidP="00573952">
      <w:pPr>
        <w:pStyle w:val="XML"/>
      </w:pPr>
      <w:r>
        <w:lastRenderedPageBreak/>
        <w:t>&lt;identifiedSubstance&gt;</w:t>
      </w:r>
      <w:r>
        <w:br/>
        <w:t xml:space="preserve">  &lt;identifiedSubstance&gt;&lt;!-- Substance Details --&gt;&lt;/identifiedSubstance&gt;</w:t>
      </w:r>
      <w:r>
        <w:br/>
        <w:t xml:space="preserve">  &lt;subjectOf&gt;</w:t>
      </w:r>
      <w:r>
        <w:br/>
        <w:t xml:space="preserve">    &lt;substanceSpecification&gt;</w:t>
      </w:r>
      <w:r>
        <w:br/>
        <w:t xml:space="preserve">      &lt;component&gt;</w:t>
      </w:r>
      <w:r>
        <w:br/>
        <w:t xml:space="preserve">        &lt;observation&gt;</w:t>
      </w:r>
      <w:r>
        <w:br/>
        <w:t xml:space="preserve">          &lt;subjectOf&gt;</w:t>
      </w:r>
      <w:r>
        <w:br/>
        <w:t xml:space="preserve">            &lt;document&gt;&lt;!-- </w:t>
      </w:r>
      <w:r w:rsidRPr="009D7B0F">
        <w:rPr>
          <w:b/>
          <w:bCs/>
        </w:rPr>
        <w:t>Grade Reference Source</w:t>
      </w:r>
      <w:r>
        <w:t xml:space="preserve"> --&gt;&lt;/document&gt;</w:t>
      </w:r>
    </w:p>
    <w:p w:rsidR="002A22CF" w:rsidRPr="00967BE8" w:rsidRDefault="00FE4A07" w:rsidP="00FE4A07">
      <w:pPr>
        <w:pStyle w:val="Heading4"/>
        <w:rPr>
          <w:color w:val="FF0000"/>
          <w:lang w:eastAsia="en-US"/>
        </w:rPr>
      </w:pPr>
      <w:r w:rsidRPr="00967BE8">
        <w:rPr>
          <w:color w:val="FF0000"/>
          <w:lang w:eastAsia="en-US"/>
        </w:rPr>
        <w:t>Reference Source</w:t>
      </w:r>
      <w:ins w:id="2126" w:author="HYST (Hiroyuki Sato)" w:date="2013-01-08T18:05:00Z">
        <w:r w:rsidR="005044A6" w:rsidRPr="0014542C">
          <w:rPr>
            <w:rFonts w:eastAsia="MS Mincho" w:hint="eastAsia"/>
            <w:color w:val="FF0000"/>
            <w:lang w:eastAsia="ja-JP"/>
          </w:rPr>
          <w:t xml:space="preserve">  (repeat as necessary)</w:t>
        </w:r>
      </w:ins>
    </w:p>
    <w:p w:rsidR="00FE4A07" w:rsidRDefault="00864A1E" w:rsidP="00FE4A07">
      <w:r>
        <w:rPr>
          <w:lang w:val="en-US"/>
        </w:rPr>
        <w:t>Reference source</w:t>
      </w:r>
      <w:r w:rsidRPr="00CE7CE5">
        <w:rPr>
          <w:lang w:val="en-US"/>
        </w:rPr>
        <w:t xml:space="preserve"> will be captured in a manner similar to </w:t>
      </w:r>
      <w:r>
        <w:rPr>
          <w:lang w:val="en-US"/>
        </w:rPr>
        <w:t>the one described in Section 8.2.5).</w:t>
      </w:r>
    </w:p>
    <w:p w:rsidR="003D204F" w:rsidRPr="001E5143" w:rsidRDefault="003D204F" w:rsidP="003D204F">
      <w:pPr>
        <w:pStyle w:val="Heading3"/>
        <w:rPr>
          <w:color w:val="FF0000"/>
          <w:lang w:eastAsia="en-US"/>
        </w:rPr>
      </w:pPr>
      <w:bookmarkStart w:id="2127" w:name="_Toc343650580"/>
      <w:r w:rsidRPr="001E5143">
        <w:rPr>
          <w:color w:val="FF0000"/>
          <w:lang w:eastAsia="en-US"/>
        </w:rPr>
        <w:t>Substance Name</w:t>
      </w:r>
      <w:bookmarkEnd w:id="2127"/>
    </w:p>
    <w:p w:rsidR="003D204F" w:rsidRPr="00CE7CE5" w:rsidRDefault="003D204F" w:rsidP="003D204F">
      <w:pPr>
        <w:jc w:val="both"/>
        <w:rPr>
          <w:lang w:val="en-US"/>
        </w:rPr>
      </w:pPr>
      <w:r>
        <w:rPr>
          <w:lang w:val="en-US"/>
        </w:rPr>
        <w:t xml:space="preserve">A Group </w:t>
      </w:r>
      <w:r w:rsidR="004B026D">
        <w:rPr>
          <w:lang w:val="en-US"/>
        </w:rPr>
        <w:t>3</w:t>
      </w:r>
      <w:r w:rsidRPr="00CE7CE5">
        <w:rPr>
          <w:lang w:val="en-US"/>
        </w:rPr>
        <w:t xml:space="preserve"> Specified Substance name and associated information will be described in a matter si</w:t>
      </w:r>
      <w:r>
        <w:rPr>
          <w:lang w:val="en-US"/>
        </w:rPr>
        <w:t xml:space="preserve">milar as that for </w:t>
      </w:r>
      <w:r w:rsidR="004B026D">
        <w:rPr>
          <w:lang w:val="en-US"/>
        </w:rPr>
        <w:t xml:space="preserve">Substance Name </w:t>
      </w:r>
      <w:r>
        <w:rPr>
          <w:lang w:val="en-US"/>
        </w:rPr>
        <w:t xml:space="preserve">(see </w:t>
      </w:r>
      <w:r w:rsidRPr="009A6783">
        <w:rPr>
          <w:lang w:val="en-US"/>
        </w:rPr>
        <w:t>Section 8.2</w:t>
      </w:r>
      <w:r>
        <w:rPr>
          <w:lang w:val="en-US"/>
        </w:rPr>
        <w:t>)</w:t>
      </w:r>
      <w:r w:rsidRPr="00CE7CE5">
        <w:rPr>
          <w:lang w:val="en-US"/>
        </w:rPr>
        <w:t>.</w:t>
      </w:r>
    </w:p>
    <w:p w:rsidR="003D204F" w:rsidRPr="00D07280" w:rsidRDefault="003D204F" w:rsidP="003D204F">
      <w:pPr>
        <w:pStyle w:val="Heading3"/>
        <w:rPr>
          <w:color w:val="FF0000"/>
          <w:lang w:eastAsia="en-US"/>
        </w:rPr>
      </w:pPr>
      <w:bookmarkStart w:id="2128" w:name="_Toc343650581"/>
      <w:r w:rsidRPr="00D07280">
        <w:rPr>
          <w:color w:val="FF0000"/>
          <w:lang w:eastAsia="en-US"/>
        </w:rPr>
        <w:t>S</w:t>
      </w:r>
      <w:r>
        <w:rPr>
          <w:color w:val="FF0000"/>
          <w:lang w:eastAsia="en-US"/>
        </w:rPr>
        <w:t>ubstance</w:t>
      </w:r>
      <w:r w:rsidRPr="00D07280">
        <w:rPr>
          <w:color w:val="FF0000"/>
          <w:lang w:eastAsia="en-US"/>
        </w:rPr>
        <w:t xml:space="preserve"> Code</w:t>
      </w:r>
      <w:bookmarkEnd w:id="2128"/>
    </w:p>
    <w:p w:rsidR="003D204F" w:rsidRPr="00CE7CE5" w:rsidRDefault="003D204F" w:rsidP="003D204F">
      <w:pPr>
        <w:jc w:val="both"/>
        <w:rPr>
          <w:lang w:val="en-US"/>
        </w:rPr>
      </w:pPr>
      <w:r w:rsidRPr="00CE7CE5">
        <w:rPr>
          <w:lang w:val="en-US"/>
        </w:rPr>
        <w:t xml:space="preserve">Codes associated with a Group </w:t>
      </w:r>
      <w:r w:rsidR="004B026D">
        <w:rPr>
          <w:lang w:val="en-US"/>
        </w:rPr>
        <w:t>3</w:t>
      </w:r>
      <w:r w:rsidRPr="00CE7CE5">
        <w:rPr>
          <w:lang w:val="en-US"/>
        </w:rPr>
        <w:t xml:space="preserve"> specified substance will be captured in manner similar to S</w:t>
      </w:r>
      <w:r w:rsidR="004B026D">
        <w:rPr>
          <w:lang w:val="en-US"/>
        </w:rPr>
        <w:t>ubstance Code</w:t>
      </w:r>
      <w:r>
        <w:rPr>
          <w:lang w:val="en-US"/>
        </w:rPr>
        <w:t xml:space="preserve"> (s</w:t>
      </w:r>
      <w:r w:rsidRPr="00CE7CE5">
        <w:rPr>
          <w:lang w:val="en-US"/>
        </w:rPr>
        <w:t xml:space="preserve">ee </w:t>
      </w:r>
      <w:r w:rsidRPr="009A6783">
        <w:rPr>
          <w:lang w:val="en-US"/>
        </w:rPr>
        <w:t>Section 8.3)</w:t>
      </w:r>
    </w:p>
    <w:p w:rsidR="003D204F" w:rsidRPr="00D07280" w:rsidRDefault="003D204F" w:rsidP="003D204F">
      <w:pPr>
        <w:pStyle w:val="Heading3"/>
        <w:rPr>
          <w:color w:val="FF0000"/>
          <w:lang w:eastAsia="en-US"/>
        </w:rPr>
      </w:pPr>
      <w:bookmarkStart w:id="2129" w:name="_Toc343650582"/>
      <w:r w:rsidRPr="00D07280">
        <w:rPr>
          <w:color w:val="FF0000"/>
          <w:lang w:eastAsia="en-US"/>
        </w:rPr>
        <w:t>Version</w:t>
      </w:r>
      <w:bookmarkEnd w:id="2129"/>
      <w:ins w:id="2130" w:author="HYST (Hiroyuki Sato)" w:date="2013-01-08T18:05:00Z">
        <w:r w:rsidR="005044A6" w:rsidRPr="0014542C">
          <w:rPr>
            <w:rFonts w:eastAsia="MS Mincho" w:hint="eastAsia"/>
            <w:color w:val="FF0000"/>
            <w:lang w:eastAsia="ja-JP"/>
          </w:rPr>
          <w:t xml:space="preserve">  </w:t>
        </w:r>
      </w:ins>
    </w:p>
    <w:p w:rsidR="003D204F" w:rsidRPr="00CE7CE5" w:rsidRDefault="003D204F" w:rsidP="003D204F">
      <w:pPr>
        <w:jc w:val="both"/>
        <w:rPr>
          <w:lang w:val="en-US"/>
        </w:rPr>
      </w:pPr>
      <w:r>
        <w:rPr>
          <w:lang w:val="en-US"/>
        </w:rPr>
        <w:t xml:space="preserve">Version associated with a Group </w:t>
      </w:r>
      <w:r w:rsidR="004B026D">
        <w:rPr>
          <w:lang w:val="en-US"/>
        </w:rPr>
        <w:t>3</w:t>
      </w:r>
      <w:r w:rsidRPr="00CE7CE5">
        <w:rPr>
          <w:lang w:val="en-US"/>
        </w:rPr>
        <w:t xml:space="preserve"> specified substance will be captured in manner similar to S</w:t>
      </w:r>
      <w:r>
        <w:rPr>
          <w:lang w:val="en-US"/>
        </w:rPr>
        <w:t>ubstance Version (s</w:t>
      </w:r>
      <w:r w:rsidRPr="00CE7CE5">
        <w:rPr>
          <w:lang w:val="en-US"/>
        </w:rPr>
        <w:t xml:space="preserve">ee </w:t>
      </w:r>
      <w:r w:rsidRPr="009A6783">
        <w:rPr>
          <w:lang w:val="en-US"/>
        </w:rPr>
        <w:t>Section 8.4)</w:t>
      </w:r>
    </w:p>
    <w:p w:rsidR="003D204F" w:rsidRPr="00D07280" w:rsidRDefault="003D204F" w:rsidP="003D204F">
      <w:pPr>
        <w:pStyle w:val="Heading3"/>
        <w:rPr>
          <w:color w:val="FF0000"/>
          <w:lang w:eastAsia="en-US"/>
        </w:rPr>
      </w:pPr>
      <w:bookmarkStart w:id="2131" w:name="_Toc343650583"/>
      <w:r w:rsidRPr="00D07280">
        <w:rPr>
          <w:color w:val="FF0000"/>
          <w:lang w:eastAsia="en-US"/>
        </w:rPr>
        <w:t>Reference Information</w:t>
      </w:r>
      <w:bookmarkEnd w:id="2131"/>
    </w:p>
    <w:p w:rsidR="003D204F" w:rsidRPr="00CE7CE5" w:rsidRDefault="003D204F" w:rsidP="003D204F">
      <w:pPr>
        <w:jc w:val="both"/>
        <w:rPr>
          <w:lang w:val="en-US"/>
        </w:rPr>
      </w:pPr>
      <w:r w:rsidRPr="00CE7CE5">
        <w:rPr>
          <w:lang w:val="en-US"/>
        </w:rPr>
        <w:t>Reference Information will also be captured in a manner similar to that describe in a manner similar to the substan</w:t>
      </w:r>
      <w:r>
        <w:rPr>
          <w:lang w:val="en-US"/>
        </w:rPr>
        <w:t xml:space="preserve">ce reference information (see </w:t>
      </w:r>
      <w:r w:rsidRPr="009A6783">
        <w:rPr>
          <w:lang w:val="en-US"/>
        </w:rPr>
        <w:t>Section 8.5).</w:t>
      </w:r>
    </w:p>
    <w:p w:rsidR="003D204F" w:rsidRPr="003D204F" w:rsidRDefault="003D204F" w:rsidP="00FE4A07">
      <w:pPr>
        <w:rPr>
          <w:lang w:val="en-US"/>
        </w:rPr>
      </w:pPr>
    </w:p>
    <w:p w:rsidR="002A22CF" w:rsidRPr="004B026D" w:rsidRDefault="002A22CF" w:rsidP="001E590A">
      <w:pPr>
        <w:pStyle w:val="Heading2"/>
        <w:rPr>
          <w:color w:val="FF0000"/>
          <w:lang w:eastAsia="en-US"/>
        </w:rPr>
      </w:pPr>
      <w:bookmarkStart w:id="2132" w:name="_Toc343650584"/>
      <w:r w:rsidRPr="004B026D">
        <w:rPr>
          <w:color w:val="FF0000"/>
          <w:lang w:eastAsia="en-US"/>
        </w:rPr>
        <w:t>Group 4 Specified Substance</w:t>
      </w:r>
      <w:bookmarkEnd w:id="2132"/>
      <w:ins w:id="2133" w:author="HYST (Hiroyuki Sato)" w:date="2013-01-08T18:05:00Z">
        <w:r w:rsidR="005044A6" w:rsidRPr="0014542C">
          <w:rPr>
            <w:rFonts w:eastAsia="MS Mincho" w:hint="eastAsia"/>
            <w:color w:val="FF0000"/>
            <w:lang w:eastAsia="ja-JP"/>
          </w:rPr>
          <w:t xml:space="preserve">  (repeat as necessary)</w:t>
        </w:r>
      </w:ins>
    </w:p>
    <w:p w:rsidR="002A22CF" w:rsidRDefault="001B0DC3" w:rsidP="002A22CF">
      <w:pPr>
        <w:rPr>
          <w:lang w:val="en-US"/>
        </w:rPr>
      </w:pPr>
      <w:r>
        <w:rPr>
          <w:noProof/>
          <w:lang w:val="en-US" w:eastAsia="en-US"/>
        </w:rPr>
        <w:drawing>
          <wp:inline distT="0" distB="0" distL="0" distR="0">
            <wp:extent cx="6193790" cy="4142740"/>
            <wp:effectExtent l="0" t="0" r="0" b="0"/>
            <wp:docPr id="28" name="Picture 28" descr="fi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93790" cy="4142740"/>
                    </a:xfrm>
                    <a:prstGeom prst="rect">
                      <a:avLst/>
                    </a:prstGeom>
                    <a:noFill/>
                    <a:ln>
                      <a:noFill/>
                    </a:ln>
                  </pic:spPr>
                </pic:pic>
              </a:graphicData>
            </a:graphic>
          </wp:inline>
        </w:drawing>
      </w:r>
    </w:p>
    <w:p w:rsidR="002A22CF" w:rsidRPr="004858E7" w:rsidRDefault="004858E7" w:rsidP="00580198">
      <w:pPr>
        <w:pStyle w:val="Caption"/>
      </w:pPr>
      <w:bookmarkStart w:id="2134" w:name="_Toc343720783"/>
      <w:r w:rsidRPr="0026504B">
        <w:lastRenderedPageBreak/>
        <w:t xml:space="preserve">Figure </w:t>
      </w:r>
      <w:r w:rsidR="00580198">
        <w:fldChar w:fldCharType="begin"/>
      </w:r>
      <w:r w:rsidR="00580198">
        <w:instrText xml:space="preserve"> SEQ Figure \* ARABIC </w:instrText>
      </w:r>
      <w:r w:rsidR="00580198">
        <w:fldChar w:fldCharType="separate"/>
      </w:r>
      <w:r w:rsidR="00D15CCB">
        <w:rPr>
          <w:noProof/>
        </w:rPr>
        <w:t>20</w:t>
      </w:r>
      <w:r w:rsidR="00580198">
        <w:fldChar w:fldCharType="end"/>
      </w:r>
      <w:r w:rsidRPr="0026504B">
        <w:t>–</w:t>
      </w:r>
      <w:r>
        <w:t xml:space="preserve"> </w:t>
      </w:r>
      <w:r w:rsidRPr="004858E7">
        <w:t xml:space="preserve">Information model for the Group </w:t>
      </w:r>
      <w:r>
        <w:t>4</w:t>
      </w:r>
      <w:r w:rsidRPr="004858E7">
        <w:t xml:space="preserve"> specified substance</w:t>
      </w:r>
      <w:bookmarkEnd w:id="2134"/>
    </w:p>
    <w:p w:rsidR="00C043F5" w:rsidRPr="00D07280" w:rsidRDefault="00C043F5" w:rsidP="00C043F5">
      <w:pPr>
        <w:pStyle w:val="Heading3"/>
        <w:rPr>
          <w:color w:val="0070C0"/>
          <w:lang w:eastAsia="en-US"/>
        </w:rPr>
      </w:pPr>
      <w:bookmarkStart w:id="2135" w:name="_Toc343650585"/>
      <w:r>
        <w:rPr>
          <w:color w:val="0070C0"/>
          <w:lang w:eastAsia="en-US"/>
        </w:rPr>
        <w:t>Specified_Substance_Group4_</w:t>
      </w:r>
      <w:r w:rsidRPr="00D07280">
        <w:rPr>
          <w:color w:val="0070C0"/>
          <w:lang w:eastAsia="en-US"/>
        </w:rPr>
        <w:t>ID</w:t>
      </w:r>
      <w:bookmarkEnd w:id="213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C043F5" w:rsidRPr="007A51EF" w:rsidTr="0005144F">
        <w:tc>
          <w:tcPr>
            <w:tcW w:w="1951" w:type="dxa"/>
            <w:shd w:val="clear" w:color="auto" w:fill="auto"/>
          </w:tcPr>
          <w:p w:rsidR="00C043F5" w:rsidRPr="007A51EF" w:rsidRDefault="00C043F5" w:rsidP="00BC0955">
            <w:pPr>
              <w:rPr>
                <w:b/>
                <w:lang w:eastAsia="en-US"/>
              </w:rPr>
            </w:pPr>
            <w:r w:rsidRPr="007A51EF">
              <w:rPr>
                <w:b/>
              </w:rPr>
              <w:t>User Guidance</w:t>
            </w:r>
          </w:p>
        </w:tc>
        <w:tc>
          <w:tcPr>
            <w:tcW w:w="8017" w:type="dxa"/>
            <w:shd w:val="clear" w:color="auto" w:fill="auto"/>
          </w:tcPr>
          <w:p w:rsidR="00C043F5" w:rsidRDefault="00C043F5" w:rsidP="00BC0955">
            <w:pPr>
              <w:jc w:val="both"/>
            </w:pPr>
            <w:r w:rsidRPr="007800F7">
              <w:t>The unique identifier assigned t</w:t>
            </w:r>
            <w:r>
              <w:t>o the specified substance group4</w:t>
            </w:r>
            <w:r w:rsidRPr="007800F7">
              <w:t xml:space="preserve"> shall be specified.</w:t>
            </w:r>
          </w:p>
          <w:p w:rsidR="00F41206" w:rsidRPr="007800F7" w:rsidRDefault="00F41206" w:rsidP="00BC0955">
            <w:pPr>
              <w:jc w:val="both"/>
            </w:pPr>
          </w:p>
          <w:p w:rsidR="00C043F5" w:rsidRPr="007800F7" w:rsidRDefault="00C043F5" w:rsidP="00F41206">
            <w:pPr>
              <w:jc w:val="both"/>
            </w:pPr>
            <w:r>
              <w:t>NOTE: If a unique “Specified Substance ID” has been assigned, this “Specified Substance ID” shall be specified based on the Substance Name controlled vocabulary.  In the absence of a unique “Specified Substance ID” e. g. for the initial submission of the substance this data element is not required.</w:t>
            </w:r>
          </w:p>
        </w:tc>
      </w:tr>
      <w:tr w:rsidR="00C043F5" w:rsidRPr="007A51EF" w:rsidTr="0005144F">
        <w:tc>
          <w:tcPr>
            <w:tcW w:w="1951" w:type="dxa"/>
            <w:shd w:val="clear" w:color="auto" w:fill="auto"/>
          </w:tcPr>
          <w:p w:rsidR="00C043F5" w:rsidRPr="007A51EF" w:rsidRDefault="00C043F5" w:rsidP="00BC0955">
            <w:pPr>
              <w:rPr>
                <w:b/>
                <w:lang w:eastAsia="en-US"/>
              </w:rPr>
            </w:pPr>
            <w:r w:rsidRPr="007A51EF">
              <w:rPr>
                <w:b/>
              </w:rPr>
              <w:t>Example(s)</w:t>
            </w:r>
          </w:p>
        </w:tc>
        <w:tc>
          <w:tcPr>
            <w:tcW w:w="8017" w:type="dxa"/>
            <w:shd w:val="clear" w:color="auto" w:fill="auto"/>
          </w:tcPr>
          <w:p w:rsidR="00C043F5" w:rsidRPr="007A51EF" w:rsidRDefault="00C043F5" w:rsidP="00BC0955">
            <w:pPr>
              <w:rPr>
                <w:lang w:eastAsia="en-US"/>
              </w:rPr>
            </w:pPr>
          </w:p>
        </w:tc>
      </w:tr>
      <w:tr w:rsidR="00C043F5" w:rsidRPr="007A51EF" w:rsidTr="0005144F">
        <w:tc>
          <w:tcPr>
            <w:tcW w:w="1951" w:type="dxa"/>
            <w:shd w:val="clear" w:color="auto" w:fill="auto"/>
          </w:tcPr>
          <w:p w:rsidR="00C043F5" w:rsidRPr="007A51EF" w:rsidRDefault="00C043F5" w:rsidP="00BC0955">
            <w:pPr>
              <w:rPr>
                <w:b/>
              </w:rPr>
            </w:pPr>
            <w:r w:rsidRPr="007A51EF">
              <w:rPr>
                <w:b/>
              </w:rPr>
              <w:t>Conformance</w:t>
            </w:r>
          </w:p>
        </w:tc>
        <w:tc>
          <w:tcPr>
            <w:tcW w:w="8017" w:type="dxa"/>
            <w:shd w:val="clear" w:color="auto" w:fill="auto"/>
          </w:tcPr>
          <w:p w:rsidR="00C043F5" w:rsidRPr="007A51EF" w:rsidRDefault="00C043F5" w:rsidP="00BC0955">
            <w:pPr>
              <w:rPr>
                <w:lang w:eastAsia="en-US"/>
              </w:rPr>
            </w:pPr>
            <w:r>
              <w:rPr>
                <w:lang w:eastAsia="en-US"/>
              </w:rPr>
              <w:t>CONDITIONAL</w:t>
            </w:r>
          </w:p>
        </w:tc>
      </w:tr>
      <w:tr w:rsidR="00C043F5" w:rsidRPr="007A51EF" w:rsidTr="0005144F">
        <w:tc>
          <w:tcPr>
            <w:tcW w:w="1951" w:type="dxa"/>
            <w:shd w:val="clear" w:color="auto" w:fill="auto"/>
          </w:tcPr>
          <w:p w:rsidR="00C043F5" w:rsidRPr="007A51EF" w:rsidRDefault="00C043F5" w:rsidP="00BC0955">
            <w:pPr>
              <w:rPr>
                <w:b/>
              </w:rPr>
            </w:pPr>
            <w:r w:rsidRPr="007A51EF">
              <w:rPr>
                <w:b/>
              </w:rPr>
              <w:t>Data Type</w:t>
            </w:r>
          </w:p>
        </w:tc>
        <w:tc>
          <w:tcPr>
            <w:tcW w:w="8017" w:type="dxa"/>
            <w:shd w:val="clear" w:color="auto" w:fill="auto"/>
          </w:tcPr>
          <w:p w:rsidR="00C043F5" w:rsidRPr="007A51EF" w:rsidRDefault="00C043F5" w:rsidP="00BC0955">
            <w:pPr>
              <w:rPr>
                <w:lang w:eastAsia="en-US"/>
              </w:rPr>
            </w:pPr>
            <w:r>
              <w:rPr>
                <w:lang w:eastAsia="en-US"/>
              </w:rPr>
              <w:t>II</w:t>
            </w:r>
          </w:p>
        </w:tc>
      </w:tr>
      <w:tr w:rsidR="00C043F5" w:rsidRPr="007A51EF" w:rsidTr="0005144F">
        <w:tc>
          <w:tcPr>
            <w:tcW w:w="1951" w:type="dxa"/>
            <w:shd w:val="clear" w:color="auto" w:fill="auto"/>
          </w:tcPr>
          <w:p w:rsidR="00C043F5" w:rsidRPr="007A51EF" w:rsidRDefault="00C043F5" w:rsidP="00BC0955">
            <w:pPr>
              <w:rPr>
                <w:b/>
              </w:rPr>
            </w:pPr>
            <w:r w:rsidRPr="007A51EF">
              <w:rPr>
                <w:b/>
              </w:rPr>
              <w:t>Business Rule(s)</w:t>
            </w:r>
          </w:p>
        </w:tc>
        <w:tc>
          <w:tcPr>
            <w:tcW w:w="8017" w:type="dxa"/>
            <w:shd w:val="clear" w:color="auto" w:fill="auto"/>
          </w:tcPr>
          <w:p w:rsidR="00C043F5" w:rsidRPr="007A51EF" w:rsidRDefault="00C043F5" w:rsidP="00BC0955">
            <w:pPr>
              <w:jc w:val="both"/>
              <w:rPr>
                <w:lang w:eastAsia="en-US"/>
              </w:rPr>
            </w:pPr>
            <w:r w:rsidRPr="007800F7">
              <w:rPr>
                <w:lang w:eastAsia="en-US"/>
              </w:rPr>
              <w:t>The ID of the substance will be automatically assigned by the system once the message will be processed</w:t>
            </w:r>
            <w:r>
              <w:rPr>
                <w:lang w:eastAsia="en-US"/>
              </w:rPr>
              <w:t>.</w:t>
            </w:r>
          </w:p>
        </w:tc>
      </w:tr>
    </w:tbl>
    <w:p w:rsidR="009718C0" w:rsidRPr="009718C0" w:rsidRDefault="009718C0" w:rsidP="009718C0">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&lt;code code="</w:t>
      </w:r>
      <w:r w:rsidRPr="0013797D">
        <w:rPr>
          <w:b/>
          <w:bCs/>
          <w:i/>
          <w:iCs/>
        </w:rPr>
        <w:t xml:space="preserve">Substance Specification Group 4 </w:t>
      </w:r>
      <w:r>
        <w:rPr>
          <w:b/>
          <w:bCs/>
          <w:i/>
          <w:iCs/>
        </w:rPr>
        <w:t>Id</w:t>
      </w:r>
      <w:r w:rsidRPr="0013797D">
        <w:rPr>
          <w:i/>
          <w:iCs/>
        </w:rPr>
        <w:t>/Code</w:t>
      </w:r>
      <w:r>
        <w:t xml:space="preserve">" </w:t>
      </w:r>
      <w:r>
        <w:br/>
      </w:r>
      <w:r w:rsidRPr="009718C0">
        <w:t xml:space="preserve">            codeSystem="</w:t>
      </w:r>
      <w:r w:rsidRPr="009718C0">
        <w:rPr>
          <w:i/>
          <w:iCs/>
        </w:rPr>
        <w:t xml:space="preserve">Substance Specification </w:t>
      </w:r>
      <w:r w:rsidRPr="009718C0">
        <w:t xml:space="preserve">Group 4 </w:t>
      </w:r>
      <w:r w:rsidRPr="009718C0">
        <w:rPr>
          <w:i/>
          <w:iCs/>
        </w:rPr>
        <w:t>Code System (OID)</w:t>
      </w:r>
      <w:r w:rsidRPr="009718C0">
        <w:t>"</w:t>
      </w:r>
      <w:r w:rsidRPr="009718C0">
        <w:br/>
        <w:t xml:space="preserve">            displayName="</w:t>
      </w:r>
      <w:r w:rsidRPr="009718C0">
        <w:rPr>
          <w:i/>
          <w:iCs/>
        </w:rPr>
        <w:t>Substance Specification Group 4 Name</w:t>
      </w:r>
      <w:r w:rsidRPr="009718C0">
        <w:t>"/&gt;</w:t>
      </w:r>
    </w:p>
    <w:p w:rsidR="00C043F5" w:rsidRPr="00090E60" w:rsidRDefault="00C043F5" w:rsidP="00C043F5">
      <w:pPr>
        <w:pStyle w:val="Heading3"/>
        <w:rPr>
          <w:color w:val="0070C0"/>
          <w:lang w:eastAsia="en-US"/>
        </w:rPr>
      </w:pPr>
      <w:bookmarkStart w:id="2136" w:name="_Toc343650586"/>
      <w:r w:rsidRPr="00090E60">
        <w:rPr>
          <w:color w:val="0070C0"/>
          <w:lang w:eastAsia="en-US"/>
        </w:rPr>
        <w:t>Parent Substance ID</w:t>
      </w:r>
      <w:bookmarkEnd w:id="213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C043F5" w:rsidRPr="007A51EF" w:rsidTr="0005144F">
        <w:tc>
          <w:tcPr>
            <w:tcW w:w="1951" w:type="dxa"/>
            <w:shd w:val="clear" w:color="auto" w:fill="auto"/>
          </w:tcPr>
          <w:p w:rsidR="00C043F5" w:rsidRPr="007A51EF" w:rsidRDefault="00C043F5" w:rsidP="00BC0955">
            <w:pPr>
              <w:rPr>
                <w:b/>
                <w:lang w:eastAsia="en-US"/>
              </w:rPr>
            </w:pPr>
            <w:r w:rsidRPr="007A51EF">
              <w:rPr>
                <w:b/>
              </w:rPr>
              <w:t>User Guidance</w:t>
            </w:r>
          </w:p>
        </w:tc>
        <w:tc>
          <w:tcPr>
            <w:tcW w:w="8017" w:type="dxa"/>
            <w:shd w:val="clear" w:color="auto" w:fill="auto"/>
          </w:tcPr>
          <w:p w:rsidR="00C043F5" w:rsidRDefault="00C043F5" w:rsidP="00BC0955">
            <w:pPr>
              <w:jc w:val="both"/>
              <w:rPr>
                <w:lang w:eastAsia="en-US"/>
              </w:rPr>
            </w:pPr>
            <w:r w:rsidRPr="00844015">
              <w:rPr>
                <w:lang w:eastAsia="en-US"/>
              </w:rPr>
              <w:t>The substance or specified substance group 1 ID that identifies the manufactured substance</w:t>
            </w:r>
            <w:r>
              <w:rPr>
                <w:lang w:eastAsia="en-US"/>
              </w:rPr>
              <w:t>. The unique identifier assigned to the substance that is the parent of the specified substance shall be provided based on controlled vocabulary. The ID of the parent for the specified substance group 1 may refer to either a substance ID or a specified substance group 1 ID.</w:t>
            </w:r>
          </w:p>
          <w:p w:rsidR="00C043F5" w:rsidRDefault="00C043F5" w:rsidP="00BC0955">
            <w:pPr>
              <w:jc w:val="both"/>
              <w:rPr>
                <w:lang w:eastAsia="en-US"/>
              </w:rPr>
            </w:pPr>
          </w:p>
          <w:p w:rsidR="00C043F5" w:rsidRPr="007A51EF" w:rsidRDefault="00C043F5" w:rsidP="00BC0955">
            <w:pPr>
              <w:jc w:val="both"/>
              <w:rPr>
                <w:lang w:eastAsia="en-US"/>
              </w:rPr>
            </w:pPr>
            <w:r>
              <w:rPr>
                <w:lang w:eastAsia="en-US"/>
              </w:rPr>
              <w:t>NOTE: If a unique “ID” has been assigned, this “ID” shall be specified based on the Substance Name CV.  In the absence of a unique “ID” e. g. for the initial submission of specified substance and parent substance, the name of the parent substance shall be specified.</w:t>
            </w:r>
          </w:p>
        </w:tc>
      </w:tr>
      <w:tr w:rsidR="00C043F5" w:rsidRPr="007A51EF" w:rsidTr="0005144F">
        <w:tc>
          <w:tcPr>
            <w:tcW w:w="1951" w:type="dxa"/>
            <w:shd w:val="clear" w:color="auto" w:fill="auto"/>
          </w:tcPr>
          <w:p w:rsidR="00C043F5" w:rsidRPr="007A51EF" w:rsidRDefault="00C043F5" w:rsidP="00BC0955">
            <w:pPr>
              <w:rPr>
                <w:b/>
                <w:lang w:eastAsia="en-US"/>
              </w:rPr>
            </w:pPr>
            <w:r w:rsidRPr="007A51EF">
              <w:rPr>
                <w:b/>
              </w:rPr>
              <w:t>Example(s)</w:t>
            </w:r>
          </w:p>
        </w:tc>
        <w:tc>
          <w:tcPr>
            <w:tcW w:w="8017" w:type="dxa"/>
            <w:shd w:val="clear" w:color="auto" w:fill="auto"/>
          </w:tcPr>
          <w:p w:rsidR="00C043F5" w:rsidRPr="007A51EF" w:rsidRDefault="00C043F5" w:rsidP="00BC0955">
            <w:pPr>
              <w:rPr>
                <w:lang w:eastAsia="en-US"/>
              </w:rPr>
            </w:pPr>
          </w:p>
        </w:tc>
      </w:tr>
      <w:tr w:rsidR="00C043F5" w:rsidRPr="007A51EF" w:rsidTr="0005144F">
        <w:tc>
          <w:tcPr>
            <w:tcW w:w="1951" w:type="dxa"/>
            <w:shd w:val="clear" w:color="auto" w:fill="auto"/>
          </w:tcPr>
          <w:p w:rsidR="00C043F5" w:rsidRPr="007A51EF" w:rsidRDefault="00C043F5" w:rsidP="00BC0955">
            <w:pPr>
              <w:rPr>
                <w:b/>
              </w:rPr>
            </w:pPr>
            <w:r w:rsidRPr="007A51EF">
              <w:rPr>
                <w:b/>
              </w:rPr>
              <w:t>Conformance</w:t>
            </w:r>
          </w:p>
        </w:tc>
        <w:tc>
          <w:tcPr>
            <w:tcW w:w="8017" w:type="dxa"/>
            <w:shd w:val="clear" w:color="auto" w:fill="auto"/>
          </w:tcPr>
          <w:p w:rsidR="00C043F5" w:rsidRPr="007A51EF" w:rsidRDefault="00C043F5" w:rsidP="00BC0955">
            <w:pPr>
              <w:rPr>
                <w:lang w:eastAsia="en-US"/>
              </w:rPr>
            </w:pPr>
            <w:r>
              <w:rPr>
                <w:lang w:eastAsia="en-US"/>
              </w:rPr>
              <w:t>REQUIRED</w:t>
            </w:r>
          </w:p>
        </w:tc>
      </w:tr>
      <w:tr w:rsidR="00C043F5" w:rsidRPr="007A51EF" w:rsidTr="0005144F">
        <w:tc>
          <w:tcPr>
            <w:tcW w:w="1951" w:type="dxa"/>
            <w:shd w:val="clear" w:color="auto" w:fill="auto"/>
          </w:tcPr>
          <w:p w:rsidR="00C043F5" w:rsidRPr="007A51EF" w:rsidRDefault="00C043F5" w:rsidP="00BC0955">
            <w:pPr>
              <w:rPr>
                <w:b/>
              </w:rPr>
            </w:pPr>
            <w:r w:rsidRPr="007A51EF">
              <w:rPr>
                <w:b/>
              </w:rPr>
              <w:t>Data Type</w:t>
            </w:r>
          </w:p>
        </w:tc>
        <w:tc>
          <w:tcPr>
            <w:tcW w:w="8017" w:type="dxa"/>
            <w:shd w:val="clear" w:color="auto" w:fill="auto"/>
          </w:tcPr>
          <w:p w:rsidR="00C043F5" w:rsidRPr="007A51EF" w:rsidRDefault="00C043F5" w:rsidP="00BC0955">
            <w:pPr>
              <w:rPr>
                <w:lang w:eastAsia="en-US"/>
              </w:rPr>
            </w:pPr>
            <w:r>
              <w:rPr>
                <w:lang w:eastAsia="en-US"/>
              </w:rPr>
              <w:t>CD</w:t>
            </w:r>
          </w:p>
        </w:tc>
      </w:tr>
      <w:tr w:rsidR="00C043F5" w:rsidRPr="007A51EF" w:rsidTr="0005144F">
        <w:tc>
          <w:tcPr>
            <w:tcW w:w="1951" w:type="dxa"/>
            <w:shd w:val="clear" w:color="auto" w:fill="auto"/>
          </w:tcPr>
          <w:p w:rsidR="00C043F5" w:rsidRPr="007A51EF" w:rsidRDefault="00C043F5" w:rsidP="00BC0955">
            <w:pPr>
              <w:rPr>
                <w:b/>
              </w:rPr>
            </w:pPr>
            <w:r w:rsidRPr="007A51EF">
              <w:rPr>
                <w:b/>
              </w:rPr>
              <w:t>Business Rule(s)</w:t>
            </w:r>
          </w:p>
        </w:tc>
        <w:tc>
          <w:tcPr>
            <w:tcW w:w="8017" w:type="dxa"/>
            <w:shd w:val="clear" w:color="auto" w:fill="auto"/>
          </w:tcPr>
          <w:p w:rsidR="00C043F5" w:rsidRPr="007A51EF" w:rsidRDefault="00C043F5" w:rsidP="00BC0955">
            <w:pPr>
              <w:rPr>
                <w:lang w:eastAsia="en-US"/>
              </w:rPr>
            </w:pPr>
          </w:p>
        </w:tc>
      </w:tr>
    </w:tbl>
    <w:p w:rsidR="009718C0" w:rsidRDefault="009718C0" w:rsidP="009718C0">
      <w:pPr>
        <w:pStyle w:val="XML"/>
      </w:pPr>
      <w:r>
        <w:t>&lt;identifiedSubstance&gt;</w:t>
      </w:r>
      <w:r>
        <w:br/>
        <w:t xml:space="preserve">  &lt;identifiedSubstance&gt;</w:t>
      </w:r>
      <w:r>
        <w:br/>
        <w:t xml:space="preserve">    &lt;code code="</w:t>
      </w:r>
      <w:r>
        <w:rPr>
          <w:b/>
          <w:bCs/>
          <w:i/>
          <w:iCs/>
        </w:rPr>
        <w:t>Parent S</w:t>
      </w:r>
      <w:r w:rsidRPr="0013797D">
        <w:rPr>
          <w:b/>
          <w:bCs/>
          <w:i/>
          <w:iCs/>
        </w:rPr>
        <w:t>ubstance Id</w:t>
      </w:r>
      <w:r>
        <w:t>" codeSystem="</w:t>
      </w:r>
      <w:r>
        <w:rPr>
          <w:i/>
          <w:iCs/>
        </w:rPr>
        <w:t>Substance Id</w:t>
      </w:r>
      <w:r w:rsidRPr="0013797D">
        <w:rPr>
          <w:i/>
          <w:iCs/>
        </w:rPr>
        <w:t xml:space="preserve"> System (OID)</w:t>
      </w:r>
      <w:r>
        <w:t>"</w:t>
      </w:r>
      <w:r>
        <w:br/>
        <w:t xml:space="preserve">    &lt;name&gt;</w:t>
      </w:r>
      <w:r w:rsidRPr="00530140">
        <w:rPr>
          <w:b/>
          <w:bCs/>
          <w:i/>
          <w:iCs/>
        </w:rPr>
        <w:t>Parent Substance Name</w:t>
      </w:r>
      <w:r>
        <w:t>&lt;/name&gt;</w:t>
      </w:r>
      <w:r>
        <w:br/>
        <w:t xml:space="preserve">  &lt;/identifiedSubstance&gt;</w:t>
      </w:r>
      <w:r>
        <w:br/>
        <w:t xml:space="preserve">  &lt;subjectOf&gt;</w:t>
      </w:r>
      <w:r>
        <w:br/>
        <w:t xml:space="preserve">    &lt;substanceSpecification&gt;</w:t>
      </w:r>
    </w:p>
    <w:p w:rsidR="002A22CF" w:rsidRPr="00DD1A27" w:rsidRDefault="002A22CF" w:rsidP="00994F6E">
      <w:pPr>
        <w:pStyle w:val="Heading3"/>
        <w:rPr>
          <w:color w:val="FF0000"/>
          <w:lang w:eastAsia="en-US"/>
        </w:rPr>
      </w:pPr>
      <w:bookmarkStart w:id="2137" w:name="_Toc343650587"/>
      <w:r w:rsidRPr="00DD1A27">
        <w:rPr>
          <w:color w:val="FF0000"/>
          <w:lang w:eastAsia="en-US"/>
        </w:rPr>
        <w:t>Grade</w:t>
      </w:r>
      <w:bookmarkEnd w:id="2137"/>
    </w:p>
    <w:p w:rsidR="002A22CF" w:rsidRDefault="00864A1E" w:rsidP="004105AE">
      <w:pPr>
        <w:jc w:val="both"/>
        <w:rPr>
          <w:lang w:val="en-US"/>
        </w:rPr>
      </w:pPr>
      <w:r>
        <w:rPr>
          <w:lang w:val="en-US"/>
        </w:rPr>
        <w:t xml:space="preserve">Grade shall </w:t>
      </w:r>
      <w:r w:rsidRPr="00CE7CE5">
        <w:rPr>
          <w:lang w:val="en-US"/>
        </w:rPr>
        <w:t xml:space="preserve">be captured in a manner similar to </w:t>
      </w:r>
      <w:r>
        <w:rPr>
          <w:lang w:val="en-US"/>
        </w:rPr>
        <w:t>the one described in</w:t>
      </w:r>
      <w:r w:rsidR="002E31CE">
        <w:rPr>
          <w:lang w:val="en-US"/>
        </w:rPr>
        <w:t xml:space="preserve"> Section 9.3.4</w:t>
      </w:r>
      <w:r>
        <w:rPr>
          <w:lang w:val="en-US"/>
        </w:rPr>
        <w:t xml:space="preserve">. </w:t>
      </w:r>
      <w:r w:rsidR="002A22CF" w:rsidRPr="002A22CF">
        <w:rPr>
          <w:lang w:val="en-US"/>
        </w:rPr>
        <w:t xml:space="preserve">A given manufacturing process may result in material that will meet multiple grade specifications. </w:t>
      </w:r>
    </w:p>
    <w:p w:rsidR="0087768D" w:rsidRPr="0087768D" w:rsidRDefault="0087768D" w:rsidP="0087768D">
      <w:pPr>
        <w:pStyle w:val="Heading4"/>
        <w:rPr>
          <w:color w:val="FF0000"/>
          <w:lang w:eastAsia="en-US"/>
        </w:rPr>
      </w:pPr>
      <w:r>
        <w:rPr>
          <w:color w:val="FF0000"/>
          <w:lang w:eastAsia="en-US"/>
        </w:rPr>
        <w:t>Reference Source</w:t>
      </w:r>
      <w:ins w:id="2138" w:author="HYST (Hiroyuki Sato)" w:date="2013-01-08T18:07:00Z">
        <w:r w:rsidR="000626E2" w:rsidRPr="0014542C">
          <w:rPr>
            <w:rFonts w:eastAsia="MS Mincho" w:hint="eastAsia"/>
            <w:color w:val="FF0000"/>
            <w:lang w:eastAsia="ja-JP"/>
          </w:rPr>
          <w:t xml:space="preserve">  (repeat as necessary)</w:t>
        </w:r>
      </w:ins>
    </w:p>
    <w:p w:rsidR="0087768D" w:rsidRPr="002A22CF" w:rsidRDefault="00864A1E" w:rsidP="004105AE">
      <w:pPr>
        <w:jc w:val="both"/>
        <w:rPr>
          <w:lang w:val="en-US"/>
        </w:rPr>
      </w:pPr>
      <w:r>
        <w:rPr>
          <w:lang w:val="en-US"/>
        </w:rPr>
        <w:t>Reference source</w:t>
      </w:r>
      <w:r w:rsidRPr="00CE7CE5">
        <w:rPr>
          <w:lang w:val="en-US"/>
        </w:rPr>
        <w:t xml:space="preserve"> </w:t>
      </w:r>
      <w:r w:rsidR="00465BF0">
        <w:rPr>
          <w:lang w:val="en-US"/>
        </w:rPr>
        <w:t>shall</w:t>
      </w:r>
      <w:r w:rsidRPr="00CE7CE5">
        <w:rPr>
          <w:lang w:val="en-US"/>
        </w:rPr>
        <w:t xml:space="preserve"> be captured in a manner similar to </w:t>
      </w:r>
      <w:r>
        <w:rPr>
          <w:lang w:val="en-US"/>
        </w:rPr>
        <w:t>the one described in Section 8.2.5).</w:t>
      </w:r>
      <w:r w:rsidR="0087768D" w:rsidRPr="002A22CF">
        <w:rPr>
          <w:lang w:val="en-US"/>
        </w:rPr>
        <w:t xml:space="preserve">  </w:t>
      </w:r>
    </w:p>
    <w:p w:rsidR="002A22CF" w:rsidRPr="00DD1A27" w:rsidRDefault="002A22CF" w:rsidP="00994F6E">
      <w:pPr>
        <w:pStyle w:val="Heading3"/>
        <w:rPr>
          <w:color w:val="FF0000"/>
          <w:lang w:eastAsia="en-US"/>
        </w:rPr>
      </w:pPr>
      <w:bookmarkStart w:id="2139" w:name="_Toc343650588"/>
      <w:r w:rsidRPr="00DD1A27">
        <w:rPr>
          <w:color w:val="FF0000"/>
          <w:lang w:eastAsia="en-US"/>
        </w:rPr>
        <w:lastRenderedPageBreak/>
        <w:t>Physical Form</w:t>
      </w:r>
      <w:bookmarkEnd w:id="2139"/>
      <w:ins w:id="2140" w:author="HYST (Hiroyuki Sato)" w:date="2013-01-08T18:07:00Z">
        <w:r w:rsidR="000626E2" w:rsidRPr="0014542C">
          <w:rPr>
            <w:rFonts w:eastAsia="MS Mincho" w:hint="eastAsia"/>
            <w:color w:val="FF0000"/>
            <w:lang w:eastAsia="ja-JP"/>
          </w:rPr>
          <w:t xml:space="preserve">  (repeat as necessary)</w:t>
        </w:r>
      </w:ins>
    </w:p>
    <w:p w:rsidR="002A22CF" w:rsidRPr="002A22CF" w:rsidRDefault="00864A1E" w:rsidP="002A22CF">
      <w:pPr>
        <w:rPr>
          <w:lang w:val="en-US"/>
        </w:rPr>
      </w:pPr>
      <w:r>
        <w:rPr>
          <w:lang w:val="en-US"/>
        </w:rPr>
        <w:t>Physical Form</w:t>
      </w:r>
      <w:r w:rsidRPr="00CE7CE5">
        <w:rPr>
          <w:lang w:val="en-US"/>
        </w:rPr>
        <w:t xml:space="preserve"> </w:t>
      </w:r>
      <w:r w:rsidR="00465BF0">
        <w:rPr>
          <w:lang w:val="en-US"/>
        </w:rPr>
        <w:t>shall</w:t>
      </w:r>
      <w:r w:rsidRPr="00CE7CE5">
        <w:rPr>
          <w:lang w:val="en-US"/>
        </w:rPr>
        <w:t xml:space="preserve"> be captured in a manner similar to </w:t>
      </w:r>
      <w:r>
        <w:rPr>
          <w:lang w:val="en-US"/>
        </w:rPr>
        <w:t>the one described in Section 9.1.10).</w:t>
      </w:r>
    </w:p>
    <w:p w:rsidR="002A22CF" w:rsidRPr="00DD1A27" w:rsidRDefault="002A22CF" w:rsidP="00994F6E">
      <w:pPr>
        <w:pStyle w:val="Heading3"/>
        <w:rPr>
          <w:color w:val="FF0000"/>
          <w:lang w:eastAsia="en-US"/>
        </w:rPr>
      </w:pPr>
      <w:bookmarkStart w:id="2141" w:name="_Toc343650589"/>
      <w:r w:rsidRPr="00DD1A27">
        <w:rPr>
          <w:color w:val="FF0000"/>
          <w:lang w:eastAsia="en-US"/>
        </w:rPr>
        <w:t>Constituent</w:t>
      </w:r>
      <w:bookmarkEnd w:id="2141"/>
      <w:ins w:id="2142" w:author="HYST (Hiroyuki Sato)" w:date="2013-01-08T18:07:00Z">
        <w:r w:rsidR="000626E2" w:rsidRPr="0014542C">
          <w:rPr>
            <w:rFonts w:eastAsia="MS Mincho" w:hint="eastAsia"/>
            <w:color w:val="FF0000"/>
            <w:lang w:eastAsia="ja-JP"/>
          </w:rPr>
          <w:t xml:space="preserve">  (repeat as necessary)</w:t>
        </w:r>
      </w:ins>
    </w:p>
    <w:p w:rsidR="00DD1A27" w:rsidRPr="002A22CF" w:rsidRDefault="002A22CF" w:rsidP="00DD1A27">
      <w:pPr>
        <w:jc w:val="both"/>
        <w:rPr>
          <w:lang w:val="en-US"/>
        </w:rPr>
      </w:pPr>
      <w:r w:rsidRPr="002A22CF">
        <w:rPr>
          <w:lang w:val="en-US"/>
        </w:rPr>
        <w:t xml:space="preserve">Impurities and degradents in additions to the substances listed in group 1 specified would be captured and </w:t>
      </w:r>
      <w:r w:rsidR="00DD1A27">
        <w:rPr>
          <w:lang w:val="en-US"/>
        </w:rPr>
        <w:t xml:space="preserve">listed as such. </w:t>
      </w:r>
      <w:r w:rsidRPr="002A22CF">
        <w:rPr>
          <w:lang w:val="en-US"/>
        </w:rPr>
        <w:t>They may also be capatured as analytical darex</w:t>
      </w:r>
      <w:r w:rsidR="002E02DA">
        <w:rPr>
          <w:lang w:val="en-US"/>
        </w:rPr>
        <w:t>.</w:t>
      </w:r>
      <w:r w:rsidR="00DD1A27">
        <w:rPr>
          <w:lang w:val="en-US"/>
        </w:rPr>
        <w:t xml:space="preserve"> </w:t>
      </w:r>
      <w:r w:rsidR="00465BF0">
        <w:rPr>
          <w:lang w:val="en-US"/>
        </w:rPr>
        <w:t>Constituent shall</w:t>
      </w:r>
      <w:r w:rsidR="00465BF0" w:rsidRPr="00CE7CE5">
        <w:rPr>
          <w:lang w:val="en-US"/>
        </w:rPr>
        <w:t xml:space="preserve"> be captured in a manner similar to </w:t>
      </w:r>
      <w:r w:rsidR="00465BF0">
        <w:rPr>
          <w:lang w:val="en-US"/>
        </w:rPr>
        <w:t>the one described in Section 9.1.9.</w:t>
      </w:r>
    </w:p>
    <w:p w:rsidR="002A22CF" w:rsidRPr="00DD1A27" w:rsidRDefault="002A22CF" w:rsidP="002E02DA">
      <w:pPr>
        <w:pStyle w:val="Heading3"/>
        <w:rPr>
          <w:color w:val="FF0000"/>
          <w:lang w:eastAsia="en-US"/>
        </w:rPr>
      </w:pPr>
      <w:bookmarkStart w:id="2143" w:name="_Toc343650590"/>
      <w:r w:rsidRPr="00DD1A27">
        <w:rPr>
          <w:color w:val="FF0000"/>
          <w:lang w:eastAsia="en-US"/>
        </w:rPr>
        <w:t>Analytical Data</w:t>
      </w:r>
      <w:bookmarkEnd w:id="2143"/>
      <w:ins w:id="2144" w:author="HYST (Hiroyuki Sato)" w:date="2013-01-08T18:07:00Z">
        <w:r w:rsidR="000626E2" w:rsidRPr="0014542C">
          <w:rPr>
            <w:rFonts w:eastAsia="MS Mincho" w:hint="eastAsia"/>
            <w:color w:val="FF0000"/>
            <w:lang w:eastAsia="ja-JP"/>
          </w:rPr>
          <w:t xml:space="preserve">  (repeat as necessary)</w:t>
        </w:r>
      </w:ins>
    </w:p>
    <w:p w:rsidR="002A22CF" w:rsidRDefault="002A22CF" w:rsidP="002E02DA">
      <w:pPr>
        <w:jc w:val="both"/>
        <w:rPr>
          <w:lang w:val="en-US"/>
        </w:rPr>
      </w:pPr>
      <w:r w:rsidRPr="002A22CF">
        <w:rPr>
          <w:lang w:val="en-US"/>
        </w:rPr>
        <w:t>The information model allows the capture of specification data in an organized fashion.  A given specification can be associated with more than one analytical method.  This section will allow the capture of both known and unknown impurities, related substances and limit substances.  Known impurities, related and limit substances will be defined as substances and assigned substance ids.  This section will allow the capture of substance specification summaries in a standardized and organized manner.</w:t>
      </w:r>
    </w:p>
    <w:p w:rsidR="002A22CF" w:rsidRDefault="002A22CF" w:rsidP="002A22CF">
      <w:pPr>
        <w:rPr>
          <w:lang w:val="en-US"/>
        </w:rPr>
      </w:pPr>
    </w:p>
    <w:p w:rsidR="002A22CF" w:rsidRDefault="001B0DC3" w:rsidP="002A22CF">
      <w:pPr>
        <w:rPr>
          <w:lang w:val="en-US"/>
        </w:rPr>
      </w:pPr>
      <w:r>
        <w:rPr>
          <w:noProof/>
          <w:lang w:val="en-US" w:eastAsia="en-US"/>
        </w:rPr>
        <w:drawing>
          <wp:inline distT="0" distB="0" distL="0" distR="0">
            <wp:extent cx="6193790" cy="4452620"/>
            <wp:effectExtent l="0" t="0" r="0" b="0"/>
            <wp:docPr id="29" name="Picture 29" descr="fi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93790" cy="4452620"/>
                    </a:xfrm>
                    <a:prstGeom prst="rect">
                      <a:avLst/>
                    </a:prstGeom>
                    <a:noFill/>
                    <a:ln>
                      <a:noFill/>
                    </a:ln>
                  </pic:spPr>
                </pic:pic>
              </a:graphicData>
            </a:graphic>
          </wp:inline>
        </w:drawing>
      </w:r>
    </w:p>
    <w:p w:rsidR="004858E7" w:rsidRPr="004858E7" w:rsidRDefault="004858E7" w:rsidP="00580198">
      <w:pPr>
        <w:pStyle w:val="Caption"/>
      </w:pPr>
      <w:bookmarkStart w:id="2145" w:name="_Toc343720784"/>
      <w:r w:rsidRPr="0026504B">
        <w:t xml:space="preserve">Figure </w:t>
      </w:r>
      <w:r w:rsidR="00580198">
        <w:fldChar w:fldCharType="begin"/>
      </w:r>
      <w:r w:rsidR="00580198">
        <w:instrText xml:space="preserve"> SEQ Figure \* ARABIC </w:instrText>
      </w:r>
      <w:r w:rsidR="00580198">
        <w:fldChar w:fldCharType="separate"/>
      </w:r>
      <w:r w:rsidR="00D15CCB">
        <w:rPr>
          <w:noProof/>
        </w:rPr>
        <w:t>21</w:t>
      </w:r>
      <w:r w:rsidR="00580198">
        <w:fldChar w:fldCharType="end"/>
      </w:r>
      <w:r w:rsidRPr="0026504B">
        <w:t>–</w:t>
      </w:r>
      <w:r>
        <w:t xml:space="preserve"> </w:t>
      </w:r>
      <w:r w:rsidRPr="004858E7">
        <w:t xml:space="preserve">Information model for the </w:t>
      </w:r>
      <w:r w:rsidR="00647950">
        <w:t>A</w:t>
      </w:r>
      <w:r>
        <w:t xml:space="preserve">nalytical </w:t>
      </w:r>
      <w:r w:rsidR="00647950">
        <w:t>D</w:t>
      </w:r>
      <w:r>
        <w:t>ata</w:t>
      </w:r>
      <w:bookmarkEnd w:id="2145"/>
    </w:p>
    <w:p w:rsidR="00E44C89" w:rsidRPr="004858E7" w:rsidRDefault="00E44C89" w:rsidP="002A22CF"/>
    <w:p w:rsidR="00E44C89" w:rsidRDefault="00DF6F06" w:rsidP="00053695">
      <w:pPr>
        <w:jc w:val="both"/>
        <w:rPr>
          <w:lang w:val="en-US"/>
        </w:rPr>
      </w:pPr>
      <w:r w:rsidRPr="00DF6F06">
        <w:rPr>
          <w:lang w:val="en-US"/>
        </w:rPr>
        <w:t xml:space="preserve">The analytical data type is associated with the specification and not the analytical </w:t>
      </w:r>
      <w:r w:rsidR="00053695" w:rsidRPr="00DF6F06">
        <w:rPr>
          <w:lang w:val="en-US"/>
        </w:rPr>
        <w:t>method;</w:t>
      </w:r>
      <w:r w:rsidRPr="00DF6F06">
        <w:rPr>
          <w:lang w:val="en-US"/>
        </w:rPr>
        <w:t xml:space="preserve"> the same analytical method could be used for both purity and potency</w:t>
      </w:r>
      <w:r>
        <w:rPr>
          <w:lang w:val="en-US"/>
        </w:rPr>
        <w:t>.</w:t>
      </w:r>
    </w:p>
    <w:p w:rsidR="00A600A2" w:rsidRDefault="00A600A2" w:rsidP="00053695">
      <w:pPr>
        <w:jc w:val="both"/>
        <w:rPr>
          <w:lang w:val="en-US"/>
        </w:rPr>
      </w:pPr>
    </w:p>
    <w:p w:rsidR="009718C0" w:rsidRDefault="009718C0" w:rsidP="00882CDC">
      <w:pPr>
        <w:pStyle w:val="XML"/>
        <w:keepLines w:val="0"/>
      </w:pPr>
      <w:r>
        <w:t>&lt;identifiedSubstance&gt;</w:t>
      </w:r>
      <w:r>
        <w:br/>
        <w:t xml:space="preserve">  &lt;identifiedSubstance&gt;&lt;!-- Substance Detail --&gt;&lt;/identifiedSubstance&gt;</w:t>
      </w:r>
      <w:r>
        <w:br/>
        <w:t xml:space="preserve">  &lt;subjectOf&gt;</w:t>
      </w:r>
      <w:r>
        <w:br/>
        <w:t xml:space="preserve">    &lt;substanceSpecification&gt;</w:t>
      </w:r>
      <w:r>
        <w:br/>
        <w:t xml:space="preserve">      &lt;code code="</w:t>
      </w:r>
      <w:r w:rsidRPr="0013797D">
        <w:rPr>
          <w:b/>
          <w:bCs/>
          <w:i/>
          <w:iCs/>
        </w:rPr>
        <w:t xml:space="preserve">Substance Specification Group 4 </w:t>
      </w:r>
      <w:r>
        <w:rPr>
          <w:b/>
          <w:bCs/>
          <w:i/>
          <w:iCs/>
        </w:rPr>
        <w:t>Id</w:t>
      </w:r>
      <w:r w:rsidRPr="0013797D">
        <w:rPr>
          <w:i/>
          <w:iCs/>
        </w:rPr>
        <w:t>/Code</w:t>
      </w:r>
      <w:r>
        <w:t xml:space="preserve">" </w:t>
      </w:r>
      <w:r>
        <w:br/>
        <w:t xml:space="preserve">            codeSystem="</w:t>
      </w:r>
      <w:r w:rsidRPr="0013797D">
        <w:rPr>
          <w:b/>
          <w:bCs/>
          <w:i/>
          <w:iCs/>
        </w:rPr>
        <w:t xml:space="preserve">Substance Specification </w:t>
      </w:r>
      <w:r>
        <w:rPr>
          <w:b/>
          <w:bCs/>
        </w:rPr>
        <w:t>Group 4</w:t>
      </w:r>
      <w:r>
        <w:t xml:space="preserve"> </w:t>
      </w:r>
      <w:r w:rsidRPr="0013797D">
        <w:rPr>
          <w:i/>
          <w:iCs/>
        </w:rPr>
        <w:t>Code System (OID)</w:t>
      </w:r>
      <w:r>
        <w:t>"</w:t>
      </w:r>
      <w:r>
        <w:br/>
        <w:t xml:space="preserve">            displayName="</w:t>
      </w:r>
      <w:r w:rsidRPr="0013797D">
        <w:rPr>
          <w:b/>
          <w:bCs/>
          <w:i/>
          <w:iCs/>
        </w:rPr>
        <w:t>Substance Specification Group 4 Name</w:t>
      </w:r>
      <w:r>
        <w:t>"/&gt;</w:t>
      </w:r>
      <w:r>
        <w:br/>
      </w:r>
      <w:r>
        <w:lastRenderedPageBreak/>
        <w:t xml:space="preserve">      &lt;component&gt;</w:t>
      </w:r>
      <w:r>
        <w:br/>
        <w:t xml:space="preserve">        &lt;observation&gt;</w:t>
      </w:r>
      <w:r>
        <w:br/>
      </w:r>
      <w:r w:rsidR="005E711D">
        <w:t xml:space="preserve">          &lt;code code="</w:t>
      </w:r>
      <w:r w:rsidR="005E711D" w:rsidRPr="0013797D">
        <w:rPr>
          <w:b/>
          <w:bCs/>
          <w:i/>
          <w:iCs/>
        </w:rPr>
        <w:t xml:space="preserve">Specification </w:t>
      </w:r>
      <w:r w:rsidR="005E711D">
        <w:rPr>
          <w:b/>
          <w:bCs/>
          <w:i/>
          <w:iCs/>
        </w:rPr>
        <w:t>Type</w:t>
      </w:r>
      <w:r w:rsidR="005E711D" w:rsidRPr="0013797D">
        <w:rPr>
          <w:b/>
          <w:bCs/>
          <w:i/>
          <w:iCs/>
        </w:rPr>
        <w:t xml:space="preserve">, Name, and </w:t>
      </w:r>
      <w:r w:rsidR="005E711D">
        <w:rPr>
          <w:b/>
          <w:bCs/>
          <w:i/>
          <w:iCs/>
        </w:rPr>
        <w:t>Value</w:t>
      </w:r>
      <w:r w:rsidR="005E711D" w:rsidRPr="0013797D">
        <w:rPr>
          <w:b/>
          <w:bCs/>
          <w:i/>
          <w:iCs/>
        </w:rPr>
        <w:t xml:space="preserve"> Type</w:t>
      </w:r>
      <w:r w:rsidR="005E711D" w:rsidRPr="0013797D">
        <w:rPr>
          <w:i/>
          <w:iCs/>
        </w:rPr>
        <w:t xml:space="preserve"> Code</w:t>
      </w:r>
      <w:r w:rsidR="005E711D">
        <w:t xml:space="preserve">" </w:t>
      </w:r>
      <w:r w:rsidR="005E711D">
        <w:br/>
      </w:r>
      <w:r>
        <w:t xml:space="preserve">                codeSystem="</w:t>
      </w:r>
      <w:r w:rsidRPr="0013797D">
        <w:rPr>
          <w:i/>
          <w:iCs/>
        </w:rPr>
        <w:t>Code System (OID)</w:t>
      </w:r>
      <w:r>
        <w:t>"/&gt;</w:t>
      </w:r>
      <w:r>
        <w:br/>
        <w:t xml:space="preserve">          &lt;text&gt;&lt;!-- </w:t>
      </w:r>
      <w:r w:rsidRPr="008600D1">
        <w:rPr>
          <w:b/>
          <w:bCs/>
        </w:rPr>
        <w:t>Specification Description</w:t>
      </w:r>
      <w:r>
        <w:t xml:space="preserve"> </w:t>
      </w:r>
      <w:r w:rsidR="00F2143F">
        <w:t xml:space="preserve">with </w:t>
      </w:r>
      <w:r w:rsidR="00F2143F" w:rsidRPr="00F2143F">
        <w:rPr>
          <w:b/>
          <w:bCs/>
        </w:rPr>
        <w:t>Method Details</w:t>
      </w:r>
      <w:r w:rsidR="00F2143F">
        <w:t xml:space="preserve"> </w:t>
      </w:r>
      <w:r>
        <w:t>--&gt;&lt;/text&gt;</w:t>
      </w:r>
      <w:r>
        <w:br/>
      </w:r>
      <w:r w:rsidR="00882CDC">
        <w:t xml:space="preserve">          &lt;methodCode code="</w:t>
      </w:r>
      <w:r w:rsidR="00882CDC" w:rsidRPr="0013797D">
        <w:rPr>
          <w:b/>
          <w:bCs/>
          <w:i/>
          <w:iCs/>
        </w:rPr>
        <w:t xml:space="preserve">Analytical Method </w:t>
      </w:r>
      <w:r w:rsidR="00882CDC" w:rsidRPr="0013797D">
        <w:rPr>
          <w:i/>
          <w:iCs/>
        </w:rPr>
        <w:t>Code</w:t>
      </w:r>
      <w:r w:rsidR="00882CDC">
        <w:rPr>
          <w:i/>
          <w:iCs/>
        </w:rPr>
        <w:t xml:space="preserve"> with </w:t>
      </w:r>
      <w:r w:rsidR="00882CDC" w:rsidRPr="0013797D">
        <w:rPr>
          <w:b/>
          <w:bCs/>
          <w:i/>
          <w:iCs/>
        </w:rPr>
        <w:t>Type</w:t>
      </w:r>
      <w:r w:rsidR="00882CDC">
        <w:t xml:space="preserve">" </w:t>
      </w:r>
      <w:r w:rsidR="00882CDC">
        <w:br/>
      </w:r>
      <w:r>
        <w:t xml:space="preserve">                      codeSystem="</w:t>
      </w:r>
      <w:r w:rsidRPr="0013797D">
        <w:rPr>
          <w:i/>
          <w:iCs/>
        </w:rPr>
        <w:t>Code</w:t>
      </w:r>
      <w:r>
        <w:t xml:space="preserve"> System (OID)"/&gt;</w:t>
      </w:r>
      <w:r>
        <w:br/>
        <w:t xml:space="preserve">          &lt;value </w:t>
      </w:r>
      <w:r w:rsidRPr="0013797D">
        <w:rPr>
          <w:b/>
          <w:bCs/>
          <w:i/>
          <w:iCs/>
        </w:rPr>
        <w:t xml:space="preserve">Amount </w:t>
      </w:r>
      <w:r w:rsidRPr="0013797D">
        <w:rPr>
          <w:i/>
          <w:iCs/>
        </w:rPr>
        <w:t>/</w:t>
      </w:r>
      <w:r>
        <w:t>&gt;</w:t>
      </w:r>
      <w:r>
        <w:br/>
        <w:t xml:space="preserve">          &lt;analyte&gt;</w:t>
      </w:r>
      <w:r>
        <w:br/>
        <w:t xml:space="preserve">            &lt;identifiedSubstance&gt;</w:t>
      </w:r>
      <w:r>
        <w:br/>
        <w:t xml:space="preserve">              &lt;code code="</w:t>
      </w:r>
      <w:r w:rsidRPr="0013797D">
        <w:rPr>
          <w:b/>
          <w:bCs/>
          <w:i/>
          <w:iCs/>
        </w:rPr>
        <w:t>Specification Value Id</w:t>
      </w:r>
      <w:r w:rsidRPr="0013797D">
        <w:rPr>
          <w:i/>
          <w:iCs/>
        </w:rPr>
        <w:t xml:space="preserve"> (Substance Id)</w:t>
      </w:r>
      <w:r>
        <w:t xml:space="preserve">" </w:t>
      </w:r>
      <w:r>
        <w:br/>
        <w:t xml:space="preserve">                    codeSystem="</w:t>
      </w:r>
      <w:r w:rsidRPr="0013797D">
        <w:rPr>
          <w:i/>
          <w:iCs/>
        </w:rPr>
        <w:t>Substance Id System (OID)</w:t>
      </w:r>
      <w:r>
        <w:t>"/&gt;</w:t>
      </w:r>
      <w:r>
        <w:br/>
        <w:t xml:space="preserve">              &lt;name&gt;</w:t>
      </w:r>
      <w:r w:rsidRPr="0013797D">
        <w:rPr>
          <w:b/>
          <w:bCs/>
          <w:i/>
          <w:iCs/>
        </w:rPr>
        <w:t>Specification Value Name</w:t>
      </w:r>
      <w:r>
        <w:t>&lt;/name&gt;</w:t>
      </w:r>
      <w:r>
        <w:br/>
        <w:t xml:space="preserve">            &lt;/identifiedSubstance&gt;</w:t>
      </w:r>
      <w:r>
        <w:br/>
        <w:t xml:space="preserve">          &lt;/analyte&gt;</w:t>
      </w:r>
      <w:r>
        <w:br/>
        <w:t xml:space="preserve">          &lt;subjectOf&gt;</w:t>
      </w:r>
      <w:r>
        <w:br/>
        <w:t xml:space="preserve">            &lt;document&gt;</w:t>
      </w:r>
      <w:r>
        <w:br/>
        <w:t xml:space="preserve">              &lt;code code="</w:t>
      </w:r>
      <w:r w:rsidRPr="0013797D">
        <w:rPr>
          <w:i/>
          <w:iCs/>
        </w:rPr>
        <w:t>Code for ‘</w:t>
      </w:r>
      <w:r w:rsidRPr="0013797D">
        <w:rPr>
          <w:b/>
          <w:bCs/>
          <w:i/>
          <w:iCs/>
        </w:rPr>
        <w:t>Analytical Value Specification</w:t>
      </w:r>
      <w:r w:rsidRPr="0013797D">
        <w:rPr>
          <w:i/>
          <w:iCs/>
        </w:rPr>
        <w:t>’</w:t>
      </w:r>
      <w:r>
        <w:t>"</w:t>
      </w:r>
      <w:r>
        <w:br/>
        <w:t xml:space="preserve">                    codeSystem="</w:t>
      </w:r>
      <w:r w:rsidRPr="0013797D">
        <w:rPr>
          <w:i/>
          <w:iCs/>
        </w:rPr>
        <w:t>Code System (OID)</w:t>
      </w:r>
      <w:r>
        <w:t>"/&gt;</w:t>
      </w:r>
      <w:r>
        <w:br/>
        <w:t xml:space="preserve">              &lt;!-- </w:t>
      </w:r>
      <w:r w:rsidRPr="0013797D">
        <w:rPr>
          <w:i/>
          <w:iCs/>
        </w:rPr>
        <w:t>Standard Document Attributes for actual specification</w:t>
      </w:r>
      <w:r>
        <w:t xml:space="preserve"> --&gt;</w:t>
      </w:r>
      <w:r>
        <w:br/>
        <w:t xml:space="preserve">              &lt;author&gt;</w:t>
      </w:r>
      <w:r>
        <w:br/>
        <w:t xml:space="preserve">                &lt;assignedEntity&gt;</w:t>
      </w:r>
      <w:r>
        <w:br/>
        <w:t xml:space="preserve">                  &lt;representedOrganization&gt;</w:t>
      </w:r>
      <w:r>
        <w:br/>
        <w:t xml:space="preserve">                    &lt;id extension="</w:t>
      </w:r>
      <w:r w:rsidRPr="0013797D">
        <w:rPr>
          <w:b/>
          <w:bCs/>
          <w:i/>
          <w:iCs/>
        </w:rPr>
        <w:t>Specification Source</w:t>
      </w:r>
      <w:r>
        <w:t xml:space="preserve">" </w:t>
      </w:r>
      <w:r>
        <w:br/>
        <w:t xml:space="preserve">                        root="</w:t>
      </w:r>
      <w:r w:rsidRPr="0013797D">
        <w:rPr>
          <w:i/>
          <w:iCs/>
        </w:rPr>
        <w:t>Organization Id Root (OID)</w:t>
      </w:r>
      <w:r>
        <w:t>"/&gt;</w:t>
      </w:r>
      <w:r>
        <w:br/>
        <w:t xml:space="preserve">                  &lt;/representedOrganization&gt;</w:t>
      </w:r>
      <w:r>
        <w:br/>
        <w:t xml:space="preserve">                &lt;/assignedEntity&gt;</w:t>
      </w:r>
      <w:r>
        <w:br/>
        <w:t xml:space="preserve">              &lt;/author&gt;</w:t>
      </w:r>
      <w:r>
        <w:br/>
        <w:t xml:space="preserve">            &lt;/document&gt;</w:t>
      </w:r>
      <w:r>
        <w:br/>
        <w:t xml:space="preserve">          &lt;/subjectOf&gt;</w:t>
      </w:r>
      <w:r>
        <w:br/>
        <w:t xml:space="preserve">          &lt;subjectOf&gt;</w:t>
      </w:r>
      <w:r>
        <w:br/>
        <w:t xml:space="preserve">            &lt;document&gt;</w:t>
      </w:r>
      <w:r>
        <w:br/>
        <w:t xml:space="preserve">              &lt;code code="</w:t>
      </w:r>
      <w:r w:rsidRPr="0013797D">
        <w:rPr>
          <w:i/>
          <w:iCs/>
        </w:rPr>
        <w:t>Code for ‘</w:t>
      </w:r>
      <w:r w:rsidRPr="0013797D">
        <w:rPr>
          <w:b/>
          <w:bCs/>
          <w:i/>
          <w:iCs/>
        </w:rPr>
        <w:t>Analytical Method Specification</w:t>
      </w:r>
      <w:r w:rsidRPr="0013797D">
        <w:rPr>
          <w:i/>
          <w:iCs/>
        </w:rPr>
        <w:t>’</w:t>
      </w:r>
      <w:r>
        <w:t>"</w:t>
      </w:r>
      <w:r>
        <w:br/>
        <w:t xml:space="preserve">                    codeSystem="</w:t>
      </w:r>
      <w:r w:rsidRPr="0013797D">
        <w:rPr>
          <w:i/>
          <w:iCs/>
        </w:rPr>
        <w:t>Code System (OID)</w:t>
      </w:r>
      <w:r>
        <w:t>"/&gt;</w:t>
      </w:r>
      <w:r>
        <w:br/>
        <w:t xml:space="preserve">              &lt;!-- </w:t>
      </w:r>
      <w:r w:rsidRPr="0013797D">
        <w:rPr>
          <w:i/>
          <w:iCs/>
        </w:rPr>
        <w:t>Standard Document Attributes for actual specification</w:t>
      </w:r>
      <w:r>
        <w:t xml:space="preserve"> --&gt;</w:t>
      </w:r>
      <w:r>
        <w:br/>
        <w:t xml:space="preserve">              &lt;text&gt;&lt;!-- </w:t>
      </w:r>
      <w:r w:rsidRPr="007236AC">
        <w:rPr>
          <w:b/>
          <w:bCs/>
        </w:rPr>
        <w:t>Analytical Method Reference Data</w:t>
      </w:r>
      <w:r w:rsidRPr="007236AC">
        <w:t xml:space="preserve"> </w:t>
      </w:r>
      <w:r>
        <w:t>--&gt;&lt;/text&gt;</w:t>
      </w:r>
      <w:r>
        <w:br/>
        <w:t xml:space="preserve">              &lt;author&gt;</w:t>
      </w:r>
      <w:r>
        <w:br/>
        <w:t xml:space="preserve">                &lt;assignedEntity&gt;</w:t>
      </w:r>
      <w:r>
        <w:br/>
        <w:t xml:space="preserve">                  &lt;representedOrganization&gt;</w:t>
      </w:r>
      <w:r>
        <w:br/>
        <w:t xml:space="preserve">                    &lt;id extension="</w:t>
      </w:r>
      <w:r w:rsidRPr="0013797D">
        <w:rPr>
          <w:b/>
          <w:bCs/>
          <w:i/>
          <w:iCs/>
        </w:rPr>
        <w:t>Analytical Method Reference Source</w:t>
      </w:r>
      <w:r>
        <w:t xml:space="preserve">" </w:t>
      </w:r>
      <w:r>
        <w:br/>
        <w:t xml:space="preserve">                        root="</w:t>
      </w:r>
      <w:r w:rsidRPr="0013797D">
        <w:rPr>
          <w:i/>
          <w:iCs/>
        </w:rPr>
        <w:t>Organization Id Root (OID)</w:t>
      </w:r>
      <w:r>
        <w:t>"/&gt;</w:t>
      </w:r>
      <w:r>
        <w:br/>
        <w:t xml:space="preserve">                  &lt;/representedOrganization&gt;</w:t>
      </w:r>
      <w:r>
        <w:br/>
        <w:t xml:space="preserve">                &lt;/assignedEntity&gt;</w:t>
      </w:r>
      <w:r>
        <w:br/>
        <w:t xml:space="preserve">              &lt;/author&gt;</w:t>
      </w:r>
      <w:r>
        <w:br/>
        <w:t xml:space="preserve">            &lt;/document&gt;</w:t>
      </w:r>
      <w:r>
        <w:br/>
        <w:t xml:space="preserve">          &lt;/subjectOf&gt;</w:t>
      </w:r>
    </w:p>
    <w:p w:rsidR="009718C0" w:rsidRPr="003210E1" w:rsidRDefault="009718C0" w:rsidP="009718C0">
      <w:pPr>
        <w:pStyle w:val="BodyText"/>
      </w:pPr>
      <w:r>
        <w:t xml:space="preserve">Note that in international standards of metrology, including IUPAC CNPU and LOINC terminologies, any measurable quantity is defined as a dedicated kind of quantity, including the </w:t>
      </w:r>
      <w:r w:rsidRPr="009718C0">
        <w:rPr>
          <w:rStyle w:val="Emphasis"/>
        </w:rPr>
        <w:t>kind of quantity in a general sense</w:t>
      </w:r>
      <w:r>
        <w:t xml:space="preserve"> (here called “amount type”) and </w:t>
      </w:r>
      <w:r w:rsidRPr="009718C0">
        <w:rPr>
          <w:rStyle w:val="Emphasis"/>
        </w:rPr>
        <w:t>system</w:t>
      </w:r>
      <w:r>
        <w:t xml:space="preserve"> having the property regarding the </w:t>
      </w:r>
      <w:r w:rsidRPr="009718C0">
        <w:rPr>
          <w:rStyle w:val="Emphasis"/>
        </w:rPr>
        <w:t>component</w:t>
      </w:r>
      <w:r>
        <w:t>. In IUPAC CNPU, even the unit is included in the concept of the observation code, however, in HL7, the UNIT (if any) should always be placed in the observatiuon/value/@unit code.</w:t>
      </w:r>
    </w:p>
    <w:p w:rsidR="00DF6F06" w:rsidRPr="00053695" w:rsidRDefault="00DF52FA" w:rsidP="00DF52FA">
      <w:pPr>
        <w:pStyle w:val="Heading4"/>
        <w:rPr>
          <w:color w:val="0070C0"/>
          <w:lang w:eastAsia="en-US"/>
        </w:rPr>
      </w:pPr>
      <w:bookmarkStart w:id="2146" w:name="_Toc304805944"/>
      <w:bookmarkStart w:id="2147" w:name="_Toc304814899"/>
      <w:r w:rsidRPr="00053695">
        <w:rPr>
          <w:color w:val="0070C0"/>
          <w:lang w:eastAsia="en-US"/>
        </w:rPr>
        <w:t>Specification</w:t>
      </w:r>
      <w:r w:rsidR="00DF6F06" w:rsidRPr="00053695">
        <w:rPr>
          <w:color w:val="0070C0"/>
          <w:lang w:eastAsia="en-US"/>
        </w:rPr>
        <w:t xml:space="preserve"> Type</w:t>
      </w:r>
      <w:bookmarkEnd w:id="2146"/>
      <w:bookmarkEnd w:id="214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DF52FA" w:rsidRPr="007A51EF" w:rsidTr="0005144F">
        <w:tc>
          <w:tcPr>
            <w:tcW w:w="1951" w:type="dxa"/>
            <w:shd w:val="clear" w:color="auto" w:fill="auto"/>
          </w:tcPr>
          <w:p w:rsidR="00DF52FA" w:rsidRPr="007A51EF" w:rsidRDefault="00DF52FA" w:rsidP="00641FB1">
            <w:pPr>
              <w:rPr>
                <w:b/>
                <w:lang w:eastAsia="en-US"/>
              </w:rPr>
            </w:pPr>
            <w:r w:rsidRPr="007A51EF">
              <w:rPr>
                <w:b/>
              </w:rPr>
              <w:t>User Guidance</w:t>
            </w:r>
          </w:p>
        </w:tc>
        <w:tc>
          <w:tcPr>
            <w:tcW w:w="8017" w:type="dxa"/>
            <w:shd w:val="clear" w:color="auto" w:fill="auto"/>
          </w:tcPr>
          <w:p w:rsidR="00DF52FA" w:rsidRPr="007A51EF" w:rsidRDefault="00DF52FA" w:rsidP="00641FB1">
            <w:pPr>
              <w:rPr>
                <w:lang w:eastAsia="en-US"/>
              </w:rPr>
            </w:pPr>
            <w:r w:rsidRPr="00DF52FA">
              <w:rPr>
                <w:lang w:eastAsia="en-US"/>
              </w:rPr>
              <w:t>Type of analytical data that is going to be described</w:t>
            </w:r>
            <w:r>
              <w:rPr>
                <w:lang w:eastAsia="en-US"/>
              </w:rPr>
              <w:t>.</w:t>
            </w:r>
          </w:p>
        </w:tc>
      </w:tr>
      <w:tr w:rsidR="00DF52FA" w:rsidRPr="007A51EF" w:rsidTr="0005144F">
        <w:tc>
          <w:tcPr>
            <w:tcW w:w="1951" w:type="dxa"/>
            <w:shd w:val="clear" w:color="auto" w:fill="auto"/>
          </w:tcPr>
          <w:p w:rsidR="00DF52FA" w:rsidRPr="007A51EF" w:rsidRDefault="00DF52FA" w:rsidP="00641FB1">
            <w:pPr>
              <w:rPr>
                <w:b/>
                <w:lang w:eastAsia="en-US"/>
              </w:rPr>
            </w:pPr>
            <w:r w:rsidRPr="007A51EF">
              <w:rPr>
                <w:b/>
              </w:rPr>
              <w:t>Example(s)</w:t>
            </w:r>
          </w:p>
        </w:tc>
        <w:tc>
          <w:tcPr>
            <w:tcW w:w="8017" w:type="dxa"/>
            <w:shd w:val="clear" w:color="auto" w:fill="auto"/>
          </w:tcPr>
          <w:p w:rsidR="00DF52FA" w:rsidRPr="007A51EF" w:rsidRDefault="00053695" w:rsidP="00641FB1">
            <w:pPr>
              <w:rPr>
                <w:lang w:eastAsia="en-US"/>
              </w:rPr>
            </w:pPr>
            <w:r>
              <w:rPr>
                <w:lang w:eastAsia="en-US"/>
              </w:rPr>
              <w:t>Identity, purity, potency, limit</w:t>
            </w:r>
          </w:p>
        </w:tc>
      </w:tr>
      <w:tr w:rsidR="00DF52FA" w:rsidRPr="007A51EF" w:rsidTr="0005144F">
        <w:tc>
          <w:tcPr>
            <w:tcW w:w="1951" w:type="dxa"/>
            <w:shd w:val="clear" w:color="auto" w:fill="auto"/>
          </w:tcPr>
          <w:p w:rsidR="00DF52FA" w:rsidRPr="007A51EF" w:rsidRDefault="00DF52FA" w:rsidP="00641FB1">
            <w:pPr>
              <w:rPr>
                <w:b/>
              </w:rPr>
            </w:pPr>
            <w:r w:rsidRPr="007A51EF">
              <w:rPr>
                <w:b/>
              </w:rPr>
              <w:t>Conformance</w:t>
            </w:r>
          </w:p>
        </w:tc>
        <w:tc>
          <w:tcPr>
            <w:tcW w:w="8017" w:type="dxa"/>
            <w:shd w:val="clear" w:color="auto" w:fill="auto"/>
          </w:tcPr>
          <w:p w:rsidR="00DF52FA" w:rsidRPr="007A51EF" w:rsidRDefault="00DF52FA" w:rsidP="00641FB1">
            <w:pPr>
              <w:rPr>
                <w:lang w:eastAsia="en-US"/>
              </w:rPr>
            </w:pPr>
          </w:p>
        </w:tc>
      </w:tr>
      <w:tr w:rsidR="00DF52FA" w:rsidRPr="007A51EF" w:rsidTr="0005144F">
        <w:tc>
          <w:tcPr>
            <w:tcW w:w="1951" w:type="dxa"/>
            <w:shd w:val="clear" w:color="auto" w:fill="auto"/>
          </w:tcPr>
          <w:p w:rsidR="00DF52FA" w:rsidRPr="007A51EF" w:rsidRDefault="00DF52FA" w:rsidP="00641FB1">
            <w:pPr>
              <w:rPr>
                <w:b/>
              </w:rPr>
            </w:pPr>
            <w:r w:rsidRPr="007A51EF">
              <w:rPr>
                <w:b/>
              </w:rPr>
              <w:t>Data Type</w:t>
            </w:r>
          </w:p>
        </w:tc>
        <w:tc>
          <w:tcPr>
            <w:tcW w:w="8017" w:type="dxa"/>
            <w:shd w:val="clear" w:color="auto" w:fill="auto"/>
          </w:tcPr>
          <w:p w:rsidR="00DF52FA" w:rsidRPr="007A51EF" w:rsidRDefault="00DF52FA" w:rsidP="00641FB1">
            <w:pPr>
              <w:rPr>
                <w:lang w:eastAsia="en-US"/>
              </w:rPr>
            </w:pPr>
            <w:r>
              <w:rPr>
                <w:lang w:eastAsia="en-US"/>
              </w:rPr>
              <w:t>CD</w:t>
            </w:r>
          </w:p>
        </w:tc>
      </w:tr>
      <w:tr w:rsidR="00DF52FA" w:rsidRPr="007A51EF" w:rsidTr="0005144F">
        <w:tc>
          <w:tcPr>
            <w:tcW w:w="1951" w:type="dxa"/>
            <w:shd w:val="clear" w:color="auto" w:fill="auto"/>
          </w:tcPr>
          <w:p w:rsidR="00DF52FA" w:rsidRPr="007A51EF" w:rsidRDefault="00DF52FA" w:rsidP="00641FB1">
            <w:pPr>
              <w:rPr>
                <w:b/>
              </w:rPr>
            </w:pPr>
            <w:r w:rsidRPr="007A51EF">
              <w:rPr>
                <w:b/>
              </w:rPr>
              <w:t>Business Rule(s)</w:t>
            </w:r>
          </w:p>
        </w:tc>
        <w:tc>
          <w:tcPr>
            <w:tcW w:w="8017" w:type="dxa"/>
            <w:shd w:val="clear" w:color="auto" w:fill="auto"/>
          </w:tcPr>
          <w:p w:rsidR="00DF52FA" w:rsidRPr="007A51EF" w:rsidRDefault="00DF52FA" w:rsidP="00641FB1">
            <w:pPr>
              <w:rPr>
                <w:lang w:eastAsia="en-US"/>
              </w:rPr>
            </w:pPr>
            <w:r w:rsidRPr="00DF52FA">
              <w:rPr>
                <w:lang w:eastAsia="en-US"/>
              </w:rPr>
              <w:t>One and only one of the above values will be associated with each specification</w:t>
            </w:r>
            <w:r>
              <w:rPr>
                <w:lang w:eastAsia="en-US"/>
              </w:rPr>
              <w:t>.</w:t>
            </w:r>
          </w:p>
        </w:tc>
      </w:tr>
    </w:tbl>
    <w:p w:rsidR="00C0378C" w:rsidRDefault="00C0378C" w:rsidP="005E711D">
      <w:pPr>
        <w:pStyle w:val="XML"/>
      </w:pPr>
      <w:r>
        <w:lastRenderedPageBreak/>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&lt;observation&gt;</w:t>
      </w:r>
      <w:r>
        <w:br/>
      </w:r>
      <w:r w:rsidR="005E711D">
        <w:t xml:space="preserve">          &lt;code code="</w:t>
      </w:r>
      <w:r w:rsidR="005E711D" w:rsidRPr="0013797D">
        <w:rPr>
          <w:b/>
          <w:bCs/>
          <w:i/>
          <w:iCs/>
        </w:rPr>
        <w:t xml:space="preserve">Specification </w:t>
      </w:r>
      <w:r w:rsidR="005E711D">
        <w:rPr>
          <w:b/>
          <w:bCs/>
          <w:i/>
          <w:iCs/>
        </w:rPr>
        <w:t>Type</w:t>
      </w:r>
      <w:r w:rsidR="005E711D" w:rsidRPr="005E711D">
        <w:rPr>
          <w:i/>
          <w:iCs/>
        </w:rPr>
        <w:t>, Name, and Value Type</w:t>
      </w:r>
      <w:r w:rsidR="005E711D" w:rsidRPr="0013797D">
        <w:rPr>
          <w:i/>
          <w:iCs/>
        </w:rPr>
        <w:t xml:space="preserve"> Code</w:t>
      </w:r>
      <w:r w:rsidR="005E711D">
        <w:t xml:space="preserve">" </w:t>
      </w:r>
      <w:r w:rsidR="005E711D">
        <w:br/>
      </w:r>
      <w:r>
        <w:t xml:space="preserve">                codeSystem="</w:t>
      </w:r>
      <w:r w:rsidRPr="0013797D">
        <w:rPr>
          <w:i/>
          <w:iCs/>
        </w:rPr>
        <w:t>Code System (OID)</w:t>
      </w:r>
      <w:r>
        <w:t>"/&gt;</w:t>
      </w:r>
    </w:p>
    <w:p w:rsidR="00DF6F06" w:rsidRPr="00966A01" w:rsidRDefault="00DF52FA" w:rsidP="00DF52FA">
      <w:pPr>
        <w:pStyle w:val="Heading4"/>
        <w:rPr>
          <w:color w:val="FF0000"/>
          <w:lang w:eastAsia="en-US"/>
        </w:rPr>
      </w:pPr>
      <w:r w:rsidRPr="00966A01">
        <w:rPr>
          <w:color w:val="FF0000"/>
          <w:lang w:eastAsia="en-US"/>
        </w:rPr>
        <w:t>Specification</w:t>
      </w:r>
      <w:ins w:id="2148" w:author="HYST (Hiroyuki Sato)" w:date="2013-01-08T18:07:00Z">
        <w:r w:rsidR="000626E2" w:rsidRPr="0014542C">
          <w:rPr>
            <w:rFonts w:eastAsia="MS Mincho" w:hint="eastAsia"/>
            <w:color w:val="FF0000"/>
            <w:lang w:eastAsia="ja-JP"/>
          </w:rPr>
          <w:t xml:space="preserve">  (repeat as necessary)</w:t>
        </w:r>
      </w:ins>
    </w:p>
    <w:p w:rsidR="00DF6F06" w:rsidRDefault="00DF6F06" w:rsidP="002A22CF">
      <w:pPr>
        <w:rPr>
          <w:lang w:val="en-US"/>
        </w:rPr>
      </w:pPr>
      <w:r w:rsidRPr="00DF6F06">
        <w:rPr>
          <w:lang w:val="en-US"/>
        </w:rPr>
        <w:t>The analytical method information shall be provided by means of the following data elements:</w:t>
      </w:r>
    </w:p>
    <w:p w:rsidR="00DF6F06" w:rsidRPr="00966A01" w:rsidRDefault="00DF6F06" w:rsidP="00DF52FA">
      <w:pPr>
        <w:pStyle w:val="Heading5"/>
        <w:rPr>
          <w:color w:val="0070C0"/>
          <w:lang w:eastAsia="en-US"/>
        </w:rPr>
      </w:pPr>
      <w:bookmarkStart w:id="2149" w:name="_Toc304805947"/>
      <w:bookmarkStart w:id="2150" w:name="_Toc304814902"/>
      <w:r w:rsidRPr="00966A01">
        <w:rPr>
          <w:color w:val="0070C0"/>
          <w:lang w:eastAsia="en-US"/>
        </w:rPr>
        <w:t>Specification Description</w:t>
      </w:r>
      <w:bookmarkEnd w:id="2149"/>
      <w:bookmarkEnd w:id="2150"/>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C1B91" w:rsidRPr="007A51EF" w:rsidTr="0005144F">
        <w:tc>
          <w:tcPr>
            <w:tcW w:w="1951" w:type="dxa"/>
            <w:shd w:val="clear" w:color="auto" w:fill="auto"/>
          </w:tcPr>
          <w:p w:rsidR="002C1B91" w:rsidRPr="007A51EF" w:rsidRDefault="002C1B91" w:rsidP="00641FB1">
            <w:pPr>
              <w:rPr>
                <w:b/>
                <w:lang w:eastAsia="en-US"/>
              </w:rPr>
            </w:pPr>
            <w:r w:rsidRPr="007A51EF">
              <w:rPr>
                <w:b/>
              </w:rPr>
              <w:t>User Guidance</w:t>
            </w:r>
          </w:p>
        </w:tc>
        <w:tc>
          <w:tcPr>
            <w:tcW w:w="8017" w:type="dxa"/>
            <w:shd w:val="clear" w:color="auto" w:fill="auto"/>
          </w:tcPr>
          <w:p w:rsidR="002C1B91" w:rsidRPr="007A51EF" w:rsidRDefault="002C1B91" w:rsidP="00641FB1">
            <w:pPr>
              <w:rPr>
                <w:lang w:eastAsia="en-US"/>
              </w:rPr>
            </w:pPr>
            <w:r w:rsidRPr="002C1B91">
              <w:rPr>
                <w:lang w:eastAsia="en-US"/>
              </w:rPr>
              <w:t>A brief textual description of the specification</w:t>
            </w:r>
          </w:p>
        </w:tc>
      </w:tr>
      <w:tr w:rsidR="002C1B91" w:rsidRPr="007A51EF" w:rsidTr="0005144F">
        <w:tc>
          <w:tcPr>
            <w:tcW w:w="1951" w:type="dxa"/>
            <w:shd w:val="clear" w:color="auto" w:fill="auto"/>
          </w:tcPr>
          <w:p w:rsidR="002C1B91" w:rsidRPr="007A51EF" w:rsidRDefault="002C1B91" w:rsidP="00641FB1">
            <w:pPr>
              <w:rPr>
                <w:b/>
                <w:lang w:eastAsia="en-US"/>
              </w:rPr>
            </w:pPr>
            <w:r w:rsidRPr="007A51EF">
              <w:rPr>
                <w:b/>
              </w:rPr>
              <w:t>Example(s)</w:t>
            </w:r>
          </w:p>
        </w:tc>
        <w:tc>
          <w:tcPr>
            <w:tcW w:w="8017" w:type="dxa"/>
            <w:shd w:val="clear" w:color="auto" w:fill="auto"/>
          </w:tcPr>
          <w:p w:rsidR="002C1B91" w:rsidRPr="007A51EF" w:rsidRDefault="002C1B91" w:rsidP="00641FB1">
            <w:pPr>
              <w:rPr>
                <w:lang w:eastAsia="en-US"/>
              </w:rPr>
            </w:pPr>
          </w:p>
        </w:tc>
      </w:tr>
      <w:tr w:rsidR="002C1B91" w:rsidRPr="007A51EF" w:rsidTr="0005144F">
        <w:tc>
          <w:tcPr>
            <w:tcW w:w="1951" w:type="dxa"/>
            <w:shd w:val="clear" w:color="auto" w:fill="auto"/>
          </w:tcPr>
          <w:p w:rsidR="002C1B91" w:rsidRPr="007A51EF" w:rsidRDefault="002C1B91" w:rsidP="00641FB1">
            <w:pPr>
              <w:rPr>
                <w:b/>
              </w:rPr>
            </w:pPr>
            <w:r w:rsidRPr="007A51EF">
              <w:rPr>
                <w:b/>
              </w:rPr>
              <w:t>Conformance</w:t>
            </w:r>
          </w:p>
        </w:tc>
        <w:tc>
          <w:tcPr>
            <w:tcW w:w="8017" w:type="dxa"/>
            <w:shd w:val="clear" w:color="auto" w:fill="auto"/>
          </w:tcPr>
          <w:p w:rsidR="002C1B91" w:rsidRPr="007A51EF" w:rsidRDefault="002C1B91" w:rsidP="00641FB1">
            <w:pPr>
              <w:rPr>
                <w:lang w:eastAsia="en-US"/>
              </w:rPr>
            </w:pPr>
          </w:p>
        </w:tc>
      </w:tr>
      <w:tr w:rsidR="002C1B91" w:rsidRPr="007A51EF" w:rsidTr="0005144F">
        <w:tc>
          <w:tcPr>
            <w:tcW w:w="1951" w:type="dxa"/>
            <w:shd w:val="clear" w:color="auto" w:fill="auto"/>
          </w:tcPr>
          <w:p w:rsidR="002C1B91" w:rsidRPr="007A51EF" w:rsidRDefault="002C1B91" w:rsidP="00641FB1">
            <w:pPr>
              <w:rPr>
                <w:b/>
              </w:rPr>
            </w:pPr>
            <w:r w:rsidRPr="007A51EF">
              <w:rPr>
                <w:b/>
              </w:rPr>
              <w:t>Data Type</w:t>
            </w:r>
          </w:p>
        </w:tc>
        <w:tc>
          <w:tcPr>
            <w:tcW w:w="8017" w:type="dxa"/>
            <w:shd w:val="clear" w:color="auto" w:fill="auto"/>
          </w:tcPr>
          <w:p w:rsidR="002C1B91" w:rsidRPr="007A51EF" w:rsidRDefault="002C1B91" w:rsidP="00641FB1">
            <w:pPr>
              <w:rPr>
                <w:lang w:eastAsia="en-US"/>
              </w:rPr>
            </w:pPr>
            <w:r>
              <w:rPr>
                <w:lang w:eastAsia="en-US"/>
              </w:rPr>
              <w:t>ST</w:t>
            </w:r>
          </w:p>
        </w:tc>
      </w:tr>
      <w:tr w:rsidR="002C1B91" w:rsidRPr="007A51EF" w:rsidTr="0005144F">
        <w:tc>
          <w:tcPr>
            <w:tcW w:w="1951" w:type="dxa"/>
            <w:shd w:val="clear" w:color="auto" w:fill="auto"/>
          </w:tcPr>
          <w:p w:rsidR="002C1B91" w:rsidRPr="007A51EF" w:rsidRDefault="002C1B91" w:rsidP="00641FB1">
            <w:pPr>
              <w:rPr>
                <w:b/>
              </w:rPr>
            </w:pPr>
            <w:r w:rsidRPr="007A51EF">
              <w:rPr>
                <w:b/>
              </w:rPr>
              <w:t>Business Rule(s)</w:t>
            </w:r>
          </w:p>
        </w:tc>
        <w:tc>
          <w:tcPr>
            <w:tcW w:w="8017" w:type="dxa"/>
            <w:shd w:val="clear" w:color="auto" w:fill="auto"/>
          </w:tcPr>
          <w:p w:rsidR="002C1B91" w:rsidRPr="007A51EF" w:rsidRDefault="002C1B91" w:rsidP="00641FB1">
            <w:pPr>
              <w:rPr>
                <w:lang w:eastAsia="en-US"/>
              </w:rPr>
            </w:pPr>
            <w:r>
              <w:rPr>
                <w:lang w:eastAsia="en-US"/>
              </w:rPr>
              <w:t>A brief.</w:t>
            </w:r>
          </w:p>
        </w:tc>
      </w:tr>
    </w:tbl>
    <w:p w:rsidR="005E711D" w:rsidRDefault="005E711D" w:rsidP="005E711D">
      <w:pPr>
        <w:pStyle w:val="XML"/>
      </w:pPr>
      <w:bookmarkStart w:id="2151" w:name="_Toc304805948"/>
      <w:bookmarkStart w:id="2152" w:name="_Toc304814903"/>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&lt;observation&gt;</w:t>
      </w:r>
      <w:r>
        <w:br/>
        <w:t xml:space="preserve">          &lt;text&gt;&lt;!-- </w:t>
      </w:r>
      <w:r w:rsidRPr="008600D1">
        <w:rPr>
          <w:b/>
          <w:bCs/>
        </w:rPr>
        <w:t>Specification Description</w:t>
      </w:r>
      <w:r>
        <w:t xml:space="preserve"> --&gt;&lt;/text&gt;</w:t>
      </w:r>
    </w:p>
    <w:p w:rsidR="00DF6F06" w:rsidRDefault="00DF6F06" w:rsidP="00DF52FA">
      <w:pPr>
        <w:pStyle w:val="Heading5"/>
        <w:rPr>
          <w:color w:val="0070C0"/>
          <w:lang w:eastAsia="en-US"/>
        </w:rPr>
      </w:pPr>
      <w:r w:rsidRPr="00966A01">
        <w:rPr>
          <w:color w:val="0070C0"/>
          <w:lang w:eastAsia="en-US"/>
        </w:rPr>
        <w:t>Specification Value T</w:t>
      </w:r>
      <w:bookmarkEnd w:id="2151"/>
      <w:bookmarkEnd w:id="2152"/>
      <w:r w:rsidR="002C1B91" w:rsidRPr="00966A01">
        <w:rPr>
          <w:color w:val="0070C0"/>
          <w:lang w:eastAsia="en-US"/>
        </w:rPr>
        <w:t>ype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C1B91" w:rsidRPr="007A51EF" w:rsidTr="0005144F">
        <w:tc>
          <w:tcPr>
            <w:tcW w:w="1951" w:type="dxa"/>
            <w:shd w:val="clear" w:color="auto" w:fill="auto"/>
          </w:tcPr>
          <w:p w:rsidR="002C1B91" w:rsidRPr="007A51EF" w:rsidRDefault="002C1B91" w:rsidP="00641FB1">
            <w:pPr>
              <w:rPr>
                <w:b/>
                <w:lang w:eastAsia="en-US"/>
              </w:rPr>
            </w:pPr>
            <w:r w:rsidRPr="007A51EF">
              <w:rPr>
                <w:b/>
              </w:rPr>
              <w:t>User Guidance</w:t>
            </w:r>
          </w:p>
        </w:tc>
        <w:tc>
          <w:tcPr>
            <w:tcW w:w="8017" w:type="dxa"/>
            <w:shd w:val="clear" w:color="auto" w:fill="auto"/>
          </w:tcPr>
          <w:p w:rsidR="002C1B91" w:rsidRPr="007A51EF" w:rsidRDefault="006667A3" w:rsidP="00641FB1">
            <w:pPr>
              <w:rPr>
                <w:lang w:eastAsia="en-US"/>
              </w:rPr>
            </w:pPr>
            <w:r w:rsidRPr="006667A3">
              <w:rPr>
                <w:lang w:eastAsia="en-US"/>
              </w:rPr>
              <w:t>The way the value is expressed for a given specification</w:t>
            </w:r>
            <w:r>
              <w:rPr>
                <w:lang w:eastAsia="en-US"/>
              </w:rPr>
              <w:t>.</w:t>
            </w:r>
          </w:p>
        </w:tc>
      </w:tr>
      <w:tr w:rsidR="002C1B91" w:rsidRPr="007A51EF" w:rsidTr="0005144F">
        <w:tc>
          <w:tcPr>
            <w:tcW w:w="1951" w:type="dxa"/>
            <w:shd w:val="clear" w:color="auto" w:fill="auto"/>
          </w:tcPr>
          <w:p w:rsidR="002C1B91" w:rsidRPr="007A51EF" w:rsidRDefault="002C1B91" w:rsidP="00641FB1">
            <w:pPr>
              <w:rPr>
                <w:b/>
                <w:lang w:eastAsia="en-US"/>
              </w:rPr>
            </w:pPr>
            <w:r w:rsidRPr="007A51EF">
              <w:rPr>
                <w:b/>
              </w:rPr>
              <w:t>Example(s)</w:t>
            </w:r>
          </w:p>
        </w:tc>
        <w:tc>
          <w:tcPr>
            <w:tcW w:w="8017" w:type="dxa"/>
            <w:shd w:val="clear" w:color="auto" w:fill="auto"/>
          </w:tcPr>
          <w:p w:rsidR="002C1B91" w:rsidRPr="007A51EF" w:rsidRDefault="006667A3" w:rsidP="006667A3">
            <w:pPr>
              <w:rPr>
                <w:lang w:eastAsia="en-US"/>
              </w:rPr>
            </w:pPr>
            <w:r>
              <w:rPr>
                <w:lang w:eastAsia="en-US"/>
              </w:rPr>
              <w:t>Mole percent,  mg per gram, units per gram, area percent, weight percent</w:t>
            </w:r>
          </w:p>
        </w:tc>
      </w:tr>
      <w:tr w:rsidR="002C1B91" w:rsidRPr="007A51EF" w:rsidTr="0005144F">
        <w:tc>
          <w:tcPr>
            <w:tcW w:w="1951" w:type="dxa"/>
            <w:shd w:val="clear" w:color="auto" w:fill="auto"/>
          </w:tcPr>
          <w:p w:rsidR="002C1B91" w:rsidRPr="007A51EF" w:rsidRDefault="002C1B91" w:rsidP="00641FB1">
            <w:pPr>
              <w:rPr>
                <w:b/>
              </w:rPr>
            </w:pPr>
            <w:r w:rsidRPr="007A51EF">
              <w:rPr>
                <w:b/>
              </w:rPr>
              <w:t>Conformance</w:t>
            </w:r>
          </w:p>
        </w:tc>
        <w:tc>
          <w:tcPr>
            <w:tcW w:w="8017" w:type="dxa"/>
            <w:shd w:val="clear" w:color="auto" w:fill="auto"/>
          </w:tcPr>
          <w:p w:rsidR="002C1B91" w:rsidRPr="007A51EF" w:rsidRDefault="002C1B91" w:rsidP="00641FB1">
            <w:pPr>
              <w:rPr>
                <w:lang w:eastAsia="en-US"/>
              </w:rPr>
            </w:pPr>
          </w:p>
        </w:tc>
      </w:tr>
      <w:tr w:rsidR="002C1B91" w:rsidRPr="007A51EF" w:rsidTr="0005144F">
        <w:tc>
          <w:tcPr>
            <w:tcW w:w="1951" w:type="dxa"/>
            <w:shd w:val="clear" w:color="auto" w:fill="auto"/>
          </w:tcPr>
          <w:p w:rsidR="002C1B91" w:rsidRPr="007A51EF" w:rsidRDefault="002C1B91" w:rsidP="00641FB1">
            <w:pPr>
              <w:rPr>
                <w:b/>
              </w:rPr>
            </w:pPr>
            <w:r w:rsidRPr="007A51EF">
              <w:rPr>
                <w:b/>
              </w:rPr>
              <w:t>Data Type</w:t>
            </w:r>
          </w:p>
        </w:tc>
        <w:tc>
          <w:tcPr>
            <w:tcW w:w="8017" w:type="dxa"/>
            <w:shd w:val="clear" w:color="auto" w:fill="auto"/>
          </w:tcPr>
          <w:p w:rsidR="002C1B91" w:rsidRPr="007A51EF" w:rsidRDefault="002C1B91" w:rsidP="00641FB1">
            <w:pPr>
              <w:rPr>
                <w:lang w:eastAsia="en-US"/>
              </w:rPr>
            </w:pPr>
            <w:r>
              <w:rPr>
                <w:lang w:eastAsia="en-US"/>
              </w:rPr>
              <w:t>CD</w:t>
            </w:r>
          </w:p>
        </w:tc>
      </w:tr>
      <w:tr w:rsidR="002C1B91" w:rsidRPr="007A51EF" w:rsidTr="0005144F">
        <w:tc>
          <w:tcPr>
            <w:tcW w:w="1951" w:type="dxa"/>
            <w:shd w:val="clear" w:color="auto" w:fill="auto"/>
          </w:tcPr>
          <w:p w:rsidR="002C1B91" w:rsidRPr="007A51EF" w:rsidRDefault="002C1B91" w:rsidP="00641FB1">
            <w:pPr>
              <w:rPr>
                <w:b/>
              </w:rPr>
            </w:pPr>
            <w:r w:rsidRPr="007A51EF">
              <w:rPr>
                <w:b/>
              </w:rPr>
              <w:t>Business Rule(s)</w:t>
            </w:r>
          </w:p>
        </w:tc>
        <w:tc>
          <w:tcPr>
            <w:tcW w:w="8017" w:type="dxa"/>
            <w:shd w:val="clear" w:color="auto" w:fill="auto"/>
          </w:tcPr>
          <w:p w:rsidR="002C1B91" w:rsidRPr="007A51EF" w:rsidRDefault="002C1B91" w:rsidP="00641FB1">
            <w:pPr>
              <w:rPr>
                <w:lang w:eastAsia="en-US"/>
              </w:rPr>
            </w:pPr>
          </w:p>
        </w:tc>
      </w:tr>
    </w:tbl>
    <w:p w:rsidR="005E711D" w:rsidRDefault="005E711D" w:rsidP="005E711D">
      <w:pPr>
        <w:pStyle w:val="XML"/>
        <w:keepLines w:val="0"/>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&lt;observation&gt;</w:t>
      </w:r>
      <w:r>
        <w:br/>
        <w:t xml:space="preserve">          &lt;code code="</w:t>
      </w:r>
      <w:r w:rsidRPr="0013797D">
        <w:rPr>
          <w:b/>
          <w:bCs/>
          <w:i/>
          <w:iCs/>
        </w:rPr>
        <w:t xml:space="preserve">Specification </w:t>
      </w:r>
      <w:r w:rsidRPr="005E711D">
        <w:rPr>
          <w:i/>
          <w:iCs/>
        </w:rPr>
        <w:t>Type, Name, and</w:t>
      </w:r>
      <w:r w:rsidRPr="0013797D">
        <w:rPr>
          <w:b/>
          <w:bCs/>
          <w:i/>
          <w:iCs/>
        </w:rPr>
        <w:t xml:space="preserve"> </w:t>
      </w:r>
      <w:r>
        <w:rPr>
          <w:b/>
          <w:bCs/>
          <w:i/>
          <w:iCs/>
        </w:rPr>
        <w:t>Value</w:t>
      </w:r>
      <w:r w:rsidRPr="0013797D">
        <w:rPr>
          <w:b/>
          <w:bCs/>
          <w:i/>
          <w:iCs/>
        </w:rPr>
        <w:t xml:space="preserve"> Type</w:t>
      </w:r>
      <w:r w:rsidRPr="0013797D">
        <w:rPr>
          <w:i/>
          <w:iCs/>
        </w:rPr>
        <w:t xml:space="preserve"> Code</w:t>
      </w:r>
      <w:r>
        <w:t xml:space="preserve">" </w:t>
      </w:r>
      <w:r>
        <w:br/>
        <w:t xml:space="preserve">                codeSystem="</w:t>
      </w:r>
      <w:r w:rsidRPr="0013797D">
        <w:rPr>
          <w:i/>
          <w:iCs/>
        </w:rPr>
        <w:t>Code System (OID)</w:t>
      </w:r>
      <w:r>
        <w:t>"/&gt;</w:t>
      </w:r>
    </w:p>
    <w:p w:rsidR="00AA6BD6" w:rsidRPr="00AA6BD6" w:rsidRDefault="00AA6BD6" w:rsidP="00AA6BD6">
      <w:pPr>
        <w:pStyle w:val="Heading5"/>
        <w:rPr>
          <w:color w:val="FF0000"/>
          <w:lang w:eastAsia="en-US"/>
        </w:rPr>
      </w:pPr>
      <w:r w:rsidRPr="00AA6BD6">
        <w:rPr>
          <w:color w:val="FF0000"/>
          <w:lang w:eastAsia="en-US"/>
        </w:rPr>
        <w:t>Reference Source</w:t>
      </w:r>
      <w:ins w:id="2153" w:author="HYST (Hiroyuki Sato)" w:date="2013-01-08T17:38:00Z">
        <w:r w:rsidR="0014542C" w:rsidRPr="0014542C">
          <w:rPr>
            <w:rFonts w:eastAsia="MS Mincho" w:hint="eastAsia"/>
            <w:color w:val="FF0000"/>
            <w:lang w:eastAsia="ja-JP"/>
          </w:rPr>
          <w:t xml:space="preserve">  (repeat as necessary)</w:t>
        </w:r>
      </w:ins>
    </w:p>
    <w:p w:rsidR="00AA6BD6" w:rsidRDefault="000506BF" w:rsidP="00AA6BD6">
      <w:r>
        <w:rPr>
          <w:lang w:val="en-US"/>
        </w:rPr>
        <w:t>Reference source</w:t>
      </w:r>
      <w:r w:rsidRPr="00CE7CE5">
        <w:rPr>
          <w:lang w:val="en-US"/>
        </w:rPr>
        <w:t xml:space="preserve"> </w:t>
      </w:r>
      <w:r>
        <w:rPr>
          <w:lang w:val="en-US"/>
        </w:rPr>
        <w:t>shall</w:t>
      </w:r>
      <w:r w:rsidRPr="00CE7CE5">
        <w:rPr>
          <w:lang w:val="en-US"/>
        </w:rPr>
        <w:t xml:space="preserve"> be captured in a manner similar to </w:t>
      </w:r>
      <w:r>
        <w:rPr>
          <w:lang w:val="en-US"/>
        </w:rPr>
        <w:t>the one described in Section 8.2.5).</w:t>
      </w:r>
    </w:p>
    <w:p w:rsidR="005B279F" w:rsidRPr="00D51388" w:rsidRDefault="005B279F" w:rsidP="005B279F">
      <w:pPr>
        <w:pStyle w:val="Heading5"/>
        <w:rPr>
          <w:color w:val="FF0000"/>
          <w:lang w:eastAsia="en-US"/>
        </w:rPr>
      </w:pPr>
      <w:r w:rsidRPr="00D51388">
        <w:rPr>
          <w:color w:val="FF0000"/>
          <w:lang w:eastAsia="en-US"/>
        </w:rPr>
        <w:t>Specification Values</w:t>
      </w:r>
      <w:ins w:id="2154" w:author="HYST (Hiroyuki Sato)" w:date="2013-01-08T18:08:00Z">
        <w:r w:rsidR="000626E2" w:rsidRPr="0014542C">
          <w:rPr>
            <w:rFonts w:eastAsia="MS Mincho" w:hint="eastAsia"/>
            <w:color w:val="FF0000"/>
            <w:lang w:eastAsia="ja-JP"/>
          </w:rPr>
          <w:t xml:space="preserve">  (repeat as necessary)</w:t>
        </w:r>
      </w:ins>
    </w:p>
    <w:p w:rsidR="005B279F" w:rsidRPr="00D51388" w:rsidRDefault="005B279F" w:rsidP="00875B05">
      <w:pPr>
        <w:pStyle w:val="Heading6"/>
        <w:rPr>
          <w:color w:val="0070C0"/>
          <w:lang w:eastAsia="en-US"/>
        </w:rPr>
      </w:pPr>
      <w:bookmarkStart w:id="2155" w:name="_Toc304805950"/>
      <w:bookmarkStart w:id="2156" w:name="_Toc304814905"/>
      <w:bookmarkStart w:id="2157" w:name="_Toc304805949"/>
      <w:bookmarkStart w:id="2158" w:name="_Toc304814904"/>
      <w:r w:rsidRPr="00D51388">
        <w:rPr>
          <w:color w:val="0070C0"/>
          <w:lang w:eastAsia="en-US"/>
        </w:rPr>
        <w:t>ID</w:t>
      </w:r>
      <w:bookmarkEnd w:id="2155"/>
      <w:bookmarkEnd w:id="215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5B279F" w:rsidRPr="007A51EF" w:rsidTr="0005144F">
        <w:tc>
          <w:tcPr>
            <w:tcW w:w="1951" w:type="dxa"/>
            <w:shd w:val="clear" w:color="auto" w:fill="auto"/>
          </w:tcPr>
          <w:p w:rsidR="005B279F" w:rsidRPr="007A51EF" w:rsidRDefault="005B279F" w:rsidP="00641FB1">
            <w:pPr>
              <w:rPr>
                <w:b/>
                <w:lang w:eastAsia="en-US"/>
              </w:rPr>
            </w:pPr>
            <w:r w:rsidRPr="007A51EF">
              <w:rPr>
                <w:b/>
              </w:rPr>
              <w:t>User Guidance</w:t>
            </w:r>
          </w:p>
        </w:tc>
        <w:tc>
          <w:tcPr>
            <w:tcW w:w="8017" w:type="dxa"/>
            <w:shd w:val="clear" w:color="auto" w:fill="auto"/>
          </w:tcPr>
          <w:p w:rsidR="005B279F" w:rsidRPr="007A51EF" w:rsidRDefault="00211AC3" w:rsidP="005B5B38">
            <w:pPr>
              <w:jc w:val="both"/>
              <w:rPr>
                <w:lang w:eastAsia="en-US"/>
              </w:rPr>
            </w:pPr>
            <w:r w:rsidRPr="00211AC3">
              <w:rPr>
                <w:lang w:eastAsia="en-US"/>
              </w:rPr>
              <w:t>If the specification value relates to a substance or specified substance group 1 the id should be captured</w:t>
            </w:r>
            <w:r w:rsidR="005B5B38">
              <w:rPr>
                <w:lang w:eastAsia="en-US"/>
              </w:rPr>
              <w:t>; substance id or id of controlled analytical term.</w:t>
            </w:r>
          </w:p>
        </w:tc>
      </w:tr>
      <w:tr w:rsidR="005B279F" w:rsidRPr="007A51EF" w:rsidTr="0005144F">
        <w:tc>
          <w:tcPr>
            <w:tcW w:w="1951" w:type="dxa"/>
            <w:shd w:val="clear" w:color="auto" w:fill="auto"/>
          </w:tcPr>
          <w:p w:rsidR="005B279F" w:rsidRPr="007A51EF" w:rsidRDefault="005B279F" w:rsidP="00641FB1">
            <w:pPr>
              <w:rPr>
                <w:b/>
                <w:lang w:eastAsia="en-US"/>
              </w:rPr>
            </w:pPr>
            <w:r w:rsidRPr="007A51EF">
              <w:rPr>
                <w:b/>
              </w:rPr>
              <w:t>Example(s)</w:t>
            </w:r>
          </w:p>
        </w:tc>
        <w:tc>
          <w:tcPr>
            <w:tcW w:w="8017" w:type="dxa"/>
            <w:shd w:val="clear" w:color="auto" w:fill="auto"/>
          </w:tcPr>
          <w:p w:rsidR="005B279F" w:rsidRPr="007A51EF" w:rsidRDefault="005B279F" w:rsidP="00641FB1">
            <w:pPr>
              <w:rPr>
                <w:lang w:eastAsia="en-US"/>
              </w:rPr>
            </w:pPr>
          </w:p>
        </w:tc>
      </w:tr>
      <w:tr w:rsidR="005B279F" w:rsidRPr="007A51EF" w:rsidTr="0005144F">
        <w:tc>
          <w:tcPr>
            <w:tcW w:w="1951" w:type="dxa"/>
            <w:shd w:val="clear" w:color="auto" w:fill="auto"/>
          </w:tcPr>
          <w:p w:rsidR="005B279F" w:rsidRPr="007A51EF" w:rsidRDefault="005B279F" w:rsidP="00641FB1">
            <w:pPr>
              <w:rPr>
                <w:b/>
              </w:rPr>
            </w:pPr>
            <w:r w:rsidRPr="007A51EF">
              <w:rPr>
                <w:b/>
              </w:rPr>
              <w:t>Conformance</w:t>
            </w:r>
          </w:p>
        </w:tc>
        <w:tc>
          <w:tcPr>
            <w:tcW w:w="8017" w:type="dxa"/>
            <w:shd w:val="clear" w:color="auto" w:fill="auto"/>
          </w:tcPr>
          <w:p w:rsidR="005B279F" w:rsidRPr="007A51EF" w:rsidRDefault="005B279F" w:rsidP="00641FB1">
            <w:pPr>
              <w:rPr>
                <w:lang w:eastAsia="en-US"/>
              </w:rPr>
            </w:pPr>
          </w:p>
        </w:tc>
      </w:tr>
      <w:tr w:rsidR="005B279F" w:rsidRPr="007A51EF" w:rsidTr="0005144F">
        <w:tc>
          <w:tcPr>
            <w:tcW w:w="1951" w:type="dxa"/>
            <w:shd w:val="clear" w:color="auto" w:fill="auto"/>
          </w:tcPr>
          <w:p w:rsidR="005B279F" w:rsidRPr="007A51EF" w:rsidRDefault="005B279F" w:rsidP="00641FB1">
            <w:pPr>
              <w:rPr>
                <w:b/>
              </w:rPr>
            </w:pPr>
            <w:r w:rsidRPr="007A51EF">
              <w:rPr>
                <w:b/>
              </w:rPr>
              <w:t>Data Type</w:t>
            </w:r>
          </w:p>
        </w:tc>
        <w:tc>
          <w:tcPr>
            <w:tcW w:w="8017" w:type="dxa"/>
            <w:shd w:val="clear" w:color="auto" w:fill="auto"/>
          </w:tcPr>
          <w:p w:rsidR="005B279F" w:rsidRPr="007A51EF" w:rsidRDefault="008A4C0D" w:rsidP="00641FB1">
            <w:pPr>
              <w:rPr>
                <w:lang w:eastAsia="en-US"/>
              </w:rPr>
            </w:pPr>
            <w:r>
              <w:rPr>
                <w:lang w:eastAsia="en-US"/>
              </w:rPr>
              <w:t>CD</w:t>
            </w:r>
          </w:p>
        </w:tc>
      </w:tr>
      <w:tr w:rsidR="005B279F" w:rsidRPr="007A51EF" w:rsidTr="0005144F">
        <w:tc>
          <w:tcPr>
            <w:tcW w:w="1951" w:type="dxa"/>
            <w:shd w:val="clear" w:color="auto" w:fill="auto"/>
          </w:tcPr>
          <w:p w:rsidR="005B279F" w:rsidRPr="007A51EF" w:rsidRDefault="005B279F" w:rsidP="00641FB1">
            <w:pPr>
              <w:rPr>
                <w:b/>
              </w:rPr>
            </w:pPr>
            <w:r w:rsidRPr="007A51EF">
              <w:rPr>
                <w:b/>
              </w:rPr>
              <w:t>Business Rule(s)</w:t>
            </w:r>
          </w:p>
        </w:tc>
        <w:tc>
          <w:tcPr>
            <w:tcW w:w="8017" w:type="dxa"/>
            <w:shd w:val="clear" w:color="auto" w:fill="auto"/>
          </w:tcPr>
          <w:p w:rsidR="005B279F" w:rsidRPr="007A51EF" w:rsidRDefault="005B279F" w:rsidP="00641FB1">
            <w:pPr>
              <w:rPr>
                <w:lang w:eastAsia="en-US"/>
              </w:rPr>
            </w:pPr>
          </w:p>
        </w:tc>
      </w:tr>
    </w:tbl>
    <w:p w:rsidR="005E711D" w:rsidRDefault="005E711D" w:rsidP="005E711D">
      <w:pPr>
        <w:pStyle w:val="XML"/>
        <w:keepLines w:val="0"/>
      </w:pPr>
      <w:r>
        <w:t>&lt;identifiedSubstance&gt;</w:t>
      </w:r>
      <w:r>
        <w:br/>
        <w:t xml:space="preserve">  &lt;identifiedSubstance&gt;&lt;!-- Substance Detail --&gt;&lt;/identifiedSubstance&gt;</w:t>
      </w:r>
      <w:r>
        <w:br/>
      </w:r>
      <w:r>
        <w:lastRenderedPageBreak/>
        <w:t xml:space="preserve">  &lt;subjectOf&gt;</w:t>
      </w:r>
      <w:r>
        <w:br/>
        <w:t xml:space="preserve">    &lt;substanceSpecification&gt;</w:t>
      </w:r>
      <w:r>
        <w:br/>
        <w:t xml:space="preserve">      &lt;component&gt;</w:t>
      </w:r>
      <w:r>
        <w:br/>
        <w:t xml:space="preserve">        &lt;observation&gt;</w:t>
      </w:r>
      <w:r>
        <w:br/>
        <w:t xml:space="preserve">          &lt;analyte&gt;</w:t>
      </w:r>
      <w:r>
        <w:br/>
        <w:t xml:space="preserve">            &lt;identifiedSubstance&gt;</w:t>
      </w:r>
      <w:r>
        <w:br/>
        <w:t xml:space="preserve">              &lt;code code="</w:t>
      </w:r>
      <w:r w:rsidRPr="0013797D">
        <w:rPr>
          <w:b/>
          <w:bCs/>
          <w:i/>
          <w:iCs/>
        </w:rPr>
        <w:t>Specification Value Id</w:t>
      </w:r>
      <w:r w:rsidRPr="0013797D">
        <w:rPr>
          <w:i/>
          <w:iCs/>
        </w:rPr>
        <w:t xml:space="preserve"> (Substance Id)</w:t>
      </w:r>
      <w:r>
        <w:t xml:space="preserve">" </w:t>
      </w:r>
      <w:r>
        <w:br/>
        <w:t xml:space="preserve">                    codeSystem="</w:t>
      </w:r>
      <w:r w:rsidRPr="0013797D">
        <w:rPr>
          <w:i/>
          <w:iCs/>
        </w:rPr>
        <w:t>Substance Id System (OID)</w:t>
      </w:r>
      <w:r>
        <w:t>"/&gt;</w:t>
      </w:r>
      <w:r>
        <w:br/>
        <w:t xml:space="preserve">              &lt;name&gt;</w:t>
      </w:r>
      <w:r w:rsidRPr="005E711D">
        <w:rPr>
          <w:i/>
          <w:iCs/>
        </w:rPr>
        <w:t>Specification Value Name</w:t>
      </w:r>
      <w:r>
        <w:t>&lt;/name&gt;</w:t>
      </w:r>
      <w:r>
        <w:br/>
        <w:t xml:space="preserve">            &lt;/identifiedSubstance&gt;</w:t>
      </w:r>
      <w:r>
        <w:br/>
        <w:t xml:space="preserve">          &lt;/analyte&gt;</w:t>
      </w:r>
    </w:p>
    <w:p w:rsidR="00DF6F06" w:rsidRPr="00D51388" w:rsidRDefault="00DF6F06" w:rsidP="00875B05">
      <w:pPr>
        <w:pStyle w:val="Heading6"/>
        <w:rPr>
          <w:color w:val="0070C0"/>
          <w:lang w:eastAsia="en-US"/>
        </w:rPr>
      </w:pPr>
      <w:r w:rsidRPr="00D51388">
        <w:rPr>
          <w:color w:val="0070C0"/>
          <w:lang w:eastAsia="en-US"/>
        </w:rPr>
        <w:t>Name</w:t>
      </w:r>
      <w:bookmarkEnd w:id="2157"/>
      <w:bookmarkEnd w:id="2158"/>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5B279F" w:rsidRPr="007A51EF" w:rsidTr="0005144F">
        <w:tc>
          <w:tcPr>
            <w:tcW w:w="1951" w:type="dxa"/>
            <w:shd w:val="clear" w:color="auto" w:fill="auto"/>
          </w:tcPr>
          <w:p w:rsidR="005B279F" w:rsidRPr="007A51EF" w:rsidRDefault="005B279F" w:rsidP="00641FB1">
            <w:pPr>
              <w:rPr>
                <w:b/>
                <w:lang w:eastAsia="en-US"/>
              </w:rPr>
            </w:pPr>
            <w:r w:rsidRPr="007A51EF">
              <w:rPr>
                <w:b/>
              </w:rPr>
              <w:t>User Guidance</w:t>
            </w:r>
          </w:p>
        </w:tc>
        <w:tc>
          <w:tcPr>
            <w:tcW w:w="8017" w:type="dxa"/>
            <w:shd w:val="clear" w:color="auto" w:fill="auto"/>
          </w:tcPr>
          <w:p w:rsidR="005B279F" w:rsidRPr="007A51EF" w:rsidRDefault="005B279F" w:rsidP="001A695F">
            <w:pPr>
              <w:jc w:val="both"/>
              <w:rPr>
                <w:lang w:eastAsia="en-US"/>
              </w:rPr>
            </w:pPr>
            <w:r w:rsidRPr="005B279F">
              <w:rPr>
                <w:lang w:eastAsia="en-US"/>
              </w:rPr>
              <w:t>Will typically be the name of a substance on which</w:t>
            </w:r>
            <w:r w:rsidR="001A695F">
              <w:rPr>
                <w:lang w:eastAsia="en-US"/>
              </w:rPr>
              <w:t xml:space="preserve"> a specification value is set. </w:t>
            </w:r>
            <w:r w:rsidRPr="005B279F">
              <w:rPr>
                <w:lang w:eastAsia="en-US"/>
              </w:rPr>
              <w:t xml:space="preserve">It could also be </w:t>
            </w:r>
            <w:r w:rsidR="005B5B38">
              <w:rPr>
                <w:lang w:eastAsia="en-US"/>
              </w:rPr>
              <w:t>a controlled analytical term</w:t>
            </w:r>
            <w:r w:rsidRPr="005B279F">
              <w:rPr>
                <w:lang w:eastAsia="en-US"/>
              </w:rPr>
              <w:t xml:space="preserve"> such total im</w:t>
            </w:r>
            <w:r w:rsidR="001A695F">
              <w:rPr>
                <w:lang w:eastAsia="en-US"/>
              </w:rPr>
              <w:t xml:space="preserve">purities, </w:t>
            </w:r>
            <w:r>
              <w:rPr>
                <w:lang w:eastAsia="en-US"/>
              </w:rPr>
              <w:t>other impurities</w:t>
            </w:r>
            <w:r w:rsidR="001A695F">
              <w:rPr>
                <w:lang w:eastAsia="en-US"/>
              </w:rPr>
              <w:t>, etc</w:t>
            </w:r>
            <w:r>
              <w:rPr>
                <w:lang w:eastAsia="en-US"/>
              </w:rPr>
              <w:t xml:space="preserve">. </w:t>
            </w:r>
            <w:r w:rsidRPr="005B279F">
              <w:rPr>
                <w:lang w:eastAsia="en-US"/>
              </w:rPr>
              <w:t>This will be the name of a related substance or impurit</w:t>
            </w:r>
            <w:r>
              <w:rPr>
                <w:lang w:eastAsia="en-US"/>
              </w:rPr>
              <w:t xml:space="preserve">y for a defined substance. </w:t>
            </w:r>
            <w:r w:rsidRPr="005B279F">
              <w:rPr>
                <w:lang w:eastAsia="en-US"/>
              </w:rPr>
              <w:t xml:space="preserve">The specification value name could also be free text value for certain specifications.  </w:t>
            </w:r>
          </w:p>
        </w:tc>
      </w:tr>
      <w:tr w:rsidR="005B279F" w:rsidRPr="007A51EF" w:rsidTr="0005144F">
        <w:tc>
          <w:tcPr>
            <w:tcW w:w="1951" w:type="dxa"/>
            <w:shd w:val="clear" w:color="auto" w:fill="auto"/>
          </w:tcPr>
          <w:p w:rsidR="005B279F" w:rsidRPr="007A51EF" w:rsidRDefault="005B279F" w:rsidP="00641FB1">
            <w:pPr>
              <w:rPr>
                <w:b/>
                <w:lang w:eastAsia="en-US"/>
              </w:rPr>
            </w:pPr>
            <w:r w:rsidRPr="007A51EF">
              <w:rPr>
                <w:b/>
              </w:rPr>
              <w:t>Example(s)</w:t>
            </w:r>
          </w:p>
        </w:tc>
        <w:tc>
          <w:tcPr>
            <w:tcW w:w="8017" w:type="dxa"/>
            <w:shd w:val="clear" w:color="auto" w:fill="auto"/>
          </w:tcPr>
          <w:p w:rsidR="005B279F" w:rsidRPr="007A51EF" w:rsidRDefault="005B279F" w:rsidP="00641FB1">
            <w:pPr>
              <w:rPr>
                <w:lang w:eastAsia="en-US"/>
              </w:rPr>
            </w:pPr>
          </w:p>
        </w:tc>
      </w:tr>
      <w:tr w:rsidR="005B279F" w:rsidRPr="007A51EF" w:rsidTr="0005144F">
        <w:tc>
          <w:tcPr>
            <w:tcW w:w="1951" w:type="dxa"/>
            <w:shd w:val="clear" w:color="auto" w:fill="auto"/>
          </w:tcPr>
          <w:p w:rsidR="005B279F" w:rsidRPr="007A51EF" w:rsidRDefault="005B279F" w:rsidP="00641FB1">
            <w:pPr>
              <w:rPr>
                <w:b/>
              </w:rPr>
            </w:pPr>
            <w:r w:rsidRPr="007A51EF">
              <w:rPr>
                <w:b/>
              </w:rPr>
              <w:t>Conformance</w:t>
            </w:r>
          </w:p>
        </w:tc>
        <w:tc>
          <w:tcPr>
            <w:tcW w:w="8017" w:type="dxa"/>
            <w:shd w:val="clear" w:color="auto" w:fill="auto"/>
          </w:tcPr>
          <w:p w:rsidR="005B279F" w:rsidRPr="007A51EF" w:rsidRDefault="005B279F" w:rsidP="00641FB1">
            <w:pPr>
              <w:rPr>
                <w:lang w:eastAsia="en-US"/>
              </w:rPr>
            </w:pPr>
          </w:p>
        </w:tc>
      </w:tr>
      <w:tr w:rsidR="005B279F" w:rsidRPr="007A51EF" w:rsidTr="0005144F">
        <w:tc>
          <w:tcPr>
            <w:tcW w:w="1951" w:type="dxa"/>
            <w:shd w:val="clear" w:color="auto" w:fill="auto"/>
          </w:tcPr>
          <w:p w:rsidR="005B279F" w:rsidRPr="007A51EF" w:rsidRDefault="005B279F" w:rsidP="00641FB1">
            <w:pPr>
              <w:rPr>
                <w:b/>
              </w:rPr>
            </w:pPr>
            <w:r w:rsidRPr="007A51EF">
              <w:rPr>
                <w:b/>
              </w:rPr>
              <w:t>Data Type</w:t>
            </w:r>
          </w:p>
        </w:tc>
        <w:tc>
          <w:tcPr>
            <w:tcW w:w="8017" w:type="dxa"/>
            <w:shd w:val="clear" w:color="auto" w:fill="auto"/>
          </w:tcPr>
          <w:p w:rsidR="005B279F" w:rsidRPr="007A51EF" w:rsidRDefault="00211AC3" w:rsidP="00641FB1">
            <w:pPr>
              <w:rPr>
                <w:lang w:eastAsia="en-US"/>
              </w:rPr>
            </w:pPr>
            <w:r>
              <w:rPr>
                <w:lang w:eastAsia="en-US"/>
              </w:rPr>
              <w:t>ST</w:t>
            </w:r>
          </w:p>
        </w:tc>
      </w:tr>
      <w:tr w:rsidR="005B279F" w:rsidRPr="007A51EF" w:rsidTr="0005144F">
        <w:tc>
          <w:tcPr>
            <w:tcW w:w="1951" w:type="dxa"/>
            <w:shd w:val="clear" w:color="auto" w:fill="auto"/>
          </w:tcPr>
          <w:p w:rsidR="005B279F" w:rsidRPr="007A51EF" w:rsidRDefault="005B279F" w:rsidP="00641FB1">
            <w:pPr>
              <w:rPr>
                <w:b/>
              </w:rPr>
            </w:pPr>
            <w:r w:rsidRPr="007A51EF">
              <w:rPr>
                <w:b/>
              </w:rPr>
              <w:t>Business Rule(s)</w:t>
            </w:r>
          </w:p>
        </w:tc>
        <w:tc>
          <w:tcPr>
            <w:tcW w:w="8017" w:type="dxa"/>
            <w:shd w:val="clear" w:color="auto" w:fill="auto"/>
          </w:tcPr>
          <w:p w:rsidR="005B279F" w:rsidRPr="007A51EF" w:rsidRDefault="005B279F" w:rsidP="00641FB1">
            <w:pPr>
              <w:rPr>
                <w:lang w:eastAsia="en-US"/>
              </w:rPr>
            </w:pPr>
          </w:p>
        </w:tc>
      </w:tr>
    </w:tbl>
    <w:p w:rsidR="005E711D" w:rsidRDefault="005E711D" w:rsidP="005E711D">
      <w:pPr>
        <w:pStyle w:val="XML"/>
        <w:keepLines w:val="0"/>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&lt;observation&gt;</w:t>
      </w:r>
      <w:r>
        <w:br/>
        <w:t xml:space="preserve">          &lt;analyte&gt;</w:t>
      </w:r>
      <w:r>
        <w:br/>
        <w:t xml:space="preserve">            &lt;identifiedSubstance&gt;</w:t>
      </w:r>
      <w:r>
        <w:br/>
        <w:t xml:space="preserve">              &lt;code code="</w:t>
      </w:r>
      <w:r w:rsidRPr="005E711D">
        <w:rPr>
          <w:i/>
          <w:iCs/>
        </w:rPr>
        <w:t>Specification Value Id</w:t>
      </w:r>
      <w:r w:rsidRPr="0013797D">
        <w:rPr>
          <w:i/>
          <w:iCs/>
        </w:rPr>
        <w:t xml:space="preserve"> (Substance Id)</w:t>
      </w:r>
      <w:r>
        <w:t xml:space="preserve">" </w:t>
      </w:r>
      <w:r>
        <w:br/>
        <w:t xml:space="preserve">                    codeSystem="</w:t>
      </w:r>
      <w:r w:rsidRPr="0013797D">
        <w:rPr>
          <w:i/>
          <w:iCs/>
        </w:rPr>
        <w:t>Substance Id System (OID)</w:t>
      </w:r>
      <w:r>
        <w:t>"/&gt;</w:t>
      </w:r>
      <w:r>
        <w:br/>
        <w:t xml:space="preserve">              &lt;name&gt;</w:t>
      </w:r>
      <w:r w:rsidRPr="0013797D">
        <w:rPr>
          <w:b/>
          <w:bCs/>
          <w:i/>
          <w:iCs/>
        </w:rPr>
        <w:t>Specification Value Name</w:t>
      </w:r>
      <w:r>
        <w:t>&lt;/name&gt;</w:t>
      </w:r>
      <w:r>
        <w:br/>
        <w:t xml:space="preserve">            &lt;/identifiedSubstance&gt;</w:t>
      </w:r>
      <w:r>
        <w:br/>
        <w:t xml:space="preserve">          &lt;/analyte&gt;</w:t>
      </w:r>
    </w:p>
    <w:p w:rsidR="00DF6F06" w:rsidRPr="00D51388" w:rsidRDefault="00DF6F06" w:rsidP="00875B05">
      <w:pPr>
        <w:pStyle w:val="Heading6"/>
        <w:rPr>
          <w:color w:val="FF0000"/>
          <w:lang w:eastAsia="en-US"/>
        </w:rPr>
      </w:pPr>
      <w:r w:rsidRPr="00D51388">
        <w:rPr>
          <w:color w:val="FF0000"/>
          <w:lang w:eastAsia="en-US"/>
        </w:rPr>
        <w:t>Amount</w:t>
      </w:r>
    </w:p>
    <w:p w:rsidR="00DF6F06" w:rsidRDefault="000506BF" w:rsidP="00895AC0">
      <w:pPr>
        <w:jc w:val="both"/>
        <w:rPr>
          <w:lang w:val="en-US"/>
        </w:rPr>
      </w:pPr>
      <w:r>
        <w:rPr>
          <w:lang w:val="en-US"/>
        </w:rPr>
        <w:t>Amount</w:t>
      </w:r>
      <w:r w:rsidRPr="00CE7CE5">
        <w:rPr>
          <w:lang w:val="en-US"/>
        </w:rPr>
        <w:t xml:space="preserve"> </w:t>
      </w:r>
      <w:r>
        <w:rPr>
          <w:lang w:val="en-US"/>
        </w:rPr>
        <w:t>shall</w:t>
      </w:r>
      <w:r w:rsidRPr="00CE7CE5">
        <w:rPr>
          <w:lang w:val="en-US"/>
        </w:rPr>
        <w:t xml:space="preserve"> be captured in a manner similar to </w:t>
      </w:r>
      <w:r>
        <w:rPr>
          <w:lang w:val="en-US"/>
        </w:rPr>
        <w:t xml:space="preserve">the one described in Section 8.8. </w:t>
      </w:r>
      <w:r w:rsidR="00DF6F06" w:rsidRPr="00DF6F06">
        <w:rPr>
          <w:lang w:val="en-US"/>
        </w:rPr>
        <w:t>To be used to capture the specific amount of a quantitative specification.</w:t>
      </w:r>
    </w:p>
    <w:p w:rsidR="003F16D6" w:rsidRDefault="003F16D6" w:rsidP="003F16D6">
      <w:pPr>
        <w:pStyle w:val="XML"/>
        <w:keepLines w:val="0"/>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&lt;observation&gt;</w:t>
      </w:r>
      <w:r>
        <w:br/>
        <w:t xml:space="preserve">          &lt;value </w:t>
      </w:r>
      <w:r w:rsidRPr="0013797D">
        <w:rPr>
          <w:b/>
          <w:bCs/>
          <w:i/>
          <w:iCs/>
        </w:rPr>
        <w:t xml:space="preserve">Amount </w:t>
      </w:r>
      <w:r w:rsidRPr="0013797D">
        <w:rPr>
          <w:i/>
          <w:iCs/>
        </w:rPr>
        <w:t>/</w:t>
      </w:r>
      <w:r>
        <w:t>&gt;</w:t>
      </w:r>
    </w:p>
    <w:p w:rsidR="0026126A" w:rsidRPr="00D51388" w:rsidRDefault="0026126A" w:rsidP="0026126A">
      <w:pPr>
        <w:pStyle w:val="Heading5"/>
        <w:rPr>
          <w:color w:val="FF0000"/>
          <w:lang w:eastAsia="en-US"/>
        </w:rPr>
      </w:pPr>
      <w:r w:rsidRPr="00D51388">
        <w:rPr>
          <w:color w:val="FF0000"/>
          <w:lang w:eastAsia="en-US"/>
        </w:rPr>
        <w:t>Reference Source</w:t>
      </w:r>
      <w:ins w:id="2159" w:author="HYST (Hiroyuki Sato)" w:date="2013-01-08T17:38:00Z">
        <w:r w:rsidR="0014542C" w:rsidRPr="0014542C">
          <w:rPr>
            <w:rFonts w:eastAsia="MS Mincho" w:hint="eastAsia"/>
            <w:color w:val="FF0000"/>
            <w:lang w:eastAsia="ja-JP"/>
          </w:rPr>
          <w:t xml:space="preserve">  (repeat as necessary)</w:t>
        </w:r>
      </w:ins>
    </w:p>
    <w:p w:rsidR="0026126A" w:rsidRDefault="000506BF" w:rsidP="0026126A">
      <w:r>
        <w:rPr>
          <w:lang w:val="en-US"/>
        </w:rPr>
        <w:t>Reference source</w:t>
      </w:r>
      <w:r w:rsidRPr="00CE7CE5">
        <w:rPr>
          <w:lang w:val="en-US"/>
        </w:rPr>
        <w:t xml:space="preserve"> </w:t>
      </w:r>
      <w:r>
        <w:rPr>
          <w:lang w:val="en-US"/>
        </w:rPr>
        <w:t>shall</w:t>
      </w:r>
      <w:r w:rsidRPr="00CE7CE5">
        <w:rPr>
          <w:lang w:val="en-US"/>
        </w:rPr>
        <w:t xml:space="preserve"> be captured in a manner similar to </w:t>
      </w:r>
      <w:r>
        <w:rPr>
          <w:lang w:val="en-US"/>
        </w:rPr>
        <w:t>the one described in Section 8.2.5).</w:t>
      </w:r>
    </w:p>
    <w:p w:rsidR="00913A3C" w:rsidRPr="00D51388" w:rsidRDefault="00211AC3" w:rsidP="00211AC3">
      <w:pPr>
        <w:pStyle w:val="Heading5"/>
        <w:rPr>
          <w:color w:val="FF0000"/>
          <w:lang w:eastAsia="en-US"/>
        </w:rPr>
      </w:pPr>
      <w:r w:rsidRPr="00D51388">
        <w:rPr>
          <w:color w:val="FF0000"/>
          <w:lang w:eastAsia="en-US"/>
        </w:rPr>
        <w:t>Analytical Method</w:t>
      </w:r>
      <w:ins w:id="2160" w:author="HYST (Hiroyuki Sato)" w:date="2013-01-08T18:08:00Z">
        <w:r w:rsidR="000626E2" w:rsidRPr="0014542C">
          <w:rPr>
            <w:rFonts w:eastAsia="MS Mincho" w:hint="eastAsia"/>
            <w:color w:val="FF0000"/>
            <w:lang w:eastAsia="ja-JP"/>
          </w:rPr>
          <w:t xml:space="preserve">  (repeat as necessary)</w:t>
        </w:r>
      </w:ins>
    </w:p>
    <w:p w:rsidR="00DF6F06" w:rsidRDefault="00DF6F06" w:rsidP="00895AC0">
      <w:pPr>
        <w:jc w:val="both"/>
        <w:rPr>
          <w:lang w:val="en-US"/>
        </w:rPr>
      </w:pPr>
      <w:r w:rsidRPr="00DF6F06">
        <w:rPr>
          <w:lang w:val="en-US"/>
        </w:rPr>
        <w:t>Each specification should be linked to a</w:t>
      </w:r>
      <w:r w:rsidR="005333AB">
        <w:rPr>
          <w:lang w:val="en-US"/>
        </w:rPr>
        <w:t xml:space="preserve">t least one analytical method. </w:t>
      </w:r>
      <w:r w:rsidRPr="00DF6F06">
        <w:rPr>
          <w:lang w:val="en-US"/>
        </w:rPr>
        <w:t>More than one analytical method could be used to</w:t>
      </w:r>
      <w:r w:rsidR="00211AC3">
        <w:rPr>
          <w:lang w:val="en-US"/>
        </w:rPr>
        <w:t>.</w:t>
      </w:r>
    </w:p>
    <w:p w:rsidR="00DF6F06" w:rsidRPr="00D51388" w:rsidRDefault="00DF6F06" w:rsidP="00211AC3">
      <w:pPr>
        <w:pStyle w:val="Heading6"/>
        <w:rPr>
          <w:color w:val="0070C0"/>
          <w:lang w:eastAsia="en-US"/>
        </w:rPr>
      </w:pPr>
      <w:bookmarkStart w:id="2161" w:name="_Toc304805952"/>
      <w:bookmarkStart w:id="2162" w:name="_Toc304814907"/>
      <w:r w:rsidRPr="00D51388">
        <w:rPr>
          <w:color w:val="0070C0"/>
          <w:lang w:eastAsia="en-US"/>
        </w:rPr>
        <w:t>Analytical Method Type</w:t>
      </w:r>
      <w:bookmarkEnd w:id="2161"/>
      <w:bookmarkEnd w:id="2162"/>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11AC3" w:rsidRPr="007A51EF" w:rsidTr="0005144F">
        <w:tc>
          <w:tcPr>
            <w:tcW w:w="1951" w:type="dxa"/>
            <w:shd w:val="clear" w:color="auto" w:fill="auto"/>
          </w:tcPr>
          <w:p w:rsidR="00211AC3" w:rsidRPr="007A51EF" w:rsidRDefault="00211AC3" w:rsidP="00641FB1">
            <w:pPr>
              <w:rPr>
                <w:b/>
                <w:lang w:eastAsia="en-US"/>
              </w:rPr>
            </w:pPr>
            <w:r w:rsidRPr="007A51EF">
              <w:rPr>
                <w:b/>
              </w:rPr>
              <w:t>User Guidance</w:t>
            </w:r>
          </w:p>
        </w:tc>
        <w:tc>
          <w:tcPr>
            <w:tcW w:w="8017" w:type="dxa"/>
            <w:shd w:val="clear" w:color="auto" w:fill="auto"/>
          </w:tcPr>
          <w:p w:rsidR="00211AC3" w:rsidRPr="007A51EF" w:rsidRDefault="00895AC0" w:rsidP="00641FB1">
            <w:pPr>
              <w:rPr>
                <w:lang w:eastAsia="en-US"/>
              </w:rPr>
            </w:pPr>
            <w:r w:rsidRPr="00895AC0">
              <w:rPr>
                <w:lang w:eastAsia="en-US"/>
              </w:rPr>
              <w:t>The general type of analytical method</w:t>
            </w:r>
            <w:r>
              <w:rPr>
                <w:lang w:eastAsia="en-US"/>
              </w:rPr>
              <w:t>.</w:t>
            </w:r>
          </w:p>
        </w:tc>
      </w:tr>
      <w:tr w:rsidR="00211AC3" w:rsidRPr="007A51EF" w:rsidTr="0005144F">
        <w:tc>
          <w:tcPr>
            <w:tcW w:w="1951" w:type="dxa"/>
            <w:shd w:val="clear" w:color="auto" w:fill="auto"/>
          </w:tcPr>
          <w:p w:rsidR="00211AC3" w:rsidRPr="007A51EF" w:rsidRDefault="00211AC3" w:rsidP="00641FB1">
            <w:pPr>
              <w:rPr>
                <w:b/>
                <w:lang w:eastAsia="en-US"/>
              </w:rPr>
            </w:pPr>
            <w:r w:rsidRPr="007A51EF">
              <w:rPr>
                <w:b/>
              </w:rPr>
              <w:t>Example(s)</w:t>
            </w:r>
          </w:p>
        </w:tc>
        <w:tc>
          <w:tcPr>
            <w:tcW w:w="8017" w:type="dxa"/>
            <w:shd w:val="clear" w:color="auto" w:fill="auto"/>
          </w:tcPr>
          <w:p w:rsidR="00211AC3" w:rsidRPr="007A51EF" w:rsidRDefault="005333AB" w:rsidP="00641FB1">
            <w:pPr>
              <w:rPr>
                <w:lang w:eastAsia="en-US"/>
              </w:rPr>
            </w:pPr>
            <w:r>
              <w:rPr>
                <w:lang w:eastAsia="en-US"/>
              </w:rPr>
              <w:t>Chromatographic, spectroscopic, bioassay, titration</w:t>
            </w:r>
          </w:p>
        </w:tc>
      </w:tr>
      <w:tr w:rsidR="00211AC3" w:rsidRPr="007A51EF" w:rsidTr="0005144F">
        <w:tc>
          <w:tcPr>
            <w:tcW w:w="1951" w:type="dxa"/>
            <w:shd w:val="clear" w:color="auto" w:fill="auto"/>
          </w:tcPr>
          <w:p w:rsidR="00211AC3" w:rsidRPr="007A51EF" w:rsidRDefault="00211AC3" w:rsidP="00641FB1">
            <w:pPr>
              <w:rPr>
                <w:b/>
              </w:rPr>
            </w:pPr>
            <w:r w:rsidRPr="007A51EF">
              <w:rPr>
                <w:b/>
              </w:rPr>
              <w:t>Conformance</w:t>
            </w:r>
          </w:p>
        </w:tc>
        <w:tc>
          <w:tcPr>
            <w:tcW w:w="8017" w:type="dxa"/>
            <w:shd w:val="clear" w:color="auto" w:fill="auto"/>
          </w:tcPr>
          <w:p w:rsidR="00211AC3" w:rsidRPr="007A51EF" w:rsidRDefault="00F2143F" w:rsidP="00641FB1">
            <w:pPr>
              <w:rPr>
                <w:lang w:eastAsia="en-US"/>
              </w:rPr>
            </w:pPr>
            <w:r>
              <w:rPr>
                <w:lang w:eastAsia="en-US"/>
              </w:rPr>
              <w:t>IMPLICIT</w:t>
            </w:r>
          </w:p>
        </w:tc>
      </w:tr>
      <w:tr w:rsidR="00211AC3" w:rsidRPr="007A51EF" w:rsidTr="0005144F">
        <w:tc>
          <w:tcPr>
            <w:tcW w:w="1951" w:type="dxa"/>
            <w:shd w:val="clear" w:color="auto" w:fill="auto"/>
          </w:tcPr>
          <w:p w:rsidR="00211AC3" w:rsidRPr="007A51EF" w:rsidRDefault="00211AC3" w:rsidP="00641FB1">
            <w:pPr>
              <w:rPr>
                <w:b/>
              </w:rPr>
            </w:pPr>
            <w:r w:rsidRPr="007A51EF">
              <w:rPr>
                <w:b/>
              </w:rPr>
              <w:lastRenderedPageBreak/>
              <w:t>Data Type</w:t>
            </w:r>
          </w:p>
        </w:tc>
        <w:tc>
          <w:tcPr>
            <w:tcW w:w="8017" w:type="dxa"/>
            <w:shd w:val="clear" w:color="auto" w:fill="auto"/>
          </w:tcPr>
          <w:p w:rsidR="00211AC3" w:rsidRPr="007A51EF" w:rsidRDefault="00895AC0" w:rsidP="00641FB1">
            <w:pPr>
              <w:rPr>
                <w:lang w:eastAsia="en-US"/>
              </w:rPr>
            </w:pPr>
            <w:r>
              <w:rPr>
                <w:lang w:eastAsia="en-US"/>
              </w:rPr>
              <w:t>CD</w:t>
            </w:r>
          </w:p>
        </w:tc>
      </w:tr>
      <w:tr w:rsidR="00211AC3" w:rsidRPr="007A51EF" w:rsidTr="0005144F">
        <w:tc>
          <w:tcPr>
            <w:tcW w:w="1951" w:type="dxa"/>
            <w:shd w:val="clear" w:color="auto" w:fill="auto"/>
          </w:tcPr>
          <w:p w:rsidR="00211AC3" w:rsidRPr="007A51EF" w:rsidRDefault="00211AC3" w:rsidP="00641FB1">
            <w:pPr>
              <w:rPr>
                <w:b/>
              </w:rPr>
            </w:pPr>
            <w:r w:rsidRPr="007A51EF">
              <w:rPr>
                <w:b/>
              </w:rPr>
              <w:t>Business Rule(s)</w:t>
            </w:r>
          </w:p>
        </w:tc>
        <w:tc>
          <w:tcPr>
            <w:tcW w:w="8017" w:type="dxa"/>
            <w:shd w:val="clear" w:color="auto" w:fill="auto"/>
          </w:tcPr>
          <w:p w:rsidR="00211AC3" w:rsidRPr="007A51EF" w:rsidRDefault="00F2143F" w:rsidP="00641FB1">
            <w:pPr>
              <w:rPr>
                <w:lang w:eastAsia="en-US"/>
              </w:rPr>
            </w:pPr>
            <w:r>
              <w:rPr>
                <w:lang w:eastAsia="en-US"/>
              </w:rPr>
              <w:t>One terminology to code both method and method type implicit.</w:t>
            </w:r>
          </w:p>
        </w:tc>
      </w:tr>
    </w:tbl>
    <w:p w:rsidR="003F16D6" w:rsidRDefault="003F16D6" w:rsidP="00882CDC">
      <w:pPr>
        <w:pStyle w:val="XML"/>
        <w:keepLines w:val="0"/>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&lt;observation&gt;</w:t>
      </w:r>
      <w:r>
        <w:br/>
        <w:t xml:space="preserve">          &lt;methodCode code="</w:t>
      </w:r>
      <w:r w:rsidRPr="0013797D">
        <w:rPr>
          <w:b/>
          <w:bCs/>
          <w:i/>
          <w:iCs/>
        </w:rPr>
        <w:t xml:space="preserve">Analytical Method </w:t>
      </w:r>
      <w:r w:rsidRPr="0013797D">
        <w:rPr>
          <w:i/>
          <w:iCs/>
        </w:rPr>
        <w:t>Code</w:t>
      </w:r>
      <w:r w:rsidR="00882CDC">
        <w:rPr>
          <w:i/>
          <w:iCs/>
        </w:rPr>
        <w:t xml:space="preserve"> with </w:t>
      </w:r>
      <w:r w:rsidR="00882CDC" w:rsidRPr="0013797D">
        <w:rPr>
          <w:b/>
          <w:bCs/>
          <w:i/>
          <w:iCs/>
        </w:rPr>
        <w:t>Type</w:t>
      </w:r>
      <w:r>
        <w:t xml:space="preserve">" </w:t>
      </w:r>
      <w:r>
        <w:br/>
        <w:t xml:space="preserve">                      codeSystem="</w:t>
      </w:r>
      <w:r w:rsidRPr="0013797D">
        <w:rPr>
          <w:i/>
          <w:iCs/>
        </w:rPr>
        <w:t>Code</w:t>
      </w:r>
      <w:r>
        <w:t xml:space="preserve"> System (OID)"/&gt;</w:t>
      </w:r>
    </w:p>
    <w:p w:rsidR="0026126A" w:rsidRPr="00D51388" w:rsidRDefault="0026126A" w:rsidP="0026126A">
      <w:pPr>
        <w:pStyle w:val="Heading6"/>
        <w:rPr>
          <w:color w:val="0070C0"/>
          <w:lang w:eastAsia="en-US"/>
        </w:rPr>
      </w:pPr>
      <w:r w:rsidRPr="00D51388">
        <w:rPr>
          <w:color w:val="0070C0"/>
          <w:lang w:eastAsia="en-US"/>
        </w:rPr>
        <w:t>Analytical Method</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6126A" w:rsidRPr="007A51EF" w:rsidTr="0005144F">
        <w:tc>
          <w:tcPr>
            <w:tcW w:w="1951" w:type="dxa"/>
            <w:shd w:val="clear" w:color="auto" w:fill="auto"/>
          </w:tcPr>
          <w:p w:rsidR="0026126A" w:rsidRPr="007A51EF" w:rsidRDefault="0026126A" w:rsidP="00641FB1">
            <w:pPr>
              <w:rPr>
                <w:b/>
                <w:lang w:eastAsia="en-US"/>
              </w:rPr>
            </w:pPr>
            <w:r w:rsidRPr="007A51EF">
              <w:rPr>
                <w:b/>
              </w:rPr>
              <w:t>User Guidance</w:t>
            </w:r>
          </w:p>
        </w:tc>
        <w:tc>
          <w:tcPr>
            <w:tcW w:w="8017" w:type="dxa"/>
            <w:shd w:val="clear" w:color="auto" w:fill="auto"/>
          </w:tcPr>
          <w:p w:rsidR="0026126A" w:rsidRPr="007A51EF" w:rsidRDefault="00956BF4" w:rsidP="00641FB1">
            <w:pPr>
              <w:rPr>
                <w:lang w:eastAsia="en-US"/>
              </w:rPr>
            </w:pPr>
            <w:r w:rsidRPr="00956BF4">
              <w:rPr>
                <w:lang w:eastAsia="en-US"/>
              </w:rPr>
              <w:t>Source of the analytical method</w:t>
            </w:r>
          </w:p>
        </w:tc>
      </w:tr>
      <w:tr w:rsidR="0026126A" w:rsidRPr="007A51EF" w:rsidTr="0005144F">
        <w:tc>
          <w:tcPr>
            <w:tcW w:w="1951" w:type="dxa"/>
            <w:shd w:val="clear" w:color="auto" w:fill="auto"/>
          </w:tcPr>
          <w:p w:rsidR="0026126A" w:rsidRPr="007A51EF" w:rsidRDefault="0026126A" w:rsidP="00641FB1">
            <w:pPr>
              <w:rPr>
                <w:b/>
                <w:lang w:eastAsia="en-US"/>
              </w:rPr>
            </w:pPr>
            <w:r w:rsidRPr="007A51EF">
              <w:rPr>
                <w:b/>
              </w:rPr>
              <w:t>Example(s)</w:t>
            </w:r>
          </w:p>
        </w:tc>
        <w:tc>
          <w:tcPr>
            <w:tcW w:w="8017" w:type="dxa"/>
            <w:shd w:val="clear" w:color="auto" w:fill="auto"/>
          </w:tcPr>
          <w:p w:rsidR="0026126A" w:rsidRPr="007A51EF" w:rsidRDefault="00854F3C" w:rsidP="00641FB1">
            <w:pPr>
              <w:rPr>
                <w:lang w:eastAsia="en-US"/>
              </w:rPr>
            </w:pPr>
            <w:r w:rsidRPr="00854F3C">
              <w:rPr>
                <w:lang w:eastAsia="en-US"/>
              </w:rPr>
              <w:t>NMR, LC-MS, ELISA</w:t>
            </w:r>
          </w:p>
        </w:tc>
      </w:tr>
      <w:tr w:rsidR="0026126A" w:rsidRPr="007A51EF" w:rsidTr="0005144F">
        <w:tc>
          <w:tcPr>
            <w:tcW w:w="1951" w:type="dxa"/>
            <w:shd w:val="clear" w:color="auto" w:fill="auto"/>
          </w:tcPr>
          <w:p w:rsidR="0026126A" w:rsidRPr="007A51EF" w:rsidRDefault="0026126A" w:rsidP="00641FB1">
            <w:pPr>
              <w:rPr>
                <w:b/>
              </w:rPr>
            </w:pPr>
            <w:r w:rsidRPr="007A51EF">
              <w:rPr>
                <w:b/>
              </w:rPr>
              <w:t>Conformance</w:t>
            </w:r>
          </w:p>
        </w:tc>
        <w:tc>
          <w:tcPr>
            <w:tcW w:w="8017" w:type="dxa"/>
            <w:shd w:val="clear" w:color="auto" w:fill="auto"/>
          </w:tcPr>
          <w:p w:rsidR="0026126A" w:rsidRPr="007A51EF" w:rsidRDefault="00F2143F" w:rsidP="00641FB1">
            <w:pPr>
              <w:rPr>
                <w:lang w:eastAsia="en-US"/>
              </w:rPr>
            </w:pPr>
            <w:r>
              <w:rPr>
                <w:lang w:eastAsia="en-US"/>
              </w:rPr>
              <w:t>OPTIONAL</w:t>
            </w:r>
          </w:p>
        </w:tc>
      </w:tr>
      <w:tr w:rsidR="0026126A" w:rsidRPr="007A51EF" w:rsidTr="0005144F">
        <w:tc>
          <w:tcPr>
            <w:tcW w:w="1951" w:type="dxa"/>
            <w:shd w:val="clear" w:color="auto" w:fill="auto"/>
          </w:tcPr>
          <w:p w:rsidR="0026126A" w:rsidRPr="007A51EF" w:rsidRDefault="0026126A" w:rsidP="00641FB1">
            <w:pPr>
              <w:rPr>
                <w:b/>
              </w:rPr>
            </w:pPr>
            <w:r w:rsidRPr="007A51EF">
              <w:rPr>
                <w:b/>
              </w:rPr>
              <w:t>Data Type</w:t>
            </w:r>
          </w:p>
        </w:tc>
        <w:tc>
          <w:tcPr>
            <w:tcW w:w="8017" w:type="dxa"/>
            <w:shd w:val="clear" w:color="auto" w:fill="auto"/>
          </w:tcPr>
          <w:p w:rsidR="0026126A" w:rsidRPr="007A51EF" w:rsidRDefault="00854F3C" w:rsidP="00641FB1">
            <w:pPr>
              <w:rPr>
                <w:lang w:eastAsia="en-US"/>
              </w:rPr>
            </w:pPr>
            <w:r>
              <w:rPr>
                <w:lang w:eastAsia="en-US"/>
              </w:rPr>
              <w:t>CD</w:t>
            </w:r>
          </w:p>
        </w:tc>
      </w:tr>
      <w:tr w:rsidR="0026126A" w:rsidRPr="007A51EF" w:rsidTr="0005144F">
        <w:tc>
          <w:tcPr>
            <w:tcW w:w="1951" w:type="dxa"/>
            <w:shd w:val="clear" w:color="auto" w:fill="auto"/>
          </w:tcPr>
          <w:p w:rsidR="0026126A" w:rsidRPr="007A51EF" w:rsidRDefault="0026126A" w:rsidP="00641FB1">
            <w:pPr>
              <w:rPr>
                <w:b/>
              </w:rPr>
            </w:pPr>
            <w:r w:rsidRPr="007A51EF">
              <w:rPr>
                <w:b/>
              </w:rPr>
              <w:t>Business Rule(s)</w:t>
            </w:r>
          </w:p>
        </w:tc>
        <w:tc>
          <w:tcPr>
            <w:tcW w:w="8017" w:type="dxa"/>
            <w:shd w:val="clear" w:color="auto" w:fill="auto"/>
          </w:tcPr>
          <w:p w:rsidR="0026126A" w:rsidRPr="007A51EF" w:rsidRDefault="00F2143F" w:rsidP="00641FB1">
            <w:pPr>
              <w:rPr>
                <w:lang w:eastAsia="en-US"/>
              </w:rPr>
            </w:pPr>
            <w:r>
              <w:rPr>
                <w:lang w:eastAsia="en-US"/>
              </w:rPr>
              <w:t>One terminology to code both method and method type implicit.</w:t>
            </w:r>
          </w:p>
        </w:tc>
      </w:tr>
    </w:tbl>
    <w:p w:rsidR="003F16D6" w:rsidRDefault="003F16D6" w:rsidP="00882CDC">
      <w:pPr>
        <w:pStyle w:val="XML"/>
        <w:keepLines w:val="0"/>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&lt;observation&gt;</w:t>
      </w:r>
      <w:r>
        <w:br/>
        <w:t xml:space="preserve">          &lt;methodCode code="</w:t>
      </w:r>
      <w:r w:rsidRPr="0013797D">
        <w:rPr>
          <w:b/>
          <w:bCs/>
          <w:i/>
          <w:iCs/>
        </w:rPr>
        <w:t xml:space="preserve">Analytical Method </w:t>
      </w:r>
      <w:r w:rsidRPr="0013797D">
        <w:rPr>
          <w:i/>
          <w:iCs/>
        </w:rPr>
        <w:t>Code</w:t>
      </w:r>
      <w:r w:rsidR="00882CDC">
        <w:rPr>
          <w:i/>
          <w:iCs/>
        </w:rPr>
        <w:t xml:space="preserve"> with Type</w:t>
      </w:r>
      <w:r>
        <w:t xml:space="preserve">" </w:t>
      </w:r>
      <w:r>
        <w:br/>
        <w:t xml:space="preserve">                      codeSystem="</w:t>
      </w:r>
      <w:r w:rsidRPr="0013797D">
        <w:rPr>
          <w:i/>
          <w:iCs/>
        </w:rPr>
        <w:t>Code</w:t>
      </w:r>
      <w:r>
        <w:t xml:space="preserve"> System (OID)"/&gt;</w:t>
      </w:r>
    </w:p>
    <w:p w:rsidR="0026126A" w:rsidRDefault="0026126A" w:rsidP="0026126A">
      <w:pPr>
        <w:pStyle w:val="Heading6"/>
        <w:rPr>
          <w:color w:val="0070C0"/>
          <w:lang w:eastAsia="en-US"/>
        </w:rPr>
      </w:pPr>
      <w:r w:rsidRPr="00D51388">
        <w:rPr>
          <w:color w:val="0070C0"/>
          <w:lang w:eastAsia="en-US"/>
        </w:rPr>
        <w:t>Analytical Method Details</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6126A" w:rsidRPr="007A51EF" w:rsidTr="0005144F">
        <w:tc>
          <w:tcPr>
            <w:tcW w:w="1951" w:type="dxa"/>
            <w:shd w:val="clear" w:color="auto" w:fill="auto"/>
          </w:tcPr>
          <w:p w:rsidR="0026126A" w:rsidRPr="007A51EF" w:rsidRDefault="0026126A" w:rsidP="00641FB1">
            <w:pPr>
              <w:rPr>
                <w:b/>
                <w:lang w:eastAsia="en-US"/>
              </w:rPr>
            </w:pPr>
            <w:r w:rsidRPr="007A51EF">
              <w:rPr>
                <w:b/>
              </w:rPr>
              <w:t>User Guidance</w:t>
            </w:r>
          </w:p>
        </w:tc>
        <w:tc>
          <w:tcPr>
            <w:tcW w:w="8017" w:type="dxa"/>
            <w:shd w:val="clear" w:color="auto" w:fill="auto"/>
          </w:tcPr>
          <w:p w:rsidR="0026126A" w:rsidRPr="007A51EF" w:rsidRDefault="0026126A" w:rsidP="00641FB1">
            <w:pPr>
              <w:rPr>
                <w:lang w:eastAsia="en-US"/>
              </w:rPr>
            </w:pPr>
          </w:p>
        </w:tc>
      </w:tr>
      <w:tr w:rsidR="0026126A" w:rsidRPr="007A51EF" w:rsidTr="0005144F">
        <w:tc>
          <w:tcPr>
            <w:tcW w:w="1951" w:type="dxa"/>
            <w:shd w:val="clear" w:color="auto" w:fill="auto"/>
          </w:tcPr>
          <w:p w:rsidR="0026126A" w:rsidRPr="007A51EF" w:rsidRDefault="0026126A" w:rsidP="00641FB1">
            <w:pPr>
              <w:rPr>
                <w:b/>
                <w:lang w:eastAsia="en-US"/>
              </w:rPr>
            </w:pPr>
            <w:r w:rsidRPr="007A51EF">
              <w:rPr>
                <w:b/>
              </w:rPr>
              <w:t>Example(s)</w:t>
            </w:r>
          </w:p>
        </w:tc>
        <w:tc>
          <w:tcPr>
            <w:tcW w:w="8017" w:type="dxa"/>
            <w:shd w:val="clear" w:color="auto" w:fill="auto"/>
          </w:tcPr>
          <w:p w:rsidR="0026126A" w:rsidRPr="007A51EF" w:rsidRDefault="00D80B82" w:rsidP="00641FB1">
            <w:pPr>
              <w:rPr>
                <w:lang w:eastAsia="en-US"/>
              </w:rPr>
            </w:pPr>
            <w:r w:rsidRPr="00D80B82">
              <w:rPr>
                <w:lang w:eastAsia="en-US"/>
              </w:rPr>
              <w:t>HPLC, L1, 4.6X250 MM, ISOCRATIC, 80:20 WATER:ACETONITRILE, 1 ML/MIN; BRIEF FREE TEXT DESCRIPTION</w:t>
            </w:r>
          </w:p>
        </w:tc>
      </w:tr>
      <w:tr w:rsidR="0026126A" w:rsidRPr="007A51EF" w:rsidTr="0005144F">
        <w:tc>
          <w:tcPr>
            <w:tcW w:w="1951" w:type="dxa"/>
            <w:shd w:val="clear" w:color="auto" w:fill="auto"/>
          </w:tcPr>
          <w:p w:rsidR="0026126A" w:rsidRPr="007A51EF" w:rsidRDefault="0026126A" w:rsidP="00641FB1">
            <w:pPr>
              <w:rPr>
                <w:b/>
              </w:rPr>
            </w:pPr>
            <w:r w:rsidRPr="007A51EF">
              <w:rPr>
                <w:b/>
              </w:rPr>
              <w:t>Conformance</w:t>
            </w:r>
          </w:p>
        </w:tc>
        <w:tc>
          <w:tcPr>
            <w:tcW w:w="8017" w:type="dxa"/>
            <w:shd w:val="clear" w:color="auto" w:fill="auto"/>
          </w:tcPr>
          <w:p w:rsidR="0026126A" w:rsidRPr="007A51EF" w:rsidRDefault="0026126A" w:rsidP="00641FB1">
            <w:pPr>
              <w:rPr>
                <w:lang w:eastAsia="en-US"/>
              </w:rPr>
            </w:pPr>
          </w:p>
        </w:tc>
      </w:tr>
      <w:tr w:rsidR="0026126A" w:rsidRPr="007A51EF" w:rsidTr="0005144F">
        <w:tc>
          <w:tcPr>
            <w:tcW w:w="1951" w:type="dxa"/>
            <w:shd w:val="clear" w:color="auto" w:fill="auto"/>
          </w:tcPr>
          <w:p w:rsidR="0026126A" w:rsidRPr="007A51EF" w:rsidRDefault="0026126A" w:rsidP="00641FB1">
            <w:pPr>
              <w:rPr>
                <w:b/>
              </w:rPr>
            </w:pPr>
            <w:r w:rsidRPr="007A51EF">
              <w:rPr>
                <w:b/>
              </w:rPr>
              <w:t>Data Type</w:t>
            </w:r>
          </w:p>
        </w:tc>
        <w:tc>
          <w:tcPr>
            <w:tcW w:w="8017" w:type="dxa"/>
            <w:shd w:val="clear" w:color="auto" w:fill="auto"/>
          </w:tcPr>
          <w:p w:rsidR="0026126A" w:rsidRPr="007A51EF" w:rsidRDefault="000C554C" w:rsidP="00641FB1">
            <w:pPr>
              <w:rPr>
                <w:lang w:eastAsia="en-US"/>
              </w:rPr>
            </w:pPr>
            <w:r>
              <w:rPr>
                <w:lang w:eastAsia="en-US"/>
              </w:rPr>
              <w:t>ST</w:t>
            </w:r>
          </w:p>
        </w:tc>
      </w:tr>
      <w:tr w:rsidR="0026126A" w:rsidRPr="007A51EF" w:rsidTr="0005144F">
        <w:tc>
          <w:tcPr>
            <w:tcW w:w="1951" w:type="dxa"/>
            <w:shd w:val="clear" w:color="auto" w:fill="auto"/>
          </w:tcPr>
          <w:p w:rsidR="0026126A" w:rsidRPr="007A51EF" w:rsidRDefault="0026126A" w:rsidP="00641FB1">
            <w:pPr>
              <w:rPr>
                <w:b/>
              </w:rPr>
            </w:pPr>
            <w:r w:rsidRPr="007A51EF">
              <w:rPr>
                <w:b/>
              </w:rPr>
              <w:t>Business Rule(s)</w:t>
            </w:r>
          </w:p>
        </w:tc>
        <w:tc>
          <w:tcPr>
            <w:tcW w:w="8017" w:type="dxa"/>
            <w:shd w:val="clear" w:color="auto" w:fill="auto"/>
          </w:tcPr>
          <w:p w:rsidR="0026126A" w:rsidRPr="007A51EF" w:rsidRDefault="0026126A" w:rsidP="00641FB1">
            <w:pPr>
              <w:rPr>
                <w:lang w:eastAsia="en-US"/>
              </w:rPr>
            </w:pPr>
          </w:p>
        </w:tc>
      </w:tr>
    </w:tbl>
    <w:p w:rsidR="003F16D6" w:rsidRDefault="003F16D6" w:rsidP="00F2143F">
      <w:pPr>
        <w:pStyle w:val="XML"/>
        <w:keepLines w:val="0"/>
      </w:pPr>
      <w:bookmarkStart w:id="2163" w:name="_Toc304805954"/>
      <w:bookmarkStart w:id="2164" w:name="_Toc304814909"/>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&lt;observation&gt;</w:t>
      </w:r>
      <w:r>
        <w:br/>
        <w:t xml:space="preserve">          &lt;text&gt;&lt;!-- </w:t>
      </w:r>
      <w:r w:rsidRPr="00F2143F">
        <w:t>Specification Description</w:t>
      </w:r>
      <w:r>
        <w:t xml:space="preserve"> </w:t>
      </w:r>
      <w:r w:rsidR="00F2143F">
        <w:t xml:space="preserve">with </w:t>
      </w:r>
      <w:r w:rsidR="00F2143F" w:rsidRPr="00F2143F">
        <w:rPr>
          <w:b/>
          <w:bCs/>
        </w:rPr>
        <w:t>Method Details</w:t>
      </w:r>
      <w:r w:rsidR="00F2143F">
        <w:t xml:space="preserve"> </w:t>
      </w:r>
      <w:r>
        <w:t>--&gt;&lt;/text&gt;</w:t>
      </w:r>
    </w:p>
    <w:p w:rsidR="00DF6F06" w:rsidRDefault="00DF6F06" w:rsidP="0026126A">
      <w:pPr>
        <w:pStyle w:val="Heading6"/>
        <w:rPr>
          <w:color w:val="0070C0"/>
          <w:lang w:eastAsia="en-US"/>
        </w:rPr>
      </w:pPr>
      <w:r w:rsidRPr="00D51388">
        <w:rPr>
          <w:color w:val="0070C0"/>
          <w:lang w:eastAsia="en-US"/>
        </w:rPr>
        <w:t>Analytical Method Reference Data</w:t>
      </w:r>
      <w:bookmarkEnd w:id="2163"/>
      <w:bookmarkEnd w:id="2164"/>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26126A" w:rsidRPr="007A51EF" w:rsidTr="0005144F">
        <w:tc>
          <w:tcPr>
            <w:tcW w:w="1951" w:type="dxa"/>
            <w:shd w:val="clear" w:color="auto" w:fill="auto"/>
          </w:tcPr>
          <w:p w:rsidR="0026126A" w:rsidRPr="007A51EF" w:rsidRDefault="0026126A" w:rsidP="00641FB1">
            <w:pPr>
              <w:rPr>
                <w:b/>
                <w:lang w:eastAsia="en-US"/>
              </w:rPr>
            </w:pPr>
            <w:r w:rsidRPr="007A51EF">
              <w:rPr>
                <w:b/>
              </w:rPr>
              <w:t>User Guidance</w:t>
            </w:r>
          </w:p>
        </w:tc>
        <w:tc>
          <w:tcPr>
            <w:tcW w:w="8017" w:type="dxa"/>
            <w:shd w:val="clear" w:color="auto" w:fill="auto"/>
          </w:tcPr>
          <w:p w:rsidR="0026126A" w:rsidRPr="007A51EF" w:rsidRDefault="00956BF4" w:rsidP="00641FB1">
            <w:pPr>
              <w:rPr>
                <w:lang w:eastAsia="en-US"/>
              </w:rPr>
            </w:pPr>
            <w:r w:rsidRPr="00956BF4">
              <w:rPr>
                <w:lang w:eastAsia="en-US"/>
              </w:rPr>
              <w:t>Reference to validation or qualification report</w:t>
            </w:r>
          </w:p>
        </w:tc>
      </w:tr>
      <w:tr w:rsidR="0026126A" w:rsidRPr="007A51EF" w:rsidTr="0005144F">
        <w:tc>
          <w:tcPr>
            <w:tcW w:w="1951" w:type="dxa"/>
            <w:shd w:val="clear" w:color="auto" w:fill="auto"/>
          </w:tcPr>
          <w:p w:rsidR="0026126A" w:rsidRPr="007A51EF" w:rsidRDefault="0026126A" w:rsidP="00641FB1">
            <w:pPr>
              <w:rPr>
                <w:b/>
                <w:lang w:eastAsia="en-US"/>
              </w:rPr>
            </w:pPr>
            <w:r w:rsidRPr="007A51EF">
              <w:rPr>
                <w:b/>
              </w:rPr>
              <w:t>Example(s)</w:t>
            </w:r>
          </w:p>
        </w:tc>
        <w:tc>
          <w:tcPr>
            <w:tcW w:w="8017" w:type="dxa"/>
            <w:shd w:val="clear" w:color="auto" w:fill="auto"/>
          </w:tcPr>
          <w:p w:rsidR="0026126A" w:rsidRPr="007A51EF" w:rsidRDefault="008A4C0D" w:rsidP="00641FB1">
            <w:pPr>
              <w:rPr>
                <w:lang w:eastAsia="en-US"/>
              </w:rPr>
            </w:pPr>
            <w:r w:rsidRPr="00956BF4">
              <w:rPr>
                <w:lang w:eastAsia="en-US"/>
              </w:rPr>
              <w:t>Validation , Qualification report</w:t>
            </w:r>
          </w:p>
        </w:tc>
      </w:tr>
      <w:tr w:rsidR="0026126A" w:rsidRPr="007A51EF" w:rsidTr="0005144F">
        <w:tc>
          <w:tcPr>
            <w:tcW w:w="1951" w:type="dxa"/>
            <w:shd w:val="clear" w:color="auto" w:fill="auto"/>
          </w:tcPr>
          <w:p w:rsidR="0026126A" w:rsidRPr="007A51EF" w:rsidRDefault="0026126A" w:rsidP="00641FB1">
            <w:pPr>
              <w:rPr>
                <w:b/>
              </w:rPr>
            </w:pPr>
            <w:r w:rsidRPr="007A51EF">
              <w:rPr>
                <w:b/>
              </w:rPr>
              <w:t>Conformance</w:t>
            </w:r>
          </w:p>
        </w:tc>
        <w:tc>
          <w:tcPr>
            <w:tcW w:w="8017" w:type="dxa"/>
            <w:shd w:val="clear" w:color="auto" w:fill="auto"/>
          </w:tcPr>
          <w:p w:rsidR="0026126A" w:rsidRPr="007A51EF" w:rsidRDefault="0026126A" w:rsidP="00641FB1">
            <w:pPr>
              <w:rPr>
                <w:lang w:eastAsia="en-US"/>
              </w:rPr>
            </w:pPr>
          </w:p>
        </w:tc>
      </w:tr>
      <w:tr w:rsidR="0026126A" w:rsidRPr="007A51EF" w:rsidTr="0005144F">
        <w:tc>
          <w:tcPr>
            <w:tcW w:w="1951" w:type="dxa"/>
            <w:shd w:val="clear" w:color="auto" w:fill="auto"/>
          </w:tcPr>
          <w:p w:rsidR="0026126A" w:rsidRPr="007A51EF" w:rsidRDefault="0026126A" w:rsidP="00641FB1">
            <w:pPr>
              <w:rPr>
                <w:b/>
              </w:rPr>
            </w:pPr>
            <w:r w:rsidRPr="007A51EF">
              <w:rPr>
                <w:b/>
              </w:rPr>
              <w:t>Data Type</w:t>
            </w:r>
          </w:p>
        </w:tc>
        <w:tc>
          <w:tcPr>
            <w:tcW w:w="8017" w:type="dxa"/>
            <w:shd w:val="clear" w:color="auto" w:fill="auto"/>
          </w:tcPr>
          <w:p w:rsidR="0026126A" w:rsidRPr="007A51EF" w:rsidRDefault="008A4C0D" w:rsidP="00641FB1">
            <w:pPr>
              <w:rPr>
                <w:lang w:eastAsia="en-US"/>
              </w:rPr>
            </w:pPr>
            <w:r>
              <w:rPr>
                <w:lang w:eastAsia="en-US"/>
              </w:rPr>
              <w:t>CD</w:t>
            </w:r>
          </w:p>
        </w:tc>
      </w:tr>
      <w:tr w:rsidR="0026126A" w:rsidRPr="007A51EF" w:rsidTr="0005144F">
        <w:tc>
          <w:tcPr>
            <w:tcW w:w="1951" w:type="dxa"/>
            <w:shd w:val="clear" w:color="auto" w:fill="auto"/>
          </w:tcPr>
          <w:p w:rsidR="0026126A" w:rsidRPr="007A51EF" w:rsidRDefault="0026126A" w:rsidP="00641FB1">
            <w:pPr>
              <w:rPr>
                <w:b/>
              </w:rPr>
            </w:pPr>
            <w:r w:rsidRPr="007A51EF">
              <w:rPr>
                <w:b/>
              </w:rPr>
              <w:t>Business Rule(s)</w:t>
            </w:r>
          </w:p>
        </w:tc>
        <w:tc>
          <w:tcPr>
            <w:tcW w:w="8017" w:type="dxa"/>
            <w:shd w:val="clear" w:color="auto" w:fill="auto"/>
          </w:tcPr>
          <w:p w:rsidR="0026126A" w:rsidRPr="007A51EF" w:rsidRDefault="0026126A" w:rsidP="00641FB1">
            <w:pPr>
              <w:rPr>
                <w:lang w:eastAsia="en-US"/>
              </w:rPr>
            </w:pPr>
          </w:p>
        </w:tc>
      </w:tr>
    </w:tbl>
    <w:p w:rsidR="001F7E9C" w:rsidRDefault="001F7E9C" w:rsidP="001F7E9C">
      <w:pPr>
        <w:pStyle w:val="XML"/>
        <w:keepLines w:val="0"/>
      </w:pPr>
      <w:bookmarkStart w:id="2165" w:name="_Toc304805953"/>
      <w:bookmarkStart w:id="2166" w:name="_Toc304814908"/>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&lt;observation&gt;</w:t>
      </w:r>
      <w:r>
        <w:br/>
        <w:t xml:space="preserve">          &lt;subjectOf&gt;</w:t>
      </w:r>
      <w:r>
        <w:br/>
      </w:r>
      <w:r w:rsidRPr="001F7E9C">
        <w:t xml:space="preserve">            &lt;document&gt;</w:t>
      </w:r>
      <w:r w:rsidRPr="001F7E9C">
        <w:br/>
        <w:t xml:space="preserve">              &lt;code code="</w:t>
      </w:r>
      <w:r w:rsidRPr="001F7E9C">
        <w:rPr>
          <w:i/>
          <w:iCs/>
        </w:rPr>
        <w:t>Code for ‘Analytical Method Specification’</w:t>
      </w:r>
      <w:r>
        <w:t>"</w:t>
      </w:r>
      <w:r>
        <w:br/>
        <w:t xml:space="preserve">                    codeSystem="</w:t>
      </w:r>
      <w:r w:rsidRPr="0013797D">
        <w:rPr>
          <w:i/>
          <w:iCs/>
        </w:rPr>
        <w:t>Code System (OID)</w:t>
      </w:r>
      <w:r>
        <w:t>"/&gt;</w:t>
      </w:r>
      <w:r>
        <w:br/>
        <w:t xml:space="preserve">              &lt;!-- </w:t>
      </w:r>
      <w:r w:rsidRPr="0013797D">
        <w:rPr>
          <w:i/>
          <w:iCs/>
        </w:rPr>
        <w:t>Standard Document Attributes for actual specification</w:t>
      </w:r>
      <w:r>
        <w:t xml:space="preserve"> --&gt;</w:t>
      </w:r>
      <w:r>
        <w:br/>
      </w:r>
      <w:r>
        <w:lastRenderedPageBreak/>
        <w:t xml:space="preserve">              &lt;text&gt;&lt;!-- </w:t>
      </w:r>
      <w:r w:rsidRPr="007236AC">
        <w:rPr>
          <w:b/>
          <w:bCs/>
        </w:rPr>
        <w:t>Analytical Method Reference Data</w:t>
      </w:r>
      <w:r w:rsidRPr="007236AC">
        <w:t xml:space="preserve"> </w:t>
      </w:r>
      <w:r>
        <w:t>--&gt;&lt;/text&gt;</w:t>
      </w:r>
    </w:p>
    <w:p w:rsidR="0026126A" w:rsidRPr="00D51388" w:rsidRDefault="0026126A" w:rsidP="0026126A">
      <w:pPr>
        <w:pStyle w:val="Heading6"/>
        <w:rPr>
          <w:color w:val="FF0000"/>
          <w:lang w:eastAsia="en-US"/>
        </w:rPr>
      </w:pPr>
      <w:r w:rsidRPr="00D51388">
        <w:rPr>
          <w:color w:val="FF0000"/>
          <w:lang w:eastAsia="en-US"/>
        </w:rPr>
        <w:t>Reference Source</w:t>
      </w:r>
      <w:bookmarkEnd w:id="2165"/>
      <w:bookmarkEnd w:id="2166"/>
      <w:ins w:id="2167" w:author="HYST (Hiroyuki Sato)" w:date="2013-01-08T17:38:00Z">
        <w:r w:rsidR="0014542C" w:rsidRPr="0014542C">
          <w:rPr>
            <w:rFonts w:eastAsia="MS Mincho" w:hint="eastAsia"/>
            <w:color w:val="FF0000"/>
            <w:lang w:eastAsia="ja-JP"/>
          </w:rPr>
          <w:t xml:space="preserve">  (repeat as necessary)</w:t>
        </w:r>
      </w:ins>
    </w:p>
    <w:p w:rsidR="00DF6F06" w:rsidRDefault="000506BF" w:rsidP="00DF6F06">
      <w:r>
        <w:rPr>
          <w:lang w:val="en-US"/>
        </w:rPr>
        <w:t>Reference source</w:t>
      </w:r>
      <w:r w:rsidRPr="00CE7CE5">
        <w:rPr>
          <w:lang w:val="en-US"/>
        </w:rPr>
        <w:t xml:space="preserve"> </w:t>
      </w:r>
      <w:r>
        <w:rPr>
          <w:lang w:val="en-US"/>
        </w:rPr>
        <w:t>shall</w:t>
      </w:r>
      <w:r w:rsidRPr="00CE7CE5">
        <w:rPr>
          <w:lang w:val="en-US"/>
        </w:rPr>
        <w:t xml:space="preserve"> be captured in a manner similar to </w:t>
      </w:r>
      <w:r>
        <w:rPr>
          <w:lang w:val="en-US"/>
        </w:rPr>
        <w:t>the one described in Section 8.2.5).</w:t>
      </w:r>
    </w:p>
    <w:p w:rsidR="001F7E9C" w:rsidRDefault="001F7E9C" w:rsidP="001F7E9C">
      <w:pPr>
        <w:pStyle w:val="XML"/>
        <w:keepLines w:val="0"/>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&lt;observation&gt;</w:t>
      </w:r>
      <w:r>
        <w:br/>
        <w:t xml:space="preserve">          &lt;subjectOf&gt;</w:t>
      </w:r>
      <w:r>
        <w:br/>
      </w:r>
      <w:r w:rsidRPr="001F7E9C">
        <w:t xml:space="preserve">            &lt;document&gt;</w:t>
      </w:r>
      <w:r w:rsidRPr="001F7E9C">
        <w:br/>
        <w:t xml:space="preserve">              &lt;code code="</w:t>
      </w:r>
      <w:r w:rsidRPr="001F7E9C">
        <w:rPr>
          <w:i/>
          <w:iCs/>
        </w:rPr>
        <w:t>Code for ‘Analytical Method Specification’</w:t>
      </w:r>
      <w:r>
        <w:t>"</w:t>
      </w:r>
      <w:r>
        <w:br/>
        <w:t xml:space="preserve">                    codeSystem="</w:t>
      </w:r>
      <w:r w:rsidRPr="0013797D">
        <w:rPr>
          <w:i/>
          <w:iCs/>
        </w:rPr>
        <w:t>Code System (OID)</w:t>
      </w:r>
      <w:r>
        <w:t>"/&gt;</w:t>
      </w:r>
      <w:r>
        <w:br/>
        <w:t xml:space="preserve">              &lt;!-- </w:t>
      </w:r>
      <w:r w:rsidRPr="0013797D">
        <w:rPr>
          <w:i/>
          <w:iCs/>
        </w:rPr>
        <w:t>Standard Document Attributes for actual specification</w:t>
      </w:r>
      <w:r>
        <w:t xml:space="preserve"> --&gt;</w:t>
      </w:r>
      <w:r>
        <w:br/>
        <w:t xml:space="preserve">              &lt;text&gt;&lt;!-- </w:t>
      </w:r>
      <w:r w:rsidRPr="007236AC">
        <w:rPr>
          <w:b/>
          <w:bCs/>
        </w:rPr>
        <w:t>Analytical Method Reference Data</w:t>
      </w:r>
      <w:r w:rsidRPr="007236AC">
        <w:t xml:space="preserve"> </w:t>
      </w:r>
      <w:r>
        <w:t>--&gt;&lt;/text&gt;</w:t>
      </w:r>
      <w:r>
        <w:br/>
        <w:t xml:space="preserve">              &lt;author&gt;</w:t>
      </w:r>
      <w:r>
        <w:br/>
        <w:t xml:space="preserve">                &lt;assignedEntity&gt;</w:t>
      </w:r>
      <w:r>
        <w:br/>
        <w:t xml:space="preserve">                  &lt;representedOrganization&gt;</w:t>
      </w:r>
      <w:r>
        <w:br/>
        <w:t xml:space="preserve">                    &lt;id extension="</w:t>
      </w:r>
      <w:r w:rsidRPr="0013797D">
        <w:rPr>
          <w:b/>
          <w:bCs/>
          <w:i/>
          <w:iCs/>
        </w:rPr>
        <w:t>Analytical Method Reference Source</w:t>
      </w:r>
      <w:r>
        <w:t xml:space="preserve">" </w:t>
      </w:r>
      <w:r>
        <w:br/>
        <w:t xml:space="preserve">                        root="</w:t>
      </w:r>
      <w:r w:rsidRPr="0013797D">
        <w:rPr>
          <w:i/>
          <w:iCs/>
        </w:rPr>
        <w:t>Organization Id Root (OID)</w:t>
      </w:r>
      <w:r>
        <w:t>"/&gt;</w:t>
      </w:r>
    </w:p>
    <w:p w:rsidR="00143D32" w:rsidRPr="00D51388" w:rsidRDefault="00143D32" w:rsidP="00143D32">
      <w:pPr>
        <w:pStyle w:val="Heading4"/>
        <w:rPr>
          <w:color w:val="FF0000"/>
          <w:lang w:eastAsia="en-US"/>
        </w:rPr>
      </w:pPr>
      <w:r w:rsidRPr="00D51388">
        <w:rPr>
          <w:color w:val="FF0000"/>
          <w:lang w:eastAsia="en-US"/>
        </w:rPr>
        <w:t>Specification Jurisdiction</w:t>
      </w:r>
      <w:ins w:id="2168" w:author="HYST (Hiroyuki Sato)" w:date="2013-01-08T18:08:00Z">
        <w:r w:rsidR="000626E2" w:rsidRPr="0014542C">
          <w:rPr>
            <w:rFonts w:eastAsia="MS Mincho" w:hint="eastAsia"/>
            <w:color w:val="FF0000"/>
            <w:lang w:eastAsia="ja-JP"/>
          </w:rPr>
          <w:t xml:space="preserve">  (repeat as necessary)</w:t>
        </w:r>
      </w:ins>
    </w:p>
    <w:p w:rsidR="00143D32" w:rsidRPr="00D51388" w:rsidRDefault="00143D32" w:rsidP="00143D32">
      <w:pPr>
        <w:pStyle w:val="Heading5"/>
        <w:rPr>
          <w:color w:val="0070C0"/>
          <w:lang w:eastAsia="en-US"/>
        </w:rPr>
      </w:pPr>
      <w:r w:rsidRPr="00D51388">
        <w:rPr>
          <w:color w:val="0070C0"/>
          <w:lang w:eastAsia="en-US"/>
        </w:rPr>
        <w:t>Analysis Specification Reference Jurisdiction</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43D32" w:rsidRPr="007A51EF" w:rsidTr="0005144F">
        <w:tc>
          <w:tcPr>
            <w:tcW w:w="1951" w:type="dxa"/>
            <w:shd w:val="clear" w:color="auto" w:fill="auto"/>
          </w:tcPr>
          <w:p w:rsidR="00143D32" w:rsidRPr="007A51EF" w:rsidRDefault="00143D32" w:rsidP="00641FB1">
            <w:pPr>
              <w:rPr>
                <w:b/>
                <w:lang w:eastAsia="en-US"/>
              </w:rPr>
            </w:pPr>
            <w:r w:rsidRPr="007A51EF">
              <w:rPr>
                <w:b/>
              </w:rPr>
              <w:t>User Guidance</w:t>
            </w:r>
          </w:p>
        </w:tc>
        <w:tc>
          <w:tcPr>
            <w:tcW w:w="8017" w:type="dxa"/>
            <w:shd w:val="clear" w:color="auto" w:fill="auto"/>
          </w:tcPr>
          <w:p w:rsidR="00143D32" w:rsidRPr="007A51EF" w:rsidRDefault="00143D32" w:rsidP="00641FB1">
            <w:pPr>
              <w:rPr>
                <w:lang w:eastAsia="en-US"/>
              </w:rPr>
            </w:pPr>
          </w:p>
        </w:tc>
      </w:tr>
      <w:tr w:rsidR="00143D32" w:rsidRPr="007A51EF" w:rsidTr="0005144F">
        <w:tc>
          <w:tcPr>
            <w:tcW w:w="1951" w:type="dxa"/>
            <w:shd w:val="clear" w:color="auto" w:fill="auto"/>
          </w:tcPr>
          <w:p w:rsidR="00143D32" w:rsidRPr="007A51EF" w:rsidRDefault="00143D32" w:rsidP="00641FB1">
            <w:pPr>
              <w:rPr>
                <w:b/>
                <w:lang w:eastAsia="en-US"/>
              </w:rPr>
            </w:pPr>
            <w:r w:rsidRPr="007A51EF">
              <w:rPr>
                <w:b/>
              </w:rPr>
              <w:t>Example(s)</w:t>
            </w:r>
          </w:p>
        </w:tc>
        <w:tc>
          <w:tcPr>
            <w:tcW w:w="8017" w:type="dxa"/>
            <w:shd w:val="clear" w:color="auto" w:fill="auto"/>
          </w:tcPr>
          <w:p w:rsidR="00143D32" w:rsidRPr="007A51EF" w:rsidRDefault="00143D32" w:rsidP="00641FB1">
            <w:pPr>
              <w:rPr>
                <w:lang w:eastAsia="en-US"/>
              </w:rPr>
            </w:pPr>
          </w:p>
        </w:tc>
      </w:tr>
      <w:tr w:rsidR="00143D32" w:rsidRPr="007A51EF" w:rsidTr="0005144F">
        <w:tc>
          <w:tcPr>
            <w:tcW w:w="1951" w:type="dxa"/>
            <w:shd w:val="clear" w:color="auto" w:fill="auto"/>
          </w:tcPr>
          <w:p w:rsidR="00143D32" w:rsidRPr="007A51EF" w:rsidRDefault="00143D32" w:rsidP="00641FB1">
            <w:pPr>
              <w:rPr>
                <w:b/>
              </w:rPr>
            </w:pPr>
            <w:r w:rsidRPr="007A51EF">
              <w:rPr>
                <w:b/>
              </w:rPr>
              <w:t>Conformance</w:t>
            </w:r>
          </w:p>
        </w:tc>
        <w:tc>
          <w:tcPr>
            <w:tcW w:w="8017" w:type="dxa"/>
            <w:shd w:val="clear" w:color="auto" w:fill="auto"/>
          </w:tcPr>
          <w:p w:rsidR="00143D32" w:rsidRPr="007A51EF" w:rsidRDefault="00143D32" w:rsidP="00641FB1">
            <w:pPr>
              <w:rPr>
                <w:lang w:eastAsia="en-US"/>
              </w:rPr>
            </w:pPr>
          </w:p>
        </w:tc>
      </w:tr>
      <w:tr w:rsidR="00143D32" w:rsidRPr="007A51EF" w:rsidTr="0005144F">
        <w:tc>
          <w:tcPr>
            <w:tcW w:w="1951" w:type="dxa"/>
            <w:shd w:val="clear" w:color="auto" w:fill="auto"/>
          </w:tcPr>
          <w:p w:rsidR="00143D32" w:rsidRPr="007A51EF" w:rsidRDefault="00143D32" w:rsidP="00641FB1">
            <w:pPr>
              <w:rPr>
                <w:b/>
              </w:rPr>
            </w:pPr>
            <w:r w:rsidRPr="007A51EF">
              <w:rPr>
                <w:b/>
              </w:rPr>
              <w:t>Data Type</w:t>
            </w:r>
          </w:p>
        </w:tc>
        <w:tc>
          <w:tcPr>
            <w:tcW w:w="8017" w:type="dxa"/>
            <w:shd w:val="clear" w:color="auto" w:fill="auto"/>
          </w:tcPr>
          <w:p w:rsidR="00143D32" w:rsidRPr="007A51EF" w:rsidRDefault="00143D32" w:rsidP="00641FB1">
            <w:pPr>
              <w:rPr>
                <w:lang w:eastAsia="en-US"/>
              </w:rPr>
            </w:pPr>
            <w:r>
              <w:rPr>
                <w:lang w:eastAsia="en-US"/>
              </w:rPr>
              <w:t>CD</w:t>
            </w:r>
          </w:p>
        </w:tc>
      </w:tr>
      <w:tr w:rsidR="00143D32" w:rsidRPr="007A51EF" w:rsidTr="0005144F">
        <w:tc>
          <w:tcPr>
            <w:tcW w:w="1951" w:type="dxa"/>
            <w:shd w:val="clear" w:color="auto" w:fill="auto"/>
          </w:tcPr>
          <w:p w:rsidR="00143D32" w:rsidRPr="007A51EF" w:rsidRDefault="00143D32" w:rsidP="00641FB1">
            <w:pPr>
              <w:rPr>
                <w:b/>
              </w:rPr>
            </w:pPr>
            <w:r w:rsidRPr="007A51EF">
              <w:rPr>
                <w:b/>
              </w:rPr>
              <w:t>Business Rule(s)</w:t>
            </w:r>
          </w:p>
        </w:tc>
        <w:tc>
          <w:tcPr>
            <w:tcW w:w="8017" w:type="dxa"/>
            <w:shd w:val="clear" w:color="auto" w:fill="auto"/>
          </w:tcPr>
          <w:p w:rsidR="00143D32" w:rsidRPr="007A51EF" w:rsidRDefault="00143D32" w:rsidP="00641FB1">
            <w:pPr>
              <w:rPr>
                <w:lang w:eastAsia="en-US"/>
              </w:rPr>
            </w:pPr>
          </w:p>
        </w:tc>
      </w:tr>
    </w:tbl>
    <w:p w:rsidR="00DF6F06" w:rsidRDefault="00DF6F06" w:rsidP="00DF6F06"/>
    <w:p w:rsidR="00DF6F06" w:rsidRPr="00F401DE" w:rsidRDefault="00AC37B9" w:rsidP="00AC37B9">
      <w:pPr>
        <w:pStyle w:val="Heading3"/>
        <w:rPr>
          <w:color w:val="FF0000"/>
          <w:lang w:eastAsia="en-US"/>
        </w:rPr>
      </w:pPr>
      <w:bookmarkStart w:id="2169" w:name="_Toc343650591"/>
      <w:r w:rsidRPr="00F401DE">
        <w:rPr>
          <w:color w:val="FF0000"/>
          <w:lang w:eastAsia="en-US"/>
        </w:rPr>
        <w:t>Manufacturing</w:t>
      </w:r>
      <w:bookmarkEnd w:id="2169"/>
    </w:p>
    <w:p w:rsidR="00DF6F06" w:rsidRDefault="00DF6F06" w:rsidP="00DF6F06">
      <w:pPr>
        <w:rPr>
          <w:lang w:val="en-US"/>
        </w:rPr>
      </w:pPr>
      <w:r w:rsidRPr="00DF6F06">
        <w:rPr>
          <w:lang w:val="en-US"/>
        </w:rPr>
        <w:t xml:space="preserve">This section is to describe information on the manufacturing information of the specified substance. </w:t>
      </w:r>
    </w:p>
    <w:p w:rsidR="005D606E" w:rsidRDefault="005D606E" w:rsidP="00DF6F06">
      <w:pPr>
        <w:rPr>
          <w:lang w:val="en-US"/>
        </w:rPr>
      </w:pPr>
    </w:p>
    <w:p w:rsidR="005D606E" w:rsidRDefault="001B0DC3" w:rsidP="00DF6F06">
      <w:pPr>
        <w:rPr>
          <w:lang w:val="en-US"/>
        </w:rPr>
      </w:pPr>
      <w:r>
        <w:rPr>
          <w:noProof/>
          <w:lang w:val="en-US" w:eastAsia="en-US"/>
        </w:rPr>
        <w:lastRenderedPageBreak/>
        <w:drawing>
          <wp:inline distT="0" distB="0" distL="0" distR="0">
            <wp:extent cx="6186170" cy="4349115"/>
            <wp:effectExtent l="0" t="0" r="0" b="0"/>
            <wp:docPr id="30" name="Picture 30" descr="fi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86170" cy="4349115"/>
                    </a:xfrm>
                    <a:prstGeom prst="rect">
                      <a:avLst/>
                    </a:prstGeom>
                    <a:noFill/>
                    <a:ln>
                      <a:noFill/>
                    </a:ln>
                  </pic:spPr>
                </pic:pic>
              </a:graphicData>
            </a:graphic>
          </wp:inline>
        </w:drawing>
      </w:r>
    </w:p>
    <w:p w:rsidR="004858E7" w:rsidRPr="004858E7" w:rsidRDefault="004858E7" w:rsidP="00580198">
      <w:pPr>
        <w:pStyle w:val="Caption"/>
      </w:pPr>
      <w:bookmarkStart w:id="2170" w:name="_Toc343720785"/>
      <w:commentRangeStart w:id="2171"/>
      <w:r w:rsidRPr="0026504B">
        <w:t xml:space="preserve">Figure </w:t>
      </w:r>
      <w:r w:rsidR="00580198">
        <w:fldChar w:fldCharType="begin"/>
      </w:r>
      <w:r w:rsidR="00580198">
        <w:instrText xml:space="preserve"> SEQ Figure \* ARABIC </w:instrText>
      </w:r>
      <w:r w:rsidR="00580198">
        <w:fldChar w:fldCharType="separate"/>
      </w:r>
      <w:r w:rsidR="00D15CCB">
        <w:rPr>
          <w:noProof/>
        </w:rPr>
        <w:t>22</w:t>
      </w:r>
      <w:r w:rsidR="00580198">
        <w:fldChar w:fldCharType="end"/>
      </w:r>
      <w:r w:rsidRPr="0026504B">
        <w:t xml:space="preserve"> –</w:t>
      </w:r>
      <w:r>
        <w:t xml:space="preserve"> </w:t>
      </w:r>
      <w:r w:rsidRPr="004858E7">
        <w:t xml:space="preserve">Information model for the </w:t>
      </w:r>
      <w:r w:rsidR="00647950">
        <w:t>M</w:t>
      </w:r>
      <w:r>
        <w:t xml:space="preserve">anufacturing </w:t>
      </w:r>
      <w:r w:rsidR="00647950">
        <w:t>D</w:t>
      </w:r>
      <w:r>
        <w:t>ata</w:t>
      </w:r>
      <w:commentRangeEnd w:id="2171"/>
      <w:r w:rsidR="0011222D">
        <w:rPr>
          <w:rStyle w:val="CommentReference"/>
          <w:b w:val="0"/>
          <w:bCs w:val="0"/>
          <w:color w:val="auto"/>
          <w:szCs w:val="24"/>
          <w:lang w:eastAsia="zh-CN"/>
        </w:rPr>
        <w:commentReference w:id="2171"/>
      </w:r>
      <w:bookmarkEnd w:id="2170"/>
    </w:p>
    <w:p w:rsidR="005D606E" w:rsidRPr="004858E7" w:rsidRDefault="004858E7" w:rsidP="004858E7">
      <w:pPr>
        <w:tabs>
          <w:tab w:val="left" w:pos="6391"/>
        </w:tabs>
      </w:pPr>
      <w:r>
        <w:tab/>
      </w:r>
    </w:p>
    <w:p w:rsidR="00DF6F06" w:rsidRDefault="00DF6F06" w:rsidP="00DF6F06">
      <w:pPr>
        <w:rPr>
          <w:lang w:val="en-US"/>
        </w:rPr>
      </w:pPr>
      <w:r w:rsidRPr="00DF6F06">
        <w:rPr>
          <w:lang w:val="en-US"/>
        </w:rPr>
        <w:t>The following information shall be provided where available</w:t>
      </w:r>
    </w:p>
    <w:p w:rsidR="00A600A2" w:rsidRDefault="00A600A2" w:rsidP="00DF6F06">
      <w:pPr>
        <w:rPr>
          <w:lang w:val="en-US"/>
        </w:rPr>
      </w:pPr>
    </w:p>
    <w:p w:rsidR="00A600A2" w:rsidRDefault="00A600A2" w:rsidP="00FC33FB">
      <w:pPr>
        <w:pStyle w:val="XML"/>
      </w:pPr>
      <w:r>
        <w:lastRenderedPageBreak/>
        <w:t>&lt;identifiedSubstance&gt;</w:t>
      </w:r>
      <w:r>
        <w:br/>
      </w:r>
      <w:r w:rsidR="00EB1E3D">
        <w:t xml:space="preserve">  &lt;identifiedSubstance&gt;</w:t>
      </w:r>
      <w:r w:rsidR="00EB1E3D">
        <w:br/>
        <w:t xml:space="preserve">    &lt;code code="</w:t>
      </w:r>
      <w:r w:rsidR="00EB1E3D">
        <w:rPr>
          <w:b/>
          <w:bCs/>
          <w:i/>
          <w:iCs/>
        </w:rPr>
        <w:t>Parent S</w:t>
      </w:r>
      <w:r w:rsidR="00EB1E3D" w:rsidRPr="0013797D">
        <w:rPr>
          <w:b/>
          <w:bCs/>
          <w:i/>
          <w:iCs/>
        </w:rPr>
        <w:t>ubstance Id</w:t>
      </w:r>
      <w:r w:rsidR="00EB1E3D">
        <w:t>" codeSystem="</w:t>
      </w:r>
      <w:r w:rsidR="00EB1E3D">
        <w:rPr>
          <w:i/>
          <w:iCs/>
        </w:rPr>
        <w:t>Substance Id</w:t>
      </w:r>
      <w:r w:rsidR="00EB1E3D" w:rsidRPr="0013797D">
        <w:rPr>
          <w:i/>
          <w:iCs/>
        </w:rPr>
        <w:t xml:space="preserve"> System (OID)</w:t>
      </w:r>
      <w:r w:rsidR="00EB1E3D">
        <w:t>"</w:t>
      </w:r>
      <w:r w:rsidR="00EB1E3D">
        <w:br/>
        <w:t xml:space="preserve">    &lt;name&gt;</w:t>
      </w:r>
      <w:r w:rsidR="00EB1E3D" w:rsidRPr="00530140">
        <w:rPr>
          <w:b/>
          <w:bCs/>
          <w:i/>
          <w:iCs/>
        </w:rPr>
        <w:t>Parent Substance Name</w:t>
      </w:r>
      <w:r w:rsidR="00EB1E3D">
        <w:t>&lt;/name&gt;</w:t>
      </w:r>
      <w:r w:rsidR="00EB1E3D">
        <w:br/>
        <w:t xml:space="preserve">  &lt;/identifiedSubstance&gt;</w:t>
      </w:r>
      <w:r w:rsidR="00EB1E3D">
        <w:br/>
      </w:r>
      <w:r>
        <w:t xml:space="preserve">  &lt;identifiedSubstance&gt;&lt;!-- Substance Detail --&gt;&lt;/identifiedSubstance&gt;</w:t>
      </w:r>
      <w:r>
        <w:br/>
        <w:t xml:space="preserve">  &lt;subjectOf&gt;</w:t>
      </w:r>
      <w:r>
        <w:br/>
        <w:t xml:space="preserve">    &lt;substanceSpecification&gt;</w:t>
      </w:r>
      <w:r>
        <w:br/>
        <w:t xml:space="preserve">      &lt;code code="</w:t>
      </w:r>
      <w:r w:rsidRPr="0013797D">
        <w:rPr>
          <w:b/>
          <w:bCs/>
          <w:i/>
          <w:iCs/>
        </w:rPr>
        <w:t>Substance Specification Group 4 Name</w:t>
      </w:r>
      <w:r w:rsidRPr="0013797D">
        <w:rPr>
          <w:i/>
          <w:iCs/>
        </w:rPr>
        <w:t>/Code</w:t>
      </w:r>
      <w:r>
        <w:t xml:space="preserve">" </w:t>
      </w:r>
      <w:r>
        <w:br/>
        <w:t xml:space="preserve">            codeSystem="</w:t>
      </w:r>
      <w:r w:rsidRPr="0013797D">
        <w:rPr>
          <w:b/>
          <w:bCs/>
          <w:i/>
          <w:iCs/>
        </w:rPr>
        <w:t xml:space="preserve">Substance Specification </w:t>
      </w:r>
      <w:r>
        <w:rPr>
          <w:b/>
          <w:bCs/>
        </w:rPr>
        <w:t>Group 4</w:t>
      </w:r>
      <w:r>
        <w:t xml:space="preserve"> </w:t>
      </w:r>
      <w:r w:rsidRPr="0013797D">
        <w:rPr>
          <w:i/>
          <w:iCs/>
        </w:rPr>
        <w:t>Code System (OID)</w:t>
      </w:r>
      <w:r>
        <w:t>"</w:t>
      </w:r>
      <w:r>
        <w:br/>
        <w:t xml:space="preserve">            displayName="</w:t>
      </w:r>
      <w:r w:rsidRPr="0013797D">
        <w:rPr>
          <w:b/>
          <w:bCs/>
          <w:i/>
          <w:iCs/>
        </w:rPr>
        <w:t>Substance Specification Group 4 Name</w:t>
      </w:r>
      <w:r>
        <w:t>"/&gt;</w:t>
      </w:r>
      <w:r>
        <w:br/>
        <w:t xml:space="preserve">      &lt;author&gt;</w:t>
      </w:r>
      <w:r>
        <w:br/>
        <w:t xml:space="preserve">        &lt;assignedEntity&gt;</w:t>
      </w:r>
      <w:r>
        <w:br/>
        <w:t xml:space="preserve">          &lt;representedOrganization&gt;</w:t>
      </w:r>
      <w:r>
        <w:br/>
        <w:t xml:space="preserve">            &lt;id extension="</w:t>
      </w:r>
      <w:r w:rsidRPr="0013797D">
        <w:rPr>
          <w:b/>
          <w:bCs/>
          <w:i/>
          <w:iCs/>
        </w:rPr>
        <w:t>Manufacturer Id</w:t>
      </w:r>
      <w:r>
        <w:t xml:space="preserve">" </w:t>
      </w:r>
      <w:r>
        <w:br/>
        <w:t xml:space="preserve">                root="</w:t>
      </w:r>
      <w:r w:rsidRPr="0013797D">
        <w:rPr>
          <w:i/>
          <w:iCs/>
        </w:rPr>
        <w:t>Manufacturer Id System (OID)</w:t>
      </w:r>
      <w:r>
        <w:t>"/&gt;</w:t>
      </w:r>
      <w:r>
        <w:br/>
        <w:t xml:space="preserve">            &lt;name&gt;</w:t>
      </w:r>
      <w:r w:rsidRPr="0013797D">
        <w:rPr>
          <w:b/>
          <w:bCs/>
          <w:i/>
          <w:iCs/>
        </w:rPr>
        <w:t>Manufacturer Name</w:t>
      </w:r>
      <w:r>
        <w:t>&lt;/name&gt;</w:t>
      </w:r>
      <w:r>
        <w:br/>
        <w:t xml:space="preserve">          &lt;/representedOrganization&gt;</w:t>
      </w:r>
      <w:r>
        <w:br/>
        <w:t xml:space="preserve">          &lt;performance&gt;</w:t>
      </w:r>
      <w:r>
        <w:br/>
        <w:t xml:space="preserve">            &lt;actDefinition&gt;</w:t>
      </w:r>
      <w:r>
        <w:br/>
        <w:t xml:space="preserve">              &lt;code code="</w:t>
      </w:r>
      <w:r w:rsidRPr="0013797D">
        <w:rPr>
          <w:b/>
          <w:bCs/>
          <w:i/>
          <w:iCs/>
        </w:rPr>
        <w:t>Manufacturer Type</w:t>
      </w:r>
      <w:r w:rsidRPr="0013797D">
        <w:rPr>
          <w:i/>
          <w:iCs/>
        </w:rPr>
        <w:t xml:space="preserve"> Code</w:t>
      </w:r>
      <w:r>
        <w:t>"</w:t>
      </w:r>
      <w:r>
        <w:br/>
        <w:t xml:space="preserve">                    codeSystem="</w:t>
      </w:r>
      <w:r w:rsidRPr="0013797D">
        <w:rPr>
          <w:i/>
          <w:iCs/>
        </w:rPr>
        <w:t>Manufacturer Type Code System (OID)</w:t>
      </w:r>
      <w:r>
        <w:t>"</w:t>
      </w:r>
      <w:r>
        <w:br/>
        <w:t xml:space="preserve">                    displayName="</w:t>
      </w:r>
      <w:r w:rsidRPr="0013797D">
        <w:rPr>
          <w:i/>
          <w:iCs/>
        </w:rPr>
        <w:t>Manufacturer Type Name</w:t>
      </w:r>
      <w:r>
        <w:t>"/&gt;</w:t>
      </w:r>
      <w:r>
        <w:br/>
        <w:t xml:space="preserve">            &lt;/actDefinition&gt;</w:t>
      </w:r>
      <w:r>
        <w:br/>
        <w:t xml:space="preserve">          &lt;/performance&gt;</w:t>
      </w:r>
      <w:r>
        <w:br/>
        <w:t xml:space="preserve">        &lt;/assignedEntity&gt;</w:t>
      </w:r>
      <w:r>
        <w:br/>
        <w:t xml:space="preserve">      &lt;/author&gt;</w:t>
      </w:r>
      <w:r>
        <w:br/>
      </w:r>
      <w:r w:rsidR="00873838">
        <w:t xml:space="preserve">      &lt;component&gt;</w:t>
      </w:r>
      <w:r w:rsidR="00873838">
        <w:br/>
        <w:t xml:space="preserve">        &lt;processStep&gt;</w:t>
      </w:r>
      <w:r w:rsidR="00873838">
        <w:br/>
        <w:t xml:space="preserve">          &lt;id root="</w:t>
      </w:r>
      <w:r w:rsidR="00873838" w:rsidRPr="00873838">
        <w:rPr>
          <w:b/>
          <w:bCs/>
          <w:i/>
          <w:iCs/>
        </w:rPr>
        <w:t>Critical Process Id</w:t>
      </w:r>
      <w:r w:rsidR="00873838" w:rsidRPr="00873838">
        <w:rPr>
          <w:i/>
          <w:iCs/>
        </w:rPr>
        <w:t xml:space="preserve"> (UUID)</w:t>
      </w:r>
      <w:r w:rsidR="00873838">
        <w:t>"/&gt;</w:t>
      </w:r>
      <w:r w:rsidR="00873838">
        <w:br/>
        <w:t xml:space="preserve">          &lt;code code="</w:t>
      </w:r>
      <w:r w:rsidR="00873838" w:rsidRPr="0013797D">
        <w:rPr>
          <w:b/>
          <w:bCs/>
          <w:i/>
          <w:iCs/>
        </w:rPr>
        <w:t>Production Method and System Type</w:t>
      </w:r>
      <w:r w:rsidR="00873838" w:rsidRPr="0013797D">
        <w:rPr>
          <w:i/>
          <w:iCs/>
        </w:rPr>
        <w:t xml:space="preserve"> Code</w:t>
      </w:r>
      <w:r w:rsidR="00873838">
        <w:t xml:space="preserve">" </w:t>
      </w:r>
      <w:r w:rsidR="00873838">
        <w:br/>
        <w:t xml:space="preserve">                codeSystem="</w:t>
      </w:r>
      <w:r w:rsidR="00873838" w:rsidRPr="0013797D">
        <w:rPr>
          <w:i/>
          <w:iCs/>
        </w:rPr>
        <w:t>Code System (OID)</w:t>
      </w:r>
      <w:r w:rsidR="00873838">
        <w:t>"/&gt;</w:t>
      </w:r>
      <w:r w:rsidR="00873838">
        <w:br/>
      </w:r>
      <w:r>
        <w:t xml:space="preserve">          &lt;device&gt;</w:t>
      </w:r>
      <w:r>
        <w:br/>
        <w:t xml:space="preserve">            &lt;instanceOfKind&gt;</w:t>
      </w:r>
      <w:r>
        <w:br/>
        <w:t xml:space="preserve">              &lt;instanceOfProductKind&gt;</w:t>
      </w:r>
      <w:r>
        <w:br/>
        <w:t xml:space="preserve">                &lt;code code="</w:t>
      </w:r>
      <w:r w:rsidRPr="0013797D">
        <w:rPr>
          <w:b/>
          <w:bCs/>
          <w:i/>
          <w:iCs/>
        </w:rPr>
        <w:t xml:space="preserve">Equipment ID </w:t>
      </w:r>
      <w:r w:rsidRPr="0013797D">
        <w:rPr>
          <w:i/>
          <w:iCs/>
        </w:rPr>
        <w:t>(Product Item</w:t>
      </w:r>
      <w:r w:rsidRPr="0013797D">
        <w:rPr>
          <w:b/>
          <w:bCs/>
          <w:i/>
          <w:iCs/>
        </w:rPr>
        <w:t xml:space="preserve"> </w:t>
      </w:r>
      <w:r w:rsidRPr="0013797D">
        <w:rPr>
          <w:i/>
          <w:iCs/>
        </w:rPr>
        <w:t>Code)</w:t>
      </w:r>
      <w:r>
        <w:t xml:space="preserve">" </w:t>
      </w:r>
      <w:r>
        <w:br/>
        <w:t xml:space="preserve">                      codeSystem="</w:t>
      </w:r>
      <w:r w:rsidRPr="0013797D">
        <w:rPr>
          <w:i/>
          <w:iCs/>
        </w:rPr>
        <w:t>Product Item Code System (OID)</w:t>
      </w:r>
      <w:r>
        <w:t>"/&gt;</w:t>
      </w:r>
      <w:r>
        <w:br/>
        <w:t xml:space="preserve">                &lt;name&gt;</w:t>
      </w:r>
      <w:r w:rsidRPr="0013797D">
        <w:rPr>
          <w:b/>
          <w:bCs/>
          <w:i/>
          <w:iCs/>
        </w:rPr>
        <w:t>Equipment Name</w:t>
      </w:r>
      <w:r w:rsidRPr="0013797D">
        <w:rPr>
          <w:i/>
          <w:iCs/>
        </w:rPr>
        <w:t>&lt;/</w:t>
      </w:r>
      <w:r>
        <w:t>name&gt;</w:t>
      </w:r>
      <w:r>
        <w:br/>
        <w:t xml:space="preserve">                &lt;asManufacturedProduct&gt;</w:t>
      </w:r>
      <w:r>
        <w:br/>
        <w:t xml:space="preserve">                  &lt;assignedEntity&gt;</w:t>
      </w:r>
      <w:r>
        <w:br/>
        <w:t xml:space="preserve">                    &lt;representedOrganization&gt;</w:t>
      </w:r>
      <w:r>
        <w:br/>
        <w:t xml:space="preserve">                      &lt;id extension="</w:t>
      </w:r>
      <w:r w:rsidRPr="0013797D">
        <w:rPr>
          <w:b/>
          <w:bCs/>
          <w:i/>
          <w:iCs/>
        </w:rPr>
        <w:t>Manufacturer ID</w:t>
      </w:r>
      <w:r>
        <w:t xml:space="preserve">" </w:t>
      </w:r>
      <w:r>
        <w:br/>
        <w:t xml:space="preserve">                          root="</w:t>
      </w:r>
      <w:r w:rsidRPr="0013797D">
        <w:rPr>
          <w:i/>
          <w:iCs/>
        </w:rPr>
        <w:t>Organization ID System (OID)</w:t>
      </w:r>
      <w:r>
        <w:t>"/&gt;</w:t>
      </w:r>
      <w:r>
        <w:br/>
      </w:r>
      <w:r w:rsidR="00FC33FB">
        <w:t xml:space="preserve">                      &lt;name&gt;&lt;!-- </w:t>
      </w:r>
      <w:r w:rsidR="00FC33FB">
        <w:rPr>
          <w:b/>
          <w:bCs/>
        </w:rPr>
        <w:t xml:space="preserve">Manufacturer Name </w:t>
      </w:r>
      <w:r w:rsidR="00FC33FB">
        <w:t>--&gt;&lt;/name&gt;</w:t>
      </w:r>
      <w:r w:rsidR="00FC33FB">
        <w:br/>
      </w:r>
      <w:r>
        <w:t xml:space="preserve">                    &lt;/representedOrganization&gt;</w:t>
      </w:r>
      <w:r>
        <w:br/>
        <w:t xml:space="preserve">                  &lt;/assignedEntity&gt;</w:t>
      </w:r>
      <w:r>
        <w:br/>
        <w:t xml:space="preserve">                &lt;/asManufacturedProduct&gt;</w:t>
      </w:r>
      <w:r>
        <w:br/>
        <w:t xml:space="preserve">              &lt;/instanceOfProductKind&gt;</w:t>
      </w:r>
      <w:r>
        <w:br/>
        <w:t xml:space="preserve">            &lt;/instanceOfKind&gt;</w:t>
      </w:r>
      <w:r>
        <w:br/>
        <w:t xml:space="preserve">          &lt;/device&gt;</w:t>
      </w:r>
      <w:r>
        <w:br/>
        <w:t xml:space="preserve">          &lt;interactor typeCode="CSM"&gt;</w:t>
      </w:r>
      <w:r>
        <w:br/>
        <w:t xml:space="preserve">            &lt;!-- repeat per each </w:t>
      </w:r>
      <w:r w:rsidRPr="00CA458D">
        <w:rPr>
          <w:b/>
          <w:bCs/>
        </w:rPr>
        <w:t>Starting Material</w:t>
      </w:r>
      <w:r>
        <w:rPr>
          <w:b/>
          <w:bCs/>
        </w:rPr>
        <w:t xml:space="preserve"> </w:t>
      </w:r>
      <w:r w:rsidRPr="001109CA">
        <w:t>or</w:t>
      </w:r>
      <w:r>
        <w:rPr>
          <w:b/>
          <w:bCs/>
        </w:rPr>
        <w:t xml:space="preserve"> Processing Material</w:t>
      </w:r>
      <w:r>
        <w:t xml:space="preserve"> --&gt;</w:t>
      </w:r>
      <w:r>
        <w:br/>
      </w:r>
      <w:r w:rsidR="00A60C2E">
        <w:t xml:space="preserve">            &lt;functionCode code="</w:t>
      </w:r>
      <w:r w:rsidR="00A60C2E" w:rsidRPr="0013797D">
        <w:rPr>
          <w:b/>
          <w:bCs/>
          <w:i/>
          <w:iCs/>
        </w:rPr>
        <w:t xml:space="preserve">Substance Role </w:t>
      </w:r>
      <w:r w:rsidR="00A60C2E">
        <w:rPr>
          <w:b/>
          <w:bCs/>
          <w:i/>
          <w:iCs/>
        </w:rPr>
        <w:t>/ Material Type</w:t>
      </w:r>
      <w:r w:rsidR="00A60C2E" w:rsidRPr="0013797D">
        <w:rPr>
          <w:b/>
          <w:bCs/>
          <w:i/>
          <w:iCs/>
        </w:rPr>
        <w:t xml:space="preserve"> </w:t>
      </w:r>
      <w:r w:rsidR="00A60C2E" w:rsidRPr="0013797D">
        <w:rPr>
          <w:i/>
          <w:iCs/>
        </w:rPr>
        <w:t>Code</w:t>
      </w:r>
      <w:r w:rsidR="00A60C2E">
        <w:t>"</w:t>
      </w:r>
      <w:r w:rsidR="00A60C2E">
        <w:br/>
        <w:t xml:space="preserve">                          codeSystem="</w:t>
      </w:r>
      <w:r w:rsidR="00A60C2E" w:rsidRPr="0013797D">
        <w:rPr>
          <w:i/>
          <w:iCs/>
        </w:rPr>
        <w:t>Code System (OID)</w:t>
      </w:r>
      <w:r w:rsidR="00A60C2E">
        <w:t>" displayName="</w:t>
      </w:r>
      <w:r w:rsidR="00A60C2E" w:rsidRPr="00A60C2E">
        <w:rPr>
          <w:i/>
          <w:iCs/>
        </w:rPr>
        <w:t>Display</w:t>
      </w:r>
      <w:r w:rsidR="00A60C2E" w:rsidRPr="0013797D">
        <w:rPr>
          <w:b/>
          <w:bCs/>
          <w:i/>
          <w:iCs/>
        </w:rPr>
        <w:t xml:space="preserve"> </w:t>
      </w:r>
      <w:r w:rsidR="00A60C2E" w:rsidRPr="0013797D">
        <w:rPr>
          <w:i/>
          <w:iCs/>
        </w:rPr>
        <w:t>Name</w:t>
      </w:r>
      <w:r w:rsidR="00A60C2E">
        <w:t>"/&gt;</w:t>
      </w:r>
      <w:r w:rsidR="00A60C2E">
        <w:br/>
      </w:r>
      <w:r w:rsidR="0011222D">
        <w:t xml:space="preserve">            &lt;quantity </w:t>
      </w:r>
      <w:r w:rsidR="0011222D" w:rsidRPr="0013797D">
        <w:rPr>
          <w:b/>
          <w:bCs/>
          <w:i/>
          <w:iCs/>
        </w:rPr>
        <w:t>Amount</w:t>
      </w:r>
      <w:r w:rsidR="0011222D">
        <w:t xml:space="preserve"> /&gt;</w:t>
      </w:r>
      <w:r w:rsidR="0011222D">
        <w:br/>
      </w:r>
      <w:r>
        <w:t xml:space="preserve">            &lt;identifiedSubstance&gt;</w:t>
      </w:r>
      <w:r>
        <w:br/>
        <w:t xml:space="preserve">              &lt;identifiedSubstance&gt;</w:t>
      </w:r>
      <w:r>
        <w:br/>
        <w:t xml:space="preserve">                &lt;code code="</w:t>
      </w:r>
      <w:r w:rsidRPr="0013797D">
        <w:rPr>
          <w:b/>
          <w:bCs/>
          <w:i/>
          <w:iCs/>
        </w:rPr>
        <w:t>Substance ID</w:t>
      </w:r>
      <w:r>
        <w:t xml:space="preserve">" </w:t>
      </w:r>
      <w:r>
        <w:br/>
        <w:t xml:space="preserve">                      codeSystem="</w:t>
      </w:r>
      <w:r w:rsidRPr="0013797D">
        <w:rPr>
          <w:i/>
          <w:iCs/>
        </w:rPr>
        <w:t>Substance ID System (OID)</w:t>
      </w:r>
      <w:r>
        <w:t>"/&gt;</w:t>
      </w:r>
      <w:r>
        <w:br/>
        <w:t xml:space="preserve">                &lt;name&gt;</w:t>
      </w:r>
      <w:r w:rsidRPr="0013797D">
        <w:rPr>
          <w:b/>
          <w:bCs/>
          <w:i/>
          <w:iCs/>
        </w:rPr>
        <w:t>Substance Name</w:t>
      </w:r>
      <w:r>
        <w:t>&lt;/name&gt;</w:t>
      </w:r>
      <w:r>
        <w:br/>
        <w:t xml:space="preserve">              &lt;/identifiedSubstance&gt;</w:t>
      </w:r>
      <w:r>
        <w:br/>
        <w:t xml:space="preserve">              &lt;subjectOf&gt;</w:t>
      </w:r>
      <w:r>
        <w:br/>
        <w:t xml:space="preserve">                &lt;substanceSpecification&gt;</w:t>
      </w:r>
      <w:r>
        <w:br/>
        <w:t xml:space="preserve">                  &lt;code code="</w:t>
      </w:r>
      <w:r w:rsidRPr="0013797D">
        <w:rPr>
          <w:b/>
          <w:bCs/>
          <w:i/>
          <w:iCs/>
        </w:rPr>
        <w:t>Substance Specification ID</w:t>
      </w:r>
      <w:r>
        <w:t xml:space="preserve">" </w:t>
      </w:r>
      <w:r>
        <w:br/>
        <w:t xml:space="preserve">                        codeSystem="</w:t>
      </w:r>
      <w:r w:rsidRPr="0013797D">
        <w:rPr>
          <w:i/>
          <w:iCs/>
        </w:rPr>
        <w:t>Substance Specification ID System (OID)</w:t>
      </w:r>
      <w:r>
        <w:t>"/&gt;</w:t>
      </w:r>
      <w:r>
        <w:br/>
        <w:t xml:space="preserve">                &lt;/substanceSpecification&gt;</w:t>
      </w:r>
      <w:r>
        <w:br/>
        <w:t xml:space="preserve">              &lt;/subjectOf&gt;</w:t>
      </w:r>
      <w:r>
        <w:br/>
        <w:t xml:space="preserve">            &lt;/identifiedSubstance&gt;</w:t>
      </w:r>
      <w:r>
        <w:br/>
        <w:t xml:space="preserve">          &lt;/interactor&gt;</w:t>
      </w:r>
      <w:r>
        <w:br/>
        <w:t xml:space="preserve">          &lt;interactor typeCode="PRD"&gt;</w:t>
      </w:r>
      <w:r>
        <w:br/>
        <w:t xml:space="preserve">            &lt;!-- repeat per each </w:t>
      </w:r>
      <w:r>
        <w:rPr>
          <w:b/>
          <w:bCs/>
        </w:rPr>
        <w:t>Resulting</w:t>
      </w:r>
      <w:r w:rsidRPr="00CA458D">
        <w:rPr>
          <w:b/>
          <w:bCs/>
        </w:rPr>
        <w:t xml:space="preserve"> Material</w:t>
      </w:r>
      <w:r>
        <w:rPr>
          <w:b/>
          <w:bCs/>
        </w:rPr>
        <w:t xml:space="preserve"> </w:t>
      </w:r>
      <w:r>
        <w:t>--&gt;</w:t>
      </w:r>
      <w:r>
        <w:br/>
      </w:r>
      <w:r w:rsidR="007A569E">
        <w:t xml:space="preserve">            &lt;functionCode code="</w:t>
      </w:r>
      <w:r w:rsidR="007A569E" w:rsidRPr="0013797D">
        <w:rPr>
          <w:b/>
          <w:bCs/>
          <w:i/>
          <w:iCs/>
        </w:rPr>
        <w:t xml:space="preserve">Substance Role </w:t>
      </w:r>
      <w:r w:rsidR="007A569E">
        <w:rPr>
          <w:b/>
          <w:bCs/>
          <w:i/>
          <w:iCs/>
        </w:rPr>
        <w:t>/ Material Type</w:t>
      </w:r>
      <w:r w:rsidR="007A569E" w:rsidRPr="0013797D">
        <w:rPr>
          <w:b/>
          <w:bCs/>
          <w:i/>
          <w:iCs/>
        </w:rPr>
        <w:t xml:space="preserve"> </w:t>
      </w:r>
      <w:r w:rsidR="007A569E" w:rsidRPr="0013797D">
        <w:rPr>
          <w:i/>
          <w:iCs/>
        </w:rPr>
        <w:t>Code</w:t>
      </w:r>
      <w:r w:rsidR="007A569E">
        <w:t>"</w:t>
      </w:r>
      <w:r w:rsidR="007A569E">
        <w:br/>
      </w:r>
      <w:r w:rsidR="007A569E">
        <w:lastRenderedPageBreak/>
        <w:t xml:space="preserve">                          codeSystem="</w:t>
      </w:r>
      <w:r w:rsidR="007A569E" w:rsidRPr="0013797D">
        <w:rPr>
          <w:i/>
          <w:iCs/>
        </w:rPr>
        <w:t>Code System (OID)</w:t>
      </w:r>
      <w:r w:rsidR="007A569E">
        <w:t>" displayName="</w:t>
      </w:r>
      <w:r w:rsidR="007A569E" w:rsidRPr="00A60C2E">
        <w:rPr>
          <w:i/>
          <w:iCs/>
        </w:rPr>
        <w:t>Display</w:t>
      </w:r>
      <w:r w:rsidR="007A569E" w:rsidRPr="0013797D">
        <w:rPr>
          <w:b/>
          <w:bCs/>
          <w:i/>
          <w:iCs/>
        </w:rPr>
        <w:t xml:space="preserve"> </w:t>
      </w:r>
      <w:r w:rsidR="007A569E" w:rsidRPr="0013797D">
        <w:rPr>
          <w:i/>
          <w:iCs/>
        </w:rPr>
        <w:t>Name</w:t>
      </w:r>
      <w:r w:rsidR="007A569E">
        <w:t>"/&gt;</w:t>
      </w:r>
      <w:r w:rsidR="007A569E">
        <w:br/>
      </w:r>
      <w:r w:rsidR="0011222D">
        <w:t xml:space="preserve">            &lt;quantity </w:t>
      </w:r>
      <w:r w:rsidR="0011222D" w:rsidRPr="0013797D">
        <w:rPr>
          <w:b/>
          <w:bCs/>
          <w:i/>
          <w:iCs/>
        </w:rPr>
        <w:t>Amount</w:t>
      </w:r>
      <w:r w:rsidR="0011222D">
        <w:t xml:space="preserve"> /&gt;</w:t>
      </w:r>
      <w:r w:rsidR="0011222D">
        <w:br/>
      </w:r>
      <w:r>
        <w:t xml:space="preserve">            &lt;identifiedSubstance&gt;</w:t>
      </w:r>
      <w:r>
        <w:br/>
        <w:t xml:space="preserve">              &lt;identifiedSubstance&gt;</w:t>
      </w:r>
      <w:r>
        <w:br/>
        <w:t xml:space="preserve">                &lt;code code="</w:t>
      </w:r>
      <w:r w:rsidRPr="0013797D">
        <w:rPr>
          <w:b/>
          <w:bCs/>
          <w:i/>
          <w:iCs/>
        </w:rPr>
        <w:t>Substance ID</w:t>
      </w:r>
      <w:r>
        <w:t xml:space="preserve">" </w:t>
      </w:r>
      <w:r>
        <w:br/>
        <w:t xml:space="preserve">                      codeSystem="</w:t>
      </w:r>
      <w:r w:rsidRPr="0013797D">
        <w:rPr>
          <w:i/>
          <w:iCs/>
        </w:rPr>
        <w:t>Substance ID System (OID)</w:t>
      </w:r>
      <w:r>
        <w:t>"/&gt;</w:t>
      </w:r>
      <w:r>
        <w:br/>
        <w:t xml:space="preserve">                &lt;name&gt;</w:t>
      </w:r>
      <w:r w:rsidRPr="0013797D">
        <w:rPr>
          <w:b/>
          <w:bCs/>
          <w:i/>
          <w:iCs/>
        </w:rPr>
        <w:t>Substance Name</w:t>
      </w:r>
      <w:r>
        <w:t>&lt;/name&gt;</w:t>
      </w:r>
      <w:r>
        <w:br/>
        <w:t xml:space="preserve">              &lt;/identifiedSubstance&gt;</w:t>
      </w:r>
      <w:r>
        <w:br/>
        <w:t xml:space="preserve">              &lt;subjectOf&gt;</w:t>
      </w:r>
      <w:r>
        <w:br/>
        <w:t xml:space="preserve">                &lt;substanceSpecification&gt;</w:t>
      </w:r>
      <w:r>
        <w:br/>
        <w:t xml:space="preserve">                  &lt;code code="</w:t>
      </w:r>
      <w:r w:rsidRPr="0013797D">
        <w:rPr>
          <w:b/>
          <w:bCs/>
          <w:i/>
          <w:iCs/>
        </w:rPr>
        <w:t>Substance Specification ID</w:t>
      </w:r>
      <w:r>
        <w:t xml:space="preserve">" </w:t>
      </w:r>
      <w:r>
        <w:br/>
        <w:t xml:space="preserve">                        codeSystem="</w:t>
      </w:r>
      <w:r w:rsidRPr="0013797D">
        <w:rPr>
          <w:i/>
          <w:iCs/>
        </w:rPr>
        <w:t>Substance Specification ID System (OID)</w:t>
      </w:r>
      <w:r>
        <w:t>"/&gt;</w:t>
      </w:r>
      <w:r>
        <w:br/>
        <w:t xml:space="preserve">                &lt;/substanceSpecification&gt;</w:t>
      </w:r>
      <w:r>
        <w:br/>
        <w:t xml:space="preserve">              &lt;/subjectOf&gt;</w:t>
      </w:r>
      <w:r>
        <w:br/>
        <w:t xml:space="preserve">            &lt;/identifiedSubstance&gt;</w:t>
      </w:r>
      <w:r>
        <w:br/>
        <w:t xml:space="preserve">          &lt;/interactor&gt;</w:t>
      </w:r>
      <w:r>
        <w:br/>
        <w:t xml:space="preserve">          &lt;primaryPerformer&gt;</w:t>
      </w:r>
      <w:r>
        <w:br/>
        <w:t xml:space="preserve">            &lt;assignedEntity&gt;</w:t>
      </w:r>
      <w:r>
        <w:br/>
        <w:t xml:space="preserve">              &lt;id extension="</w:t>
      </w:r>
      <w:r w:rsidRPr="0013797D">
        <w:rPr>
          <w:b/>
          <w:bCs/>
          <w:i/>
          <w:iCs/>
        </w:rPr>
        <w:t>Critical Process Site</w:t>
      </w:r>
      <w:r w:rsidRPr="0013797D">
        <w:rPr>
          <w:i/>
          <w:iCs/>
        </w:rPr>
        <w:t xml:space="preserve"> ID</w:t>
      </w:r>
      <w:r>
        <w:t xml:space="preserve">" </w:t>
      </w:r>
      <w:r>
        <w:br/>
        <w:t xml:space="preserve">                  root="</w:t>
      </w:r>
      <w:r w:rsidRPr="0013797D">
        <w:rPr>
          <w:i/>
          <w:iCs/>
        </w:rPr>
        <w:t>Site ID System (OID)</w:t>
      </w:r>
      <w:r>
        <w:t>"/&gt;</w:t>
      </w:r>
      <w:r>
        <w:br/>
        <w:t xml:space="preserve">            &lt;/assignedEntity&gt;</w:t>
      </w:r>
      <w:r>
        <w:br/>
        <w:t xml:space="preserve">          &lt;/primaryPerformer&gt;</w:t>
      </w:r>
      <w:r>
        <w:br/>
        <w:t xml:space="preserve">          &lt;controlVariable&gt;</w:t>
      </w:r>
      <w:r>
        <w:br/>
        <w:t xml:space="preserve">            &lt;characteristic&gt;</w:t>
      </w:r>
      <w:r>
        <w:br/>
        <w:t xml:space="preserve">              &lt;code code="</w:t>
      </w:r>
      <w:r w:rsidRPr="0013797D">
        <w:rPr>
          <w:b/>
          <w:bCs/>
          <w:i/>
          <w:iCs/>
        </w:rPr>
        <w:t>Parameter</w:t>
      </w:r>
      <w:r w:rsidRPr="0013797D">
        <w:rPr>
          <w:i/>
          <w:iCs/>
        </w:rPr>
        <w:t xml:space="preserve"> Code</w:t>
      </w:r>
      <w:r>
        <w:t xml:space="preserve">" </w:t>
      </w:r>
      <w:r>
        <w:br/>
        <w:t xml:space="preserve">                    displayName="</w:t>
      </w:r>
      <w:r w:rsidRPr="0013797D">
        <w:rPr>
          <w:i/>
          <w:iCs/>
        </w:rPr>
        <w:t>Parameter Name</w:t>
      </w:r>
      <w:r>
        <w:t xml:space="preserve">" </w:t>
      </w:r>
      <w:r>
        <w:br/>
        <w:t xml:space="preserve">                    codeSytem="</w:t>
      </w:r>
      <w:r w:rsidRPr="0013797D">
        <w:rPr>
          <w:i/>
          <w:iCs/>
        </w:rPr>
        <w:t>Code System (OID)</w:t>
      </w:r>
      <w:r>
        <w:t>"/&gt;</w:t>
      </w:r>
      <w:r>
        <w:br/>
        <w:t xml:space="preserve">              &lt;value </w:t>
      </w:r>
      <w:r w:rsidRPr="0013797D">
        <w:rPr>
          <w:b/>
          <w:bCs/>
          <w:i/>
          <w:iCs/>
        </w:rPr>
        <w:t>Amount</w:t>
      </w:r>
      <w:r>
        <w:t xml:space="preserve"> /&gt;</w:t>
      </w:r>
      <w:r>
        <w:br/>
        <w:t xml:space="preserve">            &lt;/characteristic&gt;</w:t>
      </w:r>
      <w:r>
        <w:br/>
        <w:t xml:space="preserve">          &lt;/controlVariable&gt;</w:t>
      </w:r>
      <w:r>
        <w:br/>
        <w:t xml:space="preserve">          &lt;subjectOf&gt;</w:t>
      </w:r>
      <w:r>
        <w:br/>
        <w:t xml:space="preserve">            &lt;document&gt;</w:t>
      </w:r>
      <w:r>
        <w:br/>
        <w:t xml:space="preserve">              &lt;id root="</w:t>
      </w:r>
      <w:r w:rsidRPr="0013797D">
        <w:rPr>
          <w:b/>
          <w:bCs/>
          <w:i/>
          <w:iCs/>
        </w:rPr>
        <w:t>Critical Process</w:t>
      </w:r>
      <w:r w:rsidRPr="0013797D">
        <w:rPr>
          <w:i/>
          <w:iCs/>
        </w:rPr>
        <w:t xml:space="preserve"> Step Document </w:t>
      </w:r>
      <w:r w:rsidRPr="0013797D">
        <w:rPr>
          <w:b/>
          <w:bCs/>
          <w:i/>
          <w:iCs/>
        </w:rPr>
        <w:t>Version</w:t>
      </w:r>
      <w:r w:rsidRPr="0013797D">
        <w:rPr>
          <w:i/>
          <w:iCs/>
        </w:rPr>
        <w:t xml:space="preserve"> Id</w:t>
      </w:r>
      <w:r>
        <w:t>"/&gt;</w:t>
      </w:r>
      <w:r>
        <w:br/>
        <w:t xml:space="preserve">              &lt;setId root="</w:t>
      </w:r>
      <w:r w:rsidRPr="0013797D">
        <w:rPr>
          <w:i/>
          <w:iCs/>
        </w:rPr>
        <w:t>Critical Process Step Document Set Id</w:t>
      </w:r>
      <w:r>
        <w:t>"/&gt;</w:t>
      </w:r>
      <w:r>
        <w:br/>
        <w:t xml:space="preserve">              &lt;versionNumber value="</w:t>
      </w:r>
      <w:r w:rsidRPr="0013797D">
        <w:rPr>
          <w:b/>
          <w:bCs/>
          <w:i/>
          <w:iCs/>
        </w:rPr>
        <w:t>Critical Process</w:t>
      </w:r>
      <w:r w:rsidRPr="0013797D">
        <w:rPr>
          <w:i/>
          <w:iCs/>
        </w:rPr>
        <w:t xml:space="preserve"> Step </w:t>
      </w:r>
      <w:r w:rsidRPr="0013797D">
        <w:rPr>
          <w:b/>
          <w:bCs/>
          <w:i/>
          <w:iCs/>
        </w:rPr>
        <w:t>Version</w:t>
      </w:r>
      <w:r w:rsidRPr="0013797D">
        <w:rPr>
          <w:i/>
          <w:iCs/>
        </w:rPr>
        <w:t xml:space="preserve"> Number</w:t>
      </w:r>
      <w:r>
        <w:t>"/&gt;</w:t>
      </w:r>
    </w:p>
    <w:p w:rsidR="00A600A2" w:rsidRDefault="00A600A2" w:rsidP="00A600A2">
      <w:r>
        <w:t>NOTE: Resultant Material is represented by interactor element with typeCode = “PRD”, i.e., the product of the reaction. Both Starting Material and Processing Material is represented by the interactor elenment with typeCode = “CSM” for consumable, because both enter into the processing step or reaction. The material Substance Role terminology placed into interactor/functionCode distinguishes nuances such as “starting material” from “processing material”, There is one theoretical exception: to specify a processing material which acts as a catalyst the interactor/@typeCode = “CAT” for catalyst might be used; however, such physical catalysts as platinum sheets, would more likely be specified as devices (equipment) or their parts.</w:t>
      </w:r>
    </w:p>
    <w:p w:rsidR="00EB1E3D" w:rsidRPr="0017090F" w:rsidRDefault="00EB1E3D" w:rsidP="00EB1E3D">
      <w:pPr>
        <w:pStyle w:val="Heading4"/>
        <w:rPr>
          <w:color w:val="0070C0"/>
          <w:lang w:eastAsia="en-US"/>
        </w:rPr>
      </w:pPr>
      <w:bookmarkStart w:id="2172" w:name="_Toc263320955"/>
      <w:bookmarkStart w:id="2173" w:name="_Toc304805961"/>
      <w:bookmarkStart w:id="2174" w:name="_Toc304814917"/>
      <w:r w:rsidRPr="0017090F">
        <w:rPr>
          <w:color w:val="0070C0"/>
          <w:lang w:eastAsia="en-US"/>
        </w:rPr>
        <w:t>Manufacturer ID</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B1E3D" w:rsidRPr="007A51EF" w:rsidTr="002A38A1">
        <w:tc>
          <w:tcPr>
            <w:tcW w:w="1951" w:type="dxa"/>
            <w:shd w:val="clear" w:color="auto" w:fill="auto"/>
          </w:tcPr>
          <w:p w:rsidR="00EB1E3D" w:rsidRPr="007A51EF" w:rsidRDefault="00EB1E3D" w:rsidP="002A38A1">
            <w:pPr>
              <w:rPr>
                <w:b/>
                <w:lang w:eastAsia="en-US"/>
              </w:rPr>
            </w:pPr>
            <w:r w:rsidRPr="007A51EF">
              <w:rPr>
                <w:b/>
              </w:rPr>
              <w:t>User Guidance</w:t>
            </w:r>
          </w:p>
        </w:tc>
        <w:tc>
          <w:tcPr>
            <w:tcW w:w="8017" w:type="dxa"/>
            <w:shd w:val="clear" w:color="auto" w:fill="auto"/>
          </w:tcPr>
          <w:p w:rsidR="00EB1E3D" w:rsidRPr="007A51EF" w:rsidRDefault="00EB1E3D" w:rsidP="002A38A1">
            <w:pPr>
              <w:rPr>
                <w:lang w:eastAsia="en-US"/>
              </w:rPr>
            </w:pPr>
            <w:r w:rsidRPr="00C7507A">
              <w:rPr>
                <w:lang w:eastAsia="en-US"/>
              </w:rPr>
              <w:t>The unique code used to track manufacturers</w:t>
            </w:r>
            <w:r>
              <w:rPr>
                <w:lang w:eastAsia="en-US"/>
              </w:rPr>
              <w:t>.</w:t>
            </w:r>
          </w:p>
        </w:tc>
      </w:tr>
      <w:tr w:rsidR="00EB1E3D" w:rsidRPr="007A51EF" w:rsidTr="002A38A1">
        <w:tc>
          <w:tcPr>
            <w:tcW w:w="1951" w:type="dxa"/>
            <w:shd w:val="clear" w:color="auto" w:fill="auto"/>
          </w:tcPr>
          <w:p w:rsidR="00EB1E3D" w:rsidRPr="007A51EF" w:rsidRDefault="00EB1E3D" w:rsidP="002A38A1">
            <w:pPr>
              <w:rPr>
                <w:b/>
                <w:lang w:eastAsia="en-US"/>
              </w:rPr>
            </w:pPr>
            <w:r w:rsidRPr="007A51EF">
              <w:rPr>
                <w:b/>
              </w:rPr>
              <w:t>Example(s)</w:t>
            </w:r>
          </w:p>
        </w:tc>
        <w:tc>
          <w:tcPr>
            <w:tcW w:w="8017" w:type="dxa"/>
            <w:shd w:val="clear" w:color="auto" w:fill="auto"/>
          </w:tcPr>
          <w:p w:rsidR="00EB1E3D" w:rsidRPr="007A51EF" w:rsidRDefault="00EB1E3D" w:rsidP="002A38A1">
            <w:pPr>
              <w:rPr>
                <w:lang w:eastAsia="en-US"/>
              </w:rPr>
            </w:pPr>
          </w:p>
        </w:tc>
      </w:tr>
      <w:tr w:rsidR="00EB1E3D" w:rsidRPr="007A51EF" w:rsidTr="002A38A1">
        <w:tc>
          <w:tcPr>
            <w:tcW w:w="1951" w:type="dxa"/>
            <w:shd w:val="clear" w:color="auto" w:fill="auto"/>
          </w:tcPr>
          <w:p w:rsidR="00EB1E3D" w:rsidRPr="007A51EF" w:rsidRDefault="00EB1E3D" w:rsidP="002A38A1">
            <w:pPr>
              <w:rPr>
                <w:b/>
              </w:rPr>
            </w:pPr>
            <w:r w:rsidRPr="007A51EF">
              <w:rPr>
                <w:b/>
              </w:rPr>
              <w:t>Conformance</w:t>
            </w:r>
          </w:p>
        </w:tc>
        <w:tc>
          <w:tcPr>
            <w:tcW w:w="8017" w:type="dxa"/>
            <w:shd w:val="clear" w:color="auto" w:fill="auto"/>
          </w:tcPr>
          <w:p w:rsidR="00EB1E3D" w:rsidRPr="007A51EF" w:rsidRDefault="00EB1E3D" w:rsidP="002A38A1">
            <w:pPr>
              <w:rPr>
                <w:lang w:eastAsia="en-US"/>
              </w:rPr>
            </w:pPr>
            <w:r>
              <w:rPr>
                <w:lang w:eastAsia="en-US"/>
              </w:rPr>
              <w:t>REQUIRED</w:t>
            </w:r>
          </w:p>
        </w:tc>
      </w:tr>
      <w:tr w:rsidR="00EB1E3D" w:rsidRPr="007A51EF" w:rsidTr="002A38A1">
        <w:tc>
          <w:tcPr>
            <w:tcW w:w="1951" w:type="dxa"/>
            <w:shd w:val="clear" w:color="auto" w:fill="auto"/>
          </w:tcPr>
          <w:p w:rsidR="00EB1E3D" w:rsidRPr="007A51EF" w:rsidRDefault="00EB1E3D" w:rsidP="002A38A1">
            <w:pPr>
              <w:rPr>
                <w:b/>
              </w:rPr>
            </w:pPr>
            <w:r w:rsidRPr="007A51EF">
              <w:rPr>
                <w:b/>
              </w:rPr>
              <w:t>Data Type</w:t>
            </w:r>
          </w:p>
        </w:tc>
        <w:tc>
          <w:tcPr>
            <w:tcW w:w="8017" w:type="dxa"/>
            <w:shd w:val="clear" w:color="auto" w:fill="auto"/>
          </w:tcPr>
          <w:p w:rsidR="00EB1E3D" w:rsidRPr="007A51EF" w:rsidRDefault="00EB1E3D" w:rsidP="002A38A1">
            <w:pPr>
              <w:rPr>
                <w:lang w:eastAsia="en-US"/>
              </w:rPr>
            </w:pPr>
            <w:r>
              <w:rPr>
                <w:lang w:eastAsia="en-US"/>
              </w:rPr>
              <w:t>CD</w:t>
            </w:r>
          </w:p>
        </w:tc>
      </w:tr>
      <w:tr w:rsidR="00EB1E3D" w:rsidRPr="007A51EF" w:rsidTr="002A38A1">
        <w:tc>
          <w:tcPr>
            <w:tcW w:w="1951" w:type="dxa"/>
            <w:shd w:val="clear" w:color="auto" w:fill="auto"/>
          </w:tcPr>
          <w:p w:rsidR="00EB1E3D" w:rsidRPr="007A51EF" w:rsidRDefault="00EB1E3D" w:rsidP="002A38A1">
            <w:pPr>
              <w:rPr>
                <w:b/>
              </w:rPr>
            </w:pPr>
            <w:r w:rsidRPr="007A51EF">
              <w:rPr>
                <w:b/>
              </w:rPr>
              <w:t>Business Rule(s)</w:t>
            </w:r>
          </w:p>
        </w:tc>
        <w:tc>
          <w:tcPr>
            <w:tcW w:w="8017" w:type="dxa"/>
            <w:shd w:val="clear" w:color="auto" w:fill="auto"/>
          </w:tcPr>
          <w:p w:rsidR="00EB1E3D" w:rsidRPr="007A51EF" w:rsidRDefault="00EB1E3D" w:rsidP="002A38A1">
            <w:pPr>
              <w:jc w:val="both"/>
              <w:rPr>
                <w:lang w:eastAsia="en-US"/>
              </w:rPr>
            </w:pPr>
            <w:r w:rsidRPr="009F40AB">
              <w:rPr>
                <w:lang w:eastAsia="en-US"/>
              </w:rPr>
              <w:t>An ID associated with each manufacturer may or may not be linked to a manufacturer site</w:t>
            </w:r>
            <w:r>
              <w:rPr>
                <w:lang w:eastAsia="en-US"/>
              </w:rPr>
              <w:t>,</w:t>
            </w:r>
          </w:p>
        </w:tc>
      </w:tr>
    </w:tbl>
    <w:p w:rsidR="00EB1E3D" w:rsidRDefault="00EB1E3D" w:rsidP="00EB1E3D">
      <w:pPr>
        <w:pStyle w:val="XML"/>
      </w:pPr>
      <w:r>
        <w:t>&lt;identifiedSubstance&gt;</w:t>
      </w:r>
      <w:r>
        <w:br/>
        <w:t xml:space="preserve">  &lt;identifiedSubstance&gt;&lt;!-- Substance Details --&gt;&lt;/identifiedSubstance&gt;</w:t>
      </w:r>
      <w:r>
        <w:br/>
        <w:t xml:space="preserve">  &lt;subjectOf&gt;</w:t>
      </w:r>
      <w:r>
        <w:br/>
        <w:t xml:space="preserve">    &lt;substanceSpecification&gt;</w:t>
      </w:r>
      <w:r>
        <w:br/>
        <w:t xml:space="preserve">      &lt;author&gt;</w:t>
      </w:r>
      <w:r>
        <w:br/>
        <w:t xml:space="preserve">        &lt;assignedEntity&gt;</w:t>
      </w:r>
      <w:r>
        <w:br/>
        <w:t xml:space="preserve">          &lt;representedOrganization&gt;</w:t>
      </w:r>
      <w:r>
        <w:br/>
        <w:t xml:space="preserve">            &lt;id extension="</w:t>
      </w:r>
      <w:r w:rsidRPr="002135DE">
        <w:rPr>
          <w:b/>
          <w:bCs/>
          <w:i/>
          <w:iCs/>
        </w:rPr>
        <w:t>Manufacturer Id</w:t>
      </w:r>
      <w:r>
        <w:t xml:space="preserve">" </w:t>
      </w:r>
      <w:r>
        <w:br/>
        <w:t xml:space="preserve">                root="</w:t>
      </w:r>
      <w:r w:rsidRPr="0013797D">
        <w:rPr>
          <w:i/>
          <w:iCs/>
        </w:rPr>
        <w:t>Manufacturer Id System (OID)</w:t>
      </w:r>
      <w:r>
        <w:t>"/&gt;</w:t>
      </w:r>
    </w:p>
    <w:p w:rsidR="00EB1E3D" w:rsidRPr="0017090F" w:rsidRDefault="00EB1E3D" w:rsidP="00EB1E3D">
      <w:pPr>
        <w:pStyle w:val="Heading4"/>
        <w:rPr>
          <w:color w:val="0070C0"/>
          <w:lang w:eastAsia="en-US"/>
        </w:rPr>
      </w:pPr>
      <w:r w:rsidRPr="0017090F">
        <w:rPr>
          <w:color w:val="0070C0"/>
          <w:lang w:eastAsia="en-US"/>
        </w:rPr>
        <w:lastRenderedPageBreak/>
        <w:t>Manufacturer Name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B1E3D" w:rsidRPr="007A51EF" w:rsidTr="002A38A1">
        <w:tc>
          <w:tcPr>
            <w:tcW w:w="1951" w:type="dxa"/>
            <w:shd w:val="clear" w:color="auto" w:fill="auto"/>
          </w:tcPr>
          <w:p w:rsidR="00EB1E3D" w:rsidRPr="007A51EF" w:rsidRDefault="00EB1E3D" w:rsidP="002A38A1">
            <w:pPr>
              <w:rPr>
                <w:b/>
                <w:lang w:eastAsia="en-US"/>
              </w:rPr>
            </w:pPr>
            <w:r w:rsidRPr="007A51EF">
              <w:rPr>
                <w:b/>
              </w:rPr>
              <w:t>User Guidance</w:t>
            </w:r>
          </w:p>
        </w:tc>
        <w:tc>
          <w:tcPr>
            <w:tcW w:w="8017" w:type="dxa"/>
            <w:shd w:val="clear" w:color="auto" w:fill="auto"/>
          </w:tcPr>
          <w:p w:rsidR="00EB1E3D" w:rsidRPr="007A51EF" w:rsidRDefault="00EB1E3D" w:rsidP="002A38A1">
            <w:pPr>
              <w:rPr>
                <w:lang w:eastAsia="en-US"/>
              </w:rPr>
            </w:pPr>
            <w:r w:rsidRPr="00844015">
              <w:rPr>
                <w:lang w:eastAsia="en-US"/>
              </w:rPr>
              <w:t>The name of the manufacturer or repackager</w:t>
            </w:r>
            <w:r>
              <w:rPr>
                <w:lang w:eastAsia="en-US"/>
              </w:rPr>
              <w:t xml:space="preserve"> </w:t>
            </w:r>
            <w:r w:rsidRPr="00C7507A">
              <w:rPr>
                <w:lang w:eastAsia="en-US"/>
              </w:rPr>
              <w:t>of the specified substance</w:t>
            </w:r>
            <w:r>
              <w:rPr>
                <w:lang w:eastAsia="en-US"/>
              </w:rPr>
              <w:t>.</w:t>
            </w:r>
          </w:p>
        </w:tc>
      </w:tr>
      <w:tr w:rsidR="00EB1E3D" w:rsidRPr="007A51EF" w:rsidTr="002A38A1">
        <w:tc>
          <w:tcPr>
            <w:tcW w:w="1951" w:type="dxa"/>
            <w:shd w:val="clear" w:color="auto" w:fill="auto"/>
          </w:tcPr>
          <w:p w:rsidR="00EB1E3D" w:rsidRPr="007A51EF" w:rsidRDefault="00EB1E3D" w:rsidP="002A38A1">
            <w:pPr>
              <w:rPr>
                <w:b/>
                <w:lang w:eastAsia="en-US"/>
              </w:rPr>
            </w:pPr>
            <w:r w:rsidRPr="007A51EF">
              <w:rPr>
                <w:b/>
              </w:rPr>
              <w:t>Example(s)</w:t>
            </w:r>
          </w:p>
        </w:tc>
        <w:tc>
          <w:tcPr>
            <w:tcW w:w="8017" w:type="dxa"/>
            <w:shd w:val="clear" w:color="auto" w:fill="auto"/>
          </w:tcPr>
          <w:p w:rsidR="00EB1E3D" w:rsidRPr="007A51EF" w:rsidRDefault="00EB1E3D" w:rsidP="002A38A1">
            <w:pPr>
              <w:rPr>
                <w:lang w:eastAsia="en-US"/>
              </w:rPr>
            </w:pPr>
          </w:p>
        </w:tc>
      </w:tr>
      <w:tr w:rsidR="00EB1E3D" w:rsidRPr="007A51EF" w:rsidTr="002A38A1">
        <w:tc>
          <w:tcPr>
            <w:tcW w:w="1951" w:type="dxa"/>
            <w:shd w:val="clear" w:color="auto" w:fill="auto"/>
          </w:tcPr>
          <w:p w:rsidR="00EB1E3D" w:rsidRPr="007A51EF" w:rsidRDefault="00EB1E3D" w:rsidP="002A38A1">
            <w:pPr>
              <w:rPr>
                <w:b/>
              </w:rPr>
            </w:pPr>
            <w:r w:rsidRPr="007A51EF">
              <w:rPr>
                <w:b/>
              </w:rPr>
              <w:t>Conformance</w:t>
            </w:r>
          </w:p>
        </w:tc>
        <w:tc>
          <w:tcPr>
            <w:tcW w:w="8017" w:type="dxa"/>
            <w:shd w:val="clear" w:color="auto" w:fill="auto"/>
          </w:tcPr>
          <w:p w:rsidR="00EB1E3D" w:rsidRPr="007A51EF" w:rsidRDefault="00EB1E3D" w:rsidP="002A38A1">
            <w:pPr>
              <w:rPr>
                <w:lang w:eastAsia="en-US"/>
              </w:rPr>
            </w:pPr>
            <w:r>
              <w:rPr>
                <w:lang w:eastAsia="en-US"/>
              </w:rPr>
              <w:t>REQUIRED</w:t>
            </w:r>
          </w:p>
        </w:tc>
      </w:tr>
      <w:tr w:rsidR="00EB1E3D" w:rsidRPr="007A51EF" w:rsidTr="002A38A1">
        <w:tc>
          <w:tcPr>
            <w:tcW w:w="1951" w:type="dxa"/>
            <w:shd w:val="clear" w:color="auto" w:fill="auto"/>
          </w:tcPr>
          <w:p w:rsidR="00EB1E3D" w:rsidRPr="007A51EF" w:rsidRDefault="00EB1E3D" w:rsidP="002A38A1">
            <w:pPr>
              <w:rPr>
                <w:b/>
              </w:rPr>
            </w:pPr>
            <w:r w:rsidRPr="007A51EF">
              <w:rPr>
                <w:b/>
              </w:rPr>
              <w:t>Data Type</w:t>
            </w:r>
          </w:p>
        </w:tc>
        <w:tc>
          <w:tcPr>
            <w:tcW w:w="8017" w:type="dxa"/>
            <w:shd w:val="clear" w:color="auto" w:fill="auto"/>
          </w:tcPr>
          <w:p w:rsidR="00EB1E3D" w:rsidRPr="007A51EF" w:rsidRDefault="00EB1E3D" w:rsidP="002A38A1">
            <w:pPr>
              <w:rPr>
                <w:lang w:eastAsia="en-US"/>
              </w:rPr>
            </w:pPr>
            <w:r>
              <w:rPr>
                <w:lang w:eastAsia="en-US"/>
              </w:rPr>
              <w:t>ST</w:t>
            </w:r>
          </w:p>
        </w:tc>
      </w:tr>
      <w:tr w:rsidR="00EB1E3D" w:rsidRPr="007A51EF" w:rsidTr="002A38A1">
        <w:tc>
          <w:tcPr>
            <w:tcW w:w="1951" w:type="dxa"/>
            <w:shd w:val="clear" w:color="auto" w:fill="auto"/>
          </w:tcPr>
          <w:p w:rsidR="00EB1E3D" w:rsidRPr="007A51EF" w:rsidRDefault="00EB1E3D" w:rsidP="002A38A1">
            <w:pPr>
              <w:rPr>
                <w:b/>
              </w:rPr>
            </w:pPr>
            <w:r w:rsidRPr="007A51EF">
              <w:rPr>
                <w:b/>
              </w:rPr>
              <w:t>Business Rule(s)</w:t>
            </w:r>
          </w:p>
        </w:tc>
        <w:tc>
          <w:tcPr>
            <w:tcW w:w="8017" w:type="dxa"/>
            <w:shd w:val="clear" w:color="auto" w:fill="auto"/>
          </w:tcPr>
          <w:p w:rsidR="00EB1E3D" w:rsidRPr="007A51EF" w:rsidRDefault="00EB1E3D" w:rsidP="002A38A1">
            <w:pPr>
              <w:rPr>
                <w:lang w:eastAsia="en-US"/>
              </w:rPr>
            </w:pPr>
            <w:r w:rsidRPr="00844015">
              <w:rPr>
                <w:lang w:eastAsia="en-US"/>
              </w:rPr>
              <w:t>The general name of the manufacturer not linked to a specific site</w:t>
            </w:r>
          </w:p>
        </w:tc>
      </w:tr>
    </w:tbl>
    <w:p w:rsidR="00EB1E3D" w:rsidRDefault="00EB1E3D" w:rsidP="00EB1E3D">
      <w:pPr>
        <w:pStyle w:val="XML"/>
      </w:pPr>
      <w:r>
        <w:t>&lt;identifiedSubstance&gt;</w:t>
      </w:r>
      <w:r>
        <w:br/>
        <w:t xml:space="preserve">  &lt;identifiedSubstance&gt;&lt;!-- Substance Details --&gt;&lt;/identifiedSubstance&gt;</w:t>
      </w:r>
      <w:r>
        <w:br/>
        <w:t xml:space="preserve">  &lt;subjectOf&gt;</w:t>
      </w:r>
      <w:r>
        <w:br/>
        <w:t xml:space="preserve">    &lt;substanceSpecification&gt;</w:t>
      </w:r>
      <w:r>
        <w:br/>
        <w:t xml:space="preserve">      &lt;author&gt;</w:t>
      </w:r>
      <w:r>
        <w:br/>
        <w:t xml:space="preserve">        &lt;assignedEntity&gt;</w:t>
      </w:r>
      <w:r>
        <w:br/>
        <w:t xml:space="preserve">          &lt;representedOrganization&gt;</w:t>
      </w:r>
      <w:r>
        <w:br/>
        <w:t xml:space="preserve">            &lt;name&gt;</w:t>
      </w:r>
      <w:r w:rsidRPr="002135DE">
        <w:rPr>
          <w:b/>
          <w:bCs/>
          <w:i/>
          <w:iCs/>
        </w:rPr>
        <w:t>Manufacturer Name</w:t>
      </w:r>
      <w:r>
        <w:t>&lt;/name&gt;</w:t>
      </w:r>
    </w:p>
    <w:p w:rsidR="00EB1E3D" w:rsidRPr="0017090F" w:rsidRDefault="00EB1E3D" w:rsidP="00EB1E3D">
      <w:pPr>
        <w:pStyle w:val="Heading4"/>
        <w:rPr>
          <w:color w:val="0070C0"/>
          <w:lang w:eastAsia="en-US"/>
        </w:rPr>
      </w:pPr>
      <w:r w:rsidRPr="0017090F">
        <w:rPr>
          <w:color w:val="0070C0"/>
          <w:lang w:eastAsia="en-US"/>
        </w:rPr>
        <w:t>Manufacturing Type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B1E3D" w:rsidRPr="007A51EF" w:rsidTr="002A38A1">
        <w:tc>
          <w:tcPr>
            <w:tcW w:w="1951" w:type="dxa"/>
            <w:shd w:val="clear" w:color="auto" w:fill="auto"/>
          </w:tcPr>
          <w:p w:rsidR="00EB1E3D" w:rsidRPr="007A51EF" w:rsidRDefault="00EB1E3D" w:rsidP="002A38A1">
            <w:pPr>
              <w:rPr>
                <w:b/>
                <w:lang w:eastAsia="en-US"/>
              </w:rPr>
            </w:pPr>
            <w:r w:rsidRPr="007A51EF">
              <w:rPr>
                <w:b/>
              </w:rPr>
              <w:t>User Guidance</w:t>
            </w:r>
          </w:p>
        </w:tc>
        <w:tc>
          <w:tcPr>
            <w:tcW w:w="8017" w:type="dxa"/>
            <w:shd w:val="clear" w:color="auto" w:fill="auto"/>
          </w:tcPr>
          <w:p w:rsidR="00EB1E3D" w:rsidRPr="007A51EF" w:rsidRDefault="00EB1E3D" w:rsidP="002A38A1">
            <w:pPr>
              <w:rPr>
                <w:lang w:eastAsia="en-US"/>
              </w:rPr>
            </w:pPr>
            <w:r w:rsidRPr="009F40AB">
              <w:rPr>
                <w:lang w:eastAsia="en-US"/>
              </w:rPr>
              <w:t>The type of operation performed by the entity associated with the substance.</w:t>
            </w:r>
          </w:p>
        </w:tc>
      </w:tr>
      <w:tr w:rsidR="00EB1E3D" w:rsidRPr="007A51EF" w:rsidTr="002A38A1">
        <w:tc>
          <w:tcPr>
            <w:tcW w:w="1951" w:type="dxa"/>
            <w:shd w:val="clear" w:color="auto" w:fill="auto"/>
          </w:tcPr>
          <w:p w:rsidR="00EB1E3D" w:rsidRPr="007A51EF" w:rsidRDefault="00EB1E3D" w:rsidP="002A38A1">
            <w:pPr>
              <w:rPr>
                <w:b/>
                <w:lang w:eastAsia="en-US"/>
              </w:rPr>
            </w:pPr>
            <w:r w:rsidRPr="007A51EF">
              <w:rPr>
                <w:b/>
              </w:rPr>
              <w:t>Example(s)</w:t>
            </w:r>
          </w:p>
        </w:tc>
        <w:tc>
          <w:tcPr>
            <w:tcW w:w="8017" w:type="dxa"/>
            <w:shd w:val="clear" w:color="auto" w:fill="auto"/>
          </w:tcPr>
          <w:p w:rsidR="00EB1E3D" w:rsidRPr="007A51EF" w:rsidRDefault="00EB1E3D" w:rsidP="002A38A1">
            <w:pPr>
              <w:rPr>
                <w:lang w:eastAsia="en-US"/>
              </w:rPr>
            </w:pPr>
            <w:r>
              <w:rPr>
                <w:lang w:eastAsia="en-US"/>
              </w:rPr>
              <w:t>manufacturer, repackager, distributor</w:t>
            </w:r>
          </w:p>
        </w:tc>
      </w:tr>
      <w:tr w:rsidR="00EB1E3D" w:rsidRPr="007A51EF" w:rsidTr="002A38A1">
        <w:tc>
          <w:tcPr>
            <w:tcW w:w="1951" w:type="dxa"/>
            <w:shd w:val="clear" w:color="auto" w:fill="auto"/>
          </w:tcPr>
          <w:p w:rsidR="00EB1E3D" w:rsidRPr="007A51EF" w:rsidRDefault="00EB1E3D" w:rsidP="002A38A1">
            <w:pPr>
              <w:rPr>
                <w:b/>
              </w:rPr>
            </w:pPr>
            <w:r w:rsidRPr="007A51EF">
              <w:rPr>
                <w:b/>
              </w:rPr>
              <w:t>Conformance</w:t>
            </w:r>
          </w:p>
        </w:tc>
        <w:tc>
          <w:tcPr>
            <w:tcW w:w="8017" w:type="dxa"/>
            <w:shd w:val="clear" w:color="auto" w:fill="auto"/>
          </w:tcPr>
          <w:p w:rsidR="00EB1E3D" w:rsidRPr="007A51EF" w:rsidRDefault="00EB1E3D" w:rsidP="002A38A1">
            <w:pPr>
              <w:rPr>
                <w:lang w:eastAsia="en-US"/>
              </w:rPr>
            </w:pPr>
            <w:r>
              <w:rPr>
                <w:lang w:eastAsia="en-US"/>
              </w:rPr>
              <w:t>REQUIRED</w:t>
            </w:r>
          </w:p>
        </w:tc>
      </w:tr>
      <w:tr w:rsidR="00EB1E3D" w:rsidRPr="007A51EF" w:rsidTr="002A38A1">
        <w:tc>
          <w:tcPr>
            <w:tcW w:w="1951" w:type="dxa"/>
            <w:shd w:val="clear" w:color="auto" w:fill="auto"/>
          </w:tcPr>
          <w:p w:rsidR="00EB1E3D" w:rsidRPr="007A51EF" w:rsidRDefault="00EB1E3D" w:rsidP="002A38A1">
            <w:pPr>
              <w:rPr>
                <w:b/>
              </w:rPr>
            </w:pPr>
            <w:r w:rsidRPr="007A51EF">
              <w:rPr>
                <w:b/>
              </w:rPr>
              <w:t>Data Type</w:t>
            </w:r>
          </w:p>
        </w:tc>
        <w:tc>
          <w:tcPr>
            <w:tcW w:w="8017" w:type="dxa"/>
            <w:shd w:val="clear" w:color="auto" w:fill="auto"/>
          </w:tcPr>
          <w:p w:rsidR="00EB1E3D" w:rsidRPr="007A51EF" w:rsidRDefault="00EB1E3D" w:rsidP="002A38A1">
            <w:pPr>
              <w:rPr>
                <w:lang w:eastAsia="en-US"/>
              </w:rPr>
            </w:pPr>
            <w:r>
              <w:rPr>
                <w:lang w:eastAsia="en-US"/>
              </w:rPr>
              <w:t>CD</w:t>
            </w:r>
          </w:p>
        </w:tc>
      </w:tr>
      <w:tr w:rsidR="00EB1E3D" w:rsidRPr="007A51EF" w:rsidTr="002A38A1">
        <w:tc>
          <w:tcPr>
            <w:tcW w:w="1951" w:type="dxa"/>
            <w:shd w:val="clear" w:color="auto" w:fill="auto"/>
          </w:tcPr>
          <w:p w:rsidR="00EB1E3D" w:rsidRPr="007A51EF" w:rsidRDefault="00EB1E3D" w:rsidP="002A38A1">
            <w:pPr>
              <w:rPr>
                <w:b/>
              </w:rPr>
            </w:pPr>
            <w:r w:rsidRPr="007A51EF">
              <w:rPr>
                <w:b/>
              </w:rPr>
              <w:t>Business Rule(s)</w:t>
            </w:r>
          </w:p>
        </w:tc>
        <w:tc>
          <w:tcPr>
            <w:tcW w:w="8017" w:type="dxa"/>
            <w:shd w:val="clear" w:color="auto" w:fill="auto"/>
          </w:tcPr>
          <w:p w:rsidR="00EB1E3D" w:rsidRPr="007A51EF" w:rsidRDefault="00EB1E3D" w:rsidP="002A38A1">
            <w:pPr>
              <w:rPr>
                <w:lang w:eastAsia="en-US"/>
              </w:rPr>
            </w:pPr>
            <w:r w:rsidRPr="009F40AB">
              <w:rPr>
                <w:lang w:eastAsia="en-US"/>
              </w:rPr>
              <w:t>If a repackager the original manufacturer should also be captured</w:t>
            </w:r>
          </w:p>
        </w:tc>
      </w:tr>
    </w:tbl>
    <w:p w:rsidR="00EB1E3D" w:rsidRDefault="00EB1E3D" w:rsidP="00EB1E3D">
      <w:pPr>
        <w:pStyle w:val="XML"/>
      </w:pPr>
      <w:r>
        <w:t>&lt;identifiedSubstance&gt;</w:t>
      </w:r>
      <w:r>
        <w:br/>
        <w:t xml:space="preserve">  &lt;identifiedSubstance&gt;&lt;!-- Substance Details --&gt;&lt;/identifiedSubstance&gt;</w:t>
      </w:r>
      <w:r>
        <w:br/>
        <w:t xml:space="preserve">  &lt;subjectOf&gt;</w:t>
      </w:r>
      <w:r>
        <w:br/>
        <w:t xml:space="preserve">    &lt;substanceSpecification&gt;</w:t>
      </w:r>
      <w:r>
        <w:br/>
        <w:t xml:space="preserve">      &lt;author&gt;</w:t>
      </w:r>
      <w:r>
        <w:br/>
        <w:t xml:space="preserve">        &lt;assignedEntity&gt;</w:t>
      </w:r>
      <w:r>
        <w:br/>
        <w:t xml:space="preserve">          &lt;representedOrganization&gt;&lt;!-- Manufacturer --&gt;&lt;/representedOrganization&gt;</w:t>
      </w:r>
      <w:r>
        <w:br/>
        <w:t xml:space="preserve">          &lt;performance&gt;</w:t>
      </w:r>
      <w:r>
        <w:br/>
        <w:t xml:space="preserve">            &lt;actDefinition&gt;</w:t>
      </w:r>
      <w:r>
        <w:br/>
        <w:t xml:space="preserve">              &lt;code code="</w:t>
      </w:r>
      <w:r w:rsidRPr="0013797D">
        <w:rPr>
          <w:b/>
          <w:bCs/>
          <w:i/>
          <w:iCs/>
        </w:rPr>
        <w:t>Manufacturer Type</w:t>
      </w:r>
      <w:r w:rsidRPr="0013797D">
        <w:rPr>
          <w:i/>
          <w:iCs/>
        </w:rPr>
        <w:t xml:space="preserve"> Code</w:t>
      </w:r>
      <w:r>
        <w:t>"</w:t>
      </w:r>
      <w:r>
        <w:br/>
        <w:t xml:space="preserve">                    codeSystem="</w:t>
      </w:r>
      <w:r w:rsidRPr="0013797D">
        <w:rPr>
          <w:i/>
          <w:iCs/>
        </w:rPr>
        <w:t>Manufacturer Type Code System (OID)</w:t>
      </w:r>
      <w:r>
        <w:t>"</w:t>
      </w:r>
      <w:r>
        <w:br/>
        <w:t xml:space="preserve">                    displayName="</w:t>
      </w:r>
      <w:r w:rsidRPr="0013797D">
        <w:rPr>
          <w:i/>
          <w:iCs/>
        </w:rPr>
        <w:t>Manufacturer Type Name</w:t>
      </w:r>
      <w:r>
        <w:t>"/&gt;</w:t>
      </w:r>
      <w:r>
        <w:br/>
        <w:t xml:space="preserve">            &lt;/actDefinition&gt;</w:t>
      </w:r>
    </w:p>
    <w:p w:rsidR="00EB1E3D" w:rsidRPr="0017090F" w:rsidRDefault="00EB1E3D" w:rsidP="00EB1E3D">
      <w:pPr>
        <w:pStyle w:val="Heading4"/>
        <w:rPr>
          <w:color w:val="0070C0"/>
          <w:lang w:eastAsia="en-US"/>
        </w:rPr>
      </w:pPr>
      <w:r w:rsidRPr="0017090F">
        <w:rPr>
          <w:color w:val="0070C0"/>
          <w:lang w:eastAsia="en-US"/>
        </w:rPr>
        <w:t>Production Method Type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B1E3D" w:rsidRPr="007A51EF" w:rsidTr="002A38A1">
        <w:tc>
          <w:tcPr>
            <w:tcW w:w="1951" w:type="dxa"/>
            <w:shd w:val="clear" w:color="auto" w:fill="auto"/>
          </w:tcPr>
          <w:p w:rsidR="00EB1E3D" w:rsidRPr="007A51EF" w:rsidRDefault="00EB1E3D" w:rsidP="002A38A1">
            <w:pPr>
              <w:rPr>
                <w:b/>
                <w:lang w:eastAsia="en-US"/>
              </w:rPr>
            </w:pPr>
            <w:r w:rsidRPr="007A51EF">
              <w:rPr>
                <w:b/>
              </w:rPr>
              <w:t>User Guidance</w:t>
            </w:r>
          </w:p>
        </w:tc>
        <w:tc>
          <w:tcPr>
            <w:tcW w:w="8017" w:type="dxa"/>
            <w:shd w:val="clear" w:color="auto" w:fill="auto"/>
          </w:tcPr>
          <w:p w:rsidR="00EB1E3D" w:rsidRPr="007A51EF" w:rsidRDefault="00EB1E3D" w:rsidP="002A38A1">
            <w:pPr>
              <w:rPr>
                <w:lang w:eastAsia="en-US"/>
              </w:rPr>
            </w:pPr>
            <w:r w:rsidRPr="000C510B">
              <w:rPr>
                <w:lang w:eastAsia="en-US"/>
              </w:rPr>
              <w:t>The overall type of production system, synthetic, extractive, biosynthetic</w:t>
            </w:r>
            <w:r>
              <w:rPr>
                <w:lang w:eastAsia="en-US"/>
              </w:rPr>
              <w:t>.</w:t>
            </w:r>
          </w:p>
        </w:tc>
      </w:tr>
      <w:tr w:rsidR="00EB1E3D" w:rsidRPr="007A51EF" w:rsidTr="002A38A1">
        <w:tc>
          <w:tcPr>
            <w:tcW w:w="1951" w:type="dxa"/>
            <w:shd w:val="clear" w:color="auto" w:fill="auto"/>
          </w:tcPr>
          <w:p w:rsidR="00EB1E3D" w:rsidRPr="007A51EF" w:rsidRDefault="00EB1E3D" w:rsidP="002A38A1">
            <w:pPr>
              <w:rPr>
                <w:b/>
                <w:lang w:eastAsia="en-US"/>
              </w:rPr>
            </w:pPr>
            <w:r w:rsidRPr="007A51EF">
              <w:rPr>
                <w:b/>
              </w:rPr>
              <w:t>Example(s)</w:t>
            </w:r>
          </w:p>
        </w:tc>
        <w:tc>
          <w:tcPr>
            <w:tcW w:w="8017" w:type="dxa"/>
            <w:shd w:val="clear" w:color="auto" w:fill="auto"/>
          </w:tcPr>
          <w:p w:rsidR="00EB1E3D" w:rsidRPr="007A51EF" w:rsidRDefault="00EB1E3D" w:rsidP="002A38A1">
            <w:pPr>
              <w:rPr>
                <w:lang w:eastAsia="en-US"/>
              </w:rPr>
            </w:pPr>
            <w:r w:rsidRPr="00124566">
              <w:rPr>
                <w:lang w:eastAsia="en-US"/>
              </w:rPr>
              <w:t>synthetic, extractive, biosynthetic</w:t>
            </w:r>
            <w:r>
              <w:rPr>
                <w:lang w:eastAsia="en-US"/>
              </w:rPr>
              <w:t xml:space="preserve">, </w:t>
            </w:r>
            <w:r w:rsidRPr="00124566">
              <w:rPr>
                <w:lang w:eastAsia="en-US"/>
              </w:rPr>
              <w:t>semi</w:t>
            </w:r>
            <w:r>
              <w:rPr>
                <w:lang w:eastAsia="en-US"/>
              </w:rPr>
              <w:t>-</w:t>
            </w:r>
            <w:r w:rsidRPr="00124566">
              <w:rPr>
                <w:lang w:eastAsia="en-US"/>
              </w:rPr>
              <w:t>synthetic</w:t>
            </w:r>
          </w:p>
        </w:tc>
      </w:tr>
      <w:tr w:rsidR="00EB1E3D" w:rsidRPr="007A51EF" w:rsidTr="002A38A1">
        <w:tc>
          <w:tcPr>
            <w:tcW w:w="1951" w:type="dxa"/>
            <w:shd w:val="clear" w:color="auto" w:fill="auto"/>
          </w:tcPr>
          <w:p w:rsidR="00EB1E3D" w:rsidRPr="007A51EF" w:rsidRDefault="00EB1E3D" w:rsidP="002A38A1">
            <w:pPr>
              <w:rPr>
                <w:b/>
              </w:rPr>
            </w:pPr>
            <w:r w:rsidRPr="007A51EF">
              <w:rPr>
                <w:b/>
              </w:rPr>
              <w:t>Conformance</w:t>
            </w:r>
          </w:p>
        </w:tc>
        <w:tc>
          <w:tcPr>
            <w:tcW w:w="8017" w:type="dxa"/>
            <w:shd w:val="clear" w:color="auto" w:fill="auto"/>
          </w:tcPr>
          <w:p w:rsidR="00EB1E3D" w:rsidRPr="007A51EF" w:rsidRDefault="00EB1E3D" w:rsidP="002A38A1">
            <w:pPr>
              <w:rPr>
                <w:lang w:eastAsia="en-US"/>
              </w:rPr>
            </w:pPr>
            <w:r>
              <w:rPr>
                <w:lang w:eastAsia="en-US"/>
              </w:rPr>
              <w:t>REQUIRED</w:t>
            </w:r>
          </w:p>
        </w:tc>
      </w:tr>
      <w:tr w:rsidR="00EB1E3D" w:rsidRPr="007A51EF" w:rsidTr="002A38A1">
        <w:tc>
          <w:tcPr>
            <w:tcW w:w="1951" w:type="dxa"/>
            <w:shd w:val="clear" w:color="auto" w:fill="auto"/>
          </w:tcPr>
          <w:p w:rsidR="00EB1E3D" w:rsidRPr="007A51EF" w:rsidRDefault="00EB1E3D" w:rsidP="002A38A1">
            <w:pPr>
              <w:rPr>
                <w:b/>
              </w:rPr>
            </w:pPr>
            <w:r w:rsidRPr="007A51EF">
              <w:rPr>
                <w:b/>
              </w:rPr>
              <w:t>Data Type</w:t>
            </w:r>
          </w:p>
        </w:tc>
        <w:tc>
          <w:tcPr>
            <w:tcW w:w="8017" w:type="dxa"/>
            <w:shd w:val="clear" w:color="auto" w:fill="auto"/>
          </w:tcPr>
          <w:p w:rsidR="00EB1E3D" w:rsidRPr="007A51EF" w:rsidRDefault="00EB1E3D" w:rsidP="002A38A1">
            <w:pPr>
              <w:rPr>
                <w:lang w:eastAsia="en-US"/>
              </w:rPr>
            </w:pPr>
            <w:r>
              <w:rPr>
                <w:lang w:eastAsia="en-US"/>
              </w:rPr>
              <w:t>CD</w:t>
            </w:r>
          </w:p>
        </w:tc>
      </w:tr>
      <w:tr w:rsidR="00EB1E3D" w:rsidRPr="007A51EF" w:rsidTr="002A38A1">
        <w:tc>
          <w:tcPr>
            <w:tcW w:w="1951" w:type="dxa"/>
            <w:shd w:val="clear" w:color="auto" w:fill="auto"/>
          </w:tcPr>
          <w:p w:rsidR="00EB1E3D" w:rsidRPr="007A51EF" w:rsidRDefault="00EB1E3D" w:rsidP="002A38A1">
            <w:pPr>
              <w:rPr>
                <w:b/>
              </w:rPr>
            </w:pPr>
            <w:r w:rsidRPr="007A51EF">
              <w:rPr>
                <w:b/>
              </w:rPr>
              <w:t>Business Rule(s)</w:t>
            </w:r>
          </w:p>
        </w:tc>
        <w:tc>
          <w:tcPr>
            <w:tcW w:w="8017" w:type="dxa"/>
            <w:shd w:val="clear" w:color="auto" w:fill="auto"/>
          </w:tcPr>
          <w:p w:rsidR="00EB1E3D" w:rsidRPr="007A51EF" w:rsidRDefault="00EB1E3D" w:rsidP="002A38A1">
            <w:pPr>
              <w:rPr>
                <w:lang w:eastAsia="en-US"/>
              </w:rPr>
            </w:pPr>
            <w:r w:rsidRPr="000C510B">
              <w:rPr>
                <w:lang w:eastAsia="en-US"/>
              </w:rPr>
              <w:t>Captured for all</w:t>
            </w:r>
          </w:p>
        </w:tc>
      </w:tr>
    </w:tbl>
    <w:p w:rsidR="00EB1E3D" w:rsidRDefault="00EB1E3D" w:rsidP="00EB1E3D">
      <w:pPr>
        <w:pStyle w:val="XML"/>
      </w:pPr>
      <w:r>
        <w:t>&lt;identifiedSubstance&gt;</w:t>
      </w:r>
      <w:r>
        <w:br/>
        <w:t xml:space="preserve">  &lt;identifiedSubstance&gt;&lt;!-- Substance Details --&gt;&lt;/identifiedSubstance&gt;</w:t>
      </w:r>
      <w:r>
        <w:br/>
        <w:t xml:space="preserve">  &lt;subjectOf&gt;</w:t>
      </w:r>
      <w:r>
        <w:br/>
        <w:t xml:space="preserve">    &lt;substanceSpecification&gt;</w:t>
      </w:r>
      <w:r>
        <w:br/>
        <w:t xml:space="preserve">      &lt;component&gt;</w:t>
      </w:r>
      <w:r>
        <w:br/>
        <w:t xml:space="preserve">        &lt;processStep&gt;</w:t>
      </w:r>
      <w:r>
        <w:br/>
        <w:t xml:space="preserve">          &lt;code code="</w:t>
      </w:r>
      <w:r w:rsidRPr="0013797D">
        <w:rPr>
          <w:b/>
          <w:bCs/>
          <w:i/>
          <w:iCs/>
        </w:rPr>
        <w:t xml:space="preserve">Production Method </w:t>
      </w:r>
      <w:r w:rsidRPr="002135DE">
        <w:rPr>
          <w:i/>
          <w:iCs/>
        </w:rPr>
        <w:t>and System</w:t>
      </w:r>
      <w:r w:rsidRPr="0013797D">
        <w:rPr>
          <w:b/>
          <w:bCs/>
          <w:i/>
          <w:iCs/>
        </w:rPr>
        <w:t xml:space="preserve"> Type</w:t>
      </w:r>
      <w:r w:rsidRPr="0013797D">
        <w:rPr>
          <w:i/>
          <w:iCs/>
        </w:rPr>
        <w:t xml:space="preserve"> Code</w:t>
      </w:r>
      <w:r>
        <w:t xml:space="preserve">" </w:t>
      </w:r>
      <w:r>
        <w:br/>
        <w:t xml:space="preserve">                codeSystem="</w:t>
      </w:r>
      <w:r w:rsidRPr="0013797D">
        <w:rPr>
          <w:i/>
          <w:iCs/>
        </w:rPr>
        <w:t>Code System (OID)</w:t>
      </w:r>
      <w:r>
        <w:t>"/&gt;</w:t>
      </w:r>
    </w:p>
    <w:p w:rsidR="00EB1E3D" w:rsidRPr="0017090F" w:rsidRDefault="00EB1E3D" w:rsidP="00EB1E3D">
      <w:pPr>
        <w:pStyle w:val="Heading4"/>
        <w:rPr>
          <w:color w:val="0070C0"/>
          <w:lang w:eastAsia="en-US"/>
        </w:rPr>
      </w:pPr>
      <w:r w:rsidRPr="0017090F">
        <w:rPr>
          <w:color w:val="0070C0"/>
          <w:lang w:eastAsia="en-US"/>
        </w:rPr>
        <w:t>Production System Type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B1E3D" w:rsidRPr="007A51EF" w:rsidTr="002A38A1">
        <w:tc>
          <w:tcPr>
            <w:tcW w:w="1951" w:type="dxa"/>
            <w:shd w:val="clear" w:color="auto" w:fill="auto"/>
          </w:tcPr>
          <w:p w:rsidR="00EB1E3D" w:rsidRPr="007A51EF" w:rsidRDefault="00EB1E3D" w:rsidP="002A38A1">
            <w:pPr>
              <w:rPr>
                <w:b/>
                <w:lang w:eastAsia="en-US"/>
              </w:rPr>
            </w:pPr>
            <w:r w:rsidRPr="007A51EF">
              <w:rPr>
                <w:b/>
              </w:rPr>
              <w:t>User Guidance</w:t>
            </w:r>
          </w:p>
        </w:tc>
        <w:tc>
          <w:tcPr>
            <w:tcW w:w="8017" w:type="dxa"/>
            <w:shd w:val="clear" w:color="auto" w:fill="auto"/>
          </w:tcPr>
          <w:p w:rsidR="00EB1E3D" w:rsidRPr="001A4816" w:rsidRDefault="00EB1E3D" w:rsidP="002A38A1">
            <w:pPr>
              <w:jc w:val="both"/>
            </w:pPr>
            <w:r w:rsidRPr="001A4816">
              <w:t>Should be captured for material derived from both extractive and biosynthetic production method, for synthesized peptides and nucleic acids.</w:t>
            </w:r>
          </w:p>
        </w:tc>
      </w:tr>
      <w:tr w:rsidR="00EB1E3D" w:rsidRPr="007A51EF" w:rsidTr="002A38A1">
        <w:tc>
          <w:tcPr>
            <w:tcW w:w="1951" w:type="dxa"/>
            <w:shd w:val="clear" w:color="auto" w:fill="auto"/>
          </w:tcPr>
          <w:p w:rsidR="00EB1E3D" w:rsidRPr="007A51EF" w:rsidRDefault="00EB1E3D" w:rsidP="002A38A1">
            <w:pPr>
              <w:rPr>
                <w:b/>
                <w:lang w:eastAsia="en-US"/>
              </w:rPr>
            </w:pPr>
            <w:r w:rsidRPr="007A51EF">
              <w:rPr>
                <w:b/>
              </w:rPr>
              <w:t>Example(s)</w:t>
            </w:r>
          </w:p>
        </w:tc>
        <w:tc>
          <w:tcPr>
            <w:tcW w:w="8017" w:type="dxa"/>
            <w:shd w:val="clear" w:color="auto" w:fill="auto"/>
          </w:tcPr>
          <w:p w:rsidR="00EB1E3D" w:rsidRPr="001A4816" w:rsidRDefault="00EB1E3D" w:rsidP="002A38A1">
            <w:pPr>
              <w:jc w:val="both"/>
            </w:pPr>
            <w:r w:rsidRPr="001A4816">
              <w:t>Plant, animal, bacterial, fungal, insect cell line, yeast, mammalian cell line, human cell line, animal tissue, human tissue, solid phase chemistry, solution chemistry</w:t>
            </w:r>
          </w:p>
        </w:tc>
      </w:tr>
      <w:tr w:rsidR="00EB1E3D" w:rsidRPr="007A51EF" w:rsidTr="002A38A1">
        <w:tc>
          <w:tcPr>
            <w:tcW w:w="1951" w:type="dxa"/>
            <w:shd w:val="clear" w:color="auto" w:fill="auto"/>
          </w:tcPr>
          <w:p w:rsidR="00EB1E3D" w:rsidRPr="007A51EF" w:rsidRDefault="00EB1E3D" w:rsidP="002A38A1">
            <w:pPr>
              <w:rPr>
                <w:b/>
              </w:rPr>
            </w:pPr>
            <w:r w:rsidRPr="007A51EF">
              <w:rPr>
                <w:b/>
              </w:rPr>
              <w:lastRenderedPageBreak/>
              <w:t>Conformance</w:t>
            </w:r>
          </w:p>
        </w:tc>
        <w:tc>
          <w:tcPr>
            <w:tcW w:w="8017" w:type="dxa"/>
            <w:shd w:val="clear" w:color="auto" w:fill="auto"/>
          </w:tcPr>
          <w:p w:rsidR="00EB1E3D" w:rsidRPr="007A51EF" w:rsidRDefault="00EB1E3D" w:rsidP="002A38A1">
            <w:pPr>
              <w:rPr>
                <w:lang w:eastAsia="en-US"/>
              </w:rPr>
            </w:pPr>
            <w:r>
              <w:rPr>
                <w:lang w:eastAsia="en-US"/>
              </w:rPr>
              <w:t>REQUIRED</w:t>
            </w:r>
          </w:p>
        </w:tc>
      </w:tr>
      <w:tr w:rsidR="00EB1E3D" w:rsidRPr="007A51EF" w:rsidTr="002A38A1">
        <w:tc>
          <w:tcPr>
            <w:tcW w:w="1951" w:type="dxa"/>
            <w:shd w:val="clear" w:color="auto" w:fill="auto"/>
          </w:tcPr>
          <w:p w:rsidR="00EB1E3D" w:rsidRPr="007A51EF" w:rsidRDefault="00EB1E3D" w:rsidP="002A38A1">
            <w:pPr>
              <w:rPr>
                <w:b/>
              </w:rPr>
            </w:pPr>
            <w:r w:rsidRPr="007A51EF">
              <w:rPr>
                <w:b/>
              </w:rPr>
              <w:t>Data Type</w:t>
            </w:r>
          </w:p>
        </w:tc>
        <w:tc>
          <w:tcPr>
            <w:tcW w:w="8017" w:type="dxa"/>
            <w:shd w:val="clear" w:color="auto" w:fill="auto"/>
          </w:tcPr>
          <w:p w:rsidR="00EB1E3D" w:rsidRPr="007A51EF" w:rsidRDefault="00EB1E3D" w:rsidP="002A38A1">
            <w:pPr>
              <w:rPr>
                <w:lang w:eastAsia="en-US"/>
              </w:rPr>
            </w:pPr>
            <w:r>
              <w:rPr>
                <w:lang w:eastAsia="en-US"/>
              </w:rPr>
              <w:t>CD</w:t>
            </w:r>
          </w:p>
        </w:tc>
      </w:tr>
      <w:tr w:rsidR="00EB1E3D" w:rsidRPr="007A51EF" w:rsidTr="002A38A1">
        <w:tc>
          <w:tcPr>
            <w:tcW w:w="1951" w:type="dxa"/>
            <w:shd w:val="clear" w:color="auto" w:fill="auto"/>
          </w:tcPr>
          <w:p w:rsidR="00EB1E3D" w:rsidRPr="007A51EF" w:rsidRDefault="00EB1E3D" w:rsidP="002A38A1">
            <w:pPr>
              <w:rPr>
                <w:b/>
              </w:rPr>
            </w:pPr>
            <w:r w:rsidRPr="007A51EF">
              <w:rPr>
                <w:b/>
              </w:rPr>
              <w:t>Business Rule(s)</w:t>
            </w:r>
          </w:p>
        </w:tc>
        <w:tc>
          <w:tcPr>
            <w:tcW w:w="8017" w:type="dxa"/>
            <w:shd w:val="clear" w:color="auto" w:fill="auto"/>
          </w:tcPr>
          <w:p w:rsidR="00EB1E3D" w:rsidRPr="007A51EF" w:rsidRDefault="00EB1E3D" w:rsidP="002A38A1">
            <w:pPr>
              <w:jc w:val="both"/>
              <w:rPr>
                <w:lang w:eastAsia="en-US"/>
              </w:rPr>
            </w:pPr>
            <w:r w:rsidRPr="00F955B5">
              <w:rPr>
                <w:lang w:eastAsia="en-US"/>
              </w:rPr>
              <w:t>Should be captured for all material derived from extractive or biosynthetic production methods and some synthetic peptides and nucleic acids</w:t>
            </w:r>
            <w:r>
              <w:rPr>
                <w:lang w:eastAsia="en-US"/>
              </w:rPr>
              <w:t>.</w:t>
            </w:r>
          </w:p>
        </w:tc>
      </w:tr>
    </w:tbl>
    <w:p w:rsidR="00EB1E3D" w:rsidRDefault="00EB1E3D" w:rsidP="00EB1E3D">
      <w:pPr>
        <w:pStyle w:val="XML"/>
      </w:pPr>
      <w:r>
        <w:t>&lt;identifiedSubstance&gt;</w:t>
      </w:r>
      <w:r>
        <w:br/>
        <w:t xml:space="preserve">  &lt;identifiedSubstance&gt;&lt;!-- Substance Details --&gt;&lt;/identifiedSubstance&gt;</w:t>
      </w:r>
      <w:r>
        <w:br/>
        <w:t xml:space="preserve">  &lt;subjectOf&gt;</w:t>
      </w:r>
      <w:r>
        <w:br/>
        <w:t xml:space="preserve">    &lt;substanceSpecification&gt;</w:t>
      </w:r>
      <w:r>
        <w:br/>
        <w:t xml:space="preserve">      &lt;component&gt;</w:t>
      </w:r>
      <w:r>
        <w:br/>
        <w:t xml:space="preserve">        &lt;processStep&gt;</w:t>
      </w:r>
      <w:r>
        <w:br/>
        <w:t xml:space="preserve">          &lt;code code="</w:t>
      </w:r>
      <w:r w:rsidRPr="0013797D">
        <w:rPr>
          <w:b/>
          <w:bCs/>
          <w:i/>
          <w:iCs/>
        </w:rPr>
        <w:t xml:space="preserve">Production </w:t>
      </w:r>
      <w:r w:rsidRPr="002135DE">
        <w:rPr>
          <w:i/>
          <w:iCs/>
        </w:rPr>
        <w:t xml:space="preserve">Method and </w:t>
      </w:r>
      <w:r w:rsidRPr="0013797D">
        <w:rPr>
          <w:b/>
          <w:bCs/>
          <w:i/>
          <w:iCs/>
        </w:rPr>
        <w:t>System Type</w:t>
      </w:r>
      <w:r w:rsidRPr="0013797D">
        <w:rPr>
          <w:i/>
          <w:iCs/>
        </w:rPr>
        <w:t xml:space="preserve"> Code</w:t>
      </w:r>
      <w:r>
        <w:t xml:space="preserve">" </w:t>
      </w:r>
      <w:r>
        <w:br/>
        <w:t xml:space="preserve">                codeSystem="</w:t>
      </w:r>
      <w:r w:rsidRPr="0013797D">
        <w:rPr>
          <w:i/>
          <w:iCs/>
        </w:rPr>
        <w:t>Code System (OID)</w:t>
      </w:r>
      <w:r>
        <w:t>"/&gt;</w:t>
      </w:r>
    </w:p>
    <w:p w:rsidR="00EB1E3D" w:rsidRPr="0017090F" w:rsidRDefault="00EB1E3D" w:rsidP="00EB1E3D">
      <w:pPr>
        <w:pStyle w:val="Heading4"/>
        <w:rPr>
          <w:color w:val="0070C0"/>
          <w:lang w:eastAsia="en-US"/>
        </w:rPr>
      </w:pPr>
      <w:r w:rsidRPr="0017090F">
        <w:rPr>
          <w:color w:val="0070C0"/>
          <w:lang w:eastAsia="en-US"/>
        </w:rPr>
        <w:t>Production System</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B1E3D" w:rsidRPr="007A51EF" w:rsidTr="002A38A1">
        <w:tc>
          <w:tcPr>
            <w:tcW w:w="1951" w:type="dxa"/>
            <w:shd w:val="clear" w:color="auto" w:fill="auto"/>
          </w:tcPr>
          <w:p w:rsidR="00EB1E3D" w:rsidRPr="007A51EF" w:rsidRDefault="00EB1E3D" w:rsidP="002A38A1">
            <w:pPr>
              <w:rPr>
                <w:b/>
                <w:lang w:eastAsia="en-US"/>
              </w:rPr>
            </w:pPr>
            <w:r w:rsidRPr="007A51EF">
              <w:rPr>
                <w:b/>
              </w:rPr>
              <w:t>User Guidance</w:t>
            </w:r>
          </w:p>
        </w:tc>
        <w:tc>
          <w:tcPr>
            <w:tcW w:w="8017" w:type="dxa"/>
            <w:shd w:val="clear" w:color="auto" w:fill="auto"/>
          </w:tcPr>
          <w:p w:rsidR="00EB1E3D" w:rsidRPr="007A51EF" w:rsidRDefault="00EB1E3D" w:rsidP="002A38A1">
            <w:pPr>
              <w:rPr>
                <w:lang w:eastAsia="en-US"/>
              </w:rPr>
            </w:pPr>
            <w:r w:rsidRPr="00A7547D">
              <w:rPr>
                <w:lang w:eastAsia="en-US"/>
              </w:rPr>
              <w:t>The production system description shall be provided when available</w:t>
            </w:r>
            <w:r>
              <w:rPr>
                <w:lang w:eastAsia="en-US"/>
              </w:rPr>
              <w:t>.</w:t>
            </w:r>
          </w:p>
        </w:tc>
      </w:tr>
      <w:tr w:rsidR="00EB1E3D" w:rsidRPr="007A51EF" w:rsidTr="002A38A1">
        <w:tc>
          <w:tcPr>
            <w:tcW w:w="1951" w:type="dxa"/>
            <w:shd w:val="clear" w:color="auto" w:fill="auto"/>
          </w:tcPr>
          <w:p w:rsidR="00EB1E3D" w:rsidRPr="007A51EF" w:rsidRDefault="00EB1E3D" w:rsidP="002A38A1">
            <w:pPr>
              <w:rPr>
                <w:b/>
                <w:lang w:eastAsia="en-US"/>
              </w:rPr>
            </w:pPr>
            <w:r w:rsidRPr="007A51EF">
              <w:rPr>
                <w:b/>
              </w:rPr>
              <w:t>Example(s)</w:t>
            </w:r>
          </w:p>
        </w:tc>
        <w:tc>
          <w:tcPr>
            <w:tcW w:w="8017" w:type="dxa"/>
            <w:shd w:val="clear" w:color="auto" w:fill="auto"/>
          </w:tcPr>
          <w:p w:rsidR="00EB1E3D" w:rsidRPr="007A51EF" w:rsidRDefault="00EB1E3D" w:rsidP="002A38A1">
            <w:pPr>
              <w:rPr>
                <w:lang w:eastAsia="en-US"/>
              </w:rPr>
            </w:pPr>
            <w:r w:rsidRPr="00A7547D">
              <w:rPr>
                <w:lang w:eastAsia="en-US"/>
              </w:rPr>
              <w:t>cho cell, goat, bovine lungs</w:t>
            </w:r>
          </w:p>
        </w:tc>
      </w:tr>
      <w:tr w:rsidR="00EB1E3D" w:rsidRPr="007A51EF" w:rsidTr="002A38A1">
        <w:tc>
          <w:tcPr>
            <w:tcW w:w="1951" w:type="dxa"/>
            <w:shd w:val="clear" w:color="auto" w:fill="auto"/>
          </w:tcPr>
          <w:p w:rsidR="00EB1E3D" w:rsidRPr="007A51EF" w:rsidRDefault="00EB1E3D" w:rsidP="002A38A1">
            <w:pPr>
              <w:rPr>
                <w:b/>
              </w:rPr>
            </w:pPr>
            <w:r w:rsidRPr="007A51EF">
              <w:rPr>
                <w:b/>
              </w:rPr>
              <w:t>Conformance</w:t>
            </w:r>
          </w:p>
        </w:tc>
        <w:tc>
          <w:tcPr>
            <w:tcW w:w="8017" w:type="dxa"/>
            <w:shd w:val="clear" w:color="auto" w:fill="auto"/>
          </w:tcPr>
          <w:p w:rsidR="00EB1E3D" w:rsidRPr="007A51EF" w:rsidRDefault="00EB1E3D" w:rsidP="002A38A1">
            <w:pPr>
              <w:rPr>
                <w:lang w:eastAsia="en-US"/>
              </w:rPr>
            </w:pPr>
            <w:r>
              <w:rPr>
                <w:lang w:eastAsia="en-US"/>
              </w:rPr>
              <w:t>OPTIONAL</w:t>
            </w:r>
          </w:p>
        </w:tc>
      </w:tr>
      <w:tr w:rsidR="00EB1E3D" w:rsidRPr="007A51EF" w:rsidTr="002A38A1">
        <w:tc>
          <w:tcPr>
            <w:tcW w:w="1951" w:type="dxa"/>
            <w:shd w:val="clear" w:color="auto" w:fill="auto"/>
          </w:tcPr>
          <w:p w:rsidR="00EB1E3D" w:rsidRPr="007A51EF" w:rsidRDefault="00EB1E3D" w:rsidP="002A38A1">
            <w:pPr>
              <w:rPr>
                <w:b/>
              </w:rPr>
            </w:pPr>
            <w:r w:rsidRPr="007A51EF">
              <w:rPr>
                <w:b/>
              </w:rPr>
              <w:t>Data Type</w:t>
            </w:r>
          </w:p>
        </w:tc>
        <w:tc>
          <w:tcPr>
            <w:tcW w:w="8017" w:type="dxa"/>
            <w:shd w:val="clear" w:color="auto" w:fill="auto"/>
          </w:tcPr>
          <w:p w:rsidR="00EB1E3D" w:rsidRPr="007A51EF" w:rsidRDefault="00EB1E3D" w:rsidP="002A38A1">
            <w:pPr>
              <w:rPr>
                <w:lang w:eastAsia="en-US"/>
              </w:rPr>
            </w:pPr>
            <w:r>
              <w:rPr>
                <w:lang w:eastAsia="en-US"/>
              </w:rPr>
              <w:t>CD</w:t>
            </w:r>
          </w:p>
        </w:tc>
      </w:tr>
      <w:tr w:rsidR="00EB1E3D" w:rsidRPr="007A51EF" w:rsidTr="002A38A1">
        <w:tc>
          <w:tcPr>
            <w:tcW w:w="1951" w:type="dxa"/>
            <w:shd w:val="clear" w:color="auto" w:fill="auto"/>
          </w:tcPr>
          <w:p w:rsidR="00EB1E3D" w:rsidRPr="007A51EF" w:rsidRDefault="00EB1E3D" w:rsidP="002A38A1">
            <w:pPr>
              <w:rPr>
                <w:b/>
              </w:rPr>
            </w:pPr>
            <w:r w:rsidRPr="007A51EF">
              <w:rPr>
                <w:b/>
              </w:rPr>
              <w:t>Business Rule(s)</w:t>
            </w:r>
          </w:p>
        </w:tc>
        <w:tc>
          <w:tcPr>
            <w:tcW w:w="8017" w:type="dxa"/>
            <w:shd w:val="clear" w:color="auto" w:fill="auto"/>
          </w:tcPr>
          <w:p w:rsidR="00EB1E3D" w:rsidRPr="007A51EF" w:rsidRDefault="00EB1E3D" w:rsidP="002A38A1">
            <w:pPr>
              <w:rPr>
                <w:lang w:eastAsia="en-US"/>
              </w:rPr>
            </w:pPr>
            <w:r>
              <w:rPr>
                <w:lang w:eastAsia="en-US"/>
              </w:rPr>
              <w:t>Production System, System Type and Method are all to be represented in one terminology.</w:t>
            </w:r>
          </w:p>
        </w:tc>
      </w:tr>
    </w:tbl>
    <w:p w:rsidR="00EB1E3D" w:rsidRDefault="00EB1E3D" w:rsidP="00EB1E3D">
      <w:pPr>
        <w:pStyle w:val="XML"/>
      </w:pPr>
      <w:r>
        <w:t>&lt;identifiedSubstance&gt;</w:t>
      </w:r>
      <w:r>
        <w:br/>
        <w:t xml:space="preserve">  &lt;identifiedSubstance&gt;&lt;!-- Substance Details --&gt;&lt;/identifiedSubstance&gt;</w:t>
      </w:r>
      <w:r>
        <w:br/>
        <w:t xml:space="preserve">  &lt;subjectOf&gt;</w:t>
      </w:r>
      <w:r>
        <w:br/>
        <w:t xml:space="preserve">    &lt;substanceSpecification&gt;</w:t>
      </w:r>
      <w:r>
        <w:br/>
        <w:t xml:space="preserve">      &lt;component&gt;</w:t>
      </w:r>
      <w:r>
        <w:br/>
        <w:t xml:space="preserve">        &lt;processStep&gt;</w:t>
      </w:r>
      <w:r>
        <w:br/>
        <w:t xml:space="preserve">          &lt;code code="</w:t>
      </w:r>
      <w:r w:rsidRPr="0013797D">
        <w:rPr>
          <w:b/>
          <w:bCs/>
          <w:i/>
          <w:iCs/>
        </w:rPr>
        <w:t xml:space="preserve">Production </w:t>
      </w:r>
      <w:r w:rsidRPr="002135DE">
        <w:rPr>
          <w:i/>
          <w:iCs/>
        </w:rPr>
        <w:t>Method and</w:t>
      </w:r>
      <w:r w:rsidRPr="0013797D">
        <w:rPr>
          <w:b/>
          <w:bCs/>
          <w:i/>
          <w:iCs/>
        </w:rPr>
        <w:t xml:space="preserve"> System </w:t>
      </w:r>
      <w:r w:rsidRPr="002135DE">
        <w:rPr>
          <w:i/>
          <w:iCs/>
        </w:rPr>
        <w:t>Type</w:t>
      </w:r>
      <w:r w:rsidRPr="0013797D">
        <w:rPr>
          <w:i/>
          <w:iCs/>
        </w:rPr>
        <w:t xml:space="preserve"> Code</w:t>
      </w:r>
      <w:r>
        <w:t xml:space="preserve">" </w:t>
      </w:r>
      <w:r>
        <w:br/>
        <w:t xml:space="preserve">                codeSystem="</w:t>
      </w:r>
      <w:r w:rsidRPr="0013797D">
        <w:rPr>
          <w:i/>
          <w:iCs/>
        </w:rPr>
        <w:t>Code System (OID)</w:t>
      </w:r>
      <w:r>
        <w:t>"/&gt;</w:t>
      </w:r>
      <w:r>
        <w:br/>
        <w:t xml:space="preserve">          &lt;subjectOf&gt;</w:t>
      </w:r>
      <w:r>
        <w:br/>
        <w:t xml:space="preserve">            &lt;document&gt;</w:t>
      </w:r>
      <w:r>
        <w:br/>
        <w:t xml:space="preserve">              &lt;id root="</w:t>
      </w:r>
      <w:r w:rsidRPr="0013797D">
        <w:rPr>
          <w:b/>
          <w:bCs/>
          <w:i/>
          <w:iCs/>
        </w:rPr>
        <w:t>Critical Process</w:t>
      </w:r>
      <w:r w:rsidRPr="0013797D">
        <w:rPr>
          <w:i/>
          <w:iCs/>
        </w:rPr>
        <w:t xml:space="preserve"> Step Document </w:t>
      </w:r>
      <w:r w:rsidRPr="0013797D">
        <w:rPr>
          <w:b/>
          <w:bCs/>
          <w:i/>
          <w:iCs/>
        </w:rPr>
        <w:t>Version</w:t>
      </w:r>
      <w:r w:rsidRPr="0013797D">
        <w:rPr>
          <w:i/>
          <w:iCs/>
        </w:rPr>
        <w:t xml:space="preserve"> Id</w:t>
      </w:r>
      <w:r>
        <w:t>"/&gt;</w:t>
      </w:r>
      <w:r>
        <w:br/>
        <w:t xml:space="preserve">              &lt;setId root="</w:t>
      </w:r>
      <w:r w:rsidRPr="0013797D">
        <w:rPr>
          <w:i/>
          <w:iCs/>
        </w:rPr>
        <w:t>Critical Process Step Document Set Id</w:t>
      </w:r>
      <w:r>
        <w:t>"/&gt;</w:t>
      </w:r>
      <w:r>
        <w:br/>
        <w:t xml:space="preserve">              &lt;versionNumber value="</w:t>
      </w:r>
      <w:r w:rsidRPr="0013797D">
        <w:rPr>
          <w:b/>
          <w:bCs/>
          <w:i/>
          <w:iCs/>
        </w:rPr>
        <w:t>Critical Process</w:t>
      </w:r>
      <w:r w:rsidRPr="0013797D">
        <w:rPr>
          <w:i/>
          <w:iCs/>
        </w:rPr>
        <w:t xml:space="preserve"> Step </w:t>
      </w:r>
      <w:r w:rsidRPr="0013797D">
        <w:rPr>
          <w:b/>
          <w:bCs/>
          <w:i/>
          <w:iCs/>
        </w:rPr>
        <w:t>Version</w:t>
      </w:r>
      <w:r w:rsidRPr="0013797D">
        <w:rPr>
          <w:i/>
          <w:iCs/>
        </w:rPr>
        <w:t xml:space="preserve"> Number</w:t>
      </w:r>
      <w:r>
        <w:t>"/&gt;</w:t>
      </w:r>
    </w:p>
    <w:bookmarkEnd w:id="2172"/>
    <w:bookmarkEnd w:id="2173"/>
    <w:bookmarkEnd w:id="2174"/>
    <w:p w:rsidR="00EB1E3D" w:rsidRPr="0017090F" w:rsidRDefault="00EB1E3D" w:rsidP="00EB1E3D">
      <w:pPr>
        <w:pStyle w:val="Heading4"/>
        <w:rPr>
          <w:color w:val="0070C0"/>
          <w:lang w:eastAsia="en-US"/>
        </w:rPr>
      </w:pPr>
      <w:r w:rsidRPr="0017090F">
        <w:rPr>
          <w:color w:val="0070C0"/>
          <w:lang w:eastAsia="en-US"/>
        </w:rPr>
        <w:t>Critical Process Version Number</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EB1E3D" w:rsidRPr="007A51EF" w:rsidTr="002A38A1">
        <w:tc>
          <w:tcPr>
            <w:tcW w:w="1951" w:type="dxa"/>
            <w:shd w:val="clear" w:color="auto" w:fill="auto"/>
          </w:tcPr>
          <w:p w:rsidR="00EB1E3D" w:rsidRPr="007A51EF" w:rsidRDefault="00EB1E3D" w:rsidP="002A38A1">
            <w:pPr>
              <w:rPr>
                <w:b/>
                <w:lang w:eastAsia="en-US"/>
              </w:rPr>
            </w:pPr>
            <w:r w:rsidRPr="007A51EF">
              <w:rPr>
                <w:b/>
              </w:rPr>
              <w:t>User Guidance</w:t>
            </w:r>
          </w:p>
        </w:tc>
        <w:tc>
          <w:tcPr>
            <w:tcW w:w="8017" w:type="dxa"/>
            <w:shd w:val="clear" w:color="auto" w:fill="auto"/>
          </w:tcPr>
          <w:p w:rsidR="00EB1E3D" w:rsidRPr="007A51EF" w:rsidRDefault="00EB1E3D" w:rsidP="002A38A1">
            <w:pPr>
              <w:jc w:val="both"/>
              <w:rPr>
                <w:lang w:eastAsia="en-US"/>
              </w:rPr>
            </w:pPr>
            <w:r w:rsidRPr="00534F83">
              <w:rPr>
                <w:lang w:eastAsia="en-US"/>
              </w:rPr>
              <w:t>Should be captured for material derived from both extractive and biosynthetic production method, for synthesized peptides and nucleic acids</w:t>
            </w:r>
            <w:r>
              <w:rPr>
                <w:lang w:eastAsia="en-US"/>
              </w:rPr>
              <w:t>.</w:t>
            </w:r>
          </w:p>
        </w:tc>
      </w:tr>
      <w:tr w:rsidR="00EB1E3D" w:rsidRPr="007A51EF" w:rsidTr="002A38A1">
        <w:tc>
          <w:tcPr>
            <w:tcW w:w="1951" w:type="dxa"/>
            <w:shd w:val="clear" w:color="auto" w:fill="auto"/>
          </w:tcPr>
          <w:p w:rsidR="00EB1E3D" w:rsidRPr="007A51EF" w:rsidRDefault="00EB1E3D" w:rsidP="002A38A1">
            <w:pPr>
              <w:rPr>
                <w:b/>
                <w:lang w:eastAsia="en-US"/>
              </w:rPr>
            </w:pPr>
            <w:r w:rsidRPr="007A51EF">
              <w:rPr>
                <w:b/>
              </w:rPr>
              <w:t>Example(s)</w:t>
            </w:r>
          </w:p>
        </w:tc>
        <w:tc>
          <w:tcPr>
            <w:tcW w:w="8017" w:type="dxa"/>
            <w:shd w:val="clear" w:color="auto" w:fill="auto"/>
          </w:tcPr>
          <w:p w:rsidR="00EB1E3D" w:rsidRPr="007A51EF" w:rsidRDefault="00EB1E3D" w:rsidP="002A38A1">
            <w:pPr>
              <w:rPr>
                <w:lang w:eastAsia="en-US"/>
              </w:rPr>
            </w:pPr>
          </w:p>
        </w:tc>
      </w:tr>
      <w:tr w:rsidR="00EB1E3D" w:rsidRPr="007A51EF" w:rsidTr="002A38A1">
        <w:tc>
          <w:tcPr>
            <w:tcW w:w="1951" w:type="dxa"/>
            <w:shd w:val="clear" w:color="auto" w:fill="auto"/>
          </w:tcPr>
          <w:p w:rsidR="00EB1E3D" w:rsidRPr="007A51EF" w:rsidRDefault="00EB1E3D" w:rsidP="002A38A1">
            <w:pPr>
              <w:rPr>
                <w:b/>
              </w:rPr>
            </w:pPr>
            <w:r w:rsidRPr="007A51EF">
              <w:rPr>
                <w:b/>
              </w:rPr>
              <w:t>Conformance</w:t>
            </w:r>
          </w:p>
        </w:tc>
        <w:tc>
          <w:tcPr>
            <w:tcW w:w="8017" w:type="dxa"/>
            <w:shd w:val="clear" w:color="auto" w:fill="auto"/>
          </w:tcPr>
          <w:p w:rsidR="00EB1E3D" w:rsidRPr="007A51EF" w:rsidRDefault="00EB1E3D" w:rsidP="002A38A1">
            <w:pPr>
              <w:rPr>
                <w:lang w:eastAsia="en-US"/>
              </w:rPr>
            </w:pPr>
            <w:r>
              <w:rPr>
                <w:lang w:eastAsia="en-US"/>
              </w:rPr>
              <w:t>REQUIRED</w:t>
            </w:r>
          </w:p>
        </w:tc>
      </w:tr>
      <w:tr w:rsidR="00EB1E3D" w:rsidRPr="007A51EF" w:rsidTr="002A38A1">
        <w:tc>
          <w:tcPr>
            <w:tcW w:w="1951" w:type="dxa"/>
            <w:shd w:val="clear" w:color="auto" w:fill="auto"/>
          </w:tcPr>
          <w:p w:rsidR="00EB1E3D" w:rsidRPr="007A51EF" w:rsidRDefault="00EB1E3D" w:rsidP="002A38A1">
            <w:pPr>
              <w:rPr>
                <w:b/>
              </w:rPr>
            </w:pPr>
            <w:r w:rsidRPr="007A51EF">
              <w:rPr>
                <w:b/>
              </w:rPr>
              <w:t>Data Type</w:t>
            </w:r>
          </w:p>
        </w:tc>
        <w:tc>
          <w:tcPr>
            <w:tcW w:w="8017" w:type="dxa"/>
            <w:shd w:val="clear" w:color="auto" w:fill="auto"/>
          </w:tcPr>
          <w:p w:rsidR="00EB1E3D" w:rsidRPr="007A51EF" w:rsidRDefault="00EB1E3D" w:rsidP="002A38A1">
            <w:pPr>
              <w:rPr>
                <w:lang w:eastAsia="en-US"/>
              </w:rPr>
            </w:pPr>
            <w:r>
              <w:rPr>
                <w:lang w:eastAsia="en-US"/>
              </w:rPr>
              <w:t>INT</w:t>
            </w:r>
          </w:p>
        </w:tc>
      </w:tr>
      <w:tr w:rsidR="00EB1E3D" w:rsidRPr="007A51EF" w:rsidTr="002A38A1">
        <w:tc>
          <w:tcPr>
            <w:tcW w:w="1951" w:type="dxa"/>
            <w:shd w:val="clear" w:color="auto" w:fill="auto"/>
          </w:tcPr>
          <w:p w:rsidR="00EB1E3D" w:rsidRPr="007A51EF" w:rsidRDefault="00EB1E3D" w:rsidP="002A38A1">
            <w:pPr>
              <w:rPr>
                <w:b/>
              </w:rPr>
            </w:pPr>
            <w:r w:rsidRPr="007A51EF">
              <w:rPr>
                <w:b/>
              </w:rPr>
              <w:t>Value Allowed</w:t>
            </w:r>
          </w:p>
        </w:tc>
        <w:tc>
          <w:tcPr>
            <w:tcW w:w="8017" w:type="dxa"/>
            <w:shd w:val="clear" w:color="auto" w:fill="auto"/>
          </w:tcPr>
          <w:p w:rsidR="00EB1E3D" w:rsidRPr="007A51EF" w:rsidRDefault="00EB1E3D" w:rsidP="002A38A1">
            <w:pPr>
              <w:jc w:val="both"/>
              <w:rPr>
                <w:lang w:eastAsia="en-US"/>
              </w:rPr>
            </w:pPr>
            <w:r>
              <w:rPr>
                <w:lang w:eastAsia="en-US"/>
              </w:rPr>
              <w:t>Start at one and increases if a major critical process changes occur (ie changes in master cell bank; elimination or addition of a chromatographic purification process).</w:t>
            </w:r>
          </w:p>
        </w:tc>
      </w:tr>
      <w:tr w:rsidR="00EB1E3D" w:rsidRPr="007A51EF" w:rsidTr="002A38A1">
        <w:tc>
          <w:tcPr>
            <w:tcW w:w="1951" w:type="dxa"/>
            <w:shd w:val="clear" w:color="auto" w:fill="auto"/>
          </w:tcPr>
          <w:p w:rsidR="00EB1E3D" w:rsidRPr="007A51EF" w:rsidRDefault="00EB1E3D" w:rsidP="002A38A1">
            <w:pPr>
              <w:rPr>
                <w:b/>
              </w:rPr>
            </w:pPr>
            <w:r w:rsidRPr="007A51EF">
              <w:rPr>
                <w:b/>
              </w:rPr>
              <w:t>Business Rule(s)</w:t>
            </w:r>
          </w:p>
        </w:tc>
        <w:tc>
          <w:tcPr>
            <w:tcW w:w="8017" w:type="dxa"/>
            <w:shd w:val="clear" w:color="auto" w:fill="auto"/>
          </w:tcPr>
          <w:p w:rsidR="00EB1E3D" w:rsidRPr="007A51EF" w:rsidRDefault="00EB1E3D" w:rsidP="002A38A1">
            <w:pPr>
              <w:rPr>
                <w:lang w:eastAsia="en-US"/>
              </w:rPr>
            </w:pPr>
          </w:p>
        </w:tc>
      </w:tr>
    </w:tbl>
    <w:p w:rsidR="00EB1E3D" w:rsidRDefault="00EB1E3D" w:rsidP="00EB1E3D">
      <w:pPr>
        <w:pStyle w:val="XML"/>
      </w:pPr>
      <w:r>
        <w:t>&lt;identifiedSubstance&gt;</w:t>
      </w:r>
      <w:r>
        <w:br/>
        <w:t xml:space="preserve">  &lt;identifiedSubstance&gt;&lt;!-- Substance Details --&gt;&lt;/identifiedSubstance&gt;</w:t>
      </w:r>
      <w:r>
        <w:br/>
        <w:t xml:space="preserve">  &lt;subjectOf&gt;</w:t>
      </w:r>
      <w:r>
        <w:br/>
        <w:t xml:space="preserve">    &lt;substanceSpecification&gt;</w:t>
      </w:r>
      <w:r>
        <w:br/>
        <w:t xml:space="preserve">      &lt;component&gt;</w:t>
      </w:r>
      <w:r>
        <w:br/>
        <w:t xml:space="preserve">        &lt;processStep&gt;</w:t>
      </w:r>
      <w:r>
        <w:br/>
        <w:t xml:space="preserve">          &lt;subjectOf&gt;</w:t>
      </w:r>
      <w:r>
        <w:br/>
        <w:t xml:space="preserve">            &lt;document&gt;</w:t>
      </w:r>
      <w:r>
        <w:br/>
        <w:t xml:space="preserve">              &lt;id root="</w:t>
      </w:r>
      <w:r w:rsidRPr="0013797D">
        <w:rPr>
          <w:b/>
          <w:bCs/>
          <w:i/>
          <w:iCs/>
        </w:rPr>
        <w:t>Critical Process</w:t>
      </w:r>
      <w:r w:rsidRPr="0013797D">
        <w:rPr>
          <w:i/>
          <w:iCs/>
        </w:rPr>
        <w:t xml:space="preserve"> Step Document </w:t>
      </w:r>
      <w:r w:rsidRPr="0013797D">
        <w:rPr>
          <w:b/>
          <w:bCs/>
          <w:i/>
          <w:iCs/>
        </w:rPr>
        <w:t>Version</w:t>
      </w:r>
      <w:r w:rsidRPr="0013797D">
        <w:rPr>
          <w:i/>
          <w:iCs/>
        </w:rPr>
        <w:t xml:space="preserve"> Id</w:t>
      </w:r>
      <w:r>
        <w:t>"/&gt;</w:t>
      </w:r>
      <w:r>
        <w:br/>
        <w:t xml:space="preserve">              &lt;setId root="</w:t>
      </w:r>
      <w:r w:rsidRPr="0013797D">
        <w:rPr>
          <w:i/>
          <w:iCs/>
        </w:rPr>
        <w:t>Critical Process Step Document Set Id</w:t>
      </w:r>
      <w:r>
        <w:t>"/&gt;</w:t>
      </w:r>
      <w:r>
        <w:br/>
        <w:t xml:space="preserve">              &lt;versionNumber value="</w:t>
      </w:r>
      <w:r w:rsidRPr="0013797D">
        <w:rPr>
          <w:b/>
          <w:bCs/>
          <w:i/>
          <w:iCs/>
        </w:rPr>
        <w:t>Critical Process</w:t>
      </w:r>
      <w:r w:rsidRPr="0013797D">
        <w:rPr>
          <w:i/>
          <w:iCs/>
        </w:rPr>
        <w:t xml:space="preserve"> Step </w:t>
      </w:r>
      <w:r w:rsidRPr="0013797D">
        <w:rPr>
          <w:b/>
          <w:bCs/>
          <w:i/>
          <w:iCs/>
        </w:rPr>
        <w:t>Version</w:t>
      </w:r>
      <w:r w:rsidRPr="0013797D">
        <w:rPr>
          <w:i/>
          <w:iCs/>
        </w:rPr>
        <w:t xml:space="preserve"> Number</w:t>
      </w:r>
      <w:r>
        <w:t>"/&gt;</w:t>
      </w:r>
    </w:p>
    <w:p w:rsidR="00DF6F06" w:rsidRPr="00E110D4" w:rsidRDefault="00006CC1" w:rsidP="00006CC1">
      <w:pPr>
        <w:pStyle w:val="Heading4"/>
        <w:rPr>
          <w:color w:val="FF0000"/>
          <w:lang w:eastAsia="en-US"/>
        </w:rPr>
      </w:pPr>
      <w:r w:rsidRPr="00E110D4">
        <w:rPr>
          <w:color w:val="FF0000"/>
          <w:lang w:eastAsia="en-US"/>
        </w:rPr>
        <w:lastRenderedPageBreak/>
        <w:t>Critical Process</w:t>
      </w:r>
      <w:ins w:id="2175" w:author="HYST (Hiroyuki Sato)" w:date="2013-01-08T18:09:00Z">
        <w:r w:rsidR="000626E2" w:rsidRPr="0014542C">
          <w:rPr>
            <w:rFonts w:eastAsia="MS Mincho" w:hint="eastAsia"/>
            <w:color w:val="FF0000"/>
            <w:lang w:eastAsia="ja-JP"/>
          </w:rPr>
          <w:t xml:space="preserve">  (repeat as necessary)</w:t>
        </w:r>
      </w:ins>
    </w:p>
    <w:p w:rsidR="00DF6F06" w:rsidRDefault="00DF6F06" w:rsidP="009E774D">
      <w:pPr>
        <w:jc w:val="both"/>
        <w:rPr>
          <w:lang w:val="en-US"/>
        </w:rPr>
      </w:pPr>
      <w:r w:rsidRPr="00DF6F06">
        <w:rPr>
          <w:lang w:val="en-US"/>
        </w:rPr>
        <w:t>The critical processes steps shall be described by means of the following set of data elements:</w:t>
      </w:r>
    </w:p>
    <w:p w:rsidR="00DF6F06" w:rsidRPr="00E110D4" w:rsidRDefault="00006CC1" w:rsidP="00006CC1">
      <w:pPr>
        <w:pStyle w:val="Heading5"/>
        <w:rPr>
          <w:color w:val="0070C0"/>
          <w:lang w:eastAsia="en-US"/>
        </w:rPr>
      </w:pPr>
      <w:r w:rsidRPr="00E110D4">
        <w:rPr>
          <w:color w:val="0070C0"/>
          <w:lang w:eastAsia="en-US"/>
        </w:rPr>
        <w:t>Critical Process ID</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055AE1" w:rsidP="00775B61">
            <w:pPr>
              <w:rPr>
                <w:lang w:eastAsia="en-US"/>
              </w:rPr>
            </w:pPr>
            <w:r w:rsidRPr="00055AE1">
              <w:rPr>
                <w:lang w:eastAsia="en-US"/>
              </w:rPr>
              <w:t>code used to track critical process steps</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051D73" w:rsidP="00775B61">
            <w:pPr>
              <w:rPr>
                <w:lang w:eastAsia="en-US"/>
              </w:rPr>
            </w:pPr>
            <w:r>
              <w:rPr>
                <w:lang w:eastAsia="en-US"/>
              </w:rPr>
              <w:t>II</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1A648D" w:rsidP="00775B61">
            <w:pPr>
              <w:rPr>
                <w:lang w:eastAsia="en-US"/>
              </w:rPr>
            </w:pPr>
          </w:p>
        </w:tc>
      </w:tr>
    </w:tbl>
    <w:p w:rsidR="00873838" w:rsidRDefault="00873838" w:rsidP="00873838">
      <w:pPr>
        <w:pStyle w:val="XML"/>
      </w:pPr>
      <w:bookmarkStart w:id="2176" w:name="_Toc304805964"/>
      <w:bookmarkStart w:id="2177" w:name="_Toc304814920"/>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&lt;id root="</w:t>
      </w:r>
      <w:r w:rsidRPr="00873838">
        <w:rPr>
          <w:b/>
          <w:bCs/>
          <w:i/>
          <w:iCs/>
        </w:rPr>
        <w:t>Critical Process Id</w:t>
      </w:r>
      <w:r w:rsidRPr="00873838">
        <w:rPr>
          <w:i/>
          <w:iCs/>
        </w:rPr>
        <w:t xml:space="preserve"> (UUID)</w:t>
      </w:r>
      <w:r>
        <w:t>"/&gt;</w:t>
      </w:r>
    </w:p>
    <w:p w:rsidR="00DF6F06" w:rsidRPr="00E110D4" w:rsidRDefault="00DF6F06" w:rsidP="00006CC1">
      <w:pPr>
        <w:pStyle w:val="Heading5"/>
        <w:rPr>
          <w:color w:val="0070C0"/>
          <w:lang w:eastAsia="en-US"/>
        </w:rPr>
      </w:pPr>
      <w:r w:rsidRPr="00E110D4">
        <w:rPr>
          <w:color w:val="0070C0"/>
          <w:lang w:eastAsia="en-US"/>
        </w:rPr>
        <w:t>Critical Process Site</w:t>
      </w:r>
      <w:bookmarkEnd w:id="2176"/>
      <w:bookmarkEnd w:id="217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055AE1" w:rsidP="00775B61">
            <w:pPr>
              <w:rPr>
                <w:lang w:eastAsia="en-US"/>
              </w:rPr>
            </w:pPr>
            <w:r w:rsidRPr="00055AE1">
              <w:rPr>
                <w:lang w:eastAsia="en-US"/>
              </w:rPr>
              <w:t>code used by regulators to track manufacturers (e.g. duns number)</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051D73" w:rsidP="00775B61">
            <w:pPr>
              <w:rPr>
                <w:lang w:eastAsia="en-US"/>
              </w:rPr>
            </w:pPr>
            <w:r>
              <w:rPr>
                <w:lang w:eastAsia="en-US"/>
              </w:rPr>
              <w:t>ST</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1A648D" w:rsidP="00775B61">
            <w:pPr>
              <w:rPr>
                <w:lang w:eastAsia="en-US"/>
              </w:rPr>
            </w:pPr>
          </w:p>
        </w:tc>
      </w:tr>
    </w:tbl>
    <w:p w:rsidR="00873838" w:rsidRDefault="00873838" w:rsidP="00873838">
      <w:pPr>
        <w:pStyle w:val="XML"/>
      </w:pPr>
      <w:bookmarkStart w:id="2178" w:name="_Toc304805965"/>
      <w:bookmarkStart w:id="2179" w:name="_Toc304814921"/>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&lt;primaryPerformer&gt;</w:t>
      </w:r>
      <w:r>
        <w:br/>
        <w:t xml:space="preserve">            &lt;assignedEntity&gt;</w:t>
      </w:r>
      <w:r>
        <w:br/>
        <w:t xml:space="preserve">              &lt;id extension="</w:t>
      </w:r>
      <w:r w:rsidRPr="0013797D">
        <w:rPr>
          <w:b/>
          <w:bCs/>
          <w:i/>
          <w:iCs/>
        </w:rPr>
        <w:t>Critical Process Site</w:t>
      </w:r>
      <w:r w:rsidRPr="0013797D">
        <w:rPr>
          <w:i/>
          <w:iCs/>
        </w:rPr>
        <w:t xml:space="preserve"> I</w:t>
      </w:r>
      <w:r>
        <w:rPr>
          <w:i/>
          <w:iCs/>
        </w:rPr>
        <w:t>d</w:t>
      </w:r>
      <w:r>
        <w:t xml:space="preserve">" </w:t>
      </w:r>
      <w:r>
        <w:br/>
        <w:t xml:space="preserve">                  root="</w:t>
      </w:r>
      <w:r w:rsidRPr="0013797D">
        <w:rPr>
          <w:i/>
          <w:iCs/>
        </w:rPr>
        <w:t>Site ID System (OID)</w:t>
      </w:r>
      <w:r>
        <w:t>"/&gt;</w:t>
      </w:r>
    </w:p>
    <w:p w:rsidR="00DF6F06" w:rsidRDefault="00DF6F06" w:rsidP="00006CC1">
      <w:pPr>
        <w:pStyle w:val="Heading5"/>
        <w:rPr>
          <w:color w:val="FF0000"/>
          <w:lang w:eastAsia="en-US"/>
        </w:rPr>
      </w:pPr>
      <w:bookmarkStart w:id="2180" w:name="_Ref343650092"/>
      <w:r w:rsidRPr="00E110D4">
        <w:rPr>
          <w:color w:val="FF0000"/>
          <w:lang w:eastAsia="en-US"/>
        </w:rPr>
        <w:t>Starting Material</w:t>
      </w:r>
      <w:bookmarkEnd w:id="2178"/>
      <w:bookmarkEnd w:id="2179"/>
      <w:bookmarkEnd w:id="2180"/>
      <w:ins w:id="2181" w:author="HYST (Hiroyuki Sato)" w:date="2013-01-08T18:09:00Z">
        <w:r w:rsidR="000626E2" w:rsidRPr="0014542C">
          <w:rPr>
            <w:rFonts w:eastAsia="MS Mincho" w:hint="eastAsia"/>
            <w:color w:val="FF0000"/>
            <w:lang w:eastAsia="ja-JP"/>
          </w:rPr>
          <w:t xml:space="preserve">  (repeat as necessary)</w:t>
        </w:r>
      </w:ins>
    </w:p>
    <w:p w:rsidR="00873838" w:rsidRDefault="00873838" w:rsidP="00A60C2E">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&lt;interactor typeCode="CSM"&gt;</w:t>
      </w:r>
      <w:r>
        <w:br/>
      </w:r>
      <w:r w:rsidR="00A60C2E">
        <w:t xml:space="preserve">            &lt;functionCode code="</w:t>
      </w:r>
      <w:r w:rsidR="00A60C2E" w:rsidRPr="0013797D">
        <w:rPr>
          <w:b/>
          <w:bCs/>
          <w:i/>
          <w:iCs/>
        </w:rPr>
        <w:t xml:space="preserve">Substance Role </w:t>
      </w:r>
      <w:r w:rsidR="00A60C2E" w:rsidRPr="00A60C2E">
        <w:rPr>
          <w:i/>
          <w:iCs/>
        </w:rPr>
        <w:t>/ Material Type</w:t>
      </w:r>
      <w:r w:rsidR="00A60C2E" w:rsidRPr="0013797D">
        <w:rPr>
          <w:b/>
          <w:bCs/>
          <w:i/>
          <w:iCs/>
        </w:rPr>
        <w:t xml:space="preserve"> </w:t>
      </w:r>
      <w:r w:rsidR="00A60C2E" w:rsidRPr="0013797D">
        <w:rPr>
          <w:i/>
          <w:iCs/>
        </w:rPr>
        <w:t>Code</w:t>
      </w:r>
      <w:r w:rsidR="00A60C2E">
        <w:t>"</w:t>
      </w:r>
      <w:r w:rsidR="00A60C2E">
        <w:br/>
        <w:t xml:space="preserve">                          codeSystem="</w:t>
      </w:r>
      <w:r w:rsidR="00A60C2E" w:rsidRPr="0013797D">
        <w:rPr>
          <w:i/>
          <w:iCs/>
        </w:rPr>
        <w:t>Code System (OID)</w:t>
      </w:r>
      <w:r w:rsidR="00A60C2E">
        <w:t>" displayName="</w:t>
      </w:r>
      <w:r w:rsidR="00A60C2E" w:rsidRPr="00A60C2E">
        <w:rPr>
          <w:i/>
          <w:iCs/>
        </w:rPr>
        <w:t>Display</w:t>
      </w:r>
      <w:r w:rsidR="00A60C2E" w:rsidRPr="0013797D">
        <w:rPr>
          <w:b/>
          <w:bCs/>
          <w:i/>
          <w:iCs/>
        </w:rPr>
        <w:t xml:space="preserve"> </w:t>
      </w:r>
      <w:r w:rsidR="00A60C2E" w:rsidRPr="0013797D">
        <w:rPr>
          <w:i/>
          <w:iCs/>
        </w:rPr>
        <w:t>Name</w:t>
      </w:r>
      <w:r w:rsidR="00A60C2E">
        <w:t>"/&gt;</w:t>
      </w:r>
      <w:r w:rsidR="00A60C2E">
        <w:br/>
      </w:r>
      <w:r w:rsidR="002A38A1">
        <w:t xml:space="preserve">            &lt;quantity </w:t>
      </w:r>
      <w:r w:rsidR="002A38A1" w:rsidRPr="0013797D">
        <w:rPr>
          <w:b/>
          <w:bCs/>
          <w:i/>
          <w:iCs/>
        </w:rPr>
        <w:t>Amount</w:t>
      </w:r>
      <w:r w:rsidR="002A38A1">
        <w:t xml:space="preserve"> /&gt;</w:t>
      </w:r>
      <w:r w:rsidR="002A38A1">
        <w:br/>
      </w:r>
      <w:r>
        <w:t xml:space="preserve">            &lt;identifiedSubstance&gt;</w:t>
      </w:r>
      <w:r>
        <w:br/>
        <w:t xml:space="preserve">              &lt;identifiedSubstance&gt;</w:t>
      </w:r>
      <w:r>
        <w:br/>
        <w:t xml:space="preserve">                &lt;code code="</w:t>
      </w:r>
      <w:r w:rsidRPr="0013797D">
        <w:rPr>
          <w:b/>
          <w:bCs/>
          <w:i/>
          <w:iCs/>
        </w:rPr>
        <w:t>Substance ID</w:t>
      </w:r>
      <w:r>
        <w:t xml:space="preserve">" </w:t>
      </w:r>
      <w:r>
        <w:br/>
        <w:t xml:space="preserve">                      codeSystem="</w:t>
      </w:r>
      <w:r w:rsidRPr="0013797D">
        <w:rPr>
          <w:i/>
          <w:iCs/>
        </w:rPr>
        <w:t>Substance ID System (OID)</w:t>
      </w:r>
      <w:r>
        <w:t>"/&gt;</w:t>
      </w:r>
      <w:r>
        <w:br/>
        <w:t xml:space="preserve">                &lt;name&gt;</w:t>
      </w:r>
      <w:r w:rsidRPr="0013797D">
        <w:rPr>
          <w:b/>
          <w:bCs/>
          <w:i/>
          <w:iCs/>
        </w:rPr>
        <w:t>Substance Name</w:t>
      </w:r>
      <w:r>
        <w:t>&lt;/name&gt;</w:t>
      </w:r>
      <w:r>
        <w:br/>
        <w:t xml:space="preserve">              &lt;/identifiedSubstance&gt;</w:t>
      </w:r>
      <w:r>
        <w:br/>
        <w:t xml:space="preserve">              &lt;subjectOf&gt;</w:t>
      </w:r>
      <w:r>
        <w:br/>
        <w:t xml:space="preserve">                &lt;substanceSpecification&gt;</w:t>
      </w:r>
      <w:r>
        <w:br/>
        <w:t xml:space="preserve">                  &lt;code code="</w:t>
      </w:r>
      <w:r w:rsidRPr="0013797D">
        <w:rPr>
          <w:b/>
          <w:bCs/>
          <w:i/>
          <w:iCs/>
        </w:rPr>
        <w:t>Substance Specification ID</w:t>
      </w:r>
      <w:r>
        <w:t xml:space="preserve">" </w:t>
      </w:r>
      <w:r>
        <w:br/>
        <w:t xml:space="preserve">                        codeSystem="</w:t>
      </w:r>
      <w:r w:rsidRPr="0013797D">
        <w:rPr>
          <w:i/>
          <w:iCs/>
        </w:rPr>
        <w:t>Substance Specification ID System (OID)</w:t>
      </w:r>
      <w:r>
        <w:t>"/&gt;</w:t>
      </w:r>
      <w:r>
        <w:br/>
        <w:t xml:space="preserve">                &lt;/substanceSpecification&gt;</w:t>
      </w:r>
      <w:r>
        <w:br/>
        <w:t xml:space="preserve">              &lt;/subjectOf&gt;</w:t>
      </w:r>
      <w:r>
        <w:br/>
        <w:t xml:space="preserve">            &lt;/identifiedSubstance&gt;</w:t>
      </w:r>
      <w:r>
        <w:br/>
        <w:t xml:space="preserve">          &lt;/i</w:t>
      </w:r>
      <w:r w:rsidR="0011222D">
        <w:t>nteractor&gt;</w:t>
      </w:r>
    </w:p>
    <w:p w:rsidR="00DF6F06" w:rsidRPr="00E110D4" w:rsidRDefault="000902A9" w:rsidP="00006CC1">
      <w:pPr>
        <w:pStyle w:val="Heading6"/>
        <w:rPr>
          <w:color w:val="0070C0"/>
          <w:lang w:eastAsia="en-US"/>
        </w:rPr>
      </w:pPr>
      <w:bookmarkStart w:id="2182" w:name="_Toc304814922"/>
      <w:r w:rsidRPr="00E110D4">
        <w:rPr>
          <w:color w:val="0070C0"/>
          <w:lang w:eastAsia="en-US"/>
        </w:rPr>
        <w:lastRenderedPageBreak/>
        <w:t>Number of Starting material</w:t>
      </w:r>
      <w:bookmarkEnd w:id="2182"/>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055AE1" w:rsidP="00055AE1">
            <w:pPr>
              <w:jc w:val="both"/>
              <w:rPr>
                <w:lang w:eastAsia="en-US"/>
              </w:rPr>
            </w:pPr>
            <w:r w:rsidRPr="00055AE1">
              <w:rPr>
                <w:lang w:eastAsia="en-US"/>
              </w:rPr>
              <w:t>Number of starting materials used by the manufacturer in the critical process step</w:t>
            </w:r>
            <w:r>
              <w:rPr>
                <w:lang w:eastAsia="en-US"/>
              </w:rPr>
              <w:t>.</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DF4EB7" w:rsidP="00775B61">
            <w:pPr>
              <w:rPr>
                <w:lang w:eastAsia="en-US"/>
              </w:rPr>
            </w:pPr>
            <w:r>
              <w:rPr>
                <w:lang w:eastAsia="en-US"/>
              </w:rPr>
              <w:t>IMPLICIT</w:t>
            </w: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DF4EB7" w:rsidP="00775B61">
            <w:pPr>
              <w:rPr>
                <w:lang w:eastAsia="en-US"/>
              </w:rPr>
            </w:pPr>
            <w:r>
              <w:rPr>
                <w:lang w:eastAsia="en-US"/>
              </w:rPr>
              <w:t>This number can be counted and is never explicitly represented.</w:t>
            </w:r>
          </w:p>
        </w:tc>
      </w:tr>
    </w:tbl>
    <w:p w:rsidR="00C9519B" w:rsidRPr="00E110D4" w:rsidRDefault="00C9519B" w:rsidP="00006CC1">
      <w:pPr>
        <w:pStyle w:val="Heading6"/>
        <w:rPr>
          <w:color w:val="FF0000"/>
          <w:lang w:eastAsia="en-US"/>
        </w:rPr>
      </w:pPr>
      <w:r w:rsidRPr="00E110D4">
        <w:rPr>
          <w:color w:val="FF0000"/>
          <w:lang w:eastAsia="en-US"/>
        </w:rPr>
        <w:t>Amount</w:t>
      </w:r>
    </w:p>
    <w:p w:rsidR="00C9519B" w:rsidRDefault="00C9519B" w:rsidP="009E774D">
      <w:pPr>
        <w:jc w:val="both"/>
        <w:rPr>
          <w:lang w:val="en-US"/>
        </w:rPr>
      </w:pPr>
      <w:r w:rsidRPr="00C9519B">
        <w:rPr>
          <w:lang w:val="en-US"/>
        </w:rPr>
        <w:t>The information related to the amount shall be provided as per spe</w:t>
      </w:r>
      <w:r w:rsidR="000506BF">
        <w:rPr>
          <w:lang w:val="en-US"/>
        </w:rPr>
        <w:t>cification described in section 8.8</w:t>
      </w:r>
      <w:r w:rsidRPr="00C9519B">
        <w:rPr>
          <w:lang w:val="en-US"/>
        </w:rPr>
        <w:t>.</w:t>
      </w:r>
    </w:p>
    <w:p w:rsidR="002A38A1" w:rsidRDefault="002A38A1" w:rsidP="002A38A1">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&lt;interactor typeCode="CSM"&gt;</w:t>
      </w:r>
      <w:r>
        <w:br/>
        <w:t xml:space="preserve">            &lt;quantity </w:t>
      </w:r>
      <w:r w:rsidRPr="0013797D">
        <w:rPr>
          <w:b/>
          <w:bCs/>
          <w:i/>
          <w:iCs/>
        </w:rPr>
        <w:t>Amount</w:t>
      </w:r>
      <w:r>
        <w:t xml:space="preserve"> /&gt;</w:t>
      </w:r>
    </w:p>
    <w:p w:rsidR="00DF6F06" w:rsidRPr="00E110D4" w:rsidRDefault="00873838" w:rsidP="00006CC1">
      <w:pPr>
        <w:pStyle w:val="Heading6"/>
        <w:rPr>
          <w:color w:val="FF0000"/>
          <w:lang w:eastAsia="en-US"/>
        </w:rPr>
      </w:pPr>
      <w:bookmarkStart w:id="2183" w:name="_Ref343649055"/>
      <w:r>
        <w:rPr>
          <w:color w:val="FF0000"/>
          <w:lang w:eastAsia="en-US"/>
        </w:rPr>
        <w:t>Starting</w:t>
      </w:r>
      <w:r w:rsidR="00C901B3" w:rsidRPr="00E110D4">
        <w:rPr>
          <w:color w:val="FF0000"/>
          <w:lang w:eastAsia="en-US"/>
        </w:rPr>
        <w:t xml:space="preserve"> Material Substance</w:t>
      </w:r>
      <w:bookmarkEnd w:id="2183"/>
      <w:ins w:id="2184" w:author="HYST (Hiroyuki Sato)" w:date="2013-01-08T18:10:00Z">
        <w:r w:rsidR="000626E2" w:rsidRPr="0014542C">
          <w:rPr>
            <w:rFonts w:eastAsia="MS Mincho" w:hint="eastAsia"/>
            <w:color w:val="FF0000"/>
            <w:lang w:eastAsia="ja-JP"/>
          </w:rPr>
          <w:t xml:space="preserve">  (repeat as necessary)</w:t>
        </w:r>
      </w:ins>
    </w:p>
    <w:p w:rsidR="0011222D" w:rsidRDefault="0011222D" w:rsidP="002A38A1">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&lt;interactor typeCode="CSM"&gt;</w:t>
      </w:r>
      <w:r>
        <w:br/>
        <w:t xml:space="preserve">            &lt;identifiedSubstance&gt;</w:t>
      </w:r>
      <w:r>
        <w:br/>
        <w:t xml:space="preserve">              &lt;identifiedSubstance&gt;</w:t>
      </w:r>
      <w:r>
        <w:br/>
        <w:t xml:space="preserve">                &lt;code code="</w:t>
      </w:r>
      <w:r w:rsidRPr="0013797D">
        <w:rPr>
          <w:b/>
          <w:bCs/>
          <w:i/>
          <w:iCs/>
        </w:rPr>
        <w:t>Substance ID</w:t>
      </w:r>
      <w:r>
        <w:t xml:space="preserve">" </w:t>
      </w:r>
      <w:r>
        <w:br/>
        <w:t xml:space="preserve">                      codeSystem="</w:t>
      </w:r>
      <w:r w:rsidRPr="0013797D">
        <w:rPr>
          <w:i/>
          <w:iCs/>
        </w:rPr>
        <w:t>Substance ID System (OID)</w:t>
      </w:r>
      <w:r>
        <w:t>"/&gt;</w:t>
      </w:r>
      <w:r>
        <w:br/>
        <w:t xml:space="preserve">                &lt;name&gt;</w:t>
      </w:r>
      <w:r w:rsidRPr="0013797D">
        <w:rPr>
          <w:b/>
          <w:bCs/>
          <w:i/>
          <w:iCs/>
        </w:rPr>
        <w:t>Substance Name</w:t>
      </w:r>
      <w:r>
        <w:t>&lt;/name&gt;</w:t>
      </w:r>
      <w:r>
        <w:br/>
        <w:t xml:space="preserve">              &lt;/identifiedSubstance&gt;</w:t>
      </w:r>
      <w:r>
        <w:br/>
        <w:t xml:space="preserve">              &lt;subjectOf&gt;</w:t>
      </w:r>
      <w:r>
        <w:br/>
        <w:t xml:space="preserve">                &lt;substanceSpecification&gt;</w:t>
      </w:r>
      <w:r>
        <w:br/>
        <w:t xml:space="preserve">                  &lt;code code="</w:t>
      </w:r>
      <w:r w:rsidRPr="0013797D">
        <w:rPr>
          <w:b/>
          <w:bCs/>
          <w:i/>
          <w:iCs/>
        </w:rPr>
        <w:t>Substance Specification ID</w:t>
      </w:r>
      <w:r>
        <w:t xml:space="preserve">" </w:t>
      </w:r>
      <w:r>
        <w:br/>
        <w:t xml:space="preserve">                        codeSystem="</w:t>
      </w:r>
      <w:r w:rsidRPr="0013797D">
        <w:rPr>
          <w:i/>
          <w:iCs/>
        </w:rPr>
        <w:t>Substance Specification ID System (OID)</w:t>
      </w:r>
      <w:r>
        <w:t>"/&gt;</w:t>
      </w:r>
      <w:r>
        <w:br/>
        <w:t xml:space="preserve">                &lt;/substanceSpecification&gt;</w:t>
      </w:r>
      <w:r>
        <w:br/>
        <w:t xml:space="preserve">              &lt;/subjectOf&gt;</w:t>
      </w:r>
      <w:r>
        <w:br/>
        <w:t xml:space="preserve">            &lt;/identifiedSubstance&gt;</w:t>
      </w:r>
      <w:r>
        <w:br/>
        <w:t xml:space="preserve">          &lt;/interactor&gt;</w:t>
      </w:r>
    </w:p>
    <w:p w:rsidR="00C901B3" w:rsidRPr="00E110D4" w:rsidRDefault="00C901B3" w:rsidP="00006CC1">
      <w:pPr>
        <w:pStyle w:val="Heading7"/>
        <w:rPr>
          <w:color w:val="0070C0"/>
          <w:lang w:eastAsia="en-US"/>
        </w:rPr>
      </w:pPr>
      <w:r w:rsidRPr="00E110D4">
        <w:rPr>
          <w:color w:val="0070C0"/>
          <w:lang w:eastAsia="en-US"/>
        </w:rPr>
        <w:t>Substance ID</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055AE1" w:rsidP="00775B61">
            <w:pPr>
              <w:rPr>
                <w:lang w:eastAsia="en-US"/>
              </w:rPr>
            </w:pPr>
            <w:r w:rsidRPr="00055AE1">
              <w:rPr>
                <w:lang w:eastAsia="en-US"/>
              </w:rPr>
              <w:t>Substance or specified substance unique identifier</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055AE1" w:rsidP="00775B61">
            <w:pPr>
              <w:rPr>
                <w:lang w:eastAsia="en-US"/>
              </w:rPr>
            </w:pPr>
            <w:r>
              <w:rPr>
                <w:lang w:eastAsia="en-US"/>
              </w:rPr>
              <w:t>REQUIRED</w:t>
            </w: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1C0242" w:rsidP="00775B61">
            <w:pPr>
              <w:rPr>
                <w:lang w:eastAsia="en-US"/>
              </w:rPr>
            </w:pPr>
            <w:r>
              <w:rPr>
                <w:lang w:eastAsia="en-US"/>
              </w:rPr>
              <w:t>CD</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1A648D" w:rsidP="00775B61">
            <w:pPr>
              <w:rPr>
                <w:lang w:eastAsia="en-US"/>
              </w:rPr>
            </w:pPr>
          </w:p>
        </w:tc>
      </w:tr>
    </w:tbl>
    <w:p w:rsidR="0011222D" w:rsidRDefault="0011222D" w:rsidP="0011222D">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&lt;interactor typeCode="CSM"&gt;</w:t>
      </w:r>
      <w:r>
        <w:br/>
        <w:t xml:space="preserve">            &lt;identifiedSubstance&gt;</w:t>
      </w:r>
      <w:r>
        <w:br/>
        <w:t xml:space="preserve">              &lt;identifiedSubstance&gt;</w:t>
      </w:r>
      <w:r>
        <w:br/>
        <w:t xml:space="preserve">                &lt;code code="</w:t>
      </w:r>
      <w:r w:rsidRPr="0013797D">
        <w:rPr>
          <w:b/>
          <w:bCs/>
          <w:i/>
          <w:iCs/>
        </w:rPr>
        <w:t>Substance I</w:t>
      </w:r>
      <w:r>
        <w:rPr>
          <w:b/>
          <w:bCs/>
          <w:i/>
          <w:iCs/>
        </w:rPr>
        <w:t>d</w:t>
      </w:r>
      <w:r>
        <w:t xml:space="preserve">" </w:t>
      </w:r>
      <w:r>
        <w:br/>
        <w:t xml:space="preserve">                      codeSystem="</w:t>
      </w:r>
      <w:r w:rsidRPr="0013797D">
        <w:rPr>
          <w:i/>
          <w:iCs/>
        </w:rPr>
        <w:t>Substance ID System (OID)</w:t>
      </w:r>
      <w:r>
        <w:t>"/&gt;</w:t>
      </w:r>
    </w:p>
    <w:p w:rsidR="00C901B3" w:rsidRPr="00E110D4" w:rsidRDefault="00C901B3" w:rsidP="00006CC1">
      <w:pPr>
        <w:pStyle w:val="Heading7"/>
        <w:rPr>
          <w:color w:val="0070C0"/>
          <w:lang w:eastAsia="en-US"/>
        </w:rPr>
      </w:pPr>
      <w:r w:rsidRPr="00E110D4">
        <w:rPr>
          <w:color w:val="0070C0"/>
          <w:lang w:eastAsia="en-US"/>
        </w:rPr>
        <w:lastRenderedPageBreak/>
        <w:t>Substance Name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055AE1" w:rsidP="00775B61">
            <w:pPr>
              <w:rPr>
                <w:lang w:eastAsia="en-US"/>
              </w:rPr>
            </w:pPr>
            <w:r w:rsidRPr="00055AE1">
              <w:rPr>
                <w:lang w:eastAsia="en-US"/>
              </w:rPr>
              <w:t>Established or primary name substance or specified substance</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055AE1" w:rsidP="00775B61">
            <w:pPr>
              <w:rPr>
                <w:lang w:eastAsia="en-US"/>
              </w:rPr>
            </w:pPr>
            <w:r>
              <w:rPr>
                <w:lang w:eastAsia="en-US"/>
              </w:rPr>
              <w:t>REQUIRED</w:t>
            </w: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1C0242" w:rsidP="00775B61">
            <w:pPr>
              <w:rPr>
                <w:lang w:eastAsia="en-US"/>
              </w:rPr>
            </w:pPr>
            <w:r>
              <w:rPr>
                <w:lang w:eastAsia="en-US"/>
              </w:rPr>
              <w:t>CD</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1A648D" w:rsidP="00775B61">
            <w:pPr>
              <w:rPr>
                <w:lang w:eastAsia="en-US"/>
              </w:rPr>
            </w:pPr>
          </w:p>
        </w:tc>
      </w:tr>
    </w:tbl>
    <w:p w:rsidR="0011222D" w:rsidRDefault="0011222D" w:rsidP="0011222D">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&lt;interactor typeCode="CSM"&gt;</w:t>
      </w:r>
      <w:r>
        <w:br/>
        <w:t xml:space="preserve">            &lt;identifiedSubstance&gt;</w:t>
      </w:r>
      <w:r>
        <w:br/>
        <w:t xml:space="preserve">              &lt;identifiedSubstance&gt;</w:t>
      </w:r>
      <w:r>
        <w:br/>
        <w:t xml:space="preserve">                &lt;name&gt;</w:t>
      </w:r>
      <w:r w:rsidRPr="0013797D">
        <w:rPr>
          <w:b/>
          <w:bCs/>
          <w:i/>
          <w:iCs/>
        </w:rPr>
        <w:t>Substance Name</w:t>
      </w:r>
      <w:r>
        <w:t>&lt;/name&gt;</w:t>
      </w:r>
    </w:p>
    <w:p w:rsidR="00C901B3" w:rsidRPr="00E110D4" w:rsidRDefault="00C901B3" w:rsidP="00006CC1">
      <w:pPr>
        <w:pStyle w:val="Heading7"/>
        <w:rPr>
          <w:color w:val="0070C0"/>
          <w:lang w:eastAsia="en-US"/>
        </w:rPr>
      </w:pPr>
      <w:r w:rsidRPr="00E110D4">
        <w:rPr>
          <w:color w:val="0070C0"/>
          <w:lang w:eastAsia="en-US"/>
        </w:rPr>
        <w:t>Substance Role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055AE1" w:rsidP="00775B61">
            <w:pPr>
              <w:rPr>
                <w:lang w:eastAsia="en-US"/>
              </w:rPr>
            </w:pPr>
            <w:r w:rsidRPr="00055AE1">
              <w:rPr>
                <w:lang w:eastAsia="en-US"/>
              </w:rPr>
              <w:t>Purpose of the substance or specified substance in the critical process step</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7C4572" w:rsidP="00775B61">
            <w:pPr>
              <w:rPr>
                <w:lang w:eastAsia="en-US"/>
              </w:rPr>
            </w:pPr>
            <w:r>
              <w:rPr>
                <w:lang w:eastAsia="en-US"/>
              </w:rPr>
              <w:t>REQUIRED</w:t>
            </w: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1C0242" w:rsidP="00775B61">
            <w:pPr>
              <w:rPr>
                <w:lang w:eastAsia="en-US"/>
              </w:rPr>
            </w:pPr>
            <w:r>
              <w:rPr>
                <w:lang w:eastAsia="en-US"/>
              </w:rPr>
              <w:t>CD</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1A648D" w:rsidP="00775B61">
            <w:pPr>
              <w:rPr>
                <w:lang w:eastAsia="en-US"/>
              </w:rPr>
            </w:pPr>
          </w:p>
        </w:tc>
      </w:tr>
    </w:tbl>
    <w:p w:rsidR="0011222D" w:rsidRDefault="0011222D" w:rsidP="00A60C2E">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&lt;interactor typeCode="CSM"&gt;</w:t>
      </w:r>
      <w:r>
        <w:br/>
      </w:r>
      <w:r w:rsidR="00A60C2E">
        <w:t xml:space="preserve">            &lt;functionCode code="</w:t>
      </w:r>
      <w:r w:rsidR="00A60C2E" w:rsidRPr="0013797D">
        <w:rPr>
          <w:b/>
          <w:bCs/>
          <w:i/>
          <w:iCs/>
        </w:rPr>
        <w:t xml:space="preserve">Substance Role </w:t>
      </w:r>
      <w:r w:rsidR="00A60C2E" w:rsidRPr="00A60C2E">
        <w:rPr>
          <w:i/>
          <w:iCs/>
        </w:rPr>
        <w:t xml:space="preserve">/ Material Type </w:t>
      </w:r>
      <w:r w:rsidR="00A60C2E" w:rsidRPr="0013797D">
        <w:rPr>
          <w:i/>
          <w:iCs/>
        </w:rPr>
        <w:t>Code</w:t>
      </w:r>
      <w:r w:rsidR="00A60C2E">
        <w:t>"</w:t>
      </w:r>
      <w:r w:rsidR="00A60C2E">
        <w:br/>
        <w:t xml:space="preserve">                          codeSystem="</w:t>
      </w:r>
      <w:r w:rsidR="00A60C2E" w:rsidRPr="0013797D">
        <w:rPr>
          <w:i/>
          <w:iCs/>
        </w:rPr>
        <w:t>Code System (OID)</w:t>
      </w:r>
      <w:r w:rsidR="00A60C2E">
        <w:t>" displayName="</w:t>
      </w:r>
      <w:r w:rsidR="00A60C2E" w:rsidRPr="00A60C2E">
        <w:rPr>
          <w:i/>
          <w:iCs/>
        </w:rPr>
        <w:t>Display</w:t>
      </w:r>
      <w:r w:rsidR="00A60C2E" w:rsidRPr="0013797D">
        <w:rPr>
          <w:b/>
          <w:bCs/>
          <w:i/>
          <w:iCs/>
        </w:rPr>
        <w:t xml:space="preserve"> </w:t>
      </w:r>
      <w:r w:rsidR="00A60C2E" w:rsidRPr="0013797D">
        <w:rPr>
          <w:i/>
          <w:iCs/>
        </w:rPr>
        <w:t>Name</w:t>
      </w:r>
      <w:r w:rsidR="00A60C2E">
        <w:t>"/&gt;</w:t>
      </w:r>
    </w:p>
    <w:p w:rsidR="00C901B3" w:rsidRPr="00E110D4" w:rsidRDefault="00C901B3" w:rsidP="00006CC1">
      <w:pPr>
        <w:pStyle w:val="Heading7"/>
        <w:rPr>
          <w:color w:val="0070C0"/>
          <w:lang w:eastAsia="en-US"/>
        </w:rPr>
      </w:pPr>
      <w:r w:rsidRPr="00E110D4">
        <w:rPr>
          <w:color w:val="0070C0"/>
          <w:lang w:eastAsia="en-US"/>
        </w:rPr>
        <w:t>Specification Type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DA4B01" w:rsidP="00775B61">
            <w:pPr>
              <w:rPr>
                <w:lang w:eastAsia="en-US"/>
              </w:rPr>
            </w:pPr>
            <w:r w:rsidRPr="00DA4B01">
              <w:rPr>
                <w:lang w:eastAsia="en-US"/>
              </w:rPr>
              <w:t>Specification of starting material used (grade)</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7C4572" w:rsidP="00775B61">
            <w:pPr>
              <w:rPr>
                <w:lang w:eastAsia="en-US"/>
              </w:rPr>
            </w:pPr>
            <w:r>
              <w:rPr>
                <w:lang w:eastAsia="en-US"/>
              </w:rPr>
              <w:t>CONDITIONAL</w:t>
            </w: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1C0242" w:rsidP="00775B61">
            <w:pPr>
              <w:rPr>
                <w:lang w:eastAsia="en-US"/>
              </w:rPr>
            </w:pPr>
            <w:r>
              <w:rPr>
                <w:lang w:eastAsia="en-US"/>
              </w:rPr>
              <w:t>CD</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1A648D" w:rsidP="00775B61">
            <w:pPr>
              <w:rPr>
                <w:lang w:eastAsia="en-US"/>
              </w:rPr>
            </w:pPr>
          </w:p>
        </w:tc>
      </w:tr>
    </w:tbl>
    <w:p w:rsidR="0011222D" w:rsidRDefault="0011222D" w:rsidP="002A38A1">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&lt;interactor typeCode="CSM"&gt;</w:t>
      </w:r>
      <w:r>
        <w:br/>
        <w:t xml:space="preserve">            &lt;identifiedSubstance&gt;</w:t>
      </w:r>
      <w:r>
        <w:br/>
        <w:t xml:space="preserve">              &lt;identifiedSubstance&gt;&lt;!-- Substance Detail --&gt;&lt;/identifiedSubstance&gt;</w:t>
      </w:r>
      <w:r>
        <w:br/>
        <w:t xml:space="preserve">              &lt;subjectOf&gt;</w:t>
      </w:r>
      <w:r>
        <w:br/>
        <w:t xml:space="preserve">                &lt;substanceSpecification&gt;</w:t>
      </w:r>
      <w:r>
        <w:br/>
        <w:t xml:space="preserve">                  &lt;code code="</w:t>
      </w:r>
      <w:r w:rsidRPr="0013797D">
        <w:rPr>
          <w:b/>
          <w:bCs/>
          <w:i/>
          <w:iCs/>
        </w:rPr>
        <w:t>Substance Specification I</w:t>
      </w:r>
      <w:r>
        <w:rPr>
          <w:b/>
          <w:bCs/>
          <w:i/>
          <w:iCs/>
        </w:rPr>
        <w:t>d</w:t>
      </w:r>
      <w:r>
        <w:t xml:space="preserve">" </w:t>
      </w:r>
      <w:r>
        <w:br/>
        <w:t xml:space="preserve">                        codeSystem="</w:t>
      </w:r>
      <w:r>
        <w:rPr>
          <w:i/>
          <w:iCs/>
        </w:rPr>
        <w:t>Substance Specification Id</w:t>
      </w:r>
      <w:r w:rsidRPr="0013797D">
        <w:rPr>
          <w:i/>
          <w:iCs/>
        </w:rPr>
        <w:t xml:space="preserve"> System (OID)</w:t>
      </w:r>
      <w:r>
        <w:t>"/&gt;</w:t>
      </w:r>
    </w:p>
    <w:p w:rsidR="00290250" w:rsidRPr="004C3895" w:rsidRDefault="00290250" w:rsidP="00006CC1">
      <w:pPr>
        <w:pStyle w:val="Heading5"/>
        <w:rPr>
          <w:color w:val="FF0000"/>
          <w:lang w:eastAsia="en-US"/>
        </w:rPr>
      </w:pPr>
      <w:r w:rsidRPr="004C3895">
        <w:rPr>
          <w:color w:val="FF0000"/>
          <w:lang w:eastAsia="en-US"/>
        </w:rPr>
        <w:t xml:space="preserve">Processing Material </w:t>
      </w:r>
      <w:ins w:id="2185" w:author="HYST (Hiroyuki Sato)" w:date="2013-01-08T18:10:00Z">
        <w:r w:rsidR="000626E2" w:rsidRPr="0014542C">
          <w:rPr>
            <w:rFonts w:eastAsia="MS Mincho" w:hint="eastAsia"/>
            <w:color w:val="FF0000"/>
            <w:lang w:eastAsia="ja-JP"/>
          </w:rPr>
          <w:t xml:space="preserve">  (repeat as necessary)</w:t>
        </w:r>
      </w:ins>
    </w:p>
    <w:p w:rsidR="00C901B3" w:rsidRDefault="00290250" w:rsidP="009E774D">
      <w:pPr>
        <w:jc w:val="both"/>
        <w:rPr>
          <w:lang w:val="en-US"/>
        </w:rPr>
      </w:pPr>
      <w:r w:rsidRPr="00290250">
        <w:rPr>
          <w:lang w:val="en-US"/>
        </w:rPr>
        <w:t>Information on the material used to produce the substance or specified substance shall be provided by means of the following data elements:</w:t>
      </w:r>
    </w:p>
    <w:p w:rsidR="0011222D" w:rsidRDefault="0011222D" w:rsidP="007A569E">
      <w:pPr>
        <w:pStyle w:val="XML"/>
      </w:pPr>
      <w:r>
        <w:lastRenderedPageBreak/>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&lt;interactor typeCode="CSM"&gt;</w:t>
      </w:r>
      <w:r>
        <w:br/>
        <w:t xml:space="preserve">            &lt;!-- repeat per each </w:t>
      </w:r>
      <w:r w:rsidRPr="00CA458D">
        <w:rPr>
          <w:b/>
          <w:bCs/>
        </w:rPr>
        <w:t>Starting Material</w:t>
      </w:r>
      <w:r>
        <w:rPr>
          <w:b/>
          <w:bCs/>
        </w:rPr>
        <w:t xml:space="preserve"> </w:t>
      </w:r>
      <w:r w:rsidRPr="001109CA">
        <w:t>or</w:t>
      </w:r>
      <w:r>
        <w:rPr>
          <w:b/>
          <w:bCs/>
        </w:rPr>
        <w:t xml:space="preserve"> Processing Material</w:t>
      </w:r>
      <w:r>
        <w:t xml:space="preserve"> --&gt;</w:t>
      </w:r>
      <w:r>
        <w:br/>
      </w:r>
      <w:r w:rsidR="007A569E">
        <w:t xml:space="preserve">            &lt;functionCode code="</w:t>
      </w:r>
      <w:r w:rsidR="007A569E" w:rsidRPr="0013797D">
        <w:rPr>
          <w:b/>
          <w:bCs/>
          <w:i/>
          <w:iCs/>
        </w:rPr>
        <w:t>Substance Role</w:t>
      </w:r>
      <w:r w:rsidR="007A569E">
        <w:rPr>
          <w:b/>
          <w:bCs/>
          <w:i/>
          <w:iCs/>
        </w:rPr>
        <w:t xml:space="preserve"> / Material Type</w:t>
      </w:r>
      <w:r w:rsidR="007A569E" w:rsidRPr="0013797D">
        <w:rPr>
          <w:b/>
          <w:bCs/>
          <w:i/>
          <w:iCs/>
        </w:rPr>
        <w:t xml:space="preserve"> </w:t>
      </w:r>
      <w:r w:rsidR="007A569E" w:rsidRPr="0013797D">
        <w:rPr>
          <w:i/>
          <w:iCs/>
        </w:rPr>
        <w:t>Code</w:t>
      </w:r>
      <w:r w:rsidR="007A569E">
        <w:t>"</w:t>
      </w:r>
      <w:r w:rsidR="007A569E">
        <w:br/>
        <w:t xml:space="preserve">                          codeSystem="</w:t>
      </w:r>
      <w:r w:rsidR="007A569E" w:rsidRPr="0013797D">
        <w:rPr>
          <w:i/>
          <w:iCs/>
        </w:rPr>
        <w:t>Code System (OID)</w:t>
      </w:r>
      <w:r w:rsidR="007A569E">
        <w:t>" displayName="</w:t>
      </w:r>
      <w:r w:rsidR="007A569E">
        <w:rPr>
          <w:i/>
          <w:iCs/>
        </w:rPr>
        <w:t>Display Name</w:t>
      </w:r>
      <w:r w:rsidR="007A569E">
        <w:t>"/&gt;</w:t>
      </w:r>
      <w:r w:rsidR="007A569E">
        <w:br/>
      </w:r>
      <w:r w:rsidR="00A60C2E">
        <w:t xml:space="preserve">            &lt;quantity </w:t>
      </w:r>
      <w:r w:rsidR="00A60C2E" w:rsidRPr="0013797D">
        <w:rPr>
          <w:b/>
          <w:bCs/>
          <w:i/>
          <w:iCs/>
        </w:rPr>
        <w:t>Amount</w:t>
      </w:r>
      <w:r w:rsidR="00A60C2E">
        <w:t xml:space="preserve"> /&gt;</w:t>
      </w:r>
      <w:r w:rsidR="00A60C2E">
        <w:br/>
      </w:r>
      <w:r>
        <w:t xml:space="preserve">            &lt;identifiedSubstance&gt;</w:t>
      </w:r>
      <w:r>
        <w:br/>
        <w:t xml:space="preserve">              &lt;identifiedSubstance&gt;</w:t>
      </w:r>
      <w:r>
        <w:br/>
        <w:t xml:space="preserve">                &lt;code code="</w:t>
      </w:r>
      <w:r w:rsidRPr="0013797D">
        <w:rPr>
          <w:b/>
          <w:bCs/>
          <w:i/>
          <w:iCs/>
        </w:rPr>
        <w:t>Substance ID</w:t>
      </w:r>
      <w:r>
        <w:t xml:space="preserve">" </w:t>
      </w:r>
      <w:r>
        <w:br/>
        <w:t xml:space="preserve">                      codeSystem="</w:t>
      </w:r>
      <w:r w:rsidRPr="0013797D">
        <w:rPr>
          <w:i/>
          <w:iCs/>
        </w:rPr>
        <w:t>Substance ID System (OID)</w:t>
      </w:r>
      <w:r>
        <w:t>"/&gt;</w:t>
      </w:r>
      <w:r>
        <w:br/>
        <w:t xml:space="preserve">                &lt;name&gt;</w:t>
      </w:r>
      <w:r w:rsidRPr="0013797D">
        <w:rPr>
          <w:b/>
          <w:bCs/>
          <w:i/>
          <w:iCs/>
        </w:rPr>
        <w:t>Substance Name</w:t>
      </w:r>
      <w:r>
        <w:t>&lt;/name&gt;</w:t>
      </w:r>
      <w:r>
        <w:br/>
        <w:t xml:space="preserve">              &lt;/identifiedSubstance&gt;</w:t>
      </w:r>
      <w:r>
        <w:br/>
        <w:t xml:space="preserve">              &lt;subjectOf&gt;</w:t>
      </w:r>
      <w:r>
        <w:br/>
        <w:t xml:space="preserve">                &lt;substanceSpecification&gt;</w:t>
      </w:r>
      <w:r>
        <w:br/>
        <w:t xml:space="preserve">                  &lt;code code="</w:t>
      </w:r>
      <w:r w:rsidRPr="0013797D">
        <w:rPr>
          <w:b/>
          <w:bCs/>
          <w:i/>
          <w:iCs/>
        </w:rPr>
        <w:t>Substance Specification ID</w:t>
      </w:r>
      <w:r>
        <w:t xml:space="preserve">" </w:t>
      </w:r>
      <w:r>
        <w:br/>
        <w:t xml:space="preserve">                        codeSystem="</w:t>
      </w:r>
      <w:r w:rsidRPr="0013797D">
        <w:rPr>
          <w:i/>
          <w:iCs/>
        </w:rPr>
        <w:t>Substance Specification ID System (OID)</w:t>
      </w:r>
      <w:r>
        <w:t>"/&gt;</w:t>
      </w:r>
      <w:r>
        <w:br/>
        <w:t xml:space="preserve">                &lt;/substanceSpecification&gt;</w:t>
      </w:r>
      <w:r>
        <w:br/>
        <w:t xml:space="preserve">              &lt;/subjectOf&gt;</w:t>
      </w:r>
      <w:r>
        <w:br/>
        <w:t xml:space="preserve">            &lt;/identifiedSubstance&gt;</w:t>
      </w:r>
      <w:r>
        <w:br/>
        <w:t xml:space="preserve">          &lt;/interactor&gt;</w:t>
      </w:r>
    </w:p>
    <w:p w:rsidR="00290250" w:rsidRPr="004C3895" w:rsidRDefault="00290250" w:rsidP="00154A25">
      <w:pPr>
        <w:pStyle w:val="Heading6"/>
        <w:rPr>
          <w:color w:val="0070C0"/>
          <w:lang w:eastAsia="en-US"/>
        </w:rPr>
      </w:pPr>
      <w:bookmarkStart w:id="2186" w:name="_Toc304814926"/>
      <w:r w:rsidRPr="004C3895">
        <w:rPr>
          <w:color w:val="0070C0"/>
          <w:lang w:eastAsia="en-US"/>
        </w:rPr>
        <w:t>Number of Processing Material</w:t>
      </w:r>
      <w:bookmarkEnd w:id="2186"/>
      <w:r w:rsidR="00154A25" w:rsidRPr="004C3895">
        <w:rPr>
          <w:color w:val="0070C0"/>
          <w:lang w:eastAsia="en-US"/>
        </w:rPr>
        <w:t>s</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DA4B01" w:rsidP="00DA4B01">
            <w:pPr>
              <w:jc w:val="both"/>
              <w:rPr>
                <w:lang w:eastAsia="en-US"/>
              </w:rPr>
            </w:pPr>
            <w:r w:rsidRPr="00DA4B01">
              <w:rPr>
                <w:lang w:eastAsia="en-US"/>
              </w:rPr>
              <w:t>Number of materials in direct contact with starting material but not present in the product</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DF4EB7" w:rsidP="00775B61">
            <w:pPr>
              <w:rPr>
                <w:lang w:eastAsia="en-US"/>
              </w:rPr>
            </w:pPr>
            <w:r>
              <w:rPr>
                <w:lang w:eastAsia="en-US"/>
              </w:rPr>
              <w:t>IMPLICIT</w:t>
            </w: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1C0242" w:rsidP="00775B61">
            <w:pPr>
              <w:rPr>
                <w:lang w:eastAsia="en-US"/>
              </w:rPr>
            </w:pPr>
            <w:r>
              <w:rPr>
                <w:lang w:eastAsia="en-US"/>
              </w:rPr>
              <w:t>INT</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DF4EB7" w:rsidP="00775B61">
            <w:pPr>
              <w:rPr>
                <w:lang w:eastAsia="en-US"/>
              </w:rPr>
            </w:pPr>
            <w:r>
              <w:rPr>
                <w:lang w:eastAsia="en-US"/>
              </w:rPr>
              <w:t>This number can be counted and is never explicitly represented.</w:t>
            </w:r>
          </w:p>
        </w:tc>
      </w:tr>
    </w:tbl>
    <w:p w:rsidR="00290250" w:rsidRPr="004C3895" w:rsidRDefault="00290250" w:rsidP="00154A25">
      <w:pPr>
        <w:pStyle w:val="Heading6"/>
        <w:rPr>
          <w:color w:val="0070C0"/>
          <w:lang w:eastAsia="en-US"/>
        </w:rPr>
      </w:pPr>
      <w:bookmarkStart w:id="2187" w:name="_Toc304814927"/>
      <w:r w:rsidRPr="004C3895">
        <w:rPr>
          <w:color w:val="0070C0"/>
          <w:lang w:eastAsia="en-US"/>
        </w:rPr>
        <w:t>Material Type</w:t>
      </w:r>
      <w:bookmarkEnd w:id="218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DA4B01" w:rsidP="00775B61">
            <w:pPr>
              <w:rPr>
                <w:lang w:eastAsia="en-US"/>
              </w:rPr>
            </w:pPr>
            <w:r w:rsidRPr="00DA4B01">
              <w:rPr>
                <w:lang w:eastAsia="en-US"/>
              </w:rPr>
              <w:t>General role of the material in the process</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1C0242" w:rsidP="00775B61">
            <w:pPr>
              <w:rPr>
                <w:lang w:eastAsia="en-US"/>
              </w:rPr>
            </w:pPr>
            <w:r>
              <w:rPr>
                <w:lang w:eastAsia="en-US"/>
              </w:rPr>
              <w:t>CD</w:t>
            </w:r>
          </w:p>
        </w:tc>
      </w:tr>
      <w:tr w:rsidR="001A648D" w:rsidRPr="007A51EF" w:rsidTr="0005144F">
        <w:tc>
          <w:tcPr>
            <w:tcW w:w="1951" w:type="dxa"/>
            <w:shd w:val="clear" w:color="auto" w:fill="auto"/>
          </w:tcPr>
          <w:p w:rsidR="001A648D" w:rsidRPr="007A51EF" w:rsidRDefault="001A648D" w:rsidP="00775B61">
            <w:pPr>
              <w:rPr>
                <w:b/>
              </w:rPr>
            </w:pPr>
            <w:r w:rsidRPr="007A51EF">
              <w:rPr>
                <w:b/>
              </w:rPr>
              <w:t>Value Allowed</w:t>
            </w:r>
          </w:p>
        </w:tc>
        <w:tc>
          <w:tcPr>
            <w:tcW w:w="8017" w:type="dxa"/>
            <w:shd w:val="clear" w:color="auto" w:fill="auto"/>
          </w:tcPr>
          <w:p w:rsidR="001A648D" w:rsidRPr="007A51EF" w:rsidRDefault="00DA4B01" w:rsidP="00775B61">
            <w:pPr>
              <w:rPr>
                <w:lang w:eastAsia="en-US"/>
              </w:rPr>
            </w:pPr>
            <w:r w:rsidRPr="00DA4B01">
              <w:rPr>
                <w:lang w:eastAsia="en-US"/>
              </w:rPr>
              <w:t>Extraction solvent, solvent, (..)</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1A648D" w:rsidP="00775B61">
            <w:pPr>
              <w:rPr>
                <w:lang w:eastAsia="en-US"/>
              </w:rPr>
            </w:pPr>
          </w:p>
        </w:tc>
      </w:tr>
    </w:tbl>
    <w:p w:rsidR="00A60C2E" w:rsidRDefault="00A60C2E" w:rsidP="00A60C2E">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&lt;interactor typeCode="CSM"&gt;</w:t>
      </w:r>
      <w:r>
        <w:br/>
        <w:t xml:space="preserve">            &lt;!-- repeat per each </w:t>
      </w:r>
      <w:r w:rsidRPr="00CA458D">
        <w:rPr>
          <w:b/>
          <w:bCs/>
        </w:rPr>
        <w:t>Starting Material</w:t>
      </w:r>
      <w:r>
        <w:rPr>
          <w:b/>
          <w:bCs/>
        </w:rPr>
        <w:t xml:space="preserve"> </w:t>
      </w:r>
      <w:r w:rsidRPr="001109CA">
        <w:t>or</w:t>
      </w:r>
      <w:r>
        <w:rPr>
          <w:b/>
          <w:bCs/>
        </w:rPr>
        <w:t xml:space="preserve"> Processing Material</w:t>
      </w:r>
      <w:r>
        <w:t xml:space="preserve"> --&gt;</w:t>
      </w:r>
      <w:r>
        <w:br/>
        <w:t xml:space="preserve">            &lt;functionCode code="</w:t>
      </w:r>
      <w:r w:rsidRPr="00A60C2E">
        <w:rPr>
          <w:i/>
          <w:iCs/>
        </w:rPr>
        <w:t xml:space="preserve">Substance Role / </w:t>
      </w:r>
      <w:r>
        <w:rPr>
          <w:b/>
          <w:bCs/>
          <w:i/>
          <w:iCs/>
        </w:rPr>
        <w:t>Material Type</w:t>
      </w:r>
      <w:r w:rsidRPr="0013797D">
        <w:rPr>
          <w:b/>
          <w:bCs/>
          <w:i/>
          <w:iCs/>
        </w:rPr>
        <w:t xml:space="preserve"> </w:t>
      </w:r>
      <w:r w:rsidRPr="0013797D">
        <w:rPr>
          <w:i/>
          <w:iCs/>
        </w:rPr>
        <w:t>Code</w:t>
      </w:r>
      <w:r>
        <w:t>"</w:t>
      </w:r>
      <w:r>
        <w:br/>
        <w:t xml:space="preserve">                          codeSystem="</w:t>
      </w:r>
      <w:r w:rsidRPr="0013797D">
        <w:rPr>
          <w:i/>
          <w:iCs/>
        </w:rPr>
        <w:t>Code System (OID)</w:t>
      </w:r>
      <w:r>
        <w:t>" displayName="</w:t>
      </w:r>
      <w:r w:rsidRPr="00A60C2E">
        <w:rPr>
          <w:i/>
          <w:iCs/>
        </w:rPr>
        <w:t>Display</w:t>
      </w:r>
      <w:r w:rsidRPr="0013797D">
        <w:rPr>
          <w:b/>
          <w:bCs/>
          <w:i/>
          <w:iCs/>
        </w:rPr>
        <w:t xml:space="preserve"> </w:t>
      </w:r>
      <w:r w:rsidRPr="0013797D">
        <w:rPr>
          <w:i/>
          <w:iCs/>
        </w:rPr>
        <w:t>Name</w:t>
      </w:r>
      <w:r>
        <w:t>"/&gt;</w:t>
      </w:r>
    </w:p>
    <w:p w:rsidR="00290250" w:rsidRPr="004C3895" w:rsidRDefault="00290250" w:rsidP="00154A25">
      <w:pPr>
        <w:pStyle w:val="Heading6"/>
        <w:rPr>
          <w:color w:val="FF0000"/>
          <w:lang w:eastAsia="en-US"/>
        </w:rPr>
      </w:pPr>
      <w:r w:rsidRPr="004C3895">
        <w:rPr>
          <w:color w:val="FF0000"/>
          <w:lang w:eastAsia="en-US"/>
        </w:rPr>
        <w:t>Processing Substance</w:t>
      </w:r>
      <w:ins w:id="2188" w:author="HYST (Hiroyuki Sato)" w:date="2013-01-08T18:10:00Z">
        <w:r w:rsidR="000626E2" w:rsidRPr="0014542C">
          <w:rPr>
            <w:rFonts w:eastAsia="MS Mincho" w:hint="eastAsia"/>
            <w:color w:val="FF0000"/>
            <w:lang w:eastAsia="ja-JP"/>
          </w:rPr>
          <w:t xml:space="preserve">  (repeat as necessary)</w:t>
        </w:r>
      </w:ins>
    </w:p>
    <w:p w:rsidR="00290250" w:rsidRPr="004C3895" w:rsidRDefault="00290250" w:rsidP="00154A25">
      <w:pPr>
        <w:pStyle w:val="Heading7"/>
        <w:rPr>
          <w:color w:val="0070C0"/>
          <w:lang w:eastAsia="en-US"/>
        </w:rPr>
      </w:pPr>
      <w:r w:rsidRPr="004C3895">
        <w:rPr>
          <w:color w:val="0070C0"/>
          <w:lang w:eastAsia="en-US"/>
        </w:rPr>
        <w:t>Number of Processing Substance</w:t>
      </w:r>
      <w:r w:rsidR="00154A25" w:rsidRPr="004C3895">
        <w:rPr>
          <w:color w:val="0070C0"/>
          <w:lang w:eastAsia="en-US"/>
        </w:rPr>
        <w:t>s</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DA4B01" w:rsidP="00775B61">
            <w:pPr>
              <w:rPr>
                <w:lang w:eastAsia="en-US"/>
              </w:rPr>
            </w:pPr>
            <w:r w:rsidRPr="00DA4B01">
              <w:rPr>
                <w:lang w:eastAsia="en-US"/>
              </w:rPr>
              <w:t>Number of substance or specified substances used as processing materials in the critical process step</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DF4EB7" w:rsidP="00775B61">
            <w:pPr>
              <w:rPr>
                <w:lang w:eastAsia="en-US"/>
              </w:rPr>
            </w:pPr>
            <w:r>
              <w:rPr>
                <w:lang w:eastAsia="en-US"/>
              </w:rPr>
              <w:t>IMPLICIT</w:t>
            </w: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1C0242" w:rsidP="00775B61">
            <w:pPr>
              <w:rPr>
                <w:lang w:eastAsia="en-US"/>
              </w:rPr>
            </w:pPr>
            <w:r>
              <w:rPr>
                <w:lang w:eastAsia="en-US"/>
              </w:rPr>
              <w:t>INT</w:t>
            </w:r>
          </w:p>
        </w:tc>
      </w:tr>
      <w:tr w:rsidR="001A648D" w:rsidRPr="007A51EF" w:rsidTr="0005144F">
        <w:tc>
          <w:tcPr>
            <w:tcW w:w="1951" w:type="dxa"/>
            <w:shd w:val="clear" w:color="auto" w:fill="auto"/>
          </w:tcPr>
          <w:p w:rsidR="001A648D" w:rsidRPr="007A51EF" w:rsidRDefault="001A648D" w:rsidP="00775B61">
            <w:pPr>
              <w:rPr>
                <w:b/>
              </w:rPr>
            </w:pPr>
            <w:r w:rsidRPr="007A51EF">
              <w:rPr>
                <w:b/>
              </w:rPr>
              <w:lastRenderedPageBreak/>
              <w:t>Business Rule(s)</w:t>
            </w:r>
          </w:p>
        </w:tc>
        <w:tc>
          <w:tcPr>
            <w:tcW w:w="8017" w:type="dxa"/>
            <w:shd w:val="clear" w:color="auto" w:fill="auto"/>
          </w:tcPr>
          <w:p w:rsidR="001A648D" w:rsidRPr="007A51EF" w:rsidRDefault="00DF4EB7" w:rsidP="00775B61">
            <w:pPr>
              <w:rPr>
                <w:lang w:eastAsia="en-US"/>
              </w:rPr>
            </w:pPr>
            <w:r>
              <w:rPr>
                <w:lang w:eastAsia="en-US"/>
              </w:rPr>
              <w:t>This number can be counted and is never explicitly represented.</w:t>
            </w:r>
          </w:p>
        </w:tc>
      </w:tr>
    </w:tbl>
    <w:p w:rsidR="00154A25" w:rsidRPr="004C3895" w:rsidRDefault="00873838" w:rsidP="00154A25">
      <w:pPr>
        <w:pStyle w:val="Heading7"/>
        <w:rPr>
          <w:color w:val="0070C0"/>
          <w:lang w:eastAsia="en-US"/>
        </w:rPr>
      </w:pPr>
      <w:r>
        <w:rPr>
          <w:color w:val="0070C0"/>
          <w:lang w:eastAsia="en-US"/>
        </w:rPr>
        <w:t>Processing</w:t>
      </w:r>
      <w:r w:rsidR="00154A25" w:rsidRPr="004C3895">
        <w:rPr>
          <w:color w:val="0070C0"/>
          <w:lang w:eastAsia="en-US"/>
        </w:rPr>
        <w:t xml:space="preserve"> Material Substance</w:t>
      </w:r>
      <w:ins w:id="2189" w:author="HYST (Hiroyuki Sato)" w:date="2013-01-08T18:53:00Z">
        <w:r w:rsidR="00857605" w:rsidRPr="0014542C">
          <w:rPr>
            <w:rFonts w:eastAsia="MS Mincho" w:hint="eastAsia"/>
            <w:color w:val="FF0000"/>
            <w:lang w:eastAsia="ja-JP"/>
          </w:rPr>
          <w:t xml:space="preserve">  (repeat as necessary)</w:t>
        </w:r>
      </w:ins>
    </w:p>
    <w:p w:rsidR="00154A25" w:rsidRDefault="007C4572" w:rsidP="00A60C2E">
      <w:r>
        <w:t xml:space="preserve">See Section </w:t>
      </w:r>
      <w:r w:rsidR="00A60C2E">
        <w:fldChar w:fldCharType="begin"/>
      </w:r>
      <w:r w:rsidR="00A60C2E">
        <w:instrText xml:space="preserve"> REF _Ref343649055 \r \h </w:instrText>
      </w:r>
      <w:r w:rsidR="00A60C2E">
        <w:fldChar w:fldCharType="separate"/>
      </w:r>
      <w:ins w:id="2190" w:author="HYST (Hiroyuki Sato)" w:date="2013-01-08T17:17:00Z">
        <w:r w:rsidR="00D15CCB">
          <w:t>9.4.7.8.3.3</w:t>
        </w:r>
      </w:ins>
      <w:del w:id="2191" w:author="HYST (Hiroyuki Sato)" w:date="2013-01-08T17:17:00Z">
        <w:r w:rsidR="00580198" w:rsidDel="00D15CCB">
          <w:rPr>
            <w:rFonts w:hint="cs"/>
            <w:cs/>
          </w:rPr>
          <w:delText>‎</w:delText>
        </w:r>
        <w:r w:rsidR="00580198" w:rsidDel="00D15CCB">
          <w:delText>9.4.7.8.3.3</w:delText>
        </w:r>
      </w:del>
      <w:r w:rsidR="00A60C2E">
        <w:fldChar w:fldCharType="end"/>
      </w:r>
    </w:p>
    <w:p w:rsidR="00AC6F26" w:rsidRPr="00D25DE6" w:rsidRDefault="00C90C13" w:rsidP="00006CC1">
      <w:pPr>
        <w:pStyle w:val="Heading5"/>
        <w:rPr>
          <w:color w:val="FF0000"/>
          <w:lang w:eastAsia="en-US"/>
        </w:rPr>
      </w:pPr>
      <w:r w:rsidRPr="00D25DE6">
        <w:rPr>
          <w:color w:val="FF0000"/>
          <w:lang w:eastAsia="en-US"/>
        </w:rPr>
        <w:t>Resultant</w:t>
      </w:r>
      <w:r w:rsidR="00AC6F26" w:rsidRPr="00D25DE6">
        <w:rPr>
          <w:color w:val="FF0000"/>
          <w:lang w:eastAsia="en-US"/>
        </w:rPr>
        <w:t xml:space="preserve"> Material </w:t>
      </w:r>
      <w:ins w:id="2192" w:author="HYST (Hiroyuki Sato)" w:date="2013-01-08T18:11:00Z">
        <w:r w:rsidR="000626E2" w:rsidRPr="0014542C">
          <w:rPr>
            <w:rFonts w:eastAsia="MS Mincho" w:hint="eastAsia"/>
            <w:color w:val="FF0000"/>
            <w:lang w:eastAsia="ja-JP"/>
          </w:rPr>
          <w:t xml:space="preserve">  (repeat as necessary)</w:t>
        </w:r>
      </w:ins>
    </w:p>
    <w:p w:rsidR="00F32FA0" w:rsidRDefault="00AC6F26" w:rsidP="009E774D">
      <w:pPr>
        <w:jc w:val="both"/>
        <w:rPr>
          <w:lang w:val="en-US"/>
        </w:rPr>
      </w:pPr>
      <w:r w:rsidRPr="00AC6F26">
        <w:rPr>
          <w:lang w:val="en-US"/>
        </w:rPr>
        <w:t>Information on the material resulting from the process shall be provided by means of the following data elements:</w:t>
      </w:r>
    </w:p>
    <w:p w:rsidR="00873838" w:rsidRDefault="00873838" w:rsidP="007A569E">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&lt;interactor typeCode="PRD"&gt;</w:t>
      </w:r>
      <w:r>
        <w:br/>
        <w:t xml:space="preserve">            &lt;!-- repeat per each </w:t>
      </w:r>
      <w:r>
        <w:rPr>
          <w:b/>
          <w:bCs/>
        </w:rPr>
        <w:t>Resulting</w:t>
      </w:r>
      <w:r w:rsidRPr="00CA458D">
        <w:rPr>
          <w:b/>
          <w:bCs/>
        </w:rPr>
        <w:t xml:space="preserve"> Material</w:t>
      </w:r>
      <w:r>
        <w:rPr>
          <w:b/>
          <w:bCs/>
        </w:rPr>
        <w:t xml:space="preserve"> </w:t>
      </w:r>
      <w:r>
        <w:t>--&gt;</w:t>
      </w:r>
      <w:r>
        <w:br/>
        <w:t xml:space="preserve">            &lt;quantity </w:t>
      </w:r>
      <w:r w:rsidRPr="0013797D">
        <w:rPr>
          <w:b/>
          <w:bCs/>
          <w:i/>
          <w:iCs/>
        </w:rPr>
        <w:t>Amount</w:t>
      </w:r>
      <w:r>
        <w:t xml:space="preserve"> /&gt;</w:t>
      </w:r>
      <w:r>
        <w:br/>
        <w:t xml:space="preserve">            &lt;functionCode code="</w:t>
      </w:r>
      <w:r w:rsidRPr="0013797D">
        <w:rPr>
          <w:b/>
          <w:bCs/>
          <w:i/>
          <w:iCs/>
        </w:rPr>
        <w:t>Substance Role</w:t>
      </w:r>
      <w:r w:rsidR="007A569E">
        <w:rPr>
          <w:b/>
          <w:bCs/>
          <w:i/>
          <w:iCs/>
        </w:rPr>
        <w:t xml:space="preserve"> / Material Type</w:t>
      </w:r>
      <w:r w:rsidRPr="0013797D">
        <w:rPr>
          <w:b/>
          <w:bCs/>
          <w:i/>
          <w:iCs/>
        </w:rPr>
        <w:t xml:space="preserve"> </w:t>
      </w:r>
      <w:r w:rsidRPr="0013797D">
        <w:rPr>
          <w:i/>
          <w:iCs/>
        </w:rPr>
        <w:t>Code</w:t>
      </w:r>
      <w:r>
        <w:t>"</w:t>
      </w:r>
      <w:r>
        <w:br/>
        <w:t xml:space="preserve">                          codeSystem="</w:t>
      </w:r>
      <w:r w:rsidRPr="0013797D">
        <w:rPr>
          <w:i/>
          <w:iCs/>
        </w:rPr>
        <w:t>Code System (OID)</w:t>
      </w:r>
      <w:r>
        <w:t xml:space="preserve">" </w:t>
      </w:r>
      <w:r w:rsidR="007A569E">
        <w:t>displayName</w:t>
      </w:r>
      <w:r>
        <w:t>="</w:t>
      </w:r>
      <w:r w:rsidR="007A569E">
        <w:rPr>
          <w:i/>
          <w:iCs/>
        </w:rPr>
        <w:t>Display Name</w:t>
      </w:r>
      <w:r>
        <w:t>"/&gt;</w:t>
      </w:r>
      <w:r>
        <w:br/>
        <w:t xml:space="preserve">            &lt;identifiedSubstance&gt;</w:t>
      </w:r>
      <w:r>
        <w:br/>
        <w:t xml:space="preserve">              &lt;identifiedSubstance&gt;</w:t>
      </w:r>
      <w:r>
        <w:br/>
        <w:t xml:space="preserve">                &lt;code code="</w:t>
      </w:r>
      <w:r w:rsidRPr="0013797D">
        <w:rPr>
          <w:b/>
          <w:bCs/>
          <w:i/>
          <w:iCs/>
        </w:rPr>
        <w:t>Substance ID</w:t>
      </w:r>
      <w:r>
        <w:t xml:space="preserve">" </w:t>
      </w:r>
      <w:r>
        <w:br/>
        <w:t xml:space="preserve">                      codeSystem="</w:t>
      </w:r>
      <w:r w:rsidRPr="0013797D">
        <w:rPr>
          <w:i/>
          <w:iCs/>
        </w:rPr>
        <w:t>Substance ID System (OID)</w:t>
      </w:r>
      <w:r>
        <w:t>"/&gt;</w:t>
      </w:r>
      <w:r>
        <w:br/>
        <w:t xml:space="preserve">                &lt;name&gt;</w:t>
      </w:r>
      <w:r w:rsidRPr="0013797D">
        <w:rPr>
          <w:b/>
          <w:bCs/>
          <w:i/>
          <w:iCs/>
        </w:rPr>
        <w:t>Substance Name</w:t>
      </w:r>
      <w:r>
        <w:t>&lt;/name&gt;</w:t>
      </w:r>
      <w:r>
        <w:br/>
        <w:t xml:space="preserve">              &lt;/identifiedSubstance&gt;</w:t>
      </w:r>
      <w:r>
        <w:br/>
        <w:t xml:space="preserve">              &lt;subjectOf&gt;</w:t>
      </w:r>
      <w:r>
        <w:br/>
        <w:t xml:space="preserve">                &lt;substanceSpecification&gt;</w:t>
      </w:r>
      <w:r>
        <w:br/>
        <w:t xml:space="preserve">                  &lt;code code="</w:t>
      </w:r>
      <w:r w:rsidRPr="0013797D">
        <w:rPr>
          <w:b/>
          <w:bCs/>
          <w:i/>
          <w:iCs/>
        </w:rPr>
        <w:t>Substance Specification ID</w:t>
      </w:r>
      <w:r>
        <w:t xml:space="preserve">" </w:t>
      </w:r>
      <w:r>
        <w:br/>
        <w:t xml:space="preserve">                        codeSystem="</w:t>
      </w:r>
      <w:r w:rsidRPr="0013797D">
        <w:rPr>
          <w:i/>
          <w:iCs/>
        </w:rPr>
        <w:t>Substance Specification ID System (OID)</w:t>
      </w:r>
      <w:r>
        <w:t>"/&gt;</w:t>
      </w:r>
      <w:r>
        <w:br/>
        <w:t xml:space="preserve">                &lt;/substanceSpecification&gt;</w:t>
      </w:r>
      <w:r>
        <w:br/>
        <w:t xml:space="preserve">              &lt;/subjectOf&gt;</w:t>
      </w:r>
      <w:r>
        <w:br/>
        <w:t xml:space="preserve">            &lt;/identifiedSub</w:t>
      </w:r>
      <w:r w:rsidR="0011222D">
        <w:t>stance&gt;</w:t>
      </w:r>
      <w:r w:rsidR="0011222D">
        <w:br/>
        <w:t xml:space="preserve">          &lt;/interactor&gt;</w:t>
      </w:r>
    </w:p>
    <w:p w:rsidR="00AC6F26" w:rsidRPr="00D25DE6" w:rsidRDefault="00453E8E" w:rsidP="00A14C96">
      <w:pPr>
        <w:pStyle w:val="Heading6"/>
        <w:rPr>
          <w:color w:val="0070C0"/>
          <w:lang w:eastAsia="en-US"/>
        </w:rPr>
      </w:pPr>
      <w:bookmarkStart w:id="2193" w:name="_Toc304814929"/>
      <w:r w:rsidRPr="00D25DE6">
        <w:rPr>
          <w:color w:val="0070C0"/>
          <w:lang w:eastAsia="en-US"/>
        </w:rPr>
        <w:t xml:space="preserve">Number of </w:t>
      </w:r>
      <w:r w:rsidR="00EC26EC" w:rsidRPr="00D25DE6">
        <w:rPr>
          <w:color w:val="0070C0"/>
          <w:lang w:eastAsia="en-US"/>
        </w:rPr>
        <w:t>Resultant Material</w:t>
      </w:r>
      <w:bookmarkEnd w:id="2193"/>
      <w:r w:rsidRPr="00D25DE6">
        <w:rPr>
          <w:color w:val="0070C0"/>
          <w:lang w:eastAsia="en-US"/>
        </w:rPr>
        <w:t>s</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E24D3B" w:rsidP="00775B61">
            <w:pPr>
              <w:rPr>
                <w:lang w:eastAsia="en-US"/>
              </w:rPr>
            </w:pPr>
            <w:r w:rsidRPr="00E24D3B">
              <w:rPr>
                <w:lang w:eastAsia="en-US"/>
              </w:rPr>
              <w:t>Number of materials produced in the critical process step</w:t>
            </w:r>
            <w:r>
              <w:rPr>
                <w:lang w:eastAsia="en-US"/>
              </w:rPr>
              <w:t>.</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DF4EB7" w:rsidP="00775B61">
            <w:pPr>
              <w:rPr>
                <w:lang w:eastAsia="en-US"/>
              </w:rPr>
            </w:pPr>
            <w:r>
              <w:rPr>
                <w:lang w:eastAsia="en-US"/>
              </w:rPr>
              <w:t>IMPLICIT</w:t>
            </w: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1C0242" w:rsidP="00775B61">
            <w:pPr>
              <w:rPr>
                <w:lang w:eastAsia="en-US"/>
              </w:rPr>
            </w:pPr>
            <w:r>
              <w:rPr>
                <w:lang w:eastAsia="en-US"/>
              </w:rPr>
              <w:t>INT</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DF4EB7" w:rsidP="00775B61">
            <w:pPr>
              <w:rPr>
                <w:lang w:eastAsia="en-US"/>
              </w:rPr>
            </w:pPr>
            <w:r>
              <w:rPr>
                <w:lang w:eastAsia="en-US"/>
              </w:rPr>
              <w:t>This number can be counted and is never explicitly represented.</w:t>
            </w:r>
          </w:p>
        </w:tc>
      </w:tr>
    </w:tbl>
    <w:p w:rsidR="00EC26EC" w:rsidRPr="00D25DE6" w:rsidRDefault="00EC26EC" w:rsidP="00A14C96">
      <w:pPr>
        <w:pStyle w:val="Heading6"/>
        <w:rPr>
          <w:color w:val="0070C0"/>
          <w:lang w:eastAsia="en-US"/>
        </w:rPr>
      </w:pPr>
      <w:bookmarkStart w:id="2194" w:name="_Toc304814930"/>
      <w:r w:rsidRPr="00D25DE6">
        <w:rPr>
          <w:color w:val="0070C0"/>
          <w:lang w:eastAsia="en-US"/>
        </w:rPr>
        <w:t>Material Type</w:t>
      </w:r>
      <w:bookmarkEnd w:id="2194"/>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E24D3B" w:rsidP="00775B61">
            <w:pPr>
              <w:rPr>
                <w:lang w:eastAsia="en-US"/>
              </w:rPr>
            </w:pPr>
            <w:r w:rsidRPr="00E24D3B">
              <w:rPr>
                <w:lang w:eastAsia="en-US"/>
              </w:rPr>
              <w:t>Type of the material resulting from the process</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1C0242" w:rsidP="00775B61">
            <w:pPr>
              <w:rPr>
                <w:lang w:eastAsia="en-US"/>
              </w:rPr>
            </w:pPr>
            <w:r>
              <w:rPr>
                <w:lang w:eastAsia="en-US"/>
              </w:rPr>
              <w:t>CD</w:t>
            </w:r>
          </w:p>
        </w:tc>
      </w:tr>
      <w:tr w:rsidR="001A648D" w:rsidRPr="007A51EF" w:rsidTr="0005144F">
        <w:tc>
          <w:tcPr>
            <w:tcW w:w="1951" w:type="dxa"/>
            <w:shd w:val="clear" w:color="auto" w:fill="auto"/>
          </w:tcPr>
          <w:p w:rsidR="001A648D" w:rsidRPr="007A51EF" w:rsidRDefault="001A648D" w:rsidP="00775B61">
            <w:pPr>
              <w:rPr>
                <w:b/>
              </w:rPr>
            </w:pPr>
            <w:r w:rsidRPr="007A51EF">
              <w:rPr>
                <w:b/>
              </w:rPr>
              <w:t>Value Allowed</w:t>
            </w:r>
          </w:p>
        </w:tc>
        <w:tc>
          <w:tcPr>
            <w:tcW w:w="8017" w:type="dxa"/>
            <w:shd w:val="clear" w:color="auto" w:fill="auto"/>
          </w:tcPr>
          <w:p w:rsidR="001A648D" w:rsidRPr="007A51EF" w:rsidRDefault="00E24D3B" w:rsidP="00775B61">
            <w:pPr>
              <w:rPr>
                <w:lang w:eastAsia="en-US"/>
              </w:rPr>
            </w:pPr>
            <w:r w:rsidRPr="00E24D3B">
              <w:rPr>
                <w:lang w:eastAsia="en-US"/>
              </w:rPr>
              <w:t>Api, intermediate product, formulation, etc.</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1A648D" w:rsidP="00775B61">
            <w:pPr>
              <w:rPr>
                <w:lang w:eastAsia="en-US"/>
              </w:rPr>
            </w:pPr>
          </w:p>
        </w:tc>
      </w:tr>
    </w:tbl>
    <w:p w:rsidR="007A569E" w:rsidRDefault="007A569E" w:rsidP="007A569E">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&lt;interactor typeCode="PRD"&gt;</w:t>
      </w:r>
      <w:r>
        <w:br/>
        <w:t xml:space="preserve">            &lt;!-- repeat per each </w:t>
      </w:r>
      <w:r>
        <w:rPr>
          <w:b/>
          <w:bCs/>
        </w:rPr>
        <w:t>Resulting</w:t>
      </w:r>
      <w:r w:rsidRPr="00CA458D">
        <w:rPr>
          <w:b/>
          <w:bCs/>
        </w:rPr>
        <w:t xml:space="preserve"> Material</w:t>
      </w:r>
      <w:r>
        <w:rPr>
          <w:b/>
          <w:bCs/>
        </w:rPr>
        <w:t xml:space="preserve"> </w:t>
      </w:r>
      <w:r>
        <w:t>--&gt;</w:t>
      </w:r>
      <w:r>
        <w:br/>
        <w:t xml:space="preserve">            &lt;quantity </w:t>
      </w:r>
      <w:r w:rsidRPr="0013797D">
        <w:rPr>
          <w:b/>
          <w:bCs/>
          <w:i/>
          <w:iCs/>
        </w:rPr>
        <w:t>Amount</w:t>
      </w:r>
      <w:r>
        <w:t xml:space="preserve"> /&gt;</w:t>
      </w:r>
      <w:r>
        <w:br/>
        <w:t xml:space="preserve">            &lt;functionCode code="</w:t>
      </w:r>
      <w:r w:rsidRPr="007A569E">
        <w:rPr>
          <w:i/>
          <w:iCs/>
        </w:rPr>
        <w:t xml:space="preserve">Substance Role / </w:t>
      </w:r>
      <w:r>
        <w:rPr>
          <w:b/>
          <w:bCs/>
          <w:i/>
          <w:iCs/>
        </w:rPr>
        <w:t>Material Type</w:t>
      </w:r>
      <w:r w:rsidRPr="0013797D">
        <w:rPr>
          <w:b/>
          <w:bCs/>
          <w:i/>
          <w:iCs/>
        </w:rPr>
        <w:t xml:space="preserve"> </w:t>
      </w:r>
      <w:r w:rsidRPr="0013797D">
        <w:rPr>
          <w:i/>
          <w:iCs/>
        </w:rPr>
        <w:t>Code</w:t>
      </w:r>
      <w:r>
        <w:t>"</w:t>
      </w:r>
      <w:r>
        <w:br/>
        <w:t xml:space="preserve">                          codeSystem="</w:t>
      </w:r>
      <w:r w:rsidRPr="0013797D">
        <w:rPr>
          <w:i/>
          <w:iCs/>
        </w:rPr>
        <w:t>Code System (OID)</w:t>
      </w:r>
      <w:r>
        <w:t>" displayName="</w:t>
      </w:r>
      <w:r>
        <w:rPr>
          <w:i/>
          <w:iCs/>
        </w:rPr>
        <w:t>Display Name</w:t>
      </w:r>
      <w:r>
        <w:t>"/&gt;</w:t>
      </w:r>
    </w:p>
    <w:p w:rsidR="00EC26EC" w:rsidRPr="00D25DE6" w:rsidRDefault="00EC26EC" w:rsidP="00A14C96">
      <w:pPr>
        <w:pStyle w:val="Heading6"/>
        <w:rPr>
          <w:color w:val="FF0000"/>
          <w:lang w:eastAsia="en-US"/>
        </w:rPr>
      </w:pPr>
      <w:r w:rsidRPr="00D25DE6">
        <w:rPr>
          <w:color w:val="FF0000"/>
          <w:lang w:eastAsia="en-US"/>
        </w:rPr>
        <w:lastRenderedPageBreak/>
        <w:t>Resultant Substance</w:t>
      </w:r>
      <w:ins w:id="2195" w:author="HYST (Hiroyuki Sato)" w:date="2013-01-08T18:11:00Z">
        <w:r w:rsidR="000626E2" w:rsidRPr="0014542C">
          <w:rPr>
            <w:rFonts w:eastAsia="MS Mincho" w:hint="eastAsia"/>
            <w:color w:val="FF0000"/>
            <w:lang w:eastAsia="ja-JP"/>
          </w:rPr>
          <w:t xml:space="preserve">  (repeat as necessary)</w:t>
        </w:r>
      </w:ins>
    </w:p>
    <w:p w:rsidR="00EC26EC" w:rsidRPr="00D25DE6" w:rsidRDefault="00EC26EC" w:rsidP="00A14C96">
      <w:pPr>
        <w:pStyle w:val="Heading7"/>
        <w:rPr>
          <w:color w:val="0070C0"/>
          <w:lang w:eastAsia="en-US"/>
        </w:rPr>
      </w:pPr>
      <w:r w:rsidRPr="00D25DE6">
        <w:rPr>
          <w:color w:val="0070C0"/>
          <w:lang w:eastAsia="en-US"/>
        </w:rPr>
        <w:t>Number of Resultant Specified Substance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E24D3B" w:rsidP="00775B61">
            <w:pPr>
              <w:rPr>
                <w:lang w:eastAsia="en-US"/>
              </w:rPr>
            </w:pPr>
            <w:r w:rsidRPr="00E24D3B">
              <w:rPr>
                <w:lang w:eastAsia="en-US"/>
              </w:rPr>
              <w:t>Number of substances or specified substances in the resultant material</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DF4EB7" w:rsidP="00775B61">
            <w:pPr>
              <w:rPr>
                <w:lang w:eastAsia="en-US"/>
              </w:rPr>
            </w:pPr>
            <w:r>
              <w:rPr>
                <w:lang w:eastAsia="en-US"/>
              </w:rPr>
              <w:t>IMPLICIT</w:t>
            </w: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1C0242" w:rsidP="00775B61">
            <w:pPr>
              <w:rPr>
                <w:lang w:eastAsia="en-US"/>
              </w:rPr>
            </w:pPr>
            <w:r>
              <w:rPr>
                <w:lang w:eastAsia="en-US"/>
              </w:rPr>
              <w:t>INT</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DF4EB7" w:rsidP="00775B61">
            <w:pPr>
              <w:rPr>
                <w:lang w:eastAsia="en-US"/>
              </w:rPr>
            </w:pPr>
            <w:r>
              <w:rPr>
                <w:lang w:eastAsia="en-US"/>
              </w:rPr>
              <w:t>This number can be counted and is never explicitly represented.</w:t>
            </w:r>
          </w:p>
        </w:tc>
      </w:tr>
    </w:tbl>
    <w:p w:rsidR="00EC26EC" w:rsidRPr="00D25DE6" w:rsidRDefault="00A14C96" w:rsidP="00D25DE6">
      <w:pPr>
        <w:pStyle w:val="Heading7"/>
        <w:rPr>
          <w:color w:val="0070C0"/>
          <w:lang w:eastAsia="en-US"/>
        </w:rPr>
      </w:pPr>
      <w:r w:rsidRPr="00D25DE6">
        <w:rPr>
          <w:color w:val="0070C0"/>
          <w:lang w:eastAsia="en-US"/>
        </w:rPr>
        <w:t>Resultant Material Substance</w:t>
      </w:r>
      <w:ins w:id="2196" w:author="HYST (Hiroyuki Sato)" w:date="2013-01-08T18:11:00Z">
        <w:r w:rsidR="000626E2" w:rsidRPr="0014542C">
          <w:rPr>
            <w:rFonts w:eastAsia="MS Mincho" w:hint="eastAsia"/>
            <w:color w:val="FF0000"/>
            <w:lang w:eastAsia="ja-JP"/>
          </w:rPr>
          <w:t xml:space="preserve">  (repeat as necessary)</w:t>
        </w:r>
      </w:ins>
    </w:p>
    <w:p w:rsidR="00A14C96" w:rsidRDefault="002D080D" w:rsidP="007A569E">
      <w:r>
        <w:t xml:space="preserve">See Section </w:t>
      </w:r>
      <w:r w:rsidR="007A569E">
        <w:fldChar w:fldCharType="begin"/>
      </w:r>
      <w:r w:rsidR="007A569E">
        <w:instrText xml:space="preserve"> REF _Ref343649055 \r \h </w:instrText>
      </w:r>
      <w:r w:rsidR="007A569E">
        <w:fldChar w:fldCharType="separate"/>
      </w:r>
      <w:ins w:id="2197" w:author="HYST (Hiroyuki Sato)" w:date="2013-01-08T17:17:00Z">
        <w:r w:rsidR="00D15CCB">
          <w:t>9.4.7.8.3.3</w:t>
        </w:r>
      </w:ins>
      <w:del w:id="2198" w:author="HYST (Hiroyuki Sato)" w:date="2013-01-08T17:17:00Z">
        <w:r w:rsidR="00580198" w:rsidDel="00D15CCB">
          <w:rPr>
            <w:rFonts w:hint="cs"/>
            <w:cs/>
          </w:rPr>
          <w:delText>‎</w:delText>
        </w:r>
        <w:r w:rsidR="00580198" w:rsidDel="00D15CCB">
          <w:delText>9.4.7.8.3.3</w:delText>
        </w:r>
      </w:del>
      <w:r w:rsidR="007A569E">
        <w:fldChar w:fldCharType="end"/>
      </w:r>
    </w:p>
    <w:p w:rsidR="00D927B4" w:rsidRPr="00D25DE6" w:rsidRDefault="00D927B4" w:rsidP="00641FB1">
      <w:pPr>
        <w:pStyle w:val="Heading5"/>
        <w:rPr>
          <w:color w:val="FF0000"/>
          <w:lang w:eastAsia="en-US"/>
        </w:rPr>
      </w:pPr>
      <w:r w:rsidRPr="00D25DE6">
        <w:rPr>
          <w:color w:val="FF0000"/>
          <w:lang w:eastAsia="en-US"/>
        </w:rPr>
        <w:t>Processing Equipment</w:t>
      </w:r>
      <w:ins w:id="2199" w:author="HYST (Hiroyuki Sato)" w:date="2013-01-08T18:12:00Z">
        <w:r w:rsidR="000626E2" w:rsidRPr="0014542C">
          <w:rPr>
            <w:rFonts w:eastAsia="MS Mincho" w:hint="eastAsia"/>
            <w:color w:val="FF0000"/>
            <w:lang w:eastAsia="ja-JP"/>
          </w:rPr>
          <w:t xml:space="preserve">  (repeat as necessary)</w:t>
        </w:r>
      </w:ins>
    </w:p>
    <w:p w:rsidR="00EC26EC" w:rsidRDefault="00D927B4" w:rsidP="009E774D">
      <w:pPr>
        <w:jc w:val="both"/>
        <w:rPr>
          <w:lang w:val="en-US"/>
        </w:rPr>
      </w:pPr>
      <w:r w:rsidRPr="00D927B4">
        <w:rPr>
          <w:lang w:val="en-US"/>
        </w:rPr>
        <w:t>Information related to the equipment used for the production of the substance or specified substance shall be provided by means of the following data elements:</w:t>
      </w:r>
    </w:p>
    <w:p w:rsidR="00D927B4" w:rsidRPr="00D25DE6" w:rsidRDefault="00D927B4" w:rsidP="004D032B">
      <w:pPr>
        <w:pStyle w:val="Heading6"/>
        <w:rPr>
          <w:color w:val="0070C0"/>
          <w:lang w:eastAsia="en-US"/>
        </w:rPr>
      </w:pPr>
      <w:bookmarkStart w:id="2200" w:name="_Toc304814933"/>
      <w:r w:rsidRPr="00D25DE6">
        <w:rPr>
          <w:color w:val="0070C0"/>
          <w:lang w:eastAsia="en-US"/>
        </w:rPr>
        <w:t>Number</w:t>
      </w:r>
      <w:bookmarkEnd w:id="2200"/>
      <w:r w:rsidR="00641FB1" w:rsidRPr="00D25DE6">
        <w:rPr>
          <w:color w:val="0070C0"/>
          <w:lang w:eastAsia="en-US"/>
        </w:rPr>
        <w:t xml:space="preserve"> of Equipments</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97015A" w:rsidP="0097015A">
            <w:pPr>
              <w:rPr>
                <w:lang w:eastAsia="en-US"/>
              </w:rPr>
            </w:pPr>
            <w:r>
              <w:rPr>
                <w:lang w:eastAsia="en-US"/>
              </w:rPr>
              <w:t>Number of critical piexes of equipment used in the Critical Process step.</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DF4EB7" w:rsidP="00775B61">
            <w:pPr>
              <w:rPr>
                <w:lang w:eastAsia="en-US"/>
              </w:rPr>
            </w:pPr>
            <w:r>
              <w:rPr>
                <w:lang w:eastAsia="en-US"/>
              </w:rPr>
              <w:t>IMPLICIT</w:t>
            </w: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900EBE" w:rsidP="00775B61">
            <w:pPr>
              <w:rPr>
                <w:lang w:eastAsia="en-US"/>
              </w:rPr>
            </w:pPr>
            <w:r>
              <w:rPr>
                <w:lang w:eastAsia="en-US"/>
              </w:rPr>
              <w:t>INT</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DF4EB7" w:rsidP="00775B61">
            <w:pPr>
              <w:rPr>
                <w:lang w:eastAsia="en-US"/>
              </w:rPr>
            </w:pPr>
            <w:r>
              <w:rPr>
                <w:lang w:eastAsia="en-US"/>
              </w:rPr>
              <w:t>This number can be counted and is never explicitly represented.</w:t>
            </w:r>
          </w:p>
        </w:tc>
      </w:tr>
    </w:tbl>
    <w:p w:rsidR="00D927B4" w:rsidRPr="00D25DE6" w:rsidRDefault="004D032B" w:rsidP="004D032B">
      <w:pPr>
        <w:pStyle w:val="Heading6"/>
        <w:rPr>
          <w:color w:val="FF0000"/>
          <w:lang w:eastAsia="en-US"/>
        </w:rPr>
      </w:pPr>
      <w:r w:rsidRPr="00D25DE6">
        <w:rPr>
          <w:color w:val="FF0000"/>
          <w:lang w:eastAsia="en-US"/>
        </w:rPr>
        <w:t>Equipment</w:t>
      </w:r>
      <w:ins w:id="2201" w:author="HYST (Hiroyuki Sato)" w:date="2013-01-08T18:12:00Z">
        <w:r w:rsidR="000626E2" w:rsidRPr="0014542C">
          <w:rPr>
            <w:rFonts w:eastAsia="MS Mincho" w:hint="eastAsia"/>
            <w:color w:val="FF0000"/>
            <w:lang w:eastAsia="ja-JP"/>
          </w:rPr>
          <w:t xml:space="preserve">  (repeat as necessary)</w:t>
        </w:r>
      </w:ins>
    </w:p>
    <w:p w:rsidR="00D927B4" w:rsidRDefault="00D927B4" w:rsidP="009E774D">
      <w:pPr>
        <w:jc w:val="both"/>
        <w:rPr>
          <w:lang w:val="en-US"/>
        </w:rPr>
      </w:pPr>
      <w:r w:rsidRPr="00D927B4">
        <w:rPr>
          <w:lang w:val="en-US"/>
        </w:rPr>
        <w:t>Detailed description of the equipment shall be provided by means of the following data elements:</w:t>
      </w:r>
    </w:p>
    <w:p w:rsidR="00873838" w:rsidRDefault="00873838" w:rsidP="00873838">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&lt;device&gt;</w:t>
      </w:r>
      <w:r>
        <w:br/>
        <w:t xml:space="preserve">            &lt;instanceOfKind&gt;</w:t>
      </w:r>
      <w:r>
        <w:br/>
        <w:t xml:space="preserve">              &lt;instanceOfProductKind&gt;</w:t>
      </w:r>
      <w:r>
        <w:br/>
        <w:t xml:space="preserve">                &lt;code code="</w:t>
      </w:r>
      <w:r w:rsidRPr="0013797D">
        <w:rPr>
          <w:b/>
          <w:bCs/>
          <w:i/>
          <w:iCs/>
        </w:rPr>
        <w:t xml:space="preserve">Equipment ID </w:t>
      </w:r>
      <w:r w:rsidRPr="0013797D">
        <w:rPr>
          <w:i/>
          <w:iCs/>
        </w:rPr>
        <w:t>(Product Item</w:t>
      </w:r>
      <w:r w:rsidRPr="0013797D">
        <w:rPr>
          <w:b/>
          <w:bCs/>
          <w:i/>
          <w:iCs/>
        </w:rPr>
        <w:t xml:space="preserve"> </w:t>
      </w:r>
      <w:r w:rsidRPr="0013797D">
        <w:rPr>
          <w:i/>
          <w:iCs/>
        </w:rPr>
        <w:t>Code)</w:t>
      </w:r>
      <w:r>
        <w:t xml:space="preserve">" </w:t>
      </w:r>
      <w:r>
        <w:br/>
        <w:t xml:space="preserve">                      codeSystem="</w:t>
      </w:r>
      <w:r w:rsidRPr="0013797D">
        <w:rPr>
          <w:i/>
          <w:iCs/>
        </w:rPr>
        <w:t>Product Item Code System (OID)</w:t>
      </w:r>
      <w:r>
        <w:t>"/&gt;</w:t>
      </w:r>
      <w:r>
        <w:br/>
        <w:t xml:space="preserve">                &lt;name&gt;</w:t>
      </w:r>
      <w:r w:rsidRPr="0013797D">
        <w:rPr>
          <w:b/>
          <w:bCs/>
          <w:i/>
          <w:iCs/>
        </w:rPr>
        <w:t>Equipment Name</w:t>
      </w:r>
      <w:r w:rsidRPr="0013797D">
        <w:rPr>
          <w:i/>
          <w:iCs/>
        </w:rPr>
        <w:t>&lt;/</w:t>
      </w:r>
      <w:r>
        <w:t>name&gt;</w:t>
      </w:r>
      <w:r>
        <w:br/>
        <w:t xml:space="preserve">                &lt;asManufacturedProduct&gt;</w:t>
      </w:r>
      <w:r>
        <w:br/>
        <w:t xml:space="preserve">                  &lt;assignedEntity&gt;</w:t>
      </w:r>
      <w:r>
        <w:br/>
        <w:t xml:space="preserve">                    &lt;representedOrganization&gt;</w:t>
      </w:r>
      <w:r>
        <w:br/>
        <w:t xml:space="preserve">                      &lt;id extension="</w:t>
      </w:r>
      <w:r w:rsidRPr="0013797D">
        <w:rPr>
          <w:b/>
          <w:bCs/>
          <w:i/>
          <w:iCs/>
        </w:rPr>
        <w:t>Manufacturer ID</w:t>
      </w:r>
      <w:r>
        <w:t xml:space="preserve">" </w:t>
      </w:r>
      <w:r>
        <w:br/>
        <w:t xml:space="preserve">                          root="</w:t>
      </w:r>
      <w:r w:rsidRPr="0013797D">
        <w:rPr>
          <w:i/>
          <w:iCs/>
        </w:rPr>
        <w:t>Organization ID System (OID)</w:t>
      </w:r>
      <w:r>
        <w:t>"/&gt;</w:t>
      </w:r>
      <w:r w:rsidR="00FC33FB">
        <w:br/>
        <w:t xml:space="preserve">                      &lt;name&gt;&lt;!-- </w:t>
      </w:r>
      <w:r>
        <w:rPr>
          <w:b/>
          <w:bCs/>
        </w:rPr>
        <w:t xml:space="preserve">Manufacturer Name </w:t>
      </w:r>
      <w:r>
        <w:t>--&gt;&lt;/name&gt;</w:t>
      </w:r>
      <w:r>
        <w:br/>
        <w:t xml:space="preserve">                    &lt;/representedOrganization&gt;</w:t>
      </w:r>
      <w:r>
        <w:br/>
        <w:t xml:space="preserve">                  &lt;/assignedEntity&gt;</w:t>
      </w:r>
      <w:r>
        <w:br/>
        <w:t xml:space="preserve">                &lt;/asManufacturedProduct&gt;</w:t>
      </w:r>
      <w:r>
        <w:br/>
        <w:t xml:space="preserve">              &lt;/instanceOfProductKind&gt;</w:t>
      </w:r>
      <w:r>
        <w:br/>
        <w:t xml:space="preserve">            &lt;/instanceOfKind&gt;</w:t>
      </w:r>
      <w:r>
        <w:br/>
        <w:t xml:space="preserve">          &lt;/device&gt;</w:t>
      </w:r>
    </w:p>
    <w:p w:rsidR="00D927B4" w:rsidRPr="00D25DE6" w:rsidRDefault="00D927B4" w:rsidP="004D032B">
      <w:pPr>
        <w:pStyle w:val="Heading7"/>
        <w:rPr>
          <w:color w:val="0070C0"/>
          <w:lang w:eastAsia="en-US"/>
        </w:rPr>
      </w:pPr>
      <w:r w:rsidRPr="00D25DE6">
        <w:rPr>
          <w:color w:val="0070C0"/>
          <w:lang w:eastAsia="en-US"/>
        </w:rPr>
        <w:t>Equipment ID</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C7011E" w:rsidP="00775B61">
            <w:pPr>
              <w:rPr>
                <w:lang w:eastAsia="en-US"/>
              </w:rPr>
            </w:pPr>
            <w:r w:rsidRPr="00C7011E">
              <w:rPr>
                <w:lang w:eastAsia="en-US"/>
              </w:rPr>
              <w:t>Model or product number from manufacturer</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900EBE" w:rsidP="00775B61">
            <w:pPr>
              <w:rPr>
                <w:lang w:eastAsia="en-US"/>
              </w:rPr>
            </w:pPr>
            <w:r>
              <w:rPr>
                <w:lang w:eastAsia="en-US"/>
              </w:rPr>
              <w:t>II</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1A648D" w:rsidP="00775B61">
            <w:pPr>
              <w:rPr>
                <w:lang w:eastAsia="en-US"/>
              </w:rPr>
            </w:pPr>
          </w:p>
        </w:tc>
      </w:tr>
    </w:tbl>
    <w:p w:rsidR="00FC33FB" w:rsidRDefault="00FC33FB" w:rsidP="00D363D7">
      <w:pPr>
        <w:pStyle w:val="XML"/>
      </w:pPr>
      <w:r>
        <w:lastRenderedPageBreak/>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&lt;device&gt;</w:t>
      </w:r>
      <w:r>
        <w:br/>
        <w:t xml:space="preserve">            &lt;instanceOfKind&gt;</w:t>
      </w:r>
      <w:r>
        <w:br/>
        <w:t xml:space="preserve">              &lt;instanceOfProductKind&gt;</w:t>
      </w:r>
      <w:r>
        <w:br/>
        <w:t xml:space="preserve">                &lt;code code="</w:t>
      </w:r>
      <w:r w:rsidRPr="0013797D">
        <w:rPr>
          <w:b/>
          <w:bCs/>
          <w:i/>
          <w:iCs/>
        </w:rPr>
        <w:t xml:space="preserve">Equipment ID </w:t>
      </w:r>
      <w:r w:rsidRPr="0013797D">
        <w:rPr>
          <w:i/>
          <w:iCs/>
        </w:rPr>
        <w:t>(Product Item</w:t>
      </w:r>
      <w:r w:rsidRPr="0013797D">
        <w:rPr>
          <w:b/>
          <w:bCs/>
          <w:i/>
          <w:iCs/>
        </w:rPr>
        <w:t xml:space="preserve"> </w:t>
      </w:r>
      <w:r w:rsidRPr="0013797D">
        <w:rPr>
          <w:i/>
          <w:iCs/>
        </w:rPr>
        <w:t>Code)</w:t>
      </w:r>
      <w:r>
        <w:t xml:space="preserve">" </w:t>
      </w:r>
      <w:r>
        <w:br/>
        <w:t xml:space="preserve">                      codeSystem="</w:t>
      </w:r>
      <w:r w:rsidRPr="0013797D">
        <w:rPr>
          <w:i/>
          <w:iCs/>
        </w:rPr>
        <w:t>Product Item Code System (OID)</w:t>
      </w:r>
      <w:r>
        <w:t>"/&gt;</w:t>
      </w:r>
    </w:p>
    <w:p w:rsidR="00641FB1" w:rsidRPr="00D25DE6" w:rsidRDefault="00641FB1" w:rsidP="004D032B">
      <w:pPr>
        <w:pStyle w:val="Heading7"/>
        <w:rPr>
          <w:color w:val="0070C0"/>
          <w:lang w:eastAsia="en-US"/>
        </w:rPr>
      </w:pPr>
      <w:r w:rsidRPr="00D25DE6">
        <w:rPr>
          <w:color w:val="0070C0"/>
          <w:lang w:eastAsia="en-US"/>
        </w:rPr>
        <w:t>Equipment Name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C7011E" w:rsidP="00775B61">
            <w:pPr>
              <w:rPr>
                <w:lang w:eastAsia="en-US"/>
              </w:rPr>
            </w:pPr>
            <w:r w:rsidRPr="00C7011E">
              <w:rPr>
                <w:lang w:eastAsia="en-US"/>
              </w:rPr>
              <w:t>General name for equipment</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900EBE" w:rsidP="00775B61">
            <w:pPr>
              <w:rPr>
                <w:lang w:eastAsia="en-US"/>
              </w:rPr>
            </w:pPr>
            <w:r>
              <w:rPr>
                <w:lang w:eastAsia="en-US"/>
              </w:rPr>
              <w:t>ST</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1A648D" w:rsidP="00775B61">
            <w:pPr>
              <w:rPr>
                <w:lang w:eastAsia="en-US"/>
              </w:rPr>
            </w:pPr>
          </w:p>
        </w:tc>
      </w:tr>
    </w:tbl>
    <w:p w:rsidR="00D363D7" w:rsidRDefault="00D363D7" w:rsidP="00D363D7">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&lt;device&gt;</w:t>
      </w:r>
      <w:r>
        <w:br/>
        <w:t xml:space="preserve">            &lt;instanceOfKind&gt;</w:t>
      </w:r>
      <w:r>
        <w:br/>
        <w:t xml:space="preserve">              &lt;instanceOfProductKind&gt;</w:t>
      </w:r>
      <w:r>
        <w:br/>
        <w:t xml:space="preserve">                &lt;name&gt;</w:t>
      </w:r>
      <w:r w:rsidRPr="0013797D">
        <w:rPr>
          <w:b/>
          <w:bCs/>
          <w:i/>
          <w:iCs/>
        </w:rPr>
        <w:t>Equipment Name</w:t>
      </w:r>
      <w:r w:rsidRPr="0013797D">
        <w:rPr>
          <w:i/>
          <w:iCs/>
        </w:rPr>
        <w:t>&lt;/</w:t>
      </w:r>
      <w:r>
        <w:t>name&gt;</w:t>
      </w:r>
    </w:p>
    <w:p w:rsidR="00D927B4" w:rsidRPr="00D25DE6" w:rsidRDefault="00D927B4" w:rsidP="004D032B">
      <w:pPr>
        <w:pStyle w:val="Heading7"/>
        <w:rPr>
          <w:color w:val="0070C0"/>
          <w:lang w:eastAsia="en-US"/>
        </w:rPr>
      </w:pPr>
      <w:r w:rsidRPr="00D25DE6">
        <w:rPr>
          <w:color w:val="0070C0"/>
          <w:lang w:eastAsia="en-US"/>
        </w:rPr>
        <w:t>Manufacturer ID</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C7011E" w:rsidP="00775B61">
            <w:pPr>
              <w:rPr>
                <w:lang w:eastAsia="en-US"/>
              </w:rPr>
            </w:pPr>
            <w:r w:rsidRPr="00C7011E">
              <w:rPr>
                <w:lang w:eastAsia="en-US"/>
              </w:rPr>
              <w:t>Code used by regulators to track manufacturers (e.g. duns number)</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900EBE" w:rsidP="00775B61">
            <w:pPr>
              <w:rPr>
                <w:lang w:eastAsia="en-US"/>
              </w:rPr>
            </w:pPr>
            <w:r>
              <w:rPr>
                <w:lang w:eastAsia="en-US"/>
              </w:rPr>
              <w:t>II</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1A648D" w:rsidP="00775B61">
            <w:pPr>
              <w:rPr>
                <w:lang w:eastAsia="en-US"/>
              </w:rPr>
            </w:pPr>
          </w:p>
        </w:tc>
      </w:tr>
    </w:tbl>
    <w:p w:rsidR="00D363D7" w:rsidRDefault="00D363D7" w:rsidP="00D363D7">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&lt;device&gt;</w:t>
      </w:r>
      <w:r>
        <w:br/>
        <w:t xml:space="preserve">            &lt;instanceOfKind&gt;</w:t>
      </w:r>
      <w:r>
        <w:br/>
        <w:t xml:space="preserve">              &lt;instanceOfProductKind&gt;</w:t>
      </w:r>
      <w:r>
        <w:br/>
        <w:t xml:space="preserve">                &lt;asManufacturedProduct&gt;</w:t>
      </w:r>
      <w:r>
        <w:br/>
        <w:t xml:space="preserve">                  &lt;assignedEntity&gt;</w:t>
      </w:r>
      <w:r>
        <w:br/>
        <w:t xml:space="preserve">                    &lt;representedOrganization&gt;</w:t>
      </w:r>
      <w:r>
        <w:br/>
        <w:t xml:space="preserve">                      &lt;id extension="</w:t>
      </w:r>
      <w:r w:rsidRPr="0013797D">
        <w:rPr>
          <w:b/>
          <w:bCs/>
          <w:i/>
          <w:iCs/>
        </w:rPr>
        <w:t>Manufacturer ID</w:t>
      </w:r>
      <w:r>
        <w:t xml:space="preserve">" </w:t>
      </w:r>
      <w:r>
        <w:br/>
        <w:t xml:space="preserve">                          root="</w:t>
      </w:r>
      <w:r w:rsidRPr="0013797D">
        <w:rPr>
          <w:i/>
          <w:iCs/>
        </w:rPr>
        <w:t>Organization ID System (OID)</w:t>
      </w:r>
      <w:r>
        <w:t>"/&gt;</w:t>
      </w:r>
    </w:p>
    <w:p w:rsidR="00641FB1" w:rsidRPr="00D25DE6" w:rsidRDefault="00641FB1" w:rsidP="004D032B">
      <w:pPr>
        <w:pStyle w:val="Heading7"/>
        <w:rPr>
          <w:color w:val="0070C0"/>
          <w:lang w:eastAsia="en-US"/>
        </w:rPr>
      </w:pPr>
      <w:r w:rsidRPr="00D25DE6">
        <w:rPr>
          <w:color w:val="0070C0"/>
          <w:lang w:eastAsia="en-US"/>
        </w:rPr>
        <w:t>Manufacturer Name</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7A51EF" w:rsidTr="0005144F">
        <w:tc>
          <w:tcPr>
            <w:tcW w:w="1951" w:type="dxa"/>
            <w:shd w:val="clear" w:color="auto" w:fill="auto"/>
          </w:tcPr>
          <w:p w:rsidR="001A648D" w:rsidRPr="007A51EF" w:rsidRDefault="001A648D" w:rsidP="00775B61">
            <w:pPr>
              <w:rPr>
                <w:b/>
                <w:lang w:eastAsia="en-US"/>
              </w:rPr>
            </w:pPr>
            <w:r w:rsidRPr="007A51EF">
              <w:rPr>
                <w:b/>
              </w:rPr>
              <w:t>User Guidance</w:t>
            </w:r>
          </w:p>
        </w:tc>
        <w:tc>
          <w:tcPr>
            <w:tcW w:w="8017" w:type="dxa"/>
            <w:shd w:val="clear" w:color="auto" w:fill="auto"/>
          </w:tcPr>
          <w:p w:rsidR="001A648D" w:rsidRPr="007A51EF" w:rsidRDefault="00C7011E" w:rsidP="00775B61">
            <w:pPr>
              <w:rPr>
                <w:lang w:eastAsia="en-US"/>
              </w:rPr>
            </w:pPr>
            <w:r w:rsidRPr="00C7011E">
              <w:rPr>
                <w:lang w:eastAsia="en-US"/>
              </w:rPr>
              <w:t>Process equipment manufacturer</w:t>
            </w:r>
            <w:r>
              <w:rPr>
                <w:lang w:eastAsia="en-US"/>
              </w:rPr>
              <w:t>.</w:t>
            </w:r>
          </w:p>
        </w:tc>
      </w:tr>
      <w:tr w:rsidR="001A648D" w:rsidRPr="007A51EF" w:rsidTr="0005144F">
        <w:tc>
          <w:tcPr>
            <w:tcW w:w="1951" w:type="dxa"/>
            <w:shd w:val="clear" w:color="auto" w:fill="auto"/>
          </w:tcPr>
          <w:p w:rsidR="001A648D" w:rsidRPr="007A51EF" w:rsidRDefault="001A648D" w:rsidP="00775B61">
            <w:pPr>
              <w:rPr>
                <w:b/>
                <w:lang w:eastAsia="en-US"/>
              </w:rPr>
            </w:pPr>
            <w:r w:rsidRPr="007A51EF">
              <w:rPr>
                <w:b/>
              </w:rPr>
              <w:t>Example(s)</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Conformance</w:t>
            </w:r>
          </w:p>
        </w:tc>
        <w:tc>
          <w:tcPr>
            <w:tcW w:w="8017" w:type="dxa"/>
            <w:shd w:val="clear" w:color="auto" w:fill="auto"/>
          </w:tcPr>
          <w:p w:rsidR="001A648D" w:rsidRPr="007A51EF" w:rsidRDefault="001A648D" w:rsidP="00775B61">
            <w:pPr>
              <w:rPr>
                <w:lang w:eastAsia="en-US"/>
              </w:rPr>
            </w:pPr>
          </w:p>
        </w:tc>
      </w:tr>
      <w:tr w:rsidR="001A648D" w:rsidRPr="007A51EF" w:rsidTr="0005144F">
        <w:tc>
          <w:tcPr>
            <w:tcW w:w="1951" w:type="dxa"/>
            <w:shd w:val="clear" w:color="auto" w:fill="auto"/>
          </w:tcPr>
          <w:p w:rsidR="001A648D" w:rsidRPr="007A51EF" w:rsidRDefault="001A648D" w:rsidP="00775B61">
            <w:pPr>
              <w:rPr>
                <w:b/>
              </w:rPr>
            </w:pPr>
            <w:r w:rsidRPr="007A51EF">
              <w:rPr>
                <w:b/>
              </w:rPr>
              <w:t>Data Type</w:t>
            </w:r>
          </w:p>
        </w:tc>
        <w:tc>
          <w:tcPr>
            <w:tcW w:w="8017" w:type="dxa"/>
            <w:shd w:val="clear" w:color="auto" w:fill="auto"/>
          </w:tcPr>
          <w:p w:rsidR="001A648D" w:rsidRPr="007A51EF" w:rsidRDefault="00900EBE" w:rsidP="00775B61">
            <w:pPr>
              <w:rPr>
                <w:lang w:eastAsia="en-US"/>
              </w:rPr>
            </w:pPr>
            <w:r>
              <w:rPr>
                <w:lang w:eastAsia="en-US"/>
              </w:rPr>
              <w:t>ST</w:t>
            </w:r>
          </w:p>
        </w:tc>
      </w:tr>
      <w:tr w:rsidR="001A648D" w:rsidRPr="007A51EF" w:rsidTr="0005144F">
        <w:tc>
          <w:tcPr>
            <w:tcW w:w="1951" w:type="dxa"/>
            <w:shd w:val="clear" w:color="auto" w:fill="auto"/>
          </w:tcPr>
          <w:p w:rsidR="001A648D" w:rsidRPr="007A51EF" w:rsidRDefault="001A648D" w:rsidP="00775B61">
            <w:pPr>
              <w:rPr>
                <w:b/>
              </w:rPr>
            </w:pPr>
            <w:r w:rsidRPr="007A51EF">
              <w:rPr>
                <w:b/>
              </w:rPr>
              <w:t>Business Rule(s)</w:t>
            </w:r>
          </w:p>
        </w:tc>
        <w:tc>
          <w:tcPr>
            <w:tcW w:w="8017" w:type="dxa"/>
            <w:shd w:val="clear" w:color="auto" w:fill="auto"/>
          </w:tcPr>
          <w:p w:rsidR="001A648D" w:rsidRPr="007A51EF" w:rsidRDefault="001A648D" w:rsidP="00775B61">
            <w:pPr>
              <w:rPr>
                <w:lang w:eastAsia="en-US"/>
              </w:rPr>
            </w:pPr>
          </w:p>
        </w:tc>
      </w:tr>
    </w:tbl>
    <w:p w:rsidR="00D363D7" w:rsidRDefault="00D363D7" w:rsidP="00D363D7">
      <w:pPr>
        <w:pStyle w:val="XML"/>
      </w:pPr>
      <w:r>
        <w:lastRenderedPageBreak/>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&lt;device&gt;</w:t>
      </w:r>
      <w:r>
        <w:br/>
        <w:t xml:space="preserve">            &lt;instanceOfKind&gt;</w:t>
      </w:r>
      <w:r>
        <w:br/>
        <w:t xml:space="preserve">              &lt;instanceOfProductKind&gt;</w:t>
      </w:r>
      <w:r>
        <w:br/>
        <w:t xml:space="preserve">                &lt;asManufacturedProduct&gt;</w:t>
      </w:r>
      <w:r>
        <w:br/>
        <w:t xml:space="preserve">                  &lt;assignedEntity&gt;</w:t>
      </w:r>
      <w:r>
        <w:br/>
        <w:t xml:space="preserve">                    &lt;representedOrganization&gt;</w:t>
      </w:r>
      <w:r>
        <w:br/>
        <w:t xml:space="preserve">                      &lt;name&gt;&lt;!-- </w:t>
      </w:r>
      <w:r>
        <w:rPr>
          <w:b/>
          <w:bCs/>
        </w:rPr>
        <w:t xml:space="preserve">Manufacturer Name </w:t>
      </w:r>
      <w:r>
        <w:t>--&gt;&lt;/name&gt;</w:t>
      </w:r>
    </w:p>
    <w:p w:rsidR="00D927B4" w:rsidRPr="00B017FB" w:rsidRDefault="00641FB1" w:rsidP="00641FB1">
      <w:pPr>
        <w:pStyle w:val="Heading5"/>
        <w:rPr>
          <w:color w:val="FF0000"/>
          <w:lang w:eastAsia="en-US"/>
        </w:rPr>
      </w:pPr>
      <w:r w:rsidRPr="00B017FB">
        <w:rPr>
          <w:color w:val="FF0000"/>
          <w:lang w:eastAsia="en-US"/>
        </w:rPr>
        <w:t>Critical</w:t>
      </w:r>
      <w:r w:rsidR="00D927B4" w:rsidRPr="00B017FB">
        <w:rPr>
          <w:color w:val="FF0000"/>
          <w:lang w:eastAsia="en-US"/>
        </w:rPr>
        <w:t xml:space="preserve"> Parameter</w:t>
      </w:r>
      <w:ins w:id="2202" w:author="HYST (Hiroyuki Sato)" w:date="2013-01-08T18:12:00Z">
        <w:r w:rsidR="000626E2" w:rsidRPr="0014542C">
          <w:rPr>
            <w:rFonts w:eastAsia="MS Mincho" w:hint="eastAsia"/>
            <w:color w:val="FF0000"/>
            <w:lang w:eastAsia="ja-JP"/>
          </w:rPr>
          <w:t xml:space="preserve">  (repeat as necessary)</w:t>
        </w:r>
      </w:ins>
    </w:p>
    <w:p w:rsidR="00D927B4" w:rsidRDefault="00D927B4" w:rsidP="009E774D">
      <w:pPr>
        <w:jc w:val="both"/>
        <w:rPr>
          <w:lang w:val="en-US"/>
        </w:rPr>
      </w:pPr>
      <w:r w:rsidRPr="00B017FB">
        <w:rPr>
          <w:lang w:val="en-US"/>
        </w:rPr>
        <w:t>Information on the parameters used in the critical processes shall be provided by means of the following data elements:</w:t>
      </w:r>
    </w:p>
    <w:p w:rsidR="00873838" w:rsidRDefault="00873838" w:rsidP="00D363D7">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&lt;controlVariable&gt;</w:t>
      </w:r>
      <w:r>
        <w:br/>
        <w:t xml:space="preserve">            &lt;characteristic&gt;</w:t>
      </w:r>
      <w:r>
        <w:br/>
        <w:t xml:space="preserve">              &lt;code code="</w:t>
      </w:r>
      <w:r w:rsidRPr="0013797D">
        <w:rPr>
          <w:b/>
          <w:bCs/>
          <w:i/>
          <w:iCs/>
        </w:rPr>
        <w:t>Parameter</w:t>
      </w:r>
      <w:r w:rsidRPr="0013797D">
        <w:rPr>
          <w:i/>
          <w:iCs/>
        </w:rPr>
        <w:t xml:space="preserve"> Code</w:t>
      </w:r>
      <w:r>
        <w:t xml:space="preserve">" </w:t>
      </w:r>
      <w:r>
        <w:br/>
        <w:t xml:space="preserve">                    displayName="</w:t>
      </w:r>
      <w:r w:rsidRPr="0013797D">
        <w:rPr>
          <w:i/>
          <w:iCs/>
        </w:rPr>
        <w:t>Parameter Name</w:t>
      </w:r>
      <w:r>
        <w:t xml:space="preserve">" </w:t>
      </w:r>
      <w:r>
        <w:br/>
        <w:t xml:space="preserve">                    codeSytem="</w:t>
      </w:r>
      <w:r w:rsidRPr="0013797D">
        <w:rPr>
          <w:i/>
          <w:iCs/>
        </w:rPr>
        <w:t>Code System (OID)</w:t>
      </w:r>
      <w:r>
        <w:t>"/&gt;</w:t>
      </w:r>
      <w:r>
        <w:br/>
        <w:t xml:space="preserve">              &lt;value </w:t>
      </w:r>
      <w:r w:rsidRPr="0013797D">
        <w:rPr>
          <w:b/>
          <w:bCs/>
          <w:i/>
          <w:iCs/>
        </w:rPr>
        <w:t>Amount</w:t>
      </w:r>
      <w:r>
        <w:t xml:space="preserve"> /&gt;</w:t>
      </w:r>
      <w:r>
        <w:br/>
        <w:t xml:space="preserve">            &lt;/characteristic&gt;</w:t>
      </w:r>
      <w:r>
        <w:br/>
        <w:t xml:space="preserve">          &lt;/controlVariable&gt;</w:t>
      </w:r>
    </w:p>
    <w:p w:rsidR="00D927B4" w:rsidRPr="00B017FB" w:rsidRDefault="0046268E" w:rsidP="001A6BE1">
      <w:pPr>
        <w:pStyle w:val="Heading6"/>
        <w:rPr>
          <w:color w:val="0070C0"/>
          <w:lang w:eastAsia="en-US"/>
        </w:rPr>
      </w:pPr>
      <w:bookmarkStart w:id="2203" w:name="_Toc304814936"/>
      <w:r w:rsidRPr="00B017FB">
        <w:rPr>
          <w:color w:val="0070C0"/>
          <w:lang w:eastAsia="en-US"/>
        </w:rPr>
        <w:t>Parameter</w:t>
      </w:r>
      <w:bookmarkEnd w:id="2203"/>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017"/>
      </w:tblGrid>
      <w:tr w:rsidR="001A648D" w:rsidRPr="00B017FB" w:rsidTr="0005144F">
        <w:tc>
          <w:tcPr>
            <w:tcW w:w="1951" w:type="dxa"/>
            <w:shd w:val="clear" w:color="auto" w:fill="auto"/>
          </w:tcPr>
          <w:p w:rsidR="001A648D" w:rsidRPr="00B017FB" w:rsidRDefault="001A648D" w:rsidP="00775B61">
            <w:pPr>
              <w:rPr>
                <w:b/>
                <w:lang w:eastAsia="en-US"/>
              </w:rPr>
            </w:pPr>
            <w:r w:rsidRPr="00B017FB">
              <w:rPr>
                <w:b/>
              </w:rPr>
              <w:t>User Guidance</w:t>
            </w:r>
          </w:p>
        </w:tc>
        <w:tc>
          <w:tcPr>
            <w:tcW w:w="8017" w:type="dxa"/>
            <w:shd w:val="clear" w:color="auto" w:fill="auto"/>
          </w:tcPr>
          <w:p w:rsidR="001A648D" w:rsidRPr="00B017FB" w:rsidRDefault="001A648D" w:rsidP="00775B61">
            <w:pPr>
              <w:rPr>
                <w:lang w:eastAsia="en-US"/>
              </w:rPr>
            </w:pPr>
          </w:p>
        </w:tc>
      </w:tr>
      <w:tr w:rsidR="001A648D" w:rsidRPr="00B017FB" w:rsidTr="0005144F">
        <w:tc>
          <w:tcPr>
            <w:tcW w:w="1951" w:type="dxa"/>
            <w:shd w:val="clear" w:color="auto" w:fill="auto"/>
          </w:tcPr>
          <w:p w:rsidR="001A648D" w:rsidRPr="00B017FB" w:rsidRDefault="001A648D" w:rsidP="00775B61">
            <w:pPr>
              <w:rPr>
                <w:b/>
                <w:lang w:eastAsia="en-US"/>
              </w:rPr>
            </w:pPr>
            <w:r w:rsidRPr="00B017FB">
              <w:rPr>
                <w:b/>
              </w:rPr>
              <w:t>Example(s)</w:t>
            </w:r>
          </w:p>
        </w:tc>
        <w:tc>
          <w:tcPr>
            <w:tcW w:w="8017" w:type="dxa"/>
            <w:shd w:val="clear" w:color="auto" w:fill="auto"/>
          </w:tcPr>
          <w:p w:rsidR="001A648D" w:rsidRPr="00B017FB" w:rsidRDefault="001A648D" w:rsidP="00775B61">
            <w:pPr>
              <w:rPr>
                <w:lang w:eastAsia="en-US"/>
              </w:rPr>
            </w:pPr>
          </w:p>
        </w:tc>
      </w:tr>
      <w:tr w:rsidR="001A648D" w:rsidRPr="00B017FB" w:rsidTr="0005144F">
        <w:tc>
          <w:tcPr>
            <w:tcW w:w="1951" w:type="dxa"/>
            <w:shd w:val="clear" w:color="auto" w:fill="auto"/>
          </w:tcPr>
          <w:p w:rsidR="001A648D" w:rsidRPr="00B017FB" w:rsidRDefault="001A648D" w:rsidP="00775B61">
            <w:pPr>
              <w:rPr>
                <w:b/>
              </w:rPr>
            </w:pPr>
            <w:r w:rsidRPr="00B017FB">
              <w:rPr>
                <w:b/>
              </w:rPr>
              <w:t>Conformance</w:t>
            </w:r>
          </w:p>
        </w:tc>
        <w:tc>
          <w:tcPr>
            <w:tcW w:w="8017" w:type="dxa"/>
            <w:shd w:val="clear" w:color="auto" w:fill="auto"/>
          </w:tcPr>
          <w:p w:rsidR="001A648D" w:rsidRPr="00B017FB" w:rsidRDefault="00680653" w:rsidP="00775B61">
            <w:pPr>
              <w:rPr>
                <w:lang w:eastAsia="en-US"/>
              </w:rPr>
            </w:pPr>
            <w:r>
              <w:rPr>
                <w:lang w:eastAsia="en-US"/>
              </w:rPr>
              <w:t>CONDITIONAL</w:t>
            </w:r>
          </w:p>
        </w:tc>
      </w:tr>
      <w:tr w:rsidR="001A648D" w:rsidRPr="00B017FB" w:rsidTr="0005144F">
        <w:tc>
          <w:tcPr>
            <w:tcW w:w="1951" w:type="dxa"/>
            <w:shd w:val="clear" w:color="auto" w:fill="auto"/>
          </w:tcPr>
          <w:p w:rsidR="001A648D" w:rsidRPr="00B017FB" w:rsidRDefault="001A648D" w:rsidP="00775B61">
            <w:pPr>
              <w:rPr>
                <w:b/>
              </w:rPr>
            </w:pPr>
            <w:r w:rsidRPr="00B017FB">
              <w:rPr>
                <w:b/>
              </w:rPr>
              <w:t>Data Type</w:t>
            </w:r>
          </w:p>
        </w:tc>
        <w:tc>
          <w:tcPr>
            <w:tcW w:w="8017" w:type="dxa"/>
            <w:shd w:val="clear" w:color="auto" w:fill="auto"/>
          </w:tcPr>
          <w:p w:rsidR="001A648D" w:rsidRPr="00B017FB" w:rsidRDefault="00D83D56" w:rsidP="00775B61">
            <w:pPr>
              <w:rPr>
                <w:lang w:eastAsia="en-US"/>
              </w:rPr>
            </w:pPr>
            <w:r w:rsidRPr="00B017FB">
              <w:rPr>
                <w:lang w:eastAsia="en-US"/>
              </w:rPr>
              <w:t>ST</w:t>
            </w:r>
          </w:p>
        </w:tc>
      </w:tr>
      <w:tr w:rsidR="001A648D" w:rsidRPr="00B017FB" w:rsidTr="0005144F">
        <w:tc>
          <w:tcPr>
            <w:tcW w:w="1951" w:type="dxa"/>
            <w:shd w:val="clear" w:color="auto" w:fill="auto"/>
          </w:tcPr>
          <w:p w:rsidR="001A648D" w:rsidRPr="00B017FB" w:rsidRDefault="001A648D" w:rsidP="00775B61">
            <w:pPr>
              <w:rPr>
                <w:b/>
              </w:rPr>
            </w:pPr>
            <w:r w:rsidRPr="00B017FB">
              <w:rPr>
                <w:b/>
              </w:rPr>
              <w:t>Business Rule(s)</w:t>
            </w:r>
          </w:p>
        </w:tc>
        <w:tc>
          <w:tcPr>
            <w:tcW w:w="8017" w:type="dxa"/>
            <w:shd w:val="clear" w:color="auto" w:fill="auto"/>
          </w:tcPr>
          <w:p w:rsidR="001A648D" w:rsidRPr="00B017FB" w:rsidRDefault="001A648D" w:rsidP="00775B61">
            <w:pPr>
              <w:rPr>
                <w:lang w:eastAsia="en-US"/>
              </w:rPr>
            </w:pPr>
          </w:p>
        </w:tc>
      </w:tr>
    </w:tbl>
    <w:p w:rsidR="00D363D7" w:rsidRDefault="00D363D7" w:rsidP="00D363D7">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&lt;controlVariable&gt;</w:t>
      </w:r>
      <w:r>
        <w:br/>
        <w:t xml:space="preserve">            &lt;characteristic&gt;</w:t>
      </w:r>
      <w:r>
        <w:br/>
        <w:t xml:space="preserve">              &lt;code code="</w:t>
      </w:r>
      <w:r w:rsidRPr="0013797D">
        <w:rPr>
          <w:b/>
          <w:bCs/>
          <w:i/>
          <w:iCs/>
        </w:rPr>
        <w:t>Parameter</w:t>
      </w:r>
      <w:r w:rsidRPr="0013797D">
        <w:rPr>
          <w:i/>
          <w:iCs/>
        </w:rPr>
        <w:t xml:space="preserve"> Code</w:t>
      </w:r>
      <w:r>
        <w:t xml:space="preserve">" </w:t>
      </w:r>
      <w:r>
        <w:br/>
        <w:t xml:space="preserve">                    displayName="</w:t>
      </w:r>
      <w:r w:rsidRPr="0013797D">
        <w:rPr>
          <w:i/>
          <w:iCs/>
        </w:rPr>
        <w:t>Parameter Name</w:t>
      </w:r>
      <w:r>
        <w:t xml:space="preserve">" </w:t>
      </w:r>
      <w:r>
        <w:br/>
        <w:t xml:space="preserve">                    codeSytem="</w:t>
      </w:r>
      <w:r w:rsidRPr="0013797D">
        <w:rPr>
          <w:i/>
          <w:iCs/>
        </w:rPr>
        <w:t>Code System (OID)</w:t>
      </w:r>
      <w:r>
        <w:t>"/&gt;</w:t>
      </w:r>
    </w:p>
    <w:p w:rsidR="0046268E" w:rsidRPr="00B017FB" w:rsidRDefault="0046268E" w:rsidP="001A6BE1">
      <w:pPr>
        <w:pStyle w:val="Heading6"/>
        <w:rPr>
          <w:color w:val="FF0000"/>
          <w:lang w:eastAsia="en-US"/>
        </w:rPr>
      </w:pPr>
      <w:r w:rsidRPr="00B017FB">
        <w:rPr>
          <w:color w:val="FF0000"/>
          <w:lang w:eastAsia="en-US"/>
        </w:rPr>
        <w:t>Amount</w:t>
      </w:r>
    </w:p>
    <w:p w:rsidR="0046268E" w:rsidRDefault="0046268E" w:rsidP="00D363D7">
      <w:pPr>
        <w:jc w:val="both"/>
        <w:rPr>
          <w:lang w:val="en-US"/>
        </w:rPr>
      </w:pPr>
      <w:r w:rsidRPr="0046268E">
        <w:rPr>
          <w:lang w:val="en-US"/>
        </w:rPr>
        <w:t xml:space="preserve">The information related to the amount shall be provided as </w:t>
      </w:r>
      <w:r w:rsidR="00D363D7">
        <w:rPr>
          <w:lang w:val="en-US"/>
        </w:rPr>
        <w:t>per specification described in S</w:t>
      </w:r>
      <w:r w:rsidRPr="0046268E">
        <w:rPr>
          <w:lang w:val="en-US"/>
        </w:rPr>
        <w:t xml:space="preserve">ection </w:t>
      </w:r>
      <w:r w:rsidR="00D363D7">
        <w:fldChar w:fldCharType="begin"/>
      </w:r>
      <w:r w:rsidR="00D363D7">
        <w:instrText xml:space="preserve"> REF _Ref343649942 \r \h </w:instrText>
      </w:r>
      <w:r w:rsidR="00D363D7">
        <w:fldChar w:fldCharType="separate"/>
      </w:r>
      <w:ins w:id="2204" w:author="HYST (Hiroyuki Sato)" w:date="2013-01-08T17:17:00Z">
        <w:r w:rsidR="00D15CCB">
          <w:t>8.9</w:t>
        </w:r>
      </w:ins>
      <w:del w:id="2205" w:author="HYST (Hiroyuki Sato)" w:date="2013-01-08T17:17:00Z">
        <w:r w:rsidR="00580198" w:rsidDel="00D15CCB">
          <w:rPr>
            <w:rFonts w:hint="cs"/>
            <w:cs/>
          </w:rPr>
          <w:delText>‎</w:delText>
        </w:r>
        <w:r w:rsidR="00580198" w:rsidDel="00D15CCB">
          <w:delText>8.9</w:delText>
        </w:r>
      </w:del>
      <w:r w:rsidR="00D363D7">
        <w:fldChar w:fldCharType="end"/>
      </w:r>
      <w:r w:rsidRPr="0046268E">
        <w:rPr>
          <w:lang w:val="en-US"/>
        </w:rPr>
        <w:t>.</w:t>
      </w:r>
    </w:p>
    <w:p w:rsidR="00D363D7" w:rsidRDefault="00D363D7" w:rsidP="00D363D7">
      <w:pPr>
        <w:pStyle w:val="XML"/>
      </w:pPr>
      <w:r>
        <w:t>&lt;identifiedSubstance&gt;</w:t>
      </w:r>
      <w:r>
        <w:br/>
        <w:t xml:space="preserve">  &lt;identifiedSubstance&gt;&lt;!-- Substance Detail --&gt;&lt;/identifiedSubstance&gt;</w:t>
      </w:r>
      <w:r>
        <w:br/>
        <w:t xml:space="preserve">  &lt;subjectOf&gt;</w:t>
      </w:r>
      <w:r>
        <w:br/>
        <w:t xml:space="preserve">    &lt;substanceSpecification&gt;</w:t>
      </w:r>
      <w:r>
        <w:br/>
        <w:t xml:space="preserve">      &lt;component&gt;</w:t>
      </w:r>
      <w:r>
        <w:br/>
        <w:t xml:space="preserve">        &lt;processStep&gt;</w:t>
      </w:r>
      <w:r>
        <w:br/>
        <w:t xml:space="preserve">          &lt;controlVariable&gt;</w:t>
      </w:r>
      <w:r>
        <w:br/>
        <w:t xml:space="preserve">            &lt;characteristic&gt;</w:t>
      </w:r>
      <w:r>
        <w:br/>
        <w:t xml:space="preserve">              &lt;value </w:t>
      </w:r>
      <w:r w:rsidRPr="0013797D">
        <w:rPr>
          <w:b/>
          <w:bCs/>
          <w:i/>
          <w:iCs/>
        </w:rPr>
        <w:t>Amount</w:t>
      </w:r>
      <w:r>
        <w:t xml:space="preserve"> /&gt;</w:t>
      </w:r>
    </w:p>
    <w:p w:rsidR="00D618C8" w:rsidRPr="00421AA8" w:rsidRDefault="00D618C8" w:rsidP="009E774D">
      <w:pPr>
        <w:pStyle w:val="Heading3"/>
        <w:rPr>
          <w:color w:val="FF0000"/>
          <w:lang w:eastAsia="en-US"/>
        </w:rPr>
      </w:pPr>
      <w:bookmarkStart w:id="2206" w:name="_Toc343650592"/>
      <w:r w:rsidRPr="00421AA8">
        <w:rPr>
          <w:color w:val="FF0000"/>
          <w:lang w:eastAsia="en-US"/>
        </w:rPr>
        <w:lastRenderedPageBreak/>
        <w:t>Constituent</w:t>
      </w:r>
      <w:bookmarkEnd w:id="2206"/>
    </w:p>
    <w:p w:rsidR="00D618C8" w:rsidRPr="00D618C8" w:rsidRDefault="00D618C8" w:rsidP="009E774D">
      <w:pPr>
        <w:jc w:val="both"/>
        <w:rPr>
          <w:lang w:val="en-US"/>
        </w:rPr>
      </w:pPr>
      <w:r w:rsidRPr="00D618C8">
        <w:rPr>
          <w:lang w:val="en-US"/>
        </w:rPr>
        <w:t>This section is to be provide the description of the substance(s) or specified substance(s) that are mixed together to form another specified substance. Most of the specified substance shall be associate</w:t>
      </w:r>
      <w:r w:rsidR="0087768D">
        <w:rPr>
          <w:lang w:val="en-US"/>
        </w:rPr>
        <w:t xml:space="preserve">d with a particular substance. </w:t>
      </w:r>
      <w:r w:rsidRPr="00D618C8">
        <w:rPr>
          <w:lang w:val="en-US"/>
        </w:rPr>
        <w:t>It can also be used to capture putative active or signature substances, impurities or degradants and even known metabolites if so desired.</w:t>
      </w:r>
    </w:p>
    <w:p w:rsidR="00D618C8" w:rsidRDefault="00D618C8" w:rsidP="00D618C8">
      <w:pPr>
        <w:rPr>
          <w:lang w:val="en-US"/>
        </w:rPr>
      </w:pPr>
    </w:p>
    <w:p w:rsidR="00D363D7" w:rsidRDefault="00D363D7" w:rsidP="00D363D7">
      <w:pPr>
        <w:rPr>
          <w:lang w:val="en-US"/>
        </w:rPr>
      </w:pPr>
      <w:r>
        <w:rPr>
          <w:lang w:val="en-US"/>
        </w:rPr>
        <w:t xml:space="preserve">The mixing together of substances is a process step and so these substances are nothing else than Starting Material of process steps described in Section </w:t>
      </w:r>
      <w:r>
        <w:rPr>
          <w:lang w:val="en-US"/>
        </w:rPr>
        <w:fldChar w:fldCharType="begin"/>
      </w:r>
      <w:r>
        <w:rPr>
          <w:lang w:val="en-US"/>
        </w:rPr>
        <w:instrText xml:space="preserve"> REF _Ref343650092 \r \h </w:instrText>
      </w:r>
      <w:r>
        <w:rPr>
          <w:lang w:val="en-US"/>
        </w:rPr>
      </w:r>
      <w:r>
        <w:rPr>
          <w:lang w:val="en-US"/>
        </w:rPr>
        <w:fldChar w:fldCharType="separate"/>
      </w:r>
      <w:ins w:id="2207" w:author="HYST (Hiroyuki Sato)" w:date="2013-01-08T17:17:00Z">
        <w:r w:rsidR="00D15CCB">
          <w:rPr>
            <w:lang w:val="en-US"/>
          </w:rPr>
          <w:t>9.4.7.8.3</w:t>
        </w:r>
      </w:ins>
      <w:del w:id="2208" w:author="HYST (Hiroyuki Sato)" w:date="2013-01-08T17:17:00Z">
        <w:r w:rsidR="00580198" w:rsidDel="00D15CCB">
          <w:rPr>
            <w:rFonts w:hint="cs"/>
            <w:cs/>
            <w:lang w:val="en-US"/>
          </w:rPr>
          <w:delText>‎</w:delText>
        </w:r>
        <w:r w:rsidR="00580198" w:rsidDel="00D15CCB">
          <w:rPr>
            <w:lang w:val="en-US"/>
          </w:rPr>
          <w:delText>9.4.7.8.3</w:delText>
        </w:r>
      </w:del>
      <w:r>
        <w:rPr>
          <w:lang w:val="en-US"/>
        </w:rPr>
        <w:fldChar w:fldCharType="end"/>
      </w:r>
      <w:r>
        <w:rPr>
          <w:lang w:val="en-US"/>
        </w:rPr>
        <w:t>.</w:t>
      </w:r>
    </w:p>
    <w:p w:rsidR="00D363D7" w:rsidRDefault="00D363D7" w:rsidP="00D363D7">
      <w:pPr>
        <w:rPr>
          <w:lang w:val="en-US"/>
        </w:rPr>
      </w:pPr>
    </w:p>
    <w:p w:rsidR="00D363D7" w:rsidRDefault="00D363D7" w:rsidP="00D363D7">
      <w:pPr>
        <w:rPr>
          <w:lang w:val="en-US"/>
        </w:rPr>
      </w:pPr>
      <w:r>
        <w:rPr>
          <w:lang w:val="en-US"/>
        </w:rPr>
        <w:t xml:space="preserve">The use for active or signature substance and impurities or degradents, which are effectively quality control measurement </w:t>
      </w:r>
      <w:r w:rsidR="00F827B0">
        <w:rPr>
          <w:lang w:val="en-US"/>
        </w:rPr>
        <w:t>specifications,</w:t>
      </w:r>
      <w:r>
        <w:rPr>
          <w:lang w:val="en-US"/>
        </w:rPr>
        <w:t xml:space="preserve"> are as defined in Section </w:t>
      </w:r>
      <w:r>
        <w:rPr>
          <w:lang w:val="en-US"/>
        </w:rPr>
        <w:fldChar w:fldCharType="begin"/>
      </w:r>
      <w:r>
        <w:rPr>
          <w:lang w:val="en-US"/>
        </w:rPr>
        <w:instrText xml:space="preserve"> REF _Ref343650187 \r \h </w:instrText>
      </w:r>
      <w:r>
        <w:rPr>
          <w:lang w:val="en-US"/>
        </w:rPr>
      </w:r>
      <w:r>
        <w:rPr>
          <w:lang w:val="en-US"/>
        </w:rPr>
        <w:fldChar w:fldCharType="separate"/>
      </w:r>
      <w:ins w:id="2209" w:author="HYST (Hiroyuki Sato)" w:date="2013-01-08T17:17:00Z">
        <w:r w:rsidR="00D15CCB">
          <w:rPr>
            <w:lang w:val="en-US"/>
          </w:rPr>
          <w:t>9.1.9</w:t>
        </w:r>
      </w:ins>
      <w:del w:id="2210" w:author="HYST (Hiroyuki Sato)" w:date="2013-01-08T17:17:00Z">
        <w:r w:rsidR="00580198" w:rsidDel="00D15CCB">
          <w:rPr>
            <w:rFonts w:hint="cs"/>
            <w:cs/>
            <w:lang w:val="en-US"/>
          </w:rPr>
          <w:delText>‎</w:delText>
        </w:r>
        <w:r w:rsidR="00580198" w:rsidDel="00D15CCB">
          <w:rPr>
            <w:lang w:val="en-US"/>
          </w:rPr>
          <w:delText>9.1.9</w:delText>
        </w:r>
      </w:del>
      <w:r>
        <w:rPr>
          <w:lang w:val="en-US"/>
        </w:rPr>
        <w:fldChar w:fldCharType="end"/>
      </w:r>
      <w:r>
        <w:rPr>
          <w:lang w:val="en-US"/>
        </w:rPr>
        <w:t>.</w:t>
      </w:r>
    </w:p>
    <w:p w:rsidR="00D618C8" w:rsidRPr="00DD1A27" w:rsidRDefault="00D618C8" w:rsidP="000F3485">
      <w:pPr>
        <w:pStyle w:val="Heading3"/>
        <w:rPr>
          <w:color w:val="FF0000"/>
          <w:lang w:eastAsia="en-US"/>
        </w:rPr>
      </w:pPr>
      <w:bookmarkStart w:id="2211" w:name="_Toc343650593"/>
      <w:r w:rsidRPr="00DD1A27">
        <w:rPr>
          <w:color w:val="FF0000"/>
          <w:lang w:eastAsia="en-US"/>
        </w:rPr>
        <w:t>Property</w:t>
      </w:r>
      <w:bookmarkEnd w:id="2211"/>
      <w:ins w:id="2212" w:author="HYST (Hiroyuki Sato)" w:date="2013-01-08T18:12:00Z">
        <w:r w:rsidR="000626E2" w:rsidRPr="0014542C">
          <w:rPr>
            <w:rFonts w:eastAsia="MS Mincho" w:hint="eastAsia"/>
            <w:color w:val="FF0000"/>
            <w:lang w:eastAsia="ja-JP"/>
          </w:rPr>
          <w:t xml:space="preserve">  (repeat as necessary)</w:t>
        </w:r>
      </w:ins>
    </w:p>
    <w:p w:rsidR="00D618C8" w:rsidRDefault="00D618C8" w:rsidP="00D618C8">
      <w:pPr>
        <w:rPr>
          <w:lang w:val="en-US"/>
        </w:rPr>
      </w:pPr>
      <w:r w:rsidRPr="00D618C8">
        <w:rPr>
          <w:lang w:val="en-US"/>
        </w:rPr>
        <w:t>The information related to the property shall be provided as per spe</w:t>
      </w:r>
      <w:r w:rsidR="00A950E6">
        <w:rPr>
          <w:lang w:val="en-US"/>
        </w:rPr>
        <w:t>cification described in Section 8.9</w:t>
      </w:r>
      <w:r w:rsidRPr="00D618C8">
        <w:rPr>
          <w:lang w:val="en-US"/>
        </w:rPr>
        <w:t>.</w:t>
      </w:r>
    </w:p>
    <w:p w:rsidR="00066BC1" w:rsidRPr="00DD1A27" w:rsidRDefault="00066BC1" w:rsidP="00066BC1">
      <w:pPr>
        <w:pStyle w:val="Heading3"/>
        <w:rPr>
          <w:color w:val="FF0000"/>
          <w:lang w:eastAsia="en-US"/>
        </w:rPr>
      </w:pPr>
      <w:bookmarkStart w:id="2213" w:name="_Toc343650594"/>
      <w:r w:rsidRPr="00DD1A27">
        <w:rPr>
          <w:color w:val="FF0000"/>
          <w:lang w:eastAsia="en-US"/>
        </w:rPr>
        <w:t>Physical Form</w:t>
      </w:r>
      <w:bookmarkEnd w:id="2213"/>
    </w:p>
    <w:p w:rsidR="00066BC1" w:rsidRDefault="00066BC1" w:rsidP="00066BC1">
      <w:pPr>
        <w:rPr>
          <w:lang w:val="en-US"/>
        </w:rPr>
      </w:pPr>
      <w:r w:rsidRPr="00D618C8">
        <w:rPr>
          <w:lang w:val="en-US"/>
        </w:rPr>
        <w:t xml:space="preserve">The information related to the </w:t>
      </w:r>
      <w:r w:rsidR="00A950E6">
        <w:rPr>
          <w:lang w:val="en-US"/>
        </w:rPr>
        <w:t>physical form</w:t>
      </w:r>
      <w:r w:rsidRPr="00D618C8">
        <w:rPr>
          <w:lang w:val="en-US"/>
        </w:rPr>
        <w:t xml:space="preserve"> shall be provided as per spe</w:t>
      </w:r>
      <w:r w:rsidR="00A950E6">
        <w:rPr>
          <w:lang w:val="en-US"/>
        </w:rPr>
        <w:t>cification described in Section 9.1.10</w:t>
      </w:r>
      <w:r w:rsidRPr="00D618C8">
        <w:rPr>
          <w:lang w:val="en-US"/>
        </w:rPr>
        <w:t>.</w:t>
      </w:r>
    </w:p>
    <w:p w:rsidR="00053695" w:rsidRPr="001E5143" w:rsidRDefault="00053695" w:rsidP="00053695">
      <w:pPr>
        <w:pStyle w:val="Heading3"/>
        <w:rPr>
          <w:color w:val="FF0000"/>
          <w:lang w:eastAsia="en-US"/>
        </w:rPr>
      </w:pPr>
      <w:bookmarkStart w:id="2214" w:name="_Toc343650595"/>
      <w:r w:rsidRPr="001E5143">
        <w:rPr>
          <w:color w:val="FF0000"/>
          <w:lang w:eastAsia="en-US"/>
        </w:rPr>
        <w:t>Substance Name</w:t>
      </w:r>
      <w:bookmarkEnd w:id="2214"/>
    </w:p>
    <w:p w:rsidR="00053695" w:rsidRPr="00CE7CE5" w:rsidRDefault="004B026D" w:rsidP="00053695">
      <w:pPr>
        <w:jc w:val="both"/>
        <w:rPr>
          <w:lang w:val="en-US"/>
        </w:rPr>
      </w:pPr>
      <w:r>
        <w:rPr>
          <w:lang w:val="en-US"/>
        </w:rPr>
        <w:t>A Group 4</w:t>
      </w:r>
      <w:r w:rsidR="00053695" w:rsidRPr="00CE7CE5">
        <w:rPr>
          <w:lang w:val="en-US"/>
        </w:rPr>
        <w:t xml:space="preserve"> Specified Substance name and associated information will be described in a matter si</w:t>
      </w:r>
      <w:r>
        <w:rPr>
          <w:lang w:val="en-US"/>
        </w:rPr>
        <w:t>milar as that for substance name</w:t>
      </w:r>
      <w:r w:rsidR="00053695">
        <w:rPr>
          <w:lang w:val="en-US"/>
        </w:rPr>
        <w:t xml:space="preserve"> (</w:t>
      </w:r>
      <w:r w:rsidR="00053695" w:rsidRPr="00A950E6">
        <w:rPr>
          <w:lang w:val="en-US"/>
        </w:rPr>
        <w:t>Section 8.2).</w:t>
      </w:r>
    </w:p>
    <w:p w:rsidR="00053695" w:rsidRPr="00D07280" w:rsidRDefault="00053695" w:rsidP="00053695">
      <w:pPr>
        <w:pStyle w:val="Heading3"/>
        <w:rPr>
          <w:color w:val="FF0000"/>
          <w:lang w:eastAsia="en-US"/>
        </w:rPr>
      </w:pPr>
      <w:bookmarkStart w:id="2215" w:name="_Toc343650596"/>
      <w:r w:rsidRPr="00D07280">
        <w:rPr>
          <w:color w:val="FF0000"/>
          <w:lang w:eastAsia="en-US"/>
        </w:rPr>
        <w:t>S</w:t>
      </w:r>
      <w:r>
        <w:rPr>
          <w:color w:val="FF0000"/>
          <w:lang w:eastAsia="en-US"/>
        </w:rPr>
        <w:t>ubstance</w:t>
      </w:r>
      <w:r w:rsidRPr="00D07280">
        <w:rPr>
          <w:color w:val="FF0000"/>
          <w:lang w:eastAsia="en-US"/>
        </w:rPr>
        <w:t xml:space="preserve"> Code</w:t>
      </w:r>
      <w:bookmarkEnd w:id="2215"/>
    </w:p>
    <w:p w:rsidR="00053695" w:rsidRPr="00CE7CE5" w:rsidRDefault="00053695" w:rsidP="00053695">
      <w:pPr>
        <w:jc w:val="both"/>
        <w:rPr>
          <w:lang w:val="en-US"/>
        </w:rPr>
      </w:pPr>
      <w:r w:rsidRPr="00CE7CE5">
        <w:rPr>
          <w:lang w:val="en-US"/>
        </w:rPr>
        <w:t xml:space="preserve">Codes associated with a Group </w:t>
      </w:r>
      <w:r w:rsidR="004B026D">
        <w:rPr>
          <w:lang w:val="en-US"/>
        </w:rPr>
        <w:t>4</w:t>
      </w:r>
      <w:r w:rsidRPr="00CE7CE5">
        <w:rPr>
          <w:lang w:val="en-US"/>
        </w:rPr>
        <w:t xml:space="preserve"> specified substance will be captured in manner similar to S</w:t>
      </w:r>
      <w:r w:rsidR="004B026D">
        <w:rPr>
          <w:lang w:val="en-US"/>
        </w:rPr>
        <w:t>ubstance Code</w:t>
      </w:r>
      <w:r>
        <w:rPr>
          <w:lang w:val="en-US"/>
        </w:rPr>
        <w:t xml:space="preserve"> (s</w:t>
      </w:r>
      <w:r w:rsidRPr="00CE7CE5">
        <w:rPr>
          <w:lang w:val="en-US"/>
        </w:rPr>
        <w:t xml:space="preserve">ee </w:t>
      </w:r>
      <w:r w:rsidRPr="00A950E6">
        <w:rPr>
          <w:lang w:val="en-US"/>
        </w:rPr>
        <w:t>Section 8.3)</w:t>
      </w:r>
    </w:p>
    <w:p w:rsidR="00053695" w:rsidRPr="00D07280" w:rsidRDefault="00053695" w:rsidP="00053695">
      <w:pPr>
        <w:pStyle w:val="Heading3"/>
        <w:rPr>
          <w:color w:val="FF0000"/>
          <w:lang w:eastAsia="en-US"/>
        </w:rPr>
      </w:pPr>
      <w:bookmarkStart w:id="2216" w:name="_Toc343650597"/>
      <w:r w:rsidRPr="00D07280">
        <w:rPr>
          <w:color w:val="FF0000"/>
          <w:lang w:eastAsia="en-US"/>
        </w:rPr>
        <w:t>Version</w:t>
      </w:r>
      <w:bookmarkEnd w:id="2216"/>
    </w:p>
    <w:p w:rsidR="00053695" w:rsidRPr="00CE7CE5" w:rsidRDefault="00053695" w:rsidP="00053695">
      <w:pPr>
        <w:jc w:val="both"/>
        <w:rPr>
          <w:lang w:val="en-US"/>
        </w:rPr>
      </w:pPr>
      <w:r>
        <w:rPr>
          <w:lang w:val="en-US"/>
        </w:rPr>
        <w:t>Version associate</w:t>
      </w:r>
      <w:r w:rsidR="004B026D">
        <w:rPr>
          <w:lang w:val="en-US"/>
        </w:rPr>
        <w:t>d with a Group 4</w:t>
      </w:r>
      <w:r w:rsidRPr="00CE7CE5">
        <w:rPr>
          <w:lang w:val="en-US"/>
        </w:rPr>
        <w:t xml:space="preserve"> specified substance will be captured in manner similar to S</w:t>
      </w:r>
      <w:r>
        <w:rPr>
          <w:lang w:val="en-US"/>
        </w:rPr>
        <w:t>ubstance Version (s</w:t>
      </w:r>
      <w:r w:rsidRPr="00CE7CE5">
        <w:rPr>
          <w:lang w:val="en-US"/>
        </w:rPr>
        <w:t xml:space="preserve">ee </w:t>
      </w:r>
      <w:r w:rsidRPr="00A950E6">
        <w:rPr>
          <w:lang w:val="en-US"/>
        </w:rPr>
        <w:t>Section 8.4</w:t>
      </w:r>
      <w:r>
        <w:rPr>
          <w:lang w:val="en-US"/>
        </w:rPr>
        <w:t>)</w:t>
      </w:r>
    </w:p>
    <w:p w:rsidR="00053695" w:rsidRPr="00D07280" w:rsidRDefault="00053695" w:rsidP="00053695">
      <w:pPr>
        <w:pStyle w:val="Heading3"/>
        <w:rPr>
          <w:color w:val="FF0000"/>
          <w:lang w:eastAsia="en-US"/>
        </w:rPr>
      </w:pPr>
      <w:bookmarkStart w:id="2217" w:name="_Toc343650598"/>
      <w:r w:rsidRPr="00D07280">
        <w:rPr>
          <w:color w:val="FF0000"/>
          <w:lang w:eastAsia="en-US"/>
        </w:rPr>
        <w:t>Reference Information</w:t>
      </w:r>
      <w:bookmarkEnd w:id="2217"/>
    </w:p>
    <w:p w:rsidR="00053695" w:rsidRPr="00CE7CE5" w:rsidRDefault="00053695" w:rsidP="00053695">
      <w:pPr>
        <w:jc w:val="both"/>
        <w:rPr>
          <w:lang w:val="en-US"/>
        </w:rPr>
      </w:pPr>
      <w:r w:rsidRPr="00CE7CE5">
        <w:rPr>
          <w:lang w:val="en-US"/>
        </w:rPr>
        <w:t>Reference Information will also be captured in a manner similar to that describe in a manner similar to the substan</w:t>
      </w:r>
      <w:r>
        <w:rPr>
          <w:lang w:val="en-US"/>
        </w:rPr>
        <w:t xml:space="preserve">ce reference information (see </w:t>
      </w:r>
      <w:r w:rsidRPr="00A950E6">
        <w:rPr>
          <w:lang w:val="en-US"/>
        </w:rPr>
        <w:t>Section 8.5).</w:t>
      </w:r>
    </w:p>
    <w:p w:rsidR="00053695" w:rsidRDefault="00053695" w:rsidP="00D618C8">
      <w:pPr>
        <w:rPr>
          <w:lang w:val="en-US"/>
        </w:rPr>
      </w:pPr>
    </w:p>
    <w:p w:rsidR="00C70349" w:rsidRPr="00110B73" w:rsidRDefault="00F647F6" w:rsidP="00B34BF1">
      <w:pPr>
        <w:pStyle w:val="Heading1"/>
      </w:pPr>
      <w:r w:rsidRPr="00110B73">
        <w:br w:type="page"/>
      </w:r>
      <w:bookmarkStart w:id="2218" w:name="_Toc343650599"/>
      <w:r w:rsidR="00C70349" w:rsidRPr="00110B73">
        <w:lastRenderedPageBreak/>
        <w:t>Annex</w:t>
      </w:r>
      <w:bookmarkEnd w:id="2218"/>
    </w:p>
    <w:p w:rsidR="00C70349" w:rsidRPr="00C80C41" w:rsidRDefault="00C70349" w:rsidP="00C80C41">
      <w:pPr>
        <w:pStyle w:val="Heading2"/>
      </w:pPr>
      <w:bookmarkStart w:id="2219" w:name="_Toc343650601"/>
      <w:r w:rsidRPr="00C80C41">
        <w:t>Example AMOXICILLIN</w:t>
      </w:r>
      <w:bookmarkEnd w:id="2219"/>
      <w:r w:rsidRPr="00C80C41">
        <w:t xml:space="preserve"> </w:t>
      </w:r>
    </w:p>
    <w:p w:rsidR="00110B73" w:rsidRPr="00110B73" w:rsidRDefault="00110B73" w:rsidP="00110B73"/>
    <w:p w:rsidR="00C70349" w:rsidRPr="00110B73" w:rsidRDefault="00C70349" w:rsidP="00110B73">
      <w:r w:rsidRPr="00110B73">
        <w:t xml:space="preserve">USAN defines amoxicillin as a trihydrate, </w:t>
      </w:r>
      <w:smartTag w:uri="urn:schemas-microsoft-com:office:smarttags" w:element="place">
        <w:r w:rsidRPr="00110B73">
          <w:t>INN</w:t>
        </w:r>
      </w:smartTag>
      <w:r w:rsidRPr="00110B73">
        <w:t xml:space="preserve"> as an anhydrous substance.</w:t>
      </w:r>
    </w:p>
    <w:p w:rsidR="00C70349" w:rsidRPr="00110B73" w:rsidRDefault="00C70349" w:rsidP="00110B73">
      <w:r w:rsidRPr="00110B73">
        <w:t>Graphical Structural Representation</w:t>
      </w:r>
    </w:p>
    <w:p w:rsidR="00C70349" w:rsidRPr="003459F9" w:rsidRDefault="00C70349" w:rsidP="00C70349">
      <w:pPr>
        <w:rPr>
          <w:rFonts w:ascii="Arial" w:hAnsi="Arial" w:cs="Arial"/>
          <w:sz w:val="20"/>
          <w:szCs w:val="20"/>
        </w:rPr>
      </w:pPr>
    </w:p>
    <w:p w:rsidR="00C70349" w:rsidRPr="003459F9" w:rsidRDefault="001B0DC3" w:rsidP="00110B73">
      <w:pPr>
        <w:jc w:val="center"/>
        <w:rPr>
          <w:rFonts w:ascii="Arial" w:hAnsi="Arial" w:cs="Arial"/>
          <w:sz w:val="20"/>
          <w:szCs w:val="20"/>
        </w:rPr>
      </w:pPr>
      <w:r>
        <w:rPr>
          <w:rFonts w:ascii="Arial" w:hAnsi="Arial" w:cs="Arial"/>
          <w:noProof/>
          <w:sz w:val="20"/>
          <w:szCs w:val="20"/>
          <w:lang w:val="en-US" w:eastAsia="en-US"/>
        </w:rPr>
        <w:drawing>
          <wp:inline distT="0" distB="0" distL="0" distR="0">
            <wp:extent cx="4086860" cy="1693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86860" cy="1693545"/>
                    </a:xfrm>
                    <a:prstGeom prst="rect">
                      <a:avLst/>
                    </a:prstGeom>
                    <a:noFill/>
                    <a:ln>
                      <a:noFill/>
                    </a:ln>
                  </pic:spPr>
                </pic:pic>
              </a:graphicData>
            </a:graphic>
          </wp:inline>
        </w:drawing>
      </w:r>
    </w:p>
    <w:p w:rsidR="00585714" w:rsidRDefault="00585714" w:rsidP="00585714">
      <w:pPr>
        <w:pStyle w:val="XML"/>
        <w:keepLines w:val="0"/>
        <w:spacing w:before="0" w:after="0"/>
      </w:pPr>
      <w:r>
        <w:t>&lt;document&gt;</w:t>
      </w:r>
      <w:r>
        <w:br/>
        <w:t xml:space="preserve">  &lt;component&gt;</w:t>
      </w:r>
      <w:r>
        <w:br/>
        <w:t xml:space="preserve">    &lt;structuredBody&gt;</w:t>
      </w:r>
      <w:r>
        <w:br/>
        <w:t xml:space="preserve">      &lt;component&gt;</w:t>
      </w:r>
      <w:r>
        <w:br/>
        <w:t xml:space="preserve">        &lt;section&gt;</w:t>
      </w:r>
      <w:r>
        <w:br/>
        <w:t xml:space="preserve">          &lt;subject&gt;</w:t>
      </w:r>
    </w:p>
    <w:p w:rsidR="00585714" w:rsidRDefault="00585714" w:rsidP="00585714">
      <w:pPr>
        <w:pStyle w:val="XML"/>
        <w:keepLines w:val="0"/>
        <w:spacing w:before="0" w:after="0"/>
      </w:pPr>
      <w:r>
        <w:t>&lt;identifiedSubstance&gt;</w:t>
      </w:r>
      <w:r>
        <w:br/>
        <w:t xml:space="preserve">  &lt;id</w:t>
      </w:r>
      <w:r w:rsidRPr="00CB4988">
        <w:t xml:space="preserve"> extension</w:t>
      </w:r>
      <w:r>
        <w:t>="</w:t>
      </w:r>
      <w:r w:rsidRPr="00585714">
        <w:rPr>
          <w:b/>
          <w:bCs/>
        </w:rPr>
        <w:t>804826J2HU</w:t>
      </w:r>
      <w:r>
        <w:t xml:space="preserve">" </w:t>
      </w:r>
      <w:r w:rsidRPr="00CB4988">
        <w:t>root</w:t>
      </w:r>
      <w:r>
        <w:t>="</w:t>
      </w:r>
      <w:r w:rsidRPr="00585714">
        <w:rPr>
          <w:b/>
        </w:rPr>
        <w:t>2.16.840.1.113883.4.9</w:t>
      </w:r>
      <w:r>
        <w:t>"/&gt;</w:t>
      </w:r>
      <w:r>
        <w:br/>
        <w:t xml:space="preserve">  &lt;identifiedSubstance&gt;</w:t>
      </w:r>
      <w:r>
        <w:br/>
        <w:t xml:space="preserve">    &lt;</w:t>
      </w:r>
      <w:r w:rsidRPr="00CB4988">
        <w:t>code code</w:t>
      </w:r>
      <w:r>
        <w:t>="</w:t>
      </w:r>
      <w:r w:rsidRPr="00585714">
        <w:rPr>
          <w:b/>
          <w:bCs/>
        </w:rPr>
        <w:t>804826J2HU</w:t>
      </w:r>
      <w:r>
        <w:t xml:space="preserve">" </w:t>
      </w:r>
      <w:r w:rsidRPr="00CB4988">
        <w:t>codeSystem</w:t>
      </w:r>
      <w:r>
        <w:t>="</w:t>
      </w:r>
      <w:r w:rsidRPr="00585714">
        <w:rPr>
          <w:b/>
        </w:rPr>
        <w:t>2.16.840.1.113883.4.9</w:t>
      </w:r>
      <w:r>
        <w:t>"/&gt;</w:t>
      </w:r>
    </w:p>
    <w:p w:rsidR="00585714" w:rsidRDefault="00585714" w:rsidP="00DA3A44">
      <w:pPr>
        <w:pStyle w:val="XML"/>
        <w:keepLines w:val="0"/>
        <w:spacing w:before="0" w:after="0"/>
      </w:pPr>
      <w:r>
        <w:t xml:space="preserve">    &lt;name&gt;</w:t>
      </w:r>
      <w:r w:rsidR="00DA3A44">
        <w:rPr>
          <w:b/>
        </w:rPr>
        <w:t>amoxicillin</w:t>
      </w:r>
      <w:r>
        <w:t>&lt;/name&gt;</w:t>
      </w:r>
      <w:r>
        <w:br/>
        <w:t xml:space="preserve">    &lt;asNamedEntity&gt;</w:t>
      </w:r>
      <w:r>
        <w:br/>
        <w:t xml:space="preserve">      &lt;code code="</w:t>
      </w:r>
      <w:r w:rsidRPr="00585714">
        <w:rPr>
          <w:i/>
          <w:iCs/>
        </w:rPr>
        <w:t>Substance Name Type (Code)</w:t>
      </w:r>
      <w:r w:rsidRPr="00585714">
        <w:t>"</w:t>
      </w:r>
      <w:r w:rsidRPr="00585714">
        <w:br/>
        <w:t xml:space="preserve">            codeSystem="</w:t>
      </w:r>
      <w:r w:rsidRPr="00585714">
        <w:rPr>
          <w:i/>
          <w:iCs/>
        </w:rPr>
        <w:t>Substance Name Type Code System</w:t>
      </w:r>
      <w:r w:rsidRPr="00555EF5">
        <w:rPr>
          <w:bCs/>
          <w:i/>
          <w:iCs/>
        </w:rPr>
        <w:t xml:space="preserve"> (OID)</w:t>
      </w:r>
      <w:r w:rsidRPr="00555EF5">
        <w:rPr>
          <w:bCs/>
        </w:rPr>
        <w:t>"</w:t>
      </w:r>
      <w:r>
        <w:br/>
        <w:t xml:space="preserve">            displayName=</w:t>
      </w:r>
      <w:r w:rsidRPr="00F1588B">
        <w:t>"</w:t>
      </w:r>
      <w:r>
        <w:rPr>
          <w:b/>
        </w:rPr>
        <w:t>OFFICIAL NAME</w:t>
      </w:r>
      <w:r w:rsidRPr="00F1588B">
        <w:t>"</w:t>
      </w:r>
      <w:r>
        <w:t>/&gt;</w:t>
      </w:r>
      <w:r>
        <w:br/>
        <w:t xml:space="preserve">      &lt;name xml:lang="</w:t>
      </w:r>
      <w:r w:rsidRPr="00585714">
        <w:rPr>
          <w:b/>
          <w:bCs/>
        </w:rPr>
        <w:t>en</w:t>
      </w:r>
      <w:r>
        <w:t>"&gt;</w:t>
      </w:r>
      <w:r>
        <w:rPr>
          <w:b/>
          <w:bCs/>
        </w:rPr>
        <w:t>amoxicillin</w:t>
      </w:r>
      <w:r>
        <w:t>&lt;/name&gt;</w:t>
      </w:r>
      <w:r>
        <w:br/>
        <w:t xml:space="preserve">      &lt;statusCode code="</w:t>
      </w:r>
      <w:r>
        <w:rPr>
          <w:b/>
          <w:bCs/>
        </w:rPr>
        <w:t>active</w:t>
      </w:r>
      <w:r>
        <w:t>"/&gt;</w:t>
      </w:r>
      <w:r>
        <w:br/>
        <w:t xml:space="preserve">      &lt;assigningTerritory&gt;</w:t>
      </w:r>
      <w:r>
        <w:br/>
        <w:t xml:space="preserve">        &lt;code code="</w:t>
      </w:r>
      <w:r>
        <w:rPr>
          <w:b/>
          <w:bCs/>
        </w:rPr>
        <w:t>USA</w:t>
      </w:r>
      <w:r>
        <w:t>" codeSystem="</w:t>
      </w:r>
      <w:r w:rsidRPr="00985591">
        <w:t>2.16.840.1.113883.5.28</w:t>
      </w:r>
      <w:r>
        <w:t>"/&gt;</w:t>
      </w:r>
      <w:r>
        <w:br/>
        <w:t xml:space="preserve">      &lt;assigningTerritory&gt;</w:t>
      </w:r>
      <w:r>
        <w:br/>
        <w:t xml:space="preserve">      &lt;subjectOf&gt;</w:t>
      </w:r>
      <w:r>
        <w:br/>
        <w:t xml:space="preserve">        &lt;document&gt;</w:t>
      </w:r>
      <w:r>
        <w:br/>
        <w:t xml:space="preserve">          &lt;id extension=</w:t>
      </w:r>
      <w:r w:rsidRPr="00BE4255">
        <w:t>"</w:t>
      </w:r>
      <w:r>
        <w:rPr>
          <w:b/>
          <w:bCs/>
        </w:rPr>
        <w:t>USAN</w:t>
      </w:r>
      <w:r>
        <w:t xml:space="preserve">" </w:t>
      </w:r>
      <w:r>
        <w:br/>
        <w:t xml:space="preserve">              root="</w:t>
      </w:r>
      <w:r>
        <w:rPr>
          <w:i/>
          <w:iCs/>
        </w:rPr>
        <w:t xml:space="preserve">Reference Source Type </w:t>
      </w:r>
      <w:r w:rsidRPr="00B71E03">
        <w:rPr>
          <w:bCs/>
          <w:i/>
          <w:iCs/>
        </w:rPr>
        <w:t>Document Id System (OID)</w:t>
      </w:r>
      <w:r>
        <w:t>"/&gt;</w:t>
      </w:r>
      <w:r>
        <w:br/>
        <w:t xml:space="preserve">          &lt;bibliographicDesignationText&gt;</w:t>
      </w:r>
      <w:r w:rsidRPr="00585714">
        <w:rPr>
          <w:b/>
          <w:bCs/>
        </w:rPr>
        <w:t>USP DICTIONARY 2011</w:t>
      </w:r>
      <w:r>
        <w:t>&lt;/bibliographicDesignationText&gt;</w:t>
      </w:r>
      <w:r>
        <w:br/>
        <w:t xml:space="preserve">        &lt;/document&gt;</w:t>
      </w:r>
      <w:r>
        <w:br/>
        <w:t xml:space="preserve">      &lt;/subjectOf&gt;</w:t>
      </w:r>
      <w:r>
        <w:br/>
        <w:t xml:space="preserve">      &lt;subjectOf&gt;</w:t>
      </w:r>
      <w:r>
        <w:br/>
        <w:t xml:space="preserve">        &lt;policy&gt;</w:t>
      </w:r>
      <w:r>
        <w:br/>
        <w:t xml:space="preserve">          &lt;code code="</w:t>
      </w:r>
      <w:r w:rsidRPr="002512DA">
        <w:rPr>
          <w:b/>
          <w:bCs/>
          <w:i/>
          <w:iCs/>
        </w:rPr>
        <w:t>Official Name Domain</w:t>
      </w:r>
      <w:r w:rsidRPr="002512DA">
        <w:rPr>
          <w:i/>
          <w:iCs/>
        </w:rPr>
        <w:t xml:space="preserve"> (Code)</w:t>
      </w:r>
      <w:r>
        <w:t>" codeSystem="</w:t>
      </w:r>
      <w:r w:rsidRPr="002512DA">
        <w:rPr>
          <w:i/>
          <w:iCs/>
        </w:rPr>
        <w:t>Code System (OID)</w:t>
      </w:r>
      <w:r>
        <w:t xml:space="preserve">" </w:t>
      </w:r>
      <w:r>
        <w:br/>
        <w:t xml:space="preserve">                displayName="</w:t>
      </w:r>
      <w:r w:rsidRPr="002512DA">
        <w:rPr>
          <w:i/>
          <w:iCs/>
        </w:rPr>
        <w:t>Display Name</w:t>
      </w:r>
      <w:r>
        <w:t>"/&gt;</w:t>
      </w:r>
      <w:r>
        <w:br/>
        <w:t xml:space="preserve">        &lt;/policy&gt;</w:t>
      </w:r>
      <w:r>
        <w:br/>
        <w:t xml:space="preserve">      &lt;/subjectOf&gt;</w:t>
      </w:r>
      <w:r>
        <w:br/>
        <w:t xml:space="preserve">    &lt;/asNamedEntity&gt;</w:t>
      </w:r>
    </w:p>
    <w:p w:rsidR="00DA3A44" w:rsidRDefault="00922CA2" w:rsidP="00922CA2">
      <w:pPr>
        <w:pStyle w:val="XML"/>
        <w:keepLines w:val="0"/>
        <w:spacing w:before="0" w:after="0"/>
      </w:pPr>
      <w:r>
        <w:t xml:space="preserve">    </w:t>
      </w:r>
      <w:r w:rsidR="00DA3A44">
        <w:t>&lt;asNamedEntity&gt;</w:t>
      </w:r>
      <w:r w:rsidR="00DA3A44">
        <w:br/>
        <w:t xml:space="preserve">      &lt;code code="</w:t>
      </w:r>
      <w:r w:rsidR="00DA3A44" w:rsidRPr="00585714">
        <w:rPr>
          <w:i/>
          <w:iCs/>
        </w:rPr>
        <w:t>Substance Name Type (Code)</w:t>
      </w:r>
      <w:r w:rsidR="00DA3A44" w:rsidRPr="00585714">
        <w:t>"</w:t>
      </w:r>
      <w:r w:rsidR="00DA3A44" w:rsidRPr="00585714">
        <w:br/>
        <w:t xml:space="preserve">            codeSystem="</w:t>
      </w:r>
      <w:r w:rsidR="00DA3A44" w:rsidRPr="00585714">
        <w:rPr>
          <w:i/>
          <w:iCs/>
        </w:rPr>
        <w:t>Substance Name Type Code System</w:t>
      </w:r>
      <w:r w:rsidR="00DA3A44" w:rsidRPr="00555EF5">
        <w:rPr>
          <w:bCs/>
          <w:i/>
          <w:iCs/>
        </w:rPr>
        <w:t xml:space="preserve"> (OID)</w:t>
      </w:r>
      <w:r w:rsidR="00DA3A44" w:rsidRPr="00555EF5">
        <w:rPr>
          <w:bCs/>
        </w:rPr>
        <w:t>"</w:t>
      </w:r>
      <w:r w:rsidR="00DA3A44">
        <w:br/>
        <w:t xml:space="preserve">            displayName=</w:t>
      </w:r>
      <w:r w:rsidR="00DA3A44" w:rsidRPr="00F1588B">
        <w:t>"</w:t>
      </w:r>
      <w:r w:rsidR="00DA3A44">
        <w:rPr>
          <w:b/>
        </w:rPr>
        <w:t>OFFICIAL NAME</w:t>
      </w:r>
      <w:r w:rsidR="00DA3A44" w:rsidRPr="00F1588B">
        <w:t>"</w:t>
      </w:r>
      <w:r w:rsidR="00DA3A44">
        <w:t>/&gt;</w:t>
      </w:r>
      <w:r w:rsidR="00DA3A44">
        <w:br/>
        <w:t xml:space="preserve">      &lt;name xml:lang="</w:t>
      </w:r>
      <w:r w:rsidR="00DA3A44" w:rsidRPr="00585714">
        <w:rPr>
          <w:b/>
          <w:bCs/>
        </w:rPr>
        <w:t>en</w:t>
      </w:r>
      <w:r w:rsidR="00DA3A44">
        <w:t>"&gt;</w:t>
      </w:r>
      <w:r w:rsidR="00DA3A44">
        <w:rPr>
          <w:b/>
          <w:bCs/>
        </w:rPr>
        <w:t>amoxicillin trihydrate</w:t>
      </w:r>
      <w:r w:rsidR="00DA3A44">
        <w:t>&lt;/name&gt;</w:t>
      </w:r>
      <w:r w:rsidR="00DA3A44">
        <w:br/>
        <w:t xml:space="preserve">      &lt;statusCode code="</w:t>
      </w:r>
      <w:r w:rsidR="00DA3A44">
        <w:rPr>
          <w:b/>
          <w:bCs/>
        </w:rPr>
        <w:t>active</w:t>
      </w:r>
      <w:r w:rsidR="00DA3A44">
        <w:t>"/&gt;</w:t>
      </w:r>
      <w:r w:rsidR="00DA3A44">
        <w:br/>
        <w:t xml:space="preserve">      &lt;assigningTerritory&gt;</w:t>
      </w:r>
      <w:r w:rsidR="00DA3A44">
        <w:br/>
        <w:t xml:space="preserve">        &lt;code code="</w:t>
      </w:r>
      <w:r w:rsidR="00DA3A44">
        <w:rPr>
          <w:b/>
          <w:bCs/>
        </w:rPr>
        <w:t>EUR</w:t>
      </w:r>
      <w:r w:rsidR="00DA3A44">
        <w:t>" codeSystem="</w:t>
      </w:r>
      <w:r w:rsidR="00DA3A44" w:rsidRPr="00985591">
        <w:t>2.16.840.1.113883.5.28</w:t>
      </w:r>
      <w:r w:rsidR="00DA3A44">
        <w:t>"/&gt;</w:t>
      </w:r>
      <w:r w:rsidR="00DA3A44">
        <w:br/>
        <w:t xml:space="preserve">      &lt;assigningTerritory&gt;</w:t>
      </w:r>
      <w:r w:rsidR="00DA3A44">
        <w:br/>
        <w:t xml:space="preserve">      &lt;subjectOf&gt;</w:t>
      </w:r>
      <w:r w:rsidR="00DA3A44">
        <w:br/>
        <w:t xml:space="preserve">        &lt;document&gt;</w:t>
      </w:r>
      <w:r w:rsidR="00DA3A44">
        <w:br/>
        <w:t xml:space="preserve">          &lt;id extension=</w:t>
      </w:r>
      <w:r w:rsidR="00DA3A44" w:rsidRPr="00BE4255">
        <w:t>"</w:t>
      </w:r>
      <w:r w:rsidR="00DA3A44">
        <w:rPr>
          <w:b/>
          <w:bCs/>
        </w:rPr>
        <w:t>EP</w:t>
      </w:r>
      <w:r w:rsidR="00DA3A44">
        <w:t xml:space="preserve">" </w:t>
      </w:r>
      <w:r w:rsidR="00DA3A44">
        <w:br/>
        <w:t xml:space="preserve">              root="</w:t>
      </w:r>
      <w:r w:rsidR="00DA3A44">
        <w:rPr>
          <w:i/>
          <w:iCs/>
        </w:rPr>
        <w:t xml:space="preserve">Reference Source Type </w:t>
      </w:r>
      <w:r w:rsidR="00DA3A44" w:rsidRPr="00B71E03">
        <w:rPr>
          <w:bCs/>
          <w:i/>
          <w:iCs/>
        </w:rPr>
        <w:t>Document Id System (OID)</w:t>
      </w:r>
      <w:r w:rsidR="00DA3A44">
        <w:t>"/&gt;</w:t>
      </w:r>
      <w:r w:rsidR="00DA3A44">
        <w:br/>
        <w:t xml:space="preserve">          &lt;bibliographicDesignationText&gt;</w:t>
      </w:r>
      <w:r w:rsidR="00DA3A44">
        <w:rPr>
          <w:b/>
          <w:bCs/>
        </w:rPr>
        <w:t>European Pharmacopoiea</w:t>
      </w:r>
      <w:r w:rsidR="00DA3A44" w:rsidRPr="00585714">
        <w:rPr>
          <w:b/>
          <w:bCs/>
        </w:rPr>
        <w:t xml:space="preserve"> </w:t>
      </w:r>
      <w:r w:rsidR="00DA3A44">
        <w:rPr>
          <w:b/>
          <w:bCs/>
        </w:rPr>
        <w:br/>
      </w:r>
      <w:r w:rsidR="00DA3A44">
        <w:rPr>
          <w:b/>
          <w:bCs/>
        </w:rPr>
        <w:lastRenderedPageBreak/>
        <w:t xml:space="preserve">             </w:t>
      </w:r>
      <w:r w:rsidR="00DA3A44" w:rsidRPr="00585714">
        <w:rPr>
          <w:b/>
          <w:bCs/>
        </w:rPr>
        <w:t>2011</w:t>
      </w:r>
      <w:r w:rsidR="00DA3A44">
        <w:t>&lt;/bibliographicDesignationText&gt;</w:t>
      </w:r>
      <w:r w:rsidR="00DA3A44">
        <w:br/>
        <w:t xml:space="preserve">        &lt;/document&gt;</w:t>
      </w:r>
      <w:r w:rsidR="00DA3A44">
        <w:br/>
        <w:t xml:space="preserve">      &lt;/subjectOf&gt;</w:t>
      </w:r>
      <w:r w:rsidR="00DA3A44">
        <w:br/>
        <w:t xml:space="preserve">      &lt;subjectOf&gt;</w:t>
      </w:r>
      <w:r w:rsidR="00DA3A44">
        <w:br/>
        <w:t xml:space="preserve">        &lt;policy&gt;</w:t>
      </w:r>
      <w:r w:rsidR="00DA3A44">
        <w:br/>
        <w:t xml:space="preserve">          &lt;code code="</w:t>
      </w:r>
      <w:r w:rsidR="00DA3A44" w:rsidRPr="00DA3A44">
        <w:rPr>
          <w:i/>
          <w:iCs/>
        </w:rPr>
        <w:t>Official Name Domain</w:t>
      </w:r>
      <w:r w:rsidR="00DA3A44" w:rsidRPr="002512DA">
        <w:rPr>
          <w:i/>
          <w:iCs/>
        </w:rPr>
        <w:t xml:space="preserve"> (Code)</w:t>
      </w:r>
      <w:r w:rsidR="00DA3A44">
        <w:t>" codeSystem="</w:t>
      </w:r>
      <w:r w:rsidR="00DA3A44" w:rsidRPr="002512DA">
        <w:rPr>
          <w:i/>
          <w:iCs/>
        </w:rPr>
        <w:t>Code System (OID)</w:t>
      </w:r>
      <w:r w:rsidR="00DA3A44">
        <w:t xml:space="preserve">" </w:t>
      </w:r>
      <w:r w:rsidR="00DA3A44">
        <w:br/>
        <w:t xml:space="preserve">                displayName="</w:t>
      </w:r>
      <w:r w:rsidR="00DA3A44" w:rsidRPr="00DA3A44">
        <w:rPr>
          <w:b/>
          <w:bCs/>
        </w:rPr>
        <w:t>DRUG</w:t>
      </w:r>
      <w:r w:rsidR="00DA3A44">
        <w:t>"/&gt;</w:t>
      </w:r>
      <w:r w:rsidR="00DA3A44">
        <w:br/>
        <w:t xml:space="preserve">        &lt;/policy&gt;</w:t>
      </w:r>
      <w:r w:rsidR="00DA3A44">
        <w:br/>
        <w:t xml:space="preserve">      &lt;/subjectOf&gt;</w:t>
      </w:r>
      <w:r w:rsidR="00DA3A44">
        <w:br/>
        <w:t xml:space="preserve">    &lt;/asNamedEntity&gt;</w:t>
      </w:r>
    </w:p>
    <w:p w:rsidR="00922CA2" w:rsidRDefault="00922CA2" w:rsidP="00922CA2">
      <w:pPr>
        <w:pStyle w:val="XML"/>
        <w:keepLines w:val="0"/>
        <w:spacing w:before="0" w:after="0"/>
      </w:pPr>
      <w:r>
        <w:t xml:space="preserve">    &lt;asNamedEntity&gt;</w:t>
      </w:r>
      <w:r>
        <w:br/>
        <w:t xml:space="preserve">      &lt;code code="</w:t>
      </w:r>
      <w:r w:rsidRPr="00585714">
        <w:rPr>
          <w:i/>
          <w:iCs/>
        </w:rPr>
        <w:t>Substance Name Type (Code)</w:t>
      </w:r>
      <w:r w:rsidRPr="00585714">
        <w:t>"</w:t>
      </w:r>
      <w:r w:rsidRPr="00585714">
        <w:br/>
        <w:t xml:space="preserve">            codeSystem="</w:t>
      </w:r>
      <w:r w:rsidRPr="00585714">
        <w:rPr>
          <w:i/>
          <w:iCs/>
        </w:rPr>
        <w:t>Substance Name Type Code System</w:t>
      </w:r>
      <w:r w:rsidRPr="00555EF5">
        <w:rPr>
          <w:bCs/>
          <w:i/>
          <w:iCs/>
        </w:rPr>
        <w:t xml:space="preserve"> (OID)</w:t>
      </w:r>
      <w:r w:rsidRPr="00555EF5">
        <w:rPr>
          <w:bCs/>
        </w:rPr>
        <w:t>"</w:t>
      </w:r>
      <w:r>
        <w:br/>
        <w:t xml:space="preserve">            displayName=</w:t>
      </w:r>
      <w:r w:rsidRPr="00F1588B">
        <w:t>"</w:t>
      </w:r>
      <w:r>
        <w:rPr>
          <w:b/>
        </w:rPr>
        <w:t>OFFICIAL NAME</w:t>
      </w:r>
      <w:r w:rsidRPr="00F1588B">
        <w:t>"</w:t>
      </w:r>
      <w:r>
        <w:t>/&gt;</w:t>
      </w:r>
      <w:r>
        <w:br/>
        <w:t xml:space="preserve">      &lt;name xml:lang="</w:t>
      </w:r>
      <w:r w:rsidRPr="00585714">
        <w:rPr>
          <w:b/>
          <w:bCs/>
        </w:rPr>
        <w:t>en</w:t>
      </w:r>
      <w:r>
        <w:t>"&gt;</w:t>
      </w:r>
      <w:r>
        <w:rPr>
          <w:b/>
          <w:bCs/>
        </w:rPr>
        <w:t>amoxicillin trihydrate</w:t>
      </w:r>
      <w:r>
        <w:t>&lt;/name&gt;</w:t>
      </w:r>
      <w:r>
        <w:br/>
        <w:t xml:space="preserve">      &lt;statusCode code="</w:t>
      </w:r>
      <w:r>
        <w:rPr>
          <w:b/>
          <w:bCs/>
        </w:rPr>
        <w:t>active</w:t>
      </w:r>
      <w:r>
        <w:t>"/&gt;</w:t>
      </w:r>
      <w:r>
        <w:br/>
        <w:t xml:space="preserve">      &lt;assigningTerritory&gt;</w:t>
      </w:r>
      <w:r>
        <w:br/>
        <w:t xml:space="preserve">        &lt;code code="</w:t>
      </w:r>
      <w:r>
        <w:rPr>
          <w:b/>
          <w:bCs/>
        </w:rPr>
        <w:t>JPN</w:t>
      </w:r>
      <w:r>
        <w:t>" codeSystem="</w:t>
      </w:r>
      <w:r w:rsidRPr="00985591">
        <w:t>2.16.840.1.113883.5.28</w:t>
      </w:r>
      <w:r>
        <w:t>"/&gt;</w:t>
      </w:r>
      <w:r>
        <w:br/>
        <w:t xml:space="preserve">      &lt;assigningTerritory&gt;</w:t>
      </w:r>
      <w:r>
        <w:br/>
        <w:t xml:space="preserve">      &lt;subjectOf&gt;</w:t>
      </w:r>
      <w:r>
        <w:br/>
        <w:t xml:space="preserve">        &lt;document&gt;</w:t>
      </w:r>
      <w:r>
        <w:br/>
        <w:t xml:space="preserve">          &lt;id extension=</w:t>
      </w:r>
      <w:r w:rsidRPr="00BE4255">
        <w:t>"</w:t>
      </w:r>
      <w:r>
        <w:rPr>
          <w:b/>
          <w:bCs/>
        </w:rPr>
        <w:t>JAN</w:t>
      </w:r>
      <w:r>
        <w:t xml:space="preserve">" </w:t>
      </w:r>
      <w:r>
        <w:br/>
        <w:t xml:space="preserve">              root="</w:t>
      </w:r>
      <w:r>
        <w:rPr>
          <w:i/>
          <w:iCs/>
        </w:rPr>
        <w:t xml:space="preserve">Reference Source Type </w:t>
      </w:r>
      <w:r w:rsidRPr="00B71E03">
        <w:rPr>
          <w:bCs/>
          <w:i/>
          <w:iCs/>
        </w:rPr>
        <w:t>Document Id System (OID)</w:t>
      </w:r>
      <w:r>
        <w:t>"/&gt;</w:t>
      </w:r>
      <w:r>
        <w:br/>
        <w:t xml:space="preserve">          &lt;bibliographicDesignationText&gt;</w:t>
      </w:r>
      <w:r>
        <w:rPr>
          <w:b/>
          <w:bCs/>
        </w:rPr>
        <w:t>Japanese Approved Names</w:t>
      </w:r>
      <w:r w:rsidRPr="00585714">
        <w:rPr>
          <w:b/>
          <w:bCs/>
        </w:rPr>
        <w:t xml:space="preserve"> </w:t>
      </w:r>
      <w:r>
        <w:rPr>
          <w:b/>
          <w:bCs/>
        </w:rPr>
        <w:br/>
        <w:t xml:space="preserve">             </w:t>
      </w:r>
      <w:r w:rsidRPr="00585714">
        <w:rPr>
          <w:b/>
          <w:bCs/>
        </w:rPr>
        <w:t>2011</w:t>
      </w:r>
      <w:r>
        <w:t>&lt;/bibliographicDesignationText&gt;</w:t>
      </w:r>
      <w:r>
        <w:br/>
        <w:t xml:space="preserve">        &lt;/document&gt;</w:t>
      </w:r>
      <w:r>
        <w:br/>
        <w:t xml:space="preserve">      &lt;/subjectOf&gt;</w:t>
      </w:r>
      <w:r>
        <w:br/>
        <w:t xml:space="preserve">      &lt;subjectOf&gt;</w:t>
      </w:r>
      <w:r>
        <w:br/>
        <w:t xml:space="preserve">        &lt;policy&gt;</w:t>
      </w:r>
      <w:r>
        <w:br/>
        <w:t xml:space="preserve">          &lt;code code="</w:t>
      </w:r>
      <w:r w:rsidRPr="00DA3A44">
        <w:rPr>
          <w:i/>
          <w:iCs/>
        </w:rPr>
        <w:t>Official Name Domain</w:t>
      </w:r>
      <w:r w:rsidRPr="002512DA">
        <w:rPr>
          <w:i/>
          <w:iCs/>
        </w:rPr>
        <w:t xml:space="preserve"> (Code)</w:t>
      </w:r>
      <w:r>
        <w:t>" codeSystem="</w:t>
      </w:r>
      <w:r w:rsidRPr="002512DA">
        <w:rPr>
          <w:i/>
          <w:iCs/>
        </w:rPr>
        <w:t>Code System (OID)</w:t>
      </w:r>
      <w:r>
        <w:t xml:space="preserve">" </w:t>
      </w:r>
      <w:r>
        <w:br/>
        <w:t xml:space="preserve">                displayName="</w:t>
      </w:r>
      <w:r w:rsidRPr="00DA3A44">
        <w:rPr>
          <w:b/>
          <w:bCs/>
        </w:rPr>
        <w:t>DRUG</w:t>
      </w:r>
      <w:r>
        <w:t>"/&gt;</w:t>
      </w:r>
      <w:r>
        <w:br/>
        <w:t xml:space="preserve">        &lt;/policy&gt;</w:t>
      </w:r>
      <w:r>
        <w:br/>
        <w:t xml:space="preserve">      &lt;/subjectOf&gt;</w:t>
      </w:r>
      <w:r>
        <w:br/>
        <w:t xml:space="preserve">    &lt;/asNamedEntity&gt;</w:t>
      </w:r>
    </w:p>
    <w:p w:rsidR="00585714" w:rsidRDefault="00585714" w:rsidP="00E61131">
      <w:pPr>
        <w:pStyle w:val="XML"/>
        <w:keepLines w:val="0"/>
        <w:spacing w:before="0" w:after="0"/>
      </w:pPr>
      <w:r>
        <w:t xml:space="preserve">    &lt;asEquivalentSubstance&gt;</w:t>
      </w:r>
      <w:r>
        <w:br/>
        <w:t xml:space="preserve">      &lt;statusCode code="</w:t>
      </w:r>
      <w:r w:rsidR="00E61131">
        <w:rPr>
          <w:b/>
          <w:bCs/>
        </w:rPr>
        <w:t>active</w:t>
      </w:r>
      <w:r>
        <w:t>"/&gt;</w:t>
      </w:r>
      <w:r>
        <w:br/>
        <w:t xml:space="preserve">      &lt;definingMaterialKind&gt;</w:t>
      </w:r>
      <w:r>
        <w:br/>
        <w:t xml:space="preserve">        &lt;code code="</w:t>
      </w:r>
      <w:r w:rsidR="00E61131" w:rsidRPr="00E61131">
        <w:rPr>
          <w:b/>
          <w:bCs/>
        </w:rPr>
        <w:t>61336-70-7</w:t>
      </w:r>
      <w:r>
        <w:t>" codeSystem="</w:t>
      </w:r>
      <w:r w:rsidRPr="00E61131">
        <w:rPr>
          <w:bCs/>
          <w:i/>
          <w:iCs/>
        </w:rPr>
        <w:t>Code System OID</w:t>
      </w:r>
      <w:r w:rsidR="00E61131" w:rsidRPr="00E61131">
        <w:rPr>
          <w:bCs/>
          <w:i/>
          <w:iCs/>
        </w:rPr>
        <w:t xml:space="preserve"> for CAS</w:t>
      </w:r>
      <w:r>
        <w:t>"/&gt;</w:t>
      </w:r>
      <w:r>
        <w:br/>
        <w:t xml:space="preserve">      &lt;/definingMaterialKind&gt;</w:t>
      </w:r>
      <w:r>
        <w:br/>
        <w:t xml:space="preserve">      &lt;subjectOf&gt;</w:t>
      </w:r>
      <w:r>
        <w:br/>
        <w:t xml:space="preserve">        &lt;document&gt;</w:t>
      </w:r>
      <w:r>
        <w:br/>
        <w:t xml:space="preserve">          &lt;bibliographicDesignationText&gt;</w:t>
      </w:r>
      <w:r w:rsidR="00E61131">
        <w:rPr>
          <w:b/>
          <w:bCs/>
          <w:i/>
          <w:iCs/>
        </w:rPr>
        <w:t>USP Dictionary 2011</w:t>
      </w:r>
      <w:r>
        <w:t>&lt;/bibliographicDesignationText&gt;</w:t>
      </w:r>
      <w:r>
        <w:br/>
        <w:t xml:space="preserve">        &lt;/document&gt;</w:t>
      </w:r>
      <w:r>
        <w:br/>
        <w:t xml:space="preserve">      &lt;/subjectOf&gt;</w:t>
      </w:r>
      <w:r>
        <w:br/>
        <w:t xml:space="preserve">    &lt;/asEquivalentSubstance&gt;</w:t>
      </w:r>
    </w:p>
    <w:p w:rsidR="00E61131" w:rsidRDefault="00E61131" w:rsidP="00E61131">
      <w:pPr>
        <w:pStyle w:val="XML"/>
        <w:keepLines w:val="0"/>
        <w:spacing w:before="0" w:after="0"/>
      </w:pPr>
      <w:r>
        <w:t xml:space="preserve">    &lt;asEquivalentSubstance&gt;</w:t>
      </w:r>
      <w:r>
        <w:br/>
        <w:t xml:space="preserve">      &lt;statusCode code="</w:t>
      </w:r>
      <w:r>
        <w:rPr>
          <w:b/>
          <w:bCs/>
        </w:rPr>
        <w:t>active</w:t>
      </w:r>
      <w:r>
        <w:t>"/&gt;</w:t>
      </w:r>
      <w:r>
        <w:br/>
        <w:t xml:space="preserve">      &lt;definingMaterialKind&gt;</w:t>
      </w:r>
      <w:r>
        <w:br/>
        <w:t xml:space="preserve">        &lt;code code="</w:t>
      </w:r>
      <w:r w:rsidRPr="00E61131">
        <w:rPr>
          <w:b/>
          <w:bCs/>
        </w:rPr>
        <w:t>J01CA04</w:t>
      </w:r>
      <w:r>
        <w:t>" codeSystem="</w:t>
      </w:r>
      <w:r w:rsidRPr="00E61131">
        <w:rPr>
          <w:bCs/>
          <w:i/>
          <w:iCs/>
        </w:rPr>
        <w:t xml:space="preserve">Code System OID for </w:t>
      </w:r>
      <w:r>
        <w:rPr>
          <w:bCs/>
          <w:i/>
          <w:iCs/>
        </w:rPr>
        <w:t>WHO ATC</w:t>
      </w:r>
      <w:r>
        <w:t>"/&gt;</w:t>
      </w:r>
      <w:r>
        <w:br/>
        <w:t xml:space="preserve">      &lt;/definingMaterialKind&gt;</w:t>
      </w:r>
      <w:r>
        <w:br/>
        <w:t xml:space="preserve">      &lt;subjectOf&gt;</w:t>
      </w:r>
      <w:r>
        <w:br/>
        <w:t xml:space="preserve">        &lt;document&gt;</w:t>
      </w:r>
      <w:r>
        <w:br/>
        <w:t xml:space="preserve">          &lt;bibliographicDesignationText&gt;</w:t>
      </w:r>
      <w:r>
        <w:rPr>
          <w:b/>
          <w:bCs/>
          <w:i/>
          <w:iCs/>
        </w:rPr>
        <w:t>WHO ATC</w:t>
      </w:r>
      <w:r>
        <w:t>&lt;/bibliographicDesignationText&gt;</w:t>
      </w:r>
      <w:r>
        <w:br/>
        <w:t xml:space="preserve">        &lt;/document&gt;</w:t>
      </w:r>
      <w:r>
        <w:br/>
        <w:t xml:space="preserve">      &lt;/subjectOf&gt;</w:t>
      </w:r>
      <w:r>
        <w:br/>
        <w:t xml:space="preserve">    &lt;/asEquivalentSubstance&gt;</w:t>
      </w:r>
    </w:p>
    <w:p w:rsidR="00E61131" w:rsidRDefault="00E61131" w:rsidP="00E61131">
      <w:pPr>
        <w:pStyle w:val="XML"/>
        <w:keepLines w:val="0"/>
        <w:spacing w:before="0" w:after="0"/>
      </w:pPr>
      <w:r>
        <w:t xml:space="preserve">    &lt;asEquivalentSubstance&gt;</w:t>
      </w:r>
      <w:r>
        <w:br/>
        <w:t xml:space="preserve">      &lt;statusCode code="</w:t>
      </w:r>
      <w:r>
        <w:rPr>
          <w:b/>
          <w:bCs/>
        </w:rPr>
        <w:t>active</w:t>
      </w:r>
      <w:r>
        <w:t>"/&gt;</w:t>
      </w:r>
      <w:r>
        <w:br/>
        <w:t xml:space="preserve">      &lt;definingMaterialKind&gt;</w:t>
      </w:r>
      <w:r>
        <w:br/>
        <w:t xml:space="preserve">        &lt;code code="</w:t>
      </w:r>
      <w:r w:rsidRPr="00E61131">
        <w:rPr>
          <w:b/>
          <w:bCs/>
        </w:rPr>
        <w:t>QG51AX01</w:t>
      </w:r>
      <w:r>
        <w:t>" codeSystem="</w:t>
      </w:r>
      <w:r w:rsidRPr="00E61131">
        <w:rPr>
          <w:bCs/>
          <w:i/>
          <w:iCs/>
        </w:rPr>
        <w:t xml:space="preserve">Code System OID for </w:t>
      </w:r>
      <w:r>
        <w:rPr>
          <w:bCs/>
          <w:i/>
          <w:iCs/>
        </w:rPr>
        <w:t>WHO ATC</w:t>
      </w:r>
      <w:r>
        <w:t>"/&gt;</w:t>
      </w:r>
      <w:r>
        <w:br/>
        <w:t xml:space="preserve">      &lt;/definingMaterialKind&gt;</w:t>
      </w:r>
      <w:r>
        <w:br/>
        <w:t xml:space="preserve">      &lt;subjectOf&gt;</w:t>
      </w:r>
      <w:r>
        <w:br/>
        <w:t xml:space="preserve">        &lt;document&gt;</w:t>
      </w:r>
      <w:r>
        <w:br/>
        <w:t xml:space="preserve">          &lt;bibliographicDesignationText&gt;</w:t>
      </w:r>
      <w:r>
        <w:rPr>
          <w:b/>
          <w:bCs/>
          <w:i/>
          <w:iCs/>
        </w:rPr>
        <w:t>WHO ATC</w:t>
      </w:r>
      <w:r>
        <w:t>&lt;/bibliographicDesignationText&gt;</w:t>
      </w:r>
      <w:r>
        <w:br/>
        <w:t xml:space="preserve">        &lt;/document&gt;</w:t>
      </w:r>
      <w:r>
        <w:br/>
        <w:t xml:space="preserve">      &lt;/subjectOf&gt;</w:t>
      </w:r>
      <w:r>
        <w:br/>
        <w:t xml:space="preserve">    &lt;/asEquivalentSubstance&gt;</w:t>
      </w:r>
    </w:p>
    <w:p w:rsidR="00585714" w:rsidRDefault="00AB49F7" w:rsidP="00AB49F7">
      <w:pPr>
        <w:pStyle w:val="XML"/>
      </w:pPr>
      <w:r>
        <w:lastRenderedPageBreak/>
        <w:t xml:space="preserve">    </w:t>
      </w:r>
      <w:r w:rsidR="00585714">
        <w:t>&lt;asSpecializedKind&gt;</w:t>
      </w:r>
      <w:r w:rsidR="00585714">
        <w:br/>
        <w:t xml:space="preserve">      &lt;definingMaterialKind&gt;</w:t>
      </w:r>
      <w:r w:rsidR="00585714">
        <w:br/>
        <w:t xml:space="preserve">        &lt;code code="</w:t>
      </w:r>
      <w:r w:rsidR="00034133" w:rsidRPr="00F1550A">
        <w:rPr>
          <w:b/>
          <w:bCs/>
        </w:rPr>
        <w:t>N0000175497</w:t>
      </w:r>
      <w:r w:rsidR="00585714">
        <w:t xml:space="preserve">" </w:t>
      </w:r>
      <w:r w:rsidR="00585714">
        <w:br/>
        <w:t xml:space="preserve">              codeSystem="</w:t>
      </w:r>
      <w:r w:rsidR="00034133" w:rsidRPr="00F1550A">
        <w:rPr>
          <w:b/>
          <w:bCs/>
        </w:rPr>
        <w:t>2.16.840.1.113883.3.26.1.5</w:t>
      </w:r>
      <w:r w:rsidR="00585714">
        <w:t>"</w:t>
      </w:r>
      <w:r w:rsidR="00034133">
        <w:br/>
        <w:t xml:space="preserve">              displayName="</w:t>
      </w:r>
      <w:r w:rsidR="00034133" w:rsidRPr="00F1550A">
        <w:rPr>
          <w:b/>
          <w:bCs/>
        </w:rPr>
        <w:t>Penicillin-class Antibacterial [EPC]</w:t>
      </w:r>
      <w:r w:rsidR="00034133">
        <w:t>"</w:t>
      </w:r>
      <w:r w:rsidR="00585714">
        <w:t>/&gt;</w:t>
      </w:r>
      <w:r w:rsidR="00585714">
        <w:br/>
        <w:t xml:space="preserve">      &lt;/definingMaterialKind&gt;</w:t>
      </w:r>
      <w:r w:rsidR="00585714">
        <w:br/>
        <w:t xml:space="preserve">    &lt;/asSpecializedKind&gt;</w:t>
      </w:r>
    </w:p>
    <w:p w:rsidR="00585714" w:rsidRPr="00FD0D8F" w:rsidRDefault="00585714" w:rsidP="002D4190">
      <w:pPr>
        <w:pStyle w:val="XML"/>
        <w:keepLines w:val="0"/>
      </w:pPr>
      <w:r>
        <w:t xml:space="preserve">    &lt;moiety&gt;&lt;!-- Structural Unit --&gt;</w:t>
      </w:r>
      <w:r>
        <w:br/>
        <w:t xml:space="preserve">      &lt;partMoiety&gt;</w:t>
      </w:r>
      <w:r w:rsidR="00E61131">
        <w:br/>
        <w:t xml:space="preserve">        &lt;</w:t>
      </w:r>
      <w:r w:rsidR="00E61131" w:rsidRPr="00CB4988">
        <w:t xml:space="preserve">code </w:t>
      </w:r>
      <w:r w:rsidR="00E61131" w:rsidRPr="00E61131">
        <w:t>code</w:t>
      </w:r>
      <w:r w:rsidR="00E61131">
        <w:t>="</w:t>
      </w:r>
      <w:r w:rsidR="00E61131" w:rsidRPr="00585714">
        <w:rPr>
          <w:b/>
          <w:bCs/>
        </w:rPr>
        <w:t>804826J2HU</w:t>
      </w:r>
      <w:r w:rsidR="00E61131">
        <w:t xml:space="preserve">" </w:t>
      </w:r>
      <w:r w:rsidR="00E61131" w:rsidRPr="00CB4988">
        <w:t>codeSystem</w:t>
      </w:r>
      <w:r w:rsidR="00E61131">
        <w:t>="</w:t>
      </w:r>
      <w:r w:rsidR="00E61131" w:rsidRPr="00585714">
        <w:rPr>
          <w:b/>
        </w:rPr>
        <w:t>2.16.840.1.113883.4.9</w:t>
      </w:r>
      <w:r w:rsidR="00E61131">
        <w:t>"/&gt;</w:t>
      </w:r>
      <w:r w:rsidR="00E61131">
        <w:br/>
        <w:t xml:space="preserve">        &lt;moiety typeCode="ACT</w:t>
      </w:r>
      <w:r>
        <w:t>M"&gt;</w:t>
      </w:r>
      <w:r w:rsidR="00E61131">
        <w:t>&lt;!-- Substance Relationship --&gt;</w:t>
      </w:r>
      <w:r>
        <w:br/>
        <w:t xml:space="preserve">          &lt;partMoiety&gt;</w:t>
      </w:r>
      <w:r>
        <w:br/>
        <w:t xml:space="preserve">            &lt;code code="</w:t>
      </w:r>
      <w:r w:rsidR="00E61131" w:rsidRPr="00E61131">
        <w:rPr>
          <w:b/>
          <w:bCs/>
        </w:rPr>
        <w:t>9EM05410Q9</w:t>
      </w:r>
      <w:r>
        <w:t>" codeSystem="</w:t>
      </w:r>
      <w:r w:rsidR="00E61131" w:rsidRPr="00585714">
        <w:rPr>
          <w:b/>
        </w:rPr>
        <w:t>2.16.840.1.113883.4.9</w:t>
      </w:r>
      <w:r>
        <w:t>"/&gt;</w:t>
      </w:r>
      <w:r w:rsidR="00746A13">
        <w:br/>
        <w:t xml:space="preserve">            &lt;name&gt;</w:t>
      </w:r>
      <w:r w:rsidR="00746A13" w:rsidRPr="00746A13">
        <w:rPr>
          <w:b/>
          <w:bCs/>
        </w:rPr>
        <w:t>amoxicillin anhydrous</w:t>
      </w:r>
      <w:r w:rsidR="00746A13">
        <w:t>&lt;/name&gt;</w:t>
      </w:r>
      <w:r>
        <w:br/>
        <w:t xml:space="preserve">          &lt;/partMoiety&gt;</w:t>
      </w:r>
      <w:r w:rsidR="00746A13">
        <w:br/>
        <w:t xml:space="preserve">          &lt;subjectOf&gt;</w:t>
      </w:r>
      <w:r w:rsidR="00746A13">
        <w:br/>
        <w:t xml:space="preserve">            &lt;document&gt;</w:t>
      </w:r>
      <w:r w:rsidR="00746A13">
        <w:br/>
        <w:t xml:space="preserve">             &lt;bibliographicDesignationText&gt;</w:t>
      </w:r>
      <w:r w:rsidR="00746A13">
        <w:rPr>
          <w:b/>
          <w:bCs/>
          <w:i/>
          <w:iCs/>
        </w:rPr>
        <w:t xml:space="preserve">USP Dictionary  </w:t>
      </w:r>
      <w:r w:rsidR="00746A13">
        <w:rPr>
          <w:b/>
          <w:bCs/>
          <w:i/>
          <w:iCs/>
        </w:rPr>
        <w:br/>
        <w:t xml:space="preserve">                2011</w:t>
      </w:r>
      <w:r w:rsidR="00746A13">
        <w:t>&lt;/bibliographicDesignationText&gt;</w:t>
      </w:r>
      <w:r w:rsidR="00746A13">
        <w:br/>
        <w:t xml:space="preserve">            &lt;/document&gt;</w:t>
      </w:r>
      <w:r w:rsidR="00746A13">
        <w:br/>
        <w:t xml:space="preserve">          &lt;/subjectOf&gt;</w:t>
      </w:r>
      <w:r w:rsidR="00746A13">
        <w:br/>
      </w:r>
      <w:r>
        <w:t xml:space="preserve">        &lt;/moiety&gt;</w:t>
      </w:r>
      <w:r w:rsidR="00746A13">
        <w:br/>
      </w:r>
      <w:r>
        <w:t xml:space="preserve">      &lt;/partMoiety&gt;</w:t>
      </w:r>
      <w:r>
        <w:br/>
        <w:t xml:space="preserve">      &lt;subjectOf&gt;</w:t>
      </w:r>
      <w:r>
        <w:br/>
        <w:t xml:space="preserve">        &lt;characteristic&gt;</w:t>
      </w:r>
      <w:r>
        <w:br/>
        <w:t xml:space="preserve">          &lt;code code="</w:t>
      </w:r>
      <w:r w:rsidRPr="000C4ACE">
        <w:rPr>
          <w:i/>
          <w:iCs/>
        </w:rPr>
        <w:t>Code for ‘Complete Structural Representation’</w:t>
      </w:r>
      <w:r>
        <w:t xml:space="preserve">" </w:t>
      </w:r>
      <w:r>
        <w:br/>
        <w:t xml:space="preserve">                codeSystem="</w:t>
      </w:r>
      <w:r w:rsidRPr="000C4ACE">
        <w:rPr>
          <w:i/>
          <w:iCs/>
        </w:rPr>
        <w:t>Code System (OID)</w:t>
      </w:r>
      <w:r>
        <w:t>"&gt;</w:t>
      </w:r>
      <w:r>
        <w:br/>
      </w:r>
      <w:r w:rsidRPr="00FE61A1">
        <w:t xml:space="preserve">          &lt;value xsi:type="ED" mediaType="application/x-inchi"&gt;</w:t>
      </w:r>
      <w:r w:rsidR="00283EA0" w:rsidRPr="00836A6D">
        <w:rPr>
          <w:b/>
          <w:bCs/>
        </w:rPr>
        <w:t>1S/C16H19N3O5S.3H2O/c1-16(2)11(15(23)24)19-13(22)10(14(19)25-16)18-12(21)9(17)7-3-5-8(20)6-4-7;;;/h3-6,9-11,14,20H,17H2,1-2H3,(H,18,21)(H,23,24);3*1H2/t9-,10-,11+,14-;;;/m1.../s1</w:t>
      </w:r>
      <w:r w:rsidRPr="00FE61A1">
        <w:t>&lt;/value&gt;</w:t>
      </w:r>
      <w:r w:rsidRPr="00FE61A1">
        <w:br/>
        <w:t xml:space="preserve">        &lt;/characteristic&gt;</w:t>
      </w:r>
      <w:r w:rsidRPr="00FE61A1">
        <w:br/>
        <w:t xml:space="preserve">      &lt;/subjectOf&gt;</w:t>
      </w:r>
      <w:r w:rsidRPr="00FE61A1">
        <w:br/>
        <w:t xml:space="preserve">      &lt;subjectOf&gt;</w:t>
      </w:r>
      <w:r w:rsidRPr="00FE61A1">
        <w:br/>
        <w:t xml:space="preserve">        &lt;characteristic&gt;</w:t>
      </w:r>
      <w:r w:rsidRPr="00FE61A1">
        <w:br/>
        <w:t xml:space="preserve">          &lt;code code="</w:t>
      </w:r>
      <w:r w:rsidRPr="00FE61A1">
        <w:rPr>
          <w:i/>
          <w:iCs/>
        </w:rPr>
        <w:t>Code for ‘Stereochemistry’</w:t>
      </w:r>
      <w:r w:rsidRPr="00FE61A1">
        <w:t>" codeSystem="</w:t>
      </w:r>
      <w:r w:rsidRPr="00FE61A1">
        <w:rPr>
          <w:i/>
          <w:iCs/>
        </w:rPr>
        <w:t>Code System (OID)</w:t>
      </w:r>
      <w:r w:rsidRPr="00FE61A1">
        <w:t>"&gt;</w:t>
      </w:r>
      <w:r w:rsidRPr="00FE61A1">
        <w:br/>
        <w:t xml:space="preserve">          &lt;value xsi:type="CV" code="</w:t>
      </w:r>
      <w:r w:rsidR="00283EA0">
        <w:rPr>
          <w:i/>
          <w:iCs/>
        </w:rPr>
        <w:t>Code for ‘</w:t>
      </w:r>
      <w:r w:rsidRPr="00FE61A1">
        <w:rPr>
          <w:i/>
          <w:iCs/>
        </w:rPr>
        <w:t>chiral’</w:t>
      </w:r>
      <w:r w:rsidRPr="00FE61A1">
        <w:t>" codeSystem="</w:t>
      </w:r>
      <w:r w:rsidRPr="00FE61A1">
        <w:rPr>
          <w:i/>
          <w:iCs/>
        </w:rPr>
        <w:t>Code System (OID)</w:t>
      </w:r>
      <w:r w:rsidRPr="00FE61A1">
        <w:t>"</w:t>
      </w:r>
      <w:r w:rsidRPr="00FE61A1">
        <w:br/>
      </w:r>
      <w:r w:rsidR="00283EA0">
        <w:t xml:space="preserve">                 displayName="</w:t>
      </w:r>
      <w:r>
        <w:t>chiral"/&gt;</w:t>
      </w:r>
      <w:r>
        <w:br/>
        <w:t xml:space="preserve">        &lt;/characteristic&gt;</w:t>
      </w:r>
      <w:r>
        <w:br/>
        <w:t xml:space="preserve">      &lt;/subjectOf&gt;</w:t>
      </w:r>
      <w:r>
        <w:br/>
        <w:t xml:space="preserve">    &lt;/moiety&gt;</w:t>
      </w:r>
      <w:r w:rsidR="00836A6D">
        <w:br/>
        <w:t xml:space="preserve">  </w:t>
      </w:r>
      <w:r>
        <w:t>&lt;/identifiedSubstance&gt;</w:t>
      </w:r>
      <w:r w:rsidR="00283EA0">
        <w:br/>
      </w:r>
      <w:r w:rsidRPr="00FD0D8F">
        <w:t xml:space="preserve">  &lt;interactsIn&gt;</w:t>
      </w:r>
      <w:r w:rsidRPr="00FD0D8F">
        <w:br/>
        <w:t xml:space="preserve">    &lt;interaction&gt;</w:t>
      </w:r>
      <w:r w:rsidRPr="00FD0D8F">
        <w:br/>
        <w:t xml:space="preserve">      &lt;code code="</w:t>
      </w:r>
      <w:r w:rsidRPr="00111A3C">
        <w:rPr>
          <w:i/>
          <w:iCs/>
        </w:rPr>
        <w:t>Interaction Type Code</w:t>
      </w:r>
      <w:r w:rsidR="00111A3C">
        <w:t xml:space="preserve"> for ‘inhibition</w:t>
      </w:r>
      <w:r w:rsidRPr="00FD0D8F">
        <w:t xml:space="preserve">" </w:t>
      </w:r>
      <w:r w:rsidR="00111A3C">
        <w:br/>
        <w:t xml:space="preserve">            </w:t>
      </w:r>
      <w:r w:rsidRPr="00FD0D8F">
        <w:t>codeSystem="</w:t>
      </w:r>
      <w:r w:rsidRPr="000165B2">
        <w:rPr>
          <w:i/>
          <w:iCs/>
        </w:rPr>
        <w:t>Code System (OID)</w:t>
      </w:r>
      <w:r w:rsidRPr="00FD0D8F">
        <w:t>"/&gt;</w:t>
      </w:r>
      <w:r w:rsidRPr="00FD0D8F">
        <w:br/>
        <w:t xml:space="preserve">      &lt;interactor&gt;</w:t>
      </w:r>
      <w:r w:rsidRPr="00FD0D8F">
        <w:br/>
        <w:t xml:space="preserve">        &lt;functionCode code="</w:t>
      </w:r>
      <w:r w:rsidRPr="000165B2">
        <w:rPr>
          <w:b/>
          <w:bCs/>
          <w:i/>
          <w:iCs/>
        </w:rPr>
        <w:t>Target Class</w:t>
      </w:r>
      <w:r w:rsidRPr="000165B2">
        <w:rPr>
          <w:i/>
          <w:iCs/>
        </w:rPr>
        <w:t xml:space="preserve"> Code</w:t>
      </w:r>
      <w:r w:rsidRPr="00FD0D8F">
        <w:t>"</w:t>
      </w:r>
      <w:r w:rsidRPr="00FD0D8F">
        <w:br/>
        <w:t xml:space="preserve">                      codeSystem="</w:t>
      </w:r>
      <w:r w:rsidRPr="000165B2">
        <w:rPr>
          <w:i/>
          <w:iCs/>
        </w:rPr>
        <w:t>Target Class Code System (OID)</w:t>
      </w:r>
      <w:r w:rsidRPr="00FD0D8F">
        <w:t xml:space="preserve">" </w:t>
      </w:r>
      <w:r w:rsidRPr="00FD0D8F">
        <w:br/>
        <w:t xml:space="preserve">                      displayName="</w:t>
      </w:r>
      <w:r w:rsidRPr="000165B2">
        <w:rPr>
          <w:i/>
          <w:iCs/>
        </w:rPr>
        <w:t>Target Class Name</w:t>
      </w:r>
      <w:r w:rsidRPr="00FD0D8F">
        <w:t>"/&gt;</w:t>
      </w:r>
      <w:r w:rsidRPr="00FD0D8F">
        <w:br/>
        <w:t xml:space="preserve">        &lt;identifiedSubstance&gt;</w:t>
      </w:r>
      <w:r w:rsidRPr="00FD0D8F">
        <w:br/>
        <w:t xml:space="preserve">          &lt;identifiedSubstance&gt;</w:t>
      </w:r>
      <w:r w:rsidRPr="00FD0D8F">
        <w:br/>
        <w:t xml:space="preserve">            &lt;code code="</w:t>
      </w:r>
      <w:r w:rsidR="00AC5E0A">
        <w:rPr>
          <w:b/>
          <w:bCs/>
          <w:i/>
          <w:iCs/>
        </w:rPr>
        <w:t>Code for the class of ‘bacterial penicillin binding protein’</w:t>
      </w:r>
      <w:r w:rsidRPr="00FD0D8F">
        <w:t xml:space="preserve">" </w:t>
      </w:r>
      <w:r w:rsidRPr="00FD0D8F">
        <w:br/>
        <w:t xml:space="preserve">                  codeSystem="</w:t>
      </w:r>
      <w:r w:rsidRPr="000165B2">
        <w:rPr>
          <w:i/>
          <w:iCs/>
        </w:rPr>
        <w:t>Target Id System (OID)</w:t>
      </w:r>
      <w:r w:rsidRPr="00FD0D8F">
        <w:t>"</w:t>
      </w:r>
      <w:r>
        <w:t>/</w:t>
      </w:r>
      <w:r w:rsidRPr="00FD0D8F">
        <w:t>&gt;</w:t>
      </w:r>
      <w:r w:rsidRPr="00FD0D8F">
        <w:br/>
        <w:t xml:space="preserve">            &lt;name&gt;</w:t>
      </w:r>
      <w:r w:rsidR="00AC5E0A" w:rsidRPr="00AC5E0A">
        <w:rPr>
          <w:b/>
          <w:bCs/>
        </w:rPr>
        <w:t>bacterial penicillin binding protein</w:t>
      </w:r>
      <w:r w:rsidRPr="00FD0D8F">
        <w:t>&lt;/name&gt;</w:t>
      </w:r>
      <w:r w:rsidRPr="00FD0D8F">
        <w:br/>
        <w:t xml:space="preserve">          &lt;/identifiedSubstance&gt;</w:t>
      </w:r>
      <w:r w:rsidRPr="00FD0D8F">
        <w:br/>
        <w:t xml:space="preserve">        &lt;/identifiedSubject&gt;</w:t>
      </w:r>
      <w:r w:rsidRPr="00FD0D8F">
        <w:br/>
        <w:t xml:space="preserve">      &lt;/interactor&gt;</w:t>
      </w:r>
      <w:r w:rsidRPr="00FD0D8F">
        <w:br/>
        <w:t xml:space="preserve">      &lt;subjectOf&gt;</w:t>
      </w:r>
      <w:r w:rsidRPr="00FD0D8F">
        <w:br/>
        <w:t xml:space="preserve">        &lt;characteristic&gt;</w:t>
      </w:r>
      <w:r w:rsidRPr="00FD0D8F">
        <w:br/>
        <w:t xml:space="preserve">          &lt;code code="</w:t>
      </w:r>
      <w:r w:rsidRPr="000165B2">
        <w:rPr>
          <w:i/>
          <w:iCs/>
        </w:rPr>
        <w:t>Code meaning ‘Target Type’</w:t>
      </w:r>
      <w:r w:rsidRPr="00FD0D8F">
        <w:t>" codeSystem="</w:t>
      </w:r>
      <w:r w:rsidRPr="000165B2">
        <w:rPr>
          <w:i/>
          <w:iCs/>
        </w:rPr>
        <w:t>Code Syte</w:t>
      </w:r>
      <w:r>
        <w:rPr>
          <w:i/>
          <w:iCs/>
        </w:rPr>
        <w:t>m (OID)</w:t>
      </w:r>
      <w:r w:rsidRPr="00FD0D8F">
        <w:t>"/&gt;</w:t>
      </w:r>
      <w:r w:rsidRPr="00FD0D8F">
        <w:br/>
        <w:t xml:space="preserve">          &lt;value code="</w:t>
      </w:r>
      <w:r w:rsidR="00FA62D4">
        <w:rPr>
          <w:i/>
          <w:iCs/>
        </w:rPr>
        <w:t>Target Type Code for ‘bacterial cell wall synthesis’</w:t>
      </w:r>
      <w:r w:rsidRPr="00FD0D8F">
        <w:t>" xsi:type="CE"</w:t>
      </w:r>
      <w:r w:rsidRPr="00FD0D8F">
        <w:br/>
        <w:t xml:space="preserve">                 codeSystem="</w:t>
      </w:r>
      <w:r w:rsidRPr="000165B2">
        <w:rPr>
          <w:i/>
          <w:iCs/>
        </w:rPr>
        <w:t>Code Syte</w:t>
      </w:r>
      <w:r>
        <w:rPr>
          <w:i/>
          <w:iCs/>
        </w:rPr>
        <w:t>m (OID)</w:t>
      </w:r>
      <w:r w:rsidRPr="00FD0D8F">
        <w:t>"</w:t>
      </w:r>
      <w:r w:rsidR="00FA62D4">
        <w:br/>
        <w:t xml:space="preserve">                 displayName=</w:t>
      </w:r>
      <w:r w:rsidR="00FA62D4" w:rsidRPr="00FD0D8F">
        <w:t>"</w:t>
      </w:r>
      <w:r w:rsidR="00FA62D4" w:rsidRPr="00FA62D4">
        <w:rPr>
          <w:b/>
          <w:bCs/>
        </w:rPr>
        <w:t>bacterial cell wall synthesis</w:t>
      </w:r>
      <w:r w:rsidR="00FA62D4" w:rsidRPr="00FD0D8F">
        <w:t>"</w:t>
      </w:r>
      <w:r w:rsidRPr="00FD0D8F">
        <w:t>/&gt;</w:t>
      </w:r>
      <w:r w:rsidR="00FA62D4">
        <w:br/>
        <w:t xml:space="preserve">          &lt;/value&gt;</w:t>
      </w:r>
      <w:r w:rsidR="00FA62D4">
        <w:br/>
        <w:t xml:space="preserve">        &lt;/characteristic&gt;</w:t>
      </w:r>
      <w:r w:rsidR="00FA62D4">
        <w:br/>
        <w:t xml:space="preserve">      &lt;/subjectOf&gt;</w:t>
      </w:r>
      <w:r w:rsidR="00283EA0">
        <w:br/>
        <w:t xml:space="preserve">      &lt;subjectOf&gt;</w:t>
      </w:r>
      <w:r w:rsidR="00283EA0">
        <w:br/>
        <w:t xml:space="preserve">        &lt;document&gt;</w:t>
      </w:r>
      <w:r w:rsidR="00283EA0">
        <w:br/>
        <w:t xml:space="preserve">          </w:t>
      </w:r>
      <w:r w:rsidR="00283EA0" w:rsidRPr="00106D88">
        <w:t>&lt;code code="</w:t>
      </w:r>
      <w:r w:rsidR="00283EA0" w:rsidRPr="00283EA0">
        <w:t>34391-</w:t>
      </w:r>
      <w:r w:rsidR="00283EA0">
        <w:t>3</w:t>
      </w:r>
      <w:r w:rsidR="00283EA0" w:rsidRPr="00106D88">
        <w:t xml:space="preserve">" codeSystem="2.16.840.1.113883.6.1" </w:t>
      </w:r>
      <w:r w:rsidR="00283EA0">
        <w:br/>
        <w:t xml:space="preserve">                </w:t>
      </w:r>
      <w:r w:rsidR="00283EA0" w:rsidRPr="00106D88">
        <w:t xml:space="preserve">displayName="Indications </w:t>
      </w:r>
      <w:r w:rsidR="00FD46FF">
        <w:t>Hu</w:t>
      </w:r>
      <w:r w:rsidR="00283EA0">
        <w:t>man Prescription Drug Label</w:t>
      </w:r>
      <w:r w:rsidR="00283EA0" w:rsidRPr="00106D88">
        <w:t>"/&gt;</w:t>
      </w:r>
      <w:r w:rsidR="00283EA0">
        <w:br/>
        <w:t xml:space="preserve">          &lt;text&gt;</w:t>
      </w:r>
      <w:r w:rsidR="00283EA0">
        <w:br/>
      </w:r>
      <w:r w:rsidR="00283EA0">
        <w:lastRenderedPageBreak/>
        <w:t xml:space="preserve">            &lt;reference value=</w:t>
      </w:r>
      <w:r w:rsidR="00283EA0" w:rsidRPr="00106D88">
        <w:t>"</w:t>
      </w:r>
      <w:r w:rsidR="002D4190" w:rsidRPr="001540DD">
        <w:rPr>
          <w:b/>
          <w:bCs/>
        </w:rPr>
        <w:t>http://www.accessdata.fda.gov/spl/data/c4f92484-5755-4046-93dd-772db30acebb/c4f92484-5755-4046-93dd-772db30acebb.xml</w:t>
      </w:r>
      <w:r w:rsidR="00283EA0" w:rsidRPr="00106D88">
        <w:t>"</w:t>
      </w:r>
      <w:r w:rsidR="00283EA0">
        <w:t>/&gt;</w:t>
      </w:r>
      <w:r w:rsidR="00283EA0">
        <w:br/>
        <w:t xml:space="preserve">          &lt;/text&gt;</w:t>
      </w:r>
      <w:r w:rsidR="00283EA0">
        <w:br/>
        <w:t xml:space="preserve">        &lt;/document&gt;</w:t>
      </w:r>
      <w:r w:rsidR="00283EA0">
        <w:br/>
        <w:t xml:space="preserve">      &lt;/subjectOf&gt;</w:t>
      </w:r>
      <w:r w:rsidR="00283EA0">
        <w:br/>
        <w:t xml:space="preserve">    &lt;/interaction&gt;</w:t>
      </w:r>
      <w:r w:rsidR="00283EA0">
        <w:br/>
        <w:t xml:space="preserve">  &lt;/interactsIn&gt;</w:t>
      </w:r>
      <w:r w:rsidR="00283EA0">
        <w:br/>
        <w:t xml:space="preserve">  &lt;subjectOf&gt;</w:t>
      </w:r>
      <w:r w:rsidR="00283EA0">
        <w:br/>
        <w:t xml:space="preserve">    &lt;characteristic&gt;</w:t>
      </w:r>
      <w:r w:rsidR="00283EA0">
        <w:br/>
        <w:t xml:space="preserve">      &lt;code code=</w:t>
      </w:r>
      <w:r w:rsidR="00283EA0" w:rsidRPr="00F1588B">
        <w:t>"</w:t>
      </w:r>
      <w:r w:rsidR="00283EA0" w:rsidRPr="000C4ACE">
        <w:rPr>
          <w:i/>
          <w:iCs/>
        </w:rPr>
        <w:t>Code meaning ‘Optical Activity</w:t>
      </w:r>
      <w:r w:rsidR="00283EA0" w:rsidRPr="00F1588B">
        <w:t>"</w:t>
      </w:r>
      <w:r w:rsidR="00283EA0">
        <w:t xml:space="preserve"> codeSystem="</w:t>
      </w:r>
      <w:r w:rsidR="00283EA0" w:rsidRPr="000C4ACE">
        <w:rPr>
          <w:i/>
          <w:iCs/>
        </w:rPr>
        <w:t>Code System (OID)</w:t>
      </w:r>
      <w:r w:rsidR="00283EA0">
        <w:t>"</w:t>
      </w:r>
      <w:r w:rsidR="00283EA0">
        <w:br/>
        <w:t xml:space="preserve">            displayName="optical activity"/&gt;</w:t>
      </w:r>
      <w:r w:rsidR="00283EA0">
        <w:br/>
        <w:t xml:space="preserve">      &lt;value code=</w:t>
      </w:r>
      <w:r w:rsidR="00283EA0" w:rsidRPr="00F1588B">
        <w:t>"</w:t>
      </w:r>
      <w:r w:rsidR="00283EA0" w:rsidRPr="00283EA0">
        <w:rPr>
          <w:i/>
          <w:iCs/>
        </w:rPr>
        <w:t>Optical Activity Code</w:t>
      </w:r>
      <w:r w:rsidR="00283EA0">
        <w:rPr>
          <w:i/>
          <w:iCs/>
        </w:rPr>
        <w:t xml:space="preserve"> for ‘+’</w:t>
      </w:r>
      <w:r w:rsidR="00283EA0" w:rsidRPr="00F1588B">
        <w:t>"</w:t>
      </w:r>
      <w:r w:rsidR="00283EA0">
        <w:t xml:space="preserve"> xsi:type=</w:t>
      </w:r>
      <w:r w:rsidR="00283EA0" w:rsidRPr="00F1588B">
        <w:t>"</w:t>
      </w:r>
      <w:r w:rsidR="00283EA0">
        <w:t>CV</w:t>
      </w:r>
      <w:r w:rsidR="00283EA0" w:rsidRPr="00F1588B">
        <w:t>"</w:t>
      </w:r>
      <w:r w:rsidR="00283EA0">
        <w:br/>
        <w:t xml:space="preserve">             </w:t>
      </w:r>
      <w:r w:rsidR="00283EA0" w:rsidRPr="00F1588B">
        <w:t>codeSystem="</w:t>
      </w:r>
      <w:r w:rsidR="00283EA0" w:rsidRPr="000C4ACE">
        <w:rPr>
          <w:i/>
          <w:iCs/>
        </w:rPr>
        <w:t>Optical Activity Code System (OID)</w:t>
      </w:r>
      <w:r w:rsidR="00283EA0" w:rsidRPr="00F1588B">
        <w:t>"</w:t>
      </w:r>
      <w:r w:rsidR="00283EA0">
        <w:br/>
        <w:t xml:space="preserve">             displayName=</w:t>
      </w:r>
      <w:r w:rsidR="00283EA0" w:rsidRPr="00F1588B">
        <w:t>"</w:t>
      </w:r>
      <w:r w:rsidR="00283EA0" w:rsidRPr="00283EA0">
        <w:rPr>
          <w:b/>
          <w:bCs/>
        </w:rPr>
        <w:t>+</w:t>
      </w:r>
      <w:r w:rsidR="00283EA0" w:rsidRPr="00F1588B">
        <w:t>"</w:t>
      </w:r>
      <w:r w:rsidR="00283EA0">
        <w:t>/&gt;</w:t>
      </w:r>
      <w:r w:rsidR="00283EA0">
        <w:br/>
        <w:t xml:space="preserve">    &lt;/characteristic&gt;</w:t>
      </w:r>
      <w:r w:rsidR="00283EA0">
        <w:br/>
        <w:t xml:space="preserve">  &lt;/subjectOf&gt;</w:t>
      </w:r>
      <w:r w:rsidR="00836A6D">
        <w:br/>
        <w:t xml:space="preserve">  &lt;subjectOf&gt;</w:t>
      </w:r>
      <w:r w:rsidR="00836A6D">
        <w:br/>
        <w:t xml:space="preserve">    &lt;characteristic&gt;</w:t>
      </w:r>
      <w:r w:rsidR="00836A6D">
        <w:br/>
        <w:t xml:space="preserve">      &lt;code code="</w:t>
      </w:r>
      <w:r w:rsidR="00836A6D">
        <w:rPr>
          <w:i/>
          <w:iCs/>
        </w:rPr>
        <w:t>Code meaning ‘Substance is Stoichiometric’</w:t>
      </w:r>
      <w:r w:rsidR="00836A6D">
        <w:t xml:space="preserve">" </w:t>
      </w:r>
      <w:r w:rsidR="00836A6D">
        <w:br/>
        <w:t xml:space="preserve">            codeSystem="</w:t>
      </w:r>
      <w:r w:rsidR="00836A6D" w:rsidRPr="000C4ACE">
        <w:rPr>
          <w:i/>
          <w:iCs/>
        </w:rPr>
        <w:t>Code System (OID)</w:t>
      </w:r>
      <w:r w:rsidR="00836A6D">
        <w:t>"&gt;</w:t>
      </w:r>
      <w:r w:rsidR="00836A6D">
        <w:br/>
        <w:t xml:space="preserve">      &lt;value </w:t>
      </w:r>
      <w:r w:rsidR="00836A6D" w:rsidRPr="00002779">
        <w:t>xsi:type=</w:t>
      </w:r>
      <w:r w:rsidR="00836A6D">
        <w:t>"BL" value="</w:t>
      </w:r>
      <w:r w:rsidR="00836A6D" w:rsidRPr="00836A6D">
        <w:rPr>
          <w:b/>
          <w:bCs/>
        </w:rPr>
        <w:t>true</w:t>
      </w:r>
      <w:r w:rsidR="00836A6D" w:rsidRPr="00002779">
        <w:t>"/&gt;</w:t>
      </w:r>
      <w:r w:rsidR="00836A6D">
        <w:br/>
        <w:t xml:space="preserve">    &lt;/characteristic&gt;</w:t>
      </w:r>
      <w:r w:rsidR="00836A6D">
        <w:br/>
        <w:t xml:space="preserve">  &lt;/subjectOf&gt;</w:t>
      </w:r>
      <w:r w:rsidR="00836A6D">
        <w:br/>
      </w:r>
      <w:r w:rsidR="00283EA0">
        <w:t>&lt;/identifiedSubstance&gt;</w:t>
      </w:r>
    </w:p>
    <w:sectPr w:rsidR="00585714" w:rsidRPr="00FD0D8F" w:rsidSect="004A33AD">
      <w:footerReference w:type="even" r:id="rId47"/>
      <w:footerReference w:type="default" r:id="rId48"/>
      <w:footerReference w:type="first" r:id="rId49"/>
      <w:pgSz w:w="11906" w:h="16838" w:code="9"/>
      <w:pgMar w:top="720" w:right="720" w:bottom="720" w:left="720" w:header="709" w:footer="284" w:gutter="567"/>
      <w:pgNumType w:start="1"/>
      <w:cols w:space="708"/>
      <w:titlePg/>
      <w:docGrid w:linePitch="326"/>
      <w:sectPrChange w:id="2220" w:author="Borodina, Yulia" w:date="2013-11-15T13:49:00Z">
        <w:sectPr w:rsidR="00585714" w:rsidRPr="00FD0D8F" w:rsidSect="004A33AD">
          <w:pgMar w:top="794" w:right="737" w:bottom="567" w:left="851" w:header="709" w:footer="284" w:gutter="567"/>
          <w:docGrid w:linePitch="299"/>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erkins, Vada" w:date="2013-11-15T23:35:00Z" w:initials="PV">
    <w:p w:rsidR="00B779B3" w:rsidRDefault="00B779B3">
      <w:pPr>
        <w:pStyle w:val="CommentText"/>
      </w:pPr>
      <w:r>
        <w:rPr>
          <w:rStyle w:val="CommentReference"/>
        </w:rPr>
        <w:annotationRef/>
      </w:r>
      <w:r>
        <w:t>Title subject to change</w:t>
      </w:r>
    </w:p>
  </w:comment>
  <w:comment w:id="470" w:author="Borodina, Yulia" w:date="2013-11-16T00:15:00Z" w:initials="BY">
    <w:p w:rsidR="00B779B3" w:rsidRDefault="00B779B3">
      <w:pPr>
        <w:pStyle w:val="CommentText"/>
      </w:pPr>
      <w:r>
        <w:rPr>
          <w:rStyle w:val="CommentReference"/>
        </w:rPr>
        <w:annotationRef/>
      </w:r>
      <w:r>
        <w:t>We are not using it so it shouldn’t be required</w:t>
      </w:r>
    </w:p>
  </w:comment>
  <w:comment w:id="471" w:author="Gunther Schadow" w:date="2013-11-16T17:44:00Z" w:initials="GS">
    <w:p w:rsidR="00B779B3" w:rsidRDefault="00B779B3" w:rsidP="0097775C">
      <w:pPr>
        <w:pStyle w:val="CommentText"/>
      </w:pPr>
      <w:r>
        <w:rPr>
          <w:rStyle w:val="CommentReference"/>
        </w:rPr>
        <w:annotationRef/>
      </w:r>
      <w:proofErr w:type="gramStart"/>
      <w:r>
        <w:t>agreed</w:t>
      </w:r>
      <w:proofErr w:type="gramEnd"/>
    </w:p>
  </w:comment>
  <w:comment w:id="474" w:author="Borodina, Yulia" w:date="2013-11-15T23:35:00Z" w:initials="BY">
    <w:p w:rsidR="00B779B3" w:rsidRDefault="00B779B3">
      <w:pPr>
        <w:pStyle w:val="CommentText"/>
      </w:pPr>
      <w:r>
        <w:rPr>
          <w:rStyle w:val="CommentReference"/>
        </w:rPr>
        <w:annotationRef/>
      </w:r>
      <w:r>
        <w:t>We’re not using it so it can’t be required.</w:t>
      </w:r>
    </w:p>
  </w:comment>
  <w:comment w:id="475" w:author="Gunther Schadow" w:date="2013-11-16T17:45:00Z" w:initials="GS">
    <w:p w:rsidR="00B779B3" w:rsidRDefault="00B779B3">
      <w:pPr>
        <w:pStyle w:val="CommentText"/>
      </w:pPr>
      <w:r>
        <w:rPr>
          <w:rStyle w:val="CommentReference"/>
        </w:rPr>
        <w:annotationRef/>
      </w:r>
      <w:r>
        <w:t>agreed it’s a nice to have feature though, and really it is in the SRS and we have already mapped it into SPL and were on the verge of implementing it.</w:t>
      </w:r>
    </w:p>
  </w:comment>
  <w:comment w:id="500" w:author="Borodina, Yulia" w:date="2013-11-15T23:35:00Z" w:initials="BY">
    <w:p w:rsidR="00B779B3" w:rsidRDefault="00B779B3">
      <w:pPr>
        <w:pStyle w:val="CommentText"/>
      </w:pPr>
      <w:r>
        <w:rPr>
          <w:rStyle w:val="CommentReference"/>
        </w:rPr>
        <w:annotationRef/>
      </w:r>
      <w:r>
        <w:t xml:space="preserve">We are not using it so it can’t be required </w:t>
      </w:r>
    </w:p>
  </w:comment>
  <w:comment w:id="501" w:author="Gunther Schadow" w:date="2013-11-16T17:46:00Z" w:initials="GS">
    <w:p w:rsidR="00B779B3" w:rsidRDefault="00B779B3">
      <w:pPr>
        <w:pStyle w:val="CommentText"/>
      </w:pPr>
      <w:r>
        <w:rPr>
          <w:rStyle w:val="CommentReference"/>
        </w:rPr>
        <w:annotationRef/>
      </w:r>
      <w:r>
        <w:t>Agreed that its not necessary strictly for the purpose of definition.</w:t>
      </w:r>
    </w:p>
  </w:comment>
  <w:comment w:id="535" w:author="Borodina, Yulia" w:date="2013-11-15T23:35:00Z" w:initials="BY">
    <w:p w:rsidR="00B779B3" w:rsidRDefault="00B779B3">
      <w:pPr>
        <w:pStyle w:val="CommentText"/>
      </w:pPr>
      <w:r>
        <w:rPr>
          <w:rStyle w:val="CommentReference"/>
        </w:rPr>
        <w:annotationRef/>
      </w:r>
      <w:r>
        <w:t>I’m not sure where to put it</w:t>
      </w:r>
    </w:p>
  </w:comment>
  <w:comment w:id="568" w:author="Borodina, Yulia" w:date="2013-11-16T00:16:00Z" w:initials="BY">
    <w:p w:rsidR="00B779B3" w:rsidRDefault="00B779B3">
      <w:pPr>
        <w:pStyle w:val="CommentText"/>
      </w:pPr>
      <w:r>
        <w:rPr>
          <w:rStyle w:val="CommentReference"/>
        </w:rPr>
        <w:annotationRef/>
      </w:r>
      <w:r>
        <w:t>These examples are not important for the identification. Both “correct” and “incorrect” representations have the same InChI.</w:t>
      </w:r>
    </w:p>
  </w:comment>
  <w:comment w:id="569" w:author="Gunther Schadow" w:date="2013-11-16T17:52:00Z" w:initials="GS">
    <w:p w:rsidR="00B779B3" w:rsidRDefault="00B779B3" w:rsidP="0097775C">
      <w:pPr>
        <w:pStyle w:val="CommentText"/>
      </w:pPr>
      <w:r>
        <w:rPr>
          <w:rStyle w:val="CommentReference"/>
        </w:rPr>
        <w:annotationRef/>
      </w:r>
      <w:r>
        <w:t>Agree, InChI should be referenced. In fact, all of these here could be said to be incorrect, since the double bond is distributed between both of these O atoms. But to be fair, the structure identified as “Correct” is the one most closely related to the InChI principle.</w:t>
      </w:r>
    </w:p>
  </w:comment>
  <w:comment w:id="580" w:author="Gunther Schadow" w:date="2013-11-16T17:54:00Z" w:initials="GS">
    <w:p w:rsidR="00B779B3" w:rsidRDefault="00B779B3" w:rsidP="00840B63">
      <w:pPr>
        <w:pStyle w:val="CommentText"/>
      </w:pPr>
      <w:r>
        <w:rPr>
          <w:rStyle w:val="CommentReference"/>
        </w:rPr>
        <w:annotationRef/>
      </w:r>
      <w:r>
        <w:t>I disagree that one should say “for a crystalline substance” because the crystalline-ness is irrelevant in allmost all physiologic applicatrions, when it is in solution.</w:t>
      </w:r>
    </w:p>
  </w:comment>
  <w:comment w:id="581" w:author="Borodina, Yulia" w:date="2013-11-16T00:17:00Z" w:initials="BY">
    <w:p w:rsidR="00B779B3" w:rsidRDefault="00B779B3" w:rsidP="00043E7B">
      <w:pPr>
        <w:pStyle w:val="CommentText"/>
      </w:pPr>
      <w:r>
        <w:rPr>
          <w:rStyle w:val="CommentReference"/>
        </w:rPr>
        <w:annotationRef/>
      </w:r>
      <w:r>
        <w:t xml:space="preserve">Structural derivatives of glucose can undergo this type of isomerism as well but it might be not obvious that the different isomers of the derivatives are interconvertible. There is no clear rule a chemist could apply and a computer application reproduce that would allow ring to chain conversion </w:t>
      </w:r>
      <w:r>
        <w:rPr>
          <w:i/>
        </w:rPr>
        <w:t>in general</w:t>
      </w:r>
      <w:r>
        <w:t xml:space="preserve">. </w:t>
      </w:r>
    </w:p>
    <w:p w:rsidR="00B779B3" w:rsidRDefault="00B779B3" w:rsidP="00043E7B">
      <w:pPr>
        <w:pStyle w:val="CommentText"/>
      </w:pPr>
    </w:p>
    <w:p w:rsidR="00B779B3" w:rsidRDefault="00B779B3" w:rsidP="00043E7B">
      <w:pPr>
        <w:pStyle w:val="CommentText"/>
      </w:pPr>
      <w:r>
        <w:t xml:space="preserve">“Liquid” vs. “crystalline” form is not a part of the substance model for simple chemicals. </w:t>
      </w:r>
    </w:p>
    <w:p w:rsidR="00B779B3" w:rsidRDefault="00B779B3">
      <w:pPr>
        <w:pStyle w:val="CommentText"/>
      </w:pPr>
    </w:p>
  </w:comment>
  <w:comment w:id="582" w:author="Gunther Schadow" w:date="2013-11-16T17:58:00Z" w:initials="GS">
    <w:p w:rsidR="00B779B3" w:rsidRDefault="00B779B3">
      <w:pPr>
        <w:pStyle w:val="CommentText"/>
      </w:pPr>
      <w:r>
        <w:rPr>
          <w:rStyle w:val="CommentReference"/>
        </w:rPr>
        <w:annotationRef/>
      </w:r>
      <w:r>
        <w:t>““Liquid” vs. “crystalline” form is not a part of the substance model for simple chemicals” – amen! (and this is why I would much prefer representing ionic bonds as mixtures!)</w:t>
      </w:r>
    </w:p>
  </w:comment>
  <w:comment w:id="585" w:author="Borodina, Yulia" w:date="2013-11-15T23:35:00Z" w:initials="BY">
    <w:p w:rsidR="00B779B3" w:rsidRDefault="00B779B3">
      <w:pPr>
        <w:pStyle w:val="CommentText"/>
      </w:pPr>
      <w:r>
        <w:rPr>
          <w:rStyle w:val="CommentReference"/>
        </w:rPr>
        <w:annotationRef/>
      </w:r>
      <w:r>
        <w:t>If we want to allow using representative structures, this will have to be indicated explicitly in the SPL XML. The current SPL model does not have a field to indicate “representative structure”. It is impossible to identify substances by representative structures. Different hash codes will be generated depending on which structure has been choosen. IMHO, “representative structures” should not be allowed in the substance definition part of the model.</w:t>
      </w:r>
    </w:p>
  </w:comment>
  <w:comment w:id="586" w:author="Gunther Schadow" w:date="2013-11-16T18:02:00Z" w:initials="GS">
    <w:p w:rsidR="00B779B3" w:rsidRDefault="00B779B3">
      <w:pPr>
        <w:pStyle w:val="CommentText"/>
      </w:pPr>
      <w:r>
        <w:rPr>
          <w:rStyle w:val="CommentReference"/>
        </w:rPr>
        <w:annotationRef/>
      </w:r>
      <w:r>
        <w:t>Yes, but this is the same issue as “incomplete” above. If you allow representative or incomplete, you can not reproduce a reliable hash.</w:t>
      </w:r>
    </w:p>
  </w:comment>
  <w:comment w:id="645" w:author="Borodina, Yulia" w:date="2013-11-17T16:54:00Z" w:initials="BY">
    <w:p w:rsidR="00B779B3" w:rsidRDefault="00B779B3">
      <w:pPr>
        <w:pStyle w:val="CommentText"/>
      </w:pPr>
      <w:r>
        <w:rPr>
          <w:rStyle w:val="CommentReference"/>
        </w:rPr>
        <w:annotationRef/>
      </w:r>
      <w:r>
        <w:t>Isotop should be indicated in the structure if its position is known and as a separate moiety with a structure of the element if its position is unknown.</w:t>
      </w:r>
    </w:p>
  </w:comment>
  <w:comment w:id="646" w:author="Gunther Schadow" w:date="2013-11-16T18:08:00Z" w:initials="GS">
    <w:p w:rsidR="00B779B3" w:rsidRDefault="00B779B3" w:rsidP="00E360EE">
      <w:pPr>
        <w:pStyle w:val="CommentText"/>
      </w:pPr>
      <w:r>
        <w:rPr>
          <w:rStyle w:val="CommentReference"/>
        </w:rPr>
        <w:annotationRef/>
      </w:r>
      <w:r>
        <w:t>This would do it though, except that, yes, with our new style to represent all modifications a moieties we could do this too, with almost the identical XML.</w:t>
      </w:r>
    </w:p>
  </w:comment>
  <w:comment w:id="654" w:author="Gunther Schadow" w:date="2013-11-15T23:35:00Z" w:initials="GS">
    <w:p w:rsidR="00B779B3" w:rsidRDefault="00B779B3">
      <w:pPr>
        <w:pStyle w:val="CommentText"/>
      </w:pPr>
      <w:r>
        <w:rPr>
          <w:rStyle w:val="CommentReference"/>
        </w:rPr>
        <w:annotationRef/>
      </w:r>
      <w:r>
        <w:t>These are not amounts. But they are only needed because Property (below) has no “value” attribute but only an “amount”.</w:t>
      </w:r>
    </w:p>
  </w:comment>
  <w:comment w:id="670" w:author="Borodina, Yulia" w:date="2013-11-15T23:35:00Z" w:initials="BY">
    <w:p w:rsidR="00B779B3" w:rsidRDefault="00B779B3">
      <w:pPr>
        <w:pStyle w:val="CommentText"/>
      </w:pPr>
      <w:r>
        <w:rPr>
          <w:rStyle w:val="CommentReference"/>
        </w:rPr>
        <w:annotationRef/>
      </w:r>
      <w:r>
        <w:t>We will not use this code. We will use “chemical moiety” for parts of non-stoichiometric substances</w:t>
      </w:r>
    </w:p>
  </w:comment>
  <w:comment w:id="671" w:author="Gunther Schadow" w:date="2013-11-16T18:09:00Z" w:initials="GS">
    <w:p w:rsidR="00B779B3" w:rsidRDefault="00B779B3">
      <w:pPr>
        <w:pStyle w:val="CommentText"/>
      </w:pPr>
      <w:r>
        <w:rPr>
          <w:rStyle w:val="CommentReference"/>
        </w:rPr>
        <w:annotationRef/>
      </w:r>
      <w:r>
        <w:t>OK</w:t>
      </w:r>
    </w:p>
  </w:comment>
  <w:comment w:id="673" w:author="Gunther Schadow" w:date="2013-11-16T18:15:00Z" w:initials="GS">
    <w:p w:rsidR="00B779B3" w:rsidRDefault="00B779B3">
      <w:pPr>
        <w:pStyle w:val="CommentText"/>
      </w:pPr>
      <w:r>
        <w:rPr>
          <w:rStyle w:val="CommentReference"/>
        </w:rPr>
        <w:annotationRef/>
      </w:r>
      <w:r>
        <w:t>I have fixed the formatting of this box. I see the only difference from before the InChI=1S prefix. One question I have: why do we leave the InChI= prefix  when we don’t do the same with the InChIKey= prefix?</w:t>
      </w:r>
    </w:p>
  </w:comment>
  <w:comment w:id="701" w:author="Borodina, Yulia" w:date="2013-11-15T23:35:00Z" w:initials="BY">
    <w:p w:rsidR="00B779B3" w:rsidRDefault="00B779B3">
      <w:pPr>
        <w:pStyle w:val="CommentText"/>
      </w:pPr>
      <w:r>
        <w:rPr>
          <w:rStyle w:val="CommentReference"/>
        </w:rPr>
        <w:annotationRef/>
      </w:r>
      <w:r>
        <w:t>We’ve been only using “chemical moiety, mixture component and protein subunit” so far… I’m not sure we need these terms.</w:t>
      </w:r>
    </w:p>
  </w:comment>
  <w:comment w:id="702" w:author="Gunther Schadow" w:date="2013-11-16T18:32:00Z" w:initials="GS">
    <w:p w:rsidR="00B779B3" w:rsidRDefault="00B779B3">
      <w:pPr>
        <w:pStyle w:val="CommentText"/>
      </w:pPr>
      <w:r>
        <w:rPr>
          <w:rStyle w:val="CommentReference"/>
        </w:rPr>
        <w:annotationRef/>
      </w:r>
      <w:r>
        <w:t>Yes, except I would love the ionic mixes being separate. In my view, the rule should be: if the InChI formula layer contains a period, the substance must be defined as a mixture instead.</w:t>
      </w:r>
    </w:p>
  </w:comment>
  <w:comment w:id="716" w:author="Borodina, Yulia" w:date="2013-11-16T00:19:00Z" w:initials="BY">
    <w:p w:rsidR="00B779B3" w:rsidRDefault="00B779B3">
      <w:pPr>
        <w:pStyle w:val="CommentText"/>
      </w:pPr>
      <w:r>
        <w:rPr>
          <w:rStyle w:val="CommentReference"/>
        </w:rPr>
        <w:annotationRef/>
      </w:r>
      <w:r>
        <w:t>Molweight is a redundant information in case the structure is complete. It will not be defining /included in SPL index files for proteins.</w:t>
      </w:r>
    </w:p>
  </w:comment>
  <w:comment w:id="717" w:author="Gunther Schadow" w:date="2013-11-16T18:34:00Z" w:initials="GS">
    <w:p w:rsidR="00B779B3" w:rsidRDefault="00B779B3" w:rsidP="0084503E">
      <w:pPr>
        <w:pStyle w:val="CommentText"/>
      </w:pPr>
      <w:r>
        <w:rPr>
          <w:rStyle w:val="CommentReference"/>
        </w:rPr>
        <w:annotationRef/>
      </w:r>
      <w:r>
        <w:t>totally agree, so easy to compute from InChI formula … and subtracting the “waste” after applying the modifications.</w:t>
      </w:r>
    </w:p>
  </w:comment>
  <w:comment w:id="1302" w:author="Borodina, Yulia" w:date="2013-11-17T17:13:00Z" w:initials="BY">
    <w:p w:rsidR="00B779B3" w:rsidRDefault="00B779B3">
      <w:pPr>
        <w:pStyle w:val="CommentText"/>
      </w:pPr>
      <w:r>
        <w:rPr>
          <w:rStyle w:val="CommentReference"/>
        </w:rPr>
        <w:annotationRef/>
      </w:r>
      <w:r>
        <w:t>Need an</w:t>
      </w:r>
      <w:r w:rsidR="00850035">
        <w:t xml:space="preserve"> </w:t>
      </w:r>
      <w:proofErr w:type="gramStart"/>
      <w:r w:rsidR="00850035">
        <w:t xml:space="preserve">XML </w:t>
      </w:r>
      <w:r>
        <w:t xml:space="preserve"> example</w:t>
      </w:r>
      <w:proofErr w:type="gramEnd"/>
    </w:p>
  </w:comment>
  <w:comment w:id="1365" w:author="Borodina, Yulia" w:date="2013-11-17T17:15:00Z" w:initials="BY">
    <w:p w:rsidR="00B779B3" w:rsidRDefault="00B779B3">
      <w:pPr>
        <w:pStyle w:val="CommentText"/>
      </w:pPr>
      <w:r>
        <w:rPr>
          <w:rStyle w:val="CommentReference"/>
        </w:rPr>
        <w:annotationRef/>
      </w:r>
      <w:r>
        <w:t>Need an</w:t>
      </w:r>
      <w:r w:rsidR="00850035">
        <w:t xml:space="preserve"> XML</w:t>
      </w:r>
      <w:r>
        <w:t xml:space="preserve"> example</w:t>
      </w:r>
    </w:p>
  </w:comment>
  <w:comment w:id="2171" w:author="Gunther Schadow" w:date="2013-11-15T23:35:00Z" w:initials="GS">
    <w:p w:rsidR="00B779B3" w:rsidRDefault="00B779B3">
      <w:pPr>
        <w:pStyle w:val="CommentText"/>
      </w:pPr>
      <w:r>
        <w:rPr>
          <w:rStyle w:val="CommentReference"/>
        </w:rPr>
        <w:annotationRef/>
      </w:r>
      <w:r>
        <w:t>There is an error in this model, RESULTANT_MATERIAL_SUBSTANCE should be just MATERIAL_SUBSTANCE and the AMOUNT should be factored out from it as it is for PROCESSING_MATERIAL and STARTING_MATERIAL and all that unnecessary NUMBER_OF_PROCESSING_MATERIAL and NUMBER_OF_PROCESSING_SUBSTANCE is replicating itself.</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0CE" w:rsidRDefault="002E10CE">
      <w:r>
        <w:separator/>
      </w:r>
    </w:p>
  </w:endnote>
  <w:endnote w:type="continuationSeparator" w:id="0">
    <w:p w:rsidR="002E10CE" w:rsidRDefault="002E1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B779B3" w:rsidRPr="007A51EF">
      <w:trPr>
        <w:cantSplit/>
        <w:jc w:val="center"/>
      </w:trPr>
      <w:tc>
        <w:tcPr>
          <w:tcW w:w="4876" w:type="dxa"/>
        </w:tcPr>
        <w:p w:rsidR="00B779B3" w:rsidRPr="007A51EF" w:rsidRDefault="00B779B3">
          <w:pPr>
            <w:pStyle w:val="Footer"/>
            <w:spacing w:before="540"/>
            <w:rPr>
              <w:b/>
              <w:sz w:val="22"/>
              <w:lang w:val="fr-FR"/>
            </w:rPr>
          </w:pPr>
          <w:r w:rsidRPr="007A51EF">
            <w:rPr>
              <w:b/>
              <w:sz w:val="22"/>
            </w:rPr>
            <w:fldChar w:fldCharType="begin"/>
          </w:r>
          <w:r w:rsidRPr="007A51EF">
            <w:rPr>
              <w:b/>
              <w:sz w:val="22"/>
              <w:lang w:val="fr-FR"/>
            </w:rPr>
            <w:instrText xml:space="preserve">PAGE \* ARABIC \* CHARFORMAT </w:instrText>
          </w:r>
          <w:r w:rsidRPr="007A51EF">
            <w:rPr>
              <w:b/>
              <w:sz w:val="22"/>
            </w:rPr>
            <w:fldChar w:fldCharType="separate"/>
          </w:r>
          <w:r w:rsidRPr="007A51EF">
            <w:rPr>
              <w:b/>
              <w:sz w:val="22"/>
              <w:lang w:val="fr-FR"/>
            </w:rPr>
            <w:t>30</w:t>
          </w:r>
          <w:r w:rsidRPr="007A51EF">
            <w:rPr>
              <w:b/>
              <w:sz w:val="22"/>
            </w:rPr>
            <w:fldChar w:fldCharType="end"/>
          </w:r>
        </w:p>
      </w:tc>
      <w:tc>
        <w:tcPr>
          <w:tcW w:w="4876" w:type="dxa"/>
        </w:tcPr>
        <w:p w:rsidR="00B779B3" w:rsidRPr="007A51EF" w:rsidRDefault="00B779B3">
          <w:pPr>
            <w:pStyle w:val="Footer"/>
            <w:spacing w:before="540"/>
            <w:jc w:val="right"/>
          </w:pPr>
        </w:p>
      </w:tc>
    </w:tr>
  </w:tbl>
  <w:p w:rsidR="00B779B3" w:rsidRPr="000A419F" w:rsidRDefault="00B779B3" w:rsidP="00B003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B779B3" w:rsidRPr="007A51EF">
      <w:trPr>
        <w:cantSplit/>
        <w:jc w:val="center"/>
      </w:trPr>
      <w:tc>
        <w:tcPr>
          <w:tcW w:w="4876" w:type="dxa"/>
        </w:tcPr>
        <w:p w:rsidR="00B779B3" w:rsidRPr="007A51EF" w:rsidRDefault="00B779B3">
          <w:pPr>
            <w:pStyle w:val="Footer"/>
            <w:spacing w:before="540"/>
            <w:rPr>
              <w:b/>
            </w:rPr>
          </w:pPr>
        </w:p>
      </w:tc>
      <w:tc>
        <w:tcPr>
          <w:tcW w:w="4876" w:type="dxa"/>
        </w:tcPr>
        <w:p w:rsidR="00B779B3" w:rsidRPr="007A51EF" w:rsidRDefault="00B779B3">
          <w:pPr>
            <w:pStyle w:val="Footer"/>
            <w:spacing w:before="540"/>
            <w:jc w:val="right"/>
            <w:rPr>
              <w:b/>
              <w:sz w:val="22"/>
            </w:rPr>
          </w:pPr>
          <w:r w:rsidRPr="007A51EF">
            <w:rPr>
              <w:b/>
              <w:sz w:val="22"/>
            </w:rPr>
            <w:fldChar w:fldCharType="begin"/>
          </w:r>
          <w:r w:rsidRPr="007A51EF">
            <w:rPr>
              <w:b/>
              <w:sz w:val="22"/>
            </w:rPr>
            <w:instrText xml:space="preserve">PAGE \* ARABIC \* CHARFORMAT </w:instrText>
          </w:r>
          <w:r w:rsidRPr="007A51EF">
            <w:rPr>
              <w:b/>
              <w:sz w:val="22"/>
            </w:rPr>
            <w:fldChar w:fldCharType="separate"/>
          </w:r>
          <w:r w:rsidR="0061092E">
            <w:rPr>
              <w:b/>
              <w:sz w:val="22"/>
            </w:rPr>
            <w:t>76</w:t>
          </w:r>
          <w:r w:rsidRPr="007A51EF">
            <w:rPr>
              <w:b/>
              <w:sz w:val="22"/>
            </w:rPr>
            <w:fldChar w:fldCharType="end"/>
          </w:r>
        </w:p>
      </w:tc>
    </w:tr>
  </w:tbl>
  <w:p w:rsidR="00B779B3" w:rsidRPr="000A419F" w:rsidRDefault="00B779B3" w:rsidP="00B00387">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B779B3" w:rsidRPr="007A51EF">
      <w:trPr>
        <w:cantSplit/>
        <w:jc w:val="center"/>
      </w:trPr>
      <w:tc>
        <w:tcPr>
          <w:tcW w:w="4876" w:type="dxa"/>
        </w:tcPr>
        <w:p w:rsidR="00B779B3" w:rsidRPr="007A51EF" w:rsidRDefault="00B779B3">
          <w:pPr>
            <w:pStyle w:val="Footer"/>
            <w:spacing w:before="540"/>
            <w:rPr>
              <w:b/>
            </w:rPr>
          </w:pPr>
        </w:p>
      </w:tc>
      <w:tc>
        <w:tcPr>
          <w:tcW w:w="4876" w:type="dxa"/>
        </w:tcPr>
        <w:p w:rsidR="00B779B3" w:rsidRPr="007A51EF" w:rsidRDefault="00B779B3">
          <w:pPr>
            <w:pStyle w:val="Footer"/>
            <w:spacing w:before="540"/>
            <w:jc w:val="right"/>
            <w:rPr>
              <w:b/>
              <w:sz w:val="22"/>
            </w:rPr>
          </w:pPr>
          <w:r w:rsidRPr="007A51EF">
            <w:rPr>
              <w:b/>
              <w:sz w:val="22"/>
            </w:rPr>
            <w:fldChar w:fldCharType="begin"/>
          </w:r>
          <w:r w:rsidRPr="007A51EF">
            <w:rPr>
              <w:b/>
              <w:sz w:val="22"/>
            </w:rPr>
            <w:instrText xml:space="preserve">PAGE \* ARABIC \* CHARFORMAT </w:instrText>
          </w:r>
          <w:r w:rsidRPr="007A51EF">
            <w:rPr>
              <w:b/>
              <w:sz w:val="22"/>
            </w:rPr>
            <w:fldChar w:fldCharType="separate"/>
          </w:r>
          <w:r w:rsidR="0061092E">
            <w:rPr>
              <w:b/>
              <w:sz w:val="22"/>
            </w:rPr>
            <w:t>1</w:t>
          </w:r>
          <w:r w:rsidRPr="007A51EF">
            <w:rPr>
              <w:b/>
              <w:sz w:val="22"/>
            </w:rPr>
            <w:fldChar w:fldCharType="end"/>
          </w:r>
        </w:p>
      </w:tc>
    </w:tr>
  </w:tbl>
  <w:p w:rsidR="00B779B3" w:rsidRPr="000A419F" w:rsidRDefault="00B779B3" w:rsidP="00B0038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0CE" w:rsidRDefault="002E10CE">
      <w:r>
        <w:separator/>
      </w:r>
    </w:p>
  </w:footnote>
  <w:footnote w:type="continuationSeparator" w:id="0">
    <w:p w:rsidR="002E10CE" w:rsidRDefault="002E10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2C5496"/>
    <w:lvl w:ilvl="0">
      <w:start w:val="1"/>
      <w:numFmt w:val="decimal"/>
      <w:pStyle w:val="ListContinue"/>
      <w:lvlText w:val="%1."/>
      <w:lvlJc w:val="left"/>
      <w:pPr>
        <w:tabs>
          <w:tab w:val="num" w:pos="1492"/>
        </w:tabs>
        <w:ind w:left="1492" w:hanging="360"/>
      </w:pPr>
    </w:lvl>
  </w:abstractNum>
  <w:abstractNum w:abstractNumId="1">
    <w:nsid w:val="FFFFFF80"/>
    <w:multiLevelType w:val="singleLevel"/>
    <w:tmpl w:val="C61A574A"/>
    <w:lvl w:ilvl="0">
      <w:start w:val="1"/>
      <w:numFmt w:val="bullet"/>
      <w:pStyle w:val="List"/>
      <w:lvlText w:val=""/>
      <w:lvlJc w:val="left"/>
      <w:pPr>
        <w:tabs>
          <w:tab w:val="num" w:pos="1492"/>
        </w:tabs>
        <w:ind w:left="1492" w:hanging="360"/>
      </w:pPr>
      <w:rPr>
        <w:rFonts w:ascii="Symbol" w:hAnsi="Symbol" w:hint="default"/>
      </w:rPr>
    </w:lvl>
  </w:abstractNum>
  <w:abstractNum w:abstractNumId="2">
    <w:nsid w:val="FFFFFF82"/>
    <w:multiLevelType w:val="singleLevel"/>
    <w:tmpl w:val="61BE3B8C"/>
    <w:lvl w:ilvl="0">
      <w:start w:val="1"/>
      <w:numFmt w:val="bullet"/>
      <w:pStyle w:val="Bibliography1"/>
      <w:lvlText w:val=""/>
      <w:lvlJc w:val="left"/>
      <w:pPr>
        <w:tabs>
          <w:tab w:val="num" w:pos="926"/>
        </w:tabs>
        <w:ind w:left="926" w:hanging="360"/>
      </w:pPr>
      <w:rPr>
        <w:rFonts w:ascii="Symbol" w:hAnsi="Symbol" w:hint="default"/>
      </w:rPr>
    </w:lvl>
  </w:abstractNum>
  <w:abstractNum w:abstractNumId="3">
    <w:nsid w:val="FFFFFF83"/>
    <w:multiLevelType w:val="singleLevel"/>
    <w:tmpl w:val="5BEAAE5C"/>
    <w:lvl w:ilvl="0">
      <w:start w:val="1"/>
      <w:numFmt w:val="bullet"/>
      <w:pStyle w:val="IndexHeading"/>
      <w:lvlText w:val=""/>
      <w:lvlJc w:val="left"/>
      <w:pPr>
        <w:tabs>
          <w:tab w:val="num" w:pos="643"/>
        </w:tabs>
        <w:ind w:left="643" w:hanging="360"/>
      </w:pPr>
      <w:rPr>
        <w:rFonts w:ascii="Symbol" w:hAnsi="Symbol" w:hint="default"/>
      </w:rPr>
    </w:lvl>
  </w:abstractNum>
  <w:abstractNum w:abstractNumId="4">
    <w:nsid w:val="FFFFFF89"/>
    <w:multiLevelType w:val="singleLevel"/>
    <w:tmpl w:val="E0CA4D28"/>
    <w:lvl w:ilvl="0">
      <w:start w:val="1"/>
      <w:numFmt w:val="bullet"/>
      <w:pStyle w:val="Index9"/>
      <w:lvlText w:val=""/>
      <w:lvlJc w:val="left"/>
      <w:pPr>
        <w:tabs>
          <w:tab w:val="num" w:pos="360"/>
        </w:tabs>
        <w:ind w:left="360" w:hanging="360"/>
      </w:pPr>
      <w:rPr>
        <w:rFonts w:ascii="Symbol" w:hAnsi="Symbol" w:hint="default"/>
      </w:rPr>
    </w:lvl>
  </w:abstractNum>
  <w:abstractNum w:abstractNumId="5">
    <w:nsid w:val="04F44636"/>
    <w:multiLevelType w:val="hybridMultilevel"/>
    <w:tmpl w:val="ACC0E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5F252BD"/>
    <w:multiLevelType w:val="singleLevel"/>
    <w:tmpl w:val="074C56F8"/>
    <w:lvl w:ilvl="0">
      <w:start w:val="1"/>
      <w:numFmt w:val="decimal"/>
      <w:pStyle w:val="a5"/>
      <w:lvlText w:val="[%1]"/>
      <w:lvlJc w:val="left"/>
      <w:pPr>
        <w:tabs>
          <w:tab w:val="num" w:pos="360"/>
        </w:tabs>
        <w:ind w:left="360" w:hanging="360"/>
      </w:pPr>
    </w:lvl>
  </w:abstractNum>
  <w:abstractNum w:abstractNumId="7">
    <w:nsid w:val="08A55008"/>
    <w:multiLevelType w:val="multilevel"/>
    <w:tmpl w:val="791EE6E4"/>
    <w:lvl w:ilvl="0">
      <w:start w:val="1"/>
      <w:numFmt w:val="upperLetter"/>
      <w:pStyle w:val="a2"/>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8">
    <w:nsid w:val="107E6FCF"/>
    <w:multiLevelType w:val="multilevel"/>
    <w:tmpl w:val="3B546630"/>
    <w:lvl w:ilvl="0">
      <w:start w:val="1"/>
      <w:numFmt w:val="lowerLetter"/>
      <w:lvlText w:val="%1)"/>
      <w:lvlJc w:val="left"/>
      <w:pPr>
        <w:ind w:left="400" w:hanging="400"/>
      </w:pPr>
    </w:lvl>
    <w:lvl w:ilvl="1">
      <w:start w:val="1"/>
      <w:numFmt w:val="bullet"/>
      <w:lvlText w:val=""/>
      <w:lvlJc w:val="left"/>
      <w:pPr>
        <w:ind w:left="800" w:hanging="400"/>
      </w:pPr>
      <w:rPr>
        <w:rFonts w:ascii="Symbol" w:hAnsi="Symbol"/>
      </w:rPr>
    </w:lvl>
    <w:lvl w:ilvl="2">
      <w:start w:val="1"/>
      <w:numFmt w:val="bullet"/>
      <w:pStyle w:val="ListContinue3"/>
      <w:lvlText w:val=""/>
      <w:lvlJc w:val="left"/>
      <w:pPr>
        <w:ind w:left="1200" w:hanging="400"/>
      </w:pPr>
      <w:rPr>
        <w:rFonts w:ascii="Symbol" w:hAnsi="Symbol"/>
      </w:rPr>
    </w:lvl>
    <w:lvl w:ilvl="3">
      <w:start w:val="1"/>
      <w:numFmt w:val="bullet"/>
      <w:lvlText w:val=""/>
      <w:lvlJc w:val="left"/>
      <w:pPr>
        <w:ind w:left="1600" w:hanging="400"/>
      </w:pPr>
      <w:rPr>
        <w:rFonts w:ascii="Symbol" w:hAnsi="Symbol"/>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14622450"/>
    <w:multiLevelType w:val="hybridMultilevel"/>
    <w:tmpl w:val="A1665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6FA1720"/>
    <w:multiLevelType w:val="hybridMultilevel"/>
    <w:tmpl w:val="CBA05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7B11BF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40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19E05101"/>
    <w:multiLevelType w:val="hybridMultilevel"/>
    <w:tmpl w:val="8F064FAC"/>
    <w:lvl w:ilvl="0" w:tplc="04130017">
      <w:start w:val="1"/>
      <w:numFmt w:val="lowerLetter"/>
      <w:pStyle w:val="ANNEX"/>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pStyle w:val="a6"/>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
    <w:nsid w:val="1CCD1DA2"/>
    <w:multiLevelType w:val="hybridMultilevel"/>
    <w:tmpl w:val="06229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E6E0AC7"/>
    <w:multiLevelType w:val="hybridMultilevel"/>
    <w:tmpl w:val="58763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FD6034B"/>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40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216A2A19"/>
    <w:multiLevelType w:val="hybridMultilevel"/>
    <w:tmpl w:val="98849C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4004B4E"/>
    <w:multiLevelType w:val="hybridMultilevel"/>
    <w:tmpl w:val="5AD86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93D330B"/>
    <w:multiLevelType w:val="multilevel"/>
    <w:tmpl w:val="C68EEDF4"/>
    <w:lvl w:ilvl="0">
      <w:start w:val="1"/>
      <w:numFmt w:val="decimal"/>
      <w:pStyle w:val="NumberLevel1"/>
      <w:isLgl/>
      <w:lvlText w:val="%1."/>
      <w:lvlJc w:val="left"/>
      <w:pPr>
        <w:tabs>
          <w:tab w:val="num" w:pos="1146"/>
        </w:tabs>
        <w:ind w:left="1146" w:hanging="432"/>
      </w:pPr>
      <w:rPr>
        <w:rFonts w:cs="Times New Roman" w:hint="default"/>
      </w:rPr>
    </w:lvl>
    <w:lvl w:ilvl="1">
      <w:start w:val="1"/>
      <w:numFmt w:val="decimal"/>
      <w:pStyle w:val="NumberLevel2"/>
      <w:lvlText w:val="%1.%2"/>
      <w:lvlJc w:val="left"/>
      <w:pPr>
        <w:tabs>
          <w:tab w:val="num" w:pos="1290"/>
        </w:tabs>
        <w:ind w:left="1290" w:hanging="576"/>
      </w:pPr>
      <w:rPr>
        <w:rFonts w:cs="Times New Roman" w:hint="default"/>
      </w:rPr>
    </w:lvl>
    <w:lvl w:ilvl="2">
      <w:start w:val="1"/>
      <w:numFmt w:val="decimal"/>
      <w:pStyle w:val="NumberLevel3"/>
      <w:lvlText w:val="%1.%2.%3"/>
      <w:lvlJc w:val="left"/>
      <w:pPr>
        <w:tabs>
          <w:tab w:val="num" w:pos="1620"/>
        </w:tabs>
        <w:ind w:left="1620" w:hanging="720"/>
      </w:pPr>
      <w:rPr>
        <w:rFonts w:cs="Times New Roman" w:hint="default"/>
      </w:rPr>
    </w:lvl>
    <w:lvl w:ilvl="3">
      <w:start w:val="1"/>
      <w:numFmt w:val="lowerLetter"/>
      <w:pStyle w:val="NumberLevel4StyleText111ptBoldLeft0cmAfter0pt"/>
      <w:lvlText w:val="%1.%2.%3.%4"/>
      <w:lvlJc w:val="left"/>
      <w:pPr>
        <w:tabs>
          <w:tab w:val="num" w:pos="1578"/>
        </w:tabs>
        <w:ind w:left="1578" w:hanging="864"/>
      </w:pPr>
      <w:rPr>
        <w:rFonts w:cs="Times New Roman" w:hint="default"/>
        <w:i w:val="0"/>
        <w:iCs w:val="0"/>
        <w:sz w:val="22"/>
        <w:szCs w:val="22"/>
      </w:rPr>
    </w:lvl>
    <w:lvl w:ilvl="4">
      <w:start w:val="1"/>
      <w:numFmt w:val="decimal"/>
      <w:pStyle w:val="NumberLevel5"/>
      <w:lvlText w:val="%1.%2.%3.%4.%5"/>
      <w:lvlJc w:val="left"/>
      <w:pPr>
        <w:tabs>
          <w:tab w:val="num" w:pos="1722"/>
        </w:tabs>
        <w:ind w:left="1722" w:hanging="1008"/>
      </w:pPr>
      <w:rPr>
        <w:rFonts w:cs="Times New Roman" w:hint="default"/>
      </w:rPr>
    </w:lvl>
    <w:lvl w:ilvl="5">
      <w:start w:val="1"/>
      <w:numFmt w:val="decimal"/>
      <w:lvlText w:val="%1.%2.%3.%4.%5.%6"/>
      <w:lvlJc w:val="left"/>
      <w:pPr>
        <w:tabs>
          <w:tab w:val="num" w:pos="1866"/>
        </w:tabs>
        <w:ind w:left="1866" w:hanging="1152"/>
      </w:pPr>
      <w:rPr>
        <w:rFonts w:cs="Times New Roman" w:hint="default"/>
      </w:rPr>
    </w:lvl>
    <w:lvl w:ilvl="6">
      <w:start w:val="1"/>
      <w:numFmt w:val="decimal"/>
      <w:lvlText w:val="%1.%2.%3.%4.%5.%6.%7"/>
      <w:lvlJc w:val="left"/>
      <w:pPr>
        <w:tabs>
          <w:tab w:val="num" w:pos="2010"/>
        </w:tabs>
        <w:ind w:left="2010" w:hanging="1296"/>
      </w:pPr>
      <w:rPr>
        <w:rFonts w:cs="Times New Roman" w:hint="default"/>
      </w:rPr>
    </w:lvl>
    <w:lvl w:ilvl="7">
      <w:start w:val="1"/>
      <w:numFmt w:val="decimal"/>
      <w:lvlText w:val="%1.%2.%3.%4.%5.%6.%7.%8"/>
      <w:lvlJc w:val="left"/>
      <w:pPr>
        <w:tabs>
          <w:tab w:val="num" w:pos="2154"/>
        </w:tabs>
        <w:ind w:left="2154" w:hanging="1440"/>
      </w:pPr>
      <w:rPr>
        <w:rFonts w:cs="Times New Roman" w:hint="default"/>
      </w:rPr>
    </w:lvl>
    <w:lvl w:ilvl="8">
      <w:start w:val="1"/>
      <w:numFmt w:val="decimal"/>
      <w:lvlText w:val="%1.%2.%3.%4.%5.%6.%7.%8.%9"/>
      <w:lvlJc w:val="left"/>
      <w:pPr>
        <w:tabs>
          <w:tab w:val="num" w:pos="2298"/>
        </w:tabs>
        <w:ind w:left="2298" w:hanging="1584"/>
      </w:pPr>
      <w:rPr>
        <w:rFonts w:cs="Times New Roman" w:hint="default"/>
      </w:rPr>
    </w:lvl>
  </w:abstractNum>
  <w:abstractNum w:abstractNumId="19">
    <w:nsid w:val="2FB20938"/>
    <w:multiLevelType w:val="hybridMultilevel"/>
    <w:tmpl w:val="A4D28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3434D74"/>
    <w:multiLevelType w:val="multilevel"/>
    <w:tmpl w:val="592669D0"/>
    <w:lvl w:ilvl="0">
      <w:start w:val="1"/>
      <w:numFmt w:val="decimal"/>
      <w:lvlText w:val="%1."/>
      <w:lvlJc w:val="left"/>
      <w:pPr>
        <w:tabs>
          <w:tab w:val="num" w:pos="360"/>
        </w:tabs>
        <w:ind w:left="360" w:hanging="360"/>
      </w:pPr>
      <w:rPr>
        <w:rFonts w:hint="default"/>
      </w:rPr>
    </w:lvl>
    <w:lvl w:ilvl="1">
      <w:start w:val="1"/>
      <w:numFmt w:val="decimal"/>
      <w:pStyle w:val="NomalClosedUp"/>
      <w:lvlText w:val="%1.%2."/>
      <w:lvlJc w:val="left"/>
      <w:pPr>
        <w:tabs>
          <w:tab w:val="num" w:pos="0"/>
        </w:tabs>
        <w:ind w:left="0" w:firstLine="0"/>
      </w:pPr>
      <w:rPr>
        <w:rFonts w:hint="default"/>
      </w:rPr>
    </w:lvl>
    <w:lvl w:ilvl="2">
      <w:start w:val="1"/>
      <w:numFmt w:val="decimal"/>
      <w:pStyle w:val="NormalGrey"/>
      <w:lvlText w:val="%1.%2.%3."/>
      <w:lvlJc w:val="left"/>
      <w:pPr>
        <w:tabs>
          <w:tab w:val="num" w:pos="72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nsid w:val="365177AB"/>
    <w:multiLevelType w:val="multilevel"/>
    <w:tmpl w:val="3B546630"/>
    <w:lvl w:ilvl="0">
      <w:start w:val="1"/>
      <w:numFmt w:val="lowerLetter"/>
      <w:lvlText w:val="%1)"/>
      <w:lvlJc w:val="left"/>
      <w:pPr>
        <w:ind w:left="400" w:hanging="400"/>
      </w:pPr>
    </w:lvl>
    <w:lvl w:ilvl="1">
      <w:start w:val="1"/>
      <w:numFmt w:val="bullet"/>
      <w:lvlText w:val=""/>
      <w:lvlJc w:val="left"/>
      <w:pPr>
        <w:ind w:left="800" w:hanging="400"/>
      </w:pPr>
      <w:rPr>
        <w:rFonts w:ascii="Symbol" w:hAnsi="Symbol"/>
      </w:rPr>
    </w:lvl>
    <w:lvl w:ilvl="2">
      <w:start w:val="1"/>
      <w:numFmt w:val="bullet"/>
      <w:lvlText w:val=""/>
      <w:lvlJc w:val="left"/>
      <w:pPr>
        <w:ind w:left="1200" w:hanging="400"/>
      </w:pPr>
      <w:rPr>
        <w:rFonts w:ascii="Symbol" w:hAnsi="Symbol"/>
      </w:rPr>
    </w:lvl>
    <w:lvl w:ilvl="3">
      <w:start w:val="1"/>
      <w:numFmt w:val="bullet"/>
      <w:pStyle w:val="ListContinue4"/>
      <w:lvlText w:val=""/>
      <w:lvlJc w:val="left"/>
      <w:pPr>
        <w:ind w:left="1600" w:hanging="400"/>
      </w:pPr>
      <w:rPr>
        <w:rFonts w:ascii="Symbol" w:hAnsi="Symbol"/>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nsid w:val="385B37D8"/>
    <w:multiLevelType w:val="multilevel"/>
    <w:tmpl w:val="C4464E32"/>
    <w:lvl w:ilvl="0">
      <w:start w:val="1"/>
      <w:numFmt w:val="upperLetter"/>
      <w:pStyle w:val="a3"/>
      <w:suff w:val="nothing"/>
      <w:lvlText w:val="Annex N%1"/>
      <w:lvlJc w:val="left"/>
      <w:pPr>
        <w:ind w:left="0" w:firstLine="0"/>
      </w:pPr>
      <w:rPr>
        <w:b/>
        <w:i w:val="0"/>
      </w:rPr>
    </w:lvl>
    <w:lvl w:ilvl="1">
      <w:start w:val="1"/>
      <w:numFmt w:val="decimal"/>
      <w:pStyle w:val="ListContinue5"/>
      <w:suff w:val="nothing"/>
      <w:lvlText w:val="N%1.%2"/>
      <w:lvlJc w:val="left"/>
      <w:pPr>
        <w:ind w:left="0" w:firstLine="0"/>
      </w:pPr>
    </w:lvl>
    <w:lvl w:ilvl="2">
      <w:start w:val="1"/>
      <w:numFmt w:val="decimal"/>
      <w:pStyle w:val="ListNumber"/>
      <w:suff w:val="nothing"/>
      <w:lvlText w:val="N%1.%2.%3"/>
      <w:lvlJc w:val="left"/>
      <w:pPr>
        <w:ind w:left="0" w:firstLine="0"/>
      </w:pPr>
    </w:lvl>
    <w:lvl w:ilvl="3">
      <w:start w:val="1"/>
      <w:numFmt w:val="decimal"/>
      <w:pStyle w:val="ListNumber2"/>
      <w:suff w:val="nothing"/>
      <w:lvlText w:val="N%1.%2.%3.%4"/>
      <w:lvlJc w:val="left"/>
      <w:pPr>
        <w:ind w:left="0" w:firstLine="0"/>
      </w:pPr>
    </w:lvl>
    <w:lvl w:ilvl="4">
      <w:start w:val="1"/>
      <w:numFmt w:val="decimal"/>
      <w:pStyle w:val="ListNumber3"/>
      <w:suff w:val="nothing"/>
      <w:lvlText w:val="N%1.%2.%3.%4.%5"/>
      <w:lvlJc w:val="left"/>
      <w:pPr>
        <w:ind w:left="0" w:firstLine="0"/>
      </w:pPr>
    </w:lvl>
    <w:lvl w:ilvl="5">
      <w:start w:val="1"/>
      <w:numFmt w:val="decimal"/>
      <w:pStyle w:val="ListNumber4"/>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nsid w:val="387D4433"/>
    <w:multiLevelType w:val="multilevel"/>
    <w:tmpl w:val="EF029DE6"/>
    <w:name w:val="heading"/>
    <w:lvl w:ilvl="0">
      <w:start w:val="1"/>
      <w:numFmt w:val="bullet"/>
      <w:pStyle w:val="List2"/>
      <w:lvlText w:val=""/>
      <w:lvlJc w:val="left"/>
      <w:pPr>
        <w:ind w:left="400" w:hanging="400"/>
      </w:pPr>
      <w:rPr>
        <w:rFonts w:ascii="Symbol" w:hAnsi="Symbol"/>
      </w:rPr>
    </w:lvl>
    <w:lvl w:ilvl="1">
      <w:start w:val="1"/>
      <w:numFmt w:val="bullet"/>
      <w:pStyle w:val="List3"/>
      <w:lvlText w:val=""/>
      <w:lvlJc w:val="left"/>
      <w:pPr>
        <w:ind w:left="800" w:hanging="400"/>
      </w:pPr>
      <w:rPr>
        <w:rFonts w:ascii="Symbol" w:hAnsi="Symbol"/>
      </w:rPr>
    </w:lvl>
    <w:lvl w:ilvl="2">
      <w:start w:val="1"/>
      <w:numFmt w:val="bullet"/>
      <w:pStyle w:val="List4"/>
      <w:lvlText w:val=""/>
      <w:lvlJc w:val="left"/>
      <w:pPr>
        <w:ind w:left="1200" w:hanging="400"/>
      </w:pPr>
      <w:rPr>
        <w:rFonts w:ascii="Symbol" w:hAnsi="Symbol"/>
      </w:rPr>
    </w:lvl>
    <w:lvl w:ilvl="3">
      <w:start w:val="1"/>
      <w:numFmt w:val="bullet"/>
      <w:pStyle w:val="List5"/>
      <w:lvlText w:val=""/>
      <w:lvlJc w:val="left"/>
      <w:pPr>
        <w:ind w:left="1600" w:hanging="400"/>
      </w:pPr>
      <w:rPr>
        <w:rFonts w:ascii="Symbol" w:hAnsi="Symbol"/>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389273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nsid w:val="3FD63235"/>
    <w:multiLevelType w:val="hybridMultilevel"/>
    <w:tmpl w:val="93F6BA6E"/>
    <w:lvl w:ilvl="0" w:tplc="04130017">
      <w:start w:val="1"/>
      <w:numFmt w:val="lowerLetter"/>
      <w:pStyle w:val="ANNEXN"/>
      <w:lvlText w:val="%1)"/>
      <w:lvlJc w:val="left"/>
      <w:pPr>
        <w:ind w:left="360" w:hanging="360"/>
      </w:pPr>
    </w:lvl>
    <w:lvl w:ilvl="1" w:tplc="04130019" w:tentative="1">
      <w:start w:val="1"/>
      <w:numFmt w:val="lowerLetter"/>
      <w:pStyle w:val="na2"/>
      <w:lvlText w:val="%2."/>
      <w:lvlJc w:val="left"/>
      <w:pPr>
        <w:ind w:left="1080" w:hanging="360"/>
      </w:pPr>
    </w:lvl>
    <w:lvl w:ilvl="2" w:tplc="0413001B" w:tentative="1">
      <w:start w:val="1"/>
      <w:numFmt w:val="lowerRoman"/>
      <w:pStyle w:val="na3"/>
      <w:lvlText w:val="%3."/>
      <w:lvlJc w:val="right"/>
      <w:pPr>
        <w:ind w:left="1800" w:hanging="180"/>
      </w:pPr>
    </w:lvl>
    <w:lvl w:ilvl="3" w:tplc="0413000F" w:tentative="1">
      <w:start w:val="1"/>
      <w:numFmt w:val="decimal"/>
      <w:pStyle w:val="na4"/>
      <w:lvlText w:val="%4."/>
      <w:lvlJc w:val="left"/>
      <w:pPr>
        <w:ind w:left="2520" w:hanging="360"/>
      </w:pPr>
    </w:lvl>
    <w:lvl w:ilvl="4" w:tplc="04130019" w:tentative="1">
      <w:start w:val="1"/>
      <w:numFmt w:val="lowerLetter"/>
      <w:pStyle w:val="na5"/>
      <w:lvlText w:val="%5."/>
      <w:lvlJc w:val="left"/>
      <w:pPr>
        <w:ind w:left="3240" w:hanging="360"/>
      </w:pPr>
    </w:lvl>
    <w:lvl w:ilvl="5" w:tplc="0413001B" w:tentative="1">
      <w:start w:val="1"/>
      <w:numFmt w:val="lowerRoman"/>
      <w:pStyle w:val="na6"/>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6">
    <w:nsid w:val="4D8D7005"/>
    <w:multiLevelType w:val="hybridMultilevel"/>
    <w:tmpl w:val="85B87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1E21733"/>
    <w:multiLevelType w:val="multilevel"/>
    <w:tmpl w:val="A94C57BE"/>
    <w:lvl w:ilvl="0">
      <w:start w:val="1"/>
      <w:numFmt w:val="decimal"/>
      <w:pStyle w:val="Heading1Agency"/>
      <w:suff w:val="space"/>
      <w:lvlText w:val="%1. "/>
      <w:lvlJc w:val="left"/>
      <w:pPr>
        <w:ind w:left="0" w:firstLine="0"/>
      </w:pPr>
      <w:rPr>
        <w:rFonts w:hint="default"/>
      </w:rPr>
    </w:lvl>
    <w:lvl w:ilvl="1">
      <w:start w:val="1"/>
      <w:numFmt w:val="decimal"/>
      <w:pStyle w:val="Heading2Agency"/>
      <w:suff w:val="space"/>
      <w:lvlText w:val="%1.%2. "/>
      <w:lvlJc w:val="left"/>
      <w:pPr>
        <w:ind w:left="0" w:firstLine="0"/>
      </w:pPr>
      <w:rPr>
        <w:rFonts w:hint="default"/>
      </w:rPr>
    </w:lvl>
    <w:lvl w:ilvl="2">
      <w:start w:val="1"/>
      <w:numFmt w:val="decimal"/>
      <w:pStyle w:val="Heading3Agency"/>
      <w:suff w:val="space"/>
      <w:lvlText w:val="%1.%2.%3. "/>
      <w:lvlJc w:val="left"/>
      <w:pPr>
        <w:ind w:left="0" w:firstLine="0"/>
      </w:pPr>
      <w:rPr>
        <w:rFonts w:hint="default"/>
      </w:rPr>
    </w:lvl>
    <w:lvl w:ilvl="3">
      <w:start w:val="1"/>
      <w:numFmt w:val="decimal"/>
      <w:pStyle w:val="Heading4Agency"/>
      <w:isLgl/>
      <w:suff w:val="space"/>
      <w:lvlText w:val="%1.%2.%3.%4. "/>
      <w:lvlJc w:val="left"/>
      <w:pPr>
        <w:ind w:left="0" w:firstLine="0"/>
      </w:pPr>
      <w:rPr>
        <w:rFonts w:hint="default"/>
      </w:rPr>
    </w:lvl>
    <w:lvl w:ilvl="4">
      <w:start w:val="1"/>
      <w:numFmt w:val="decimal"/>
      <w:pStyle w:val="Heading5Agency"/>
      <w:suff w:val="space"/>
      <w:lvlText w:val="%1.%2.%3.%4.%5. "/>
      <w:lvlJc w:val="left"/>
      <w:pPr>
        <w:ind w:left="0" w:firstLine="0"/>
      </w:pPr>
      <w:rPr>
        <w:rFonts w:hint="default"/>
      </w:rPr>
    </w:lvl>
    <w:lvl w:ilvl="5">
      <w:start w:val="1"/>
      <w:numFmt w:val="decimal"/>
      <w:pStyle w:val="Heading6Agency"/>
      <w:suff w:val="space"/>
      <w:lvlText w:val="%1.%2.%3.%4.%5.%6. "/>
      <w:lvlJc w:val="left"/>
      <w:pPr>
        <w:ind w:left="0" w:firstLine="0"/>
      </w:pPr>
      <w:rPr>
        <w:rFonts w:hint="default"/>
      </w:rPr>
    </w:lvl>
    <w:lvl w:ilvl="6">
      <w:start w:val="1"/>
      <w:numFmt w:val="decimal"/>
      <w:pStyle w:val="Heading7Agency"/>
      <w:suff w:val="space"/>
      <w:lvlText w:val="%1.%2.%3.%4.%5.%6.%7. "/>
      <w:lvlJc w:val="left"/>
      <w:pPr>
        <w:ind w:left="0" w:firstLine="0"/>
      </w:pPr>
      <w:rPr>
        <w:rFonts w:hint="default"/>
      </w:rPr>
    </w:lvl>
    <w:lvl w:ilvl="7">
      <w:start w:val="1"/>
      <w:numFmt w:val="decimal"/>
      <w:pStyle w:val="Heading8Agency"/>
      <w:suff w:val="space"/>
      <w:lvlText w:val="%1.%2.%3.%4.%5.%6.%7.%8. "/>
      <w:lvlJc w:val="left"/>
      <w:pPr>
        <w:ind w:left="0" w:firstLine="0"/>
      </w:pPr>
      <w:rPr>
        <w:rFonts w:hint="default"/>
      </w:rPr>
    </w:lvl>
    <w:lvl w:ilvl="8">
      <w:start w:val="1"/>
      <w:numFmt w:val="decimal"/>
      <w:pStyle w:val="Heading9Agency"/>
      <w:suff w:val="space"/>
      <w:lvlText w:val="%1.%2.%3.%4.%5.%6.%7.%8.%9. "/>
      <w:lvlJc w:val="left"/>
      <w:pPr>
        <w:ind w:left="0" w:firstLine="0"/>
      </w:pPr>
      <w:rPr>
        <w:rFonts w:hint="default"/>
      </w:rPr>
    </w:lvl>
  </w:abstractNum>
  <w:abstractNum w:abstractNumId="28">
    <w:nsid w:val="53540D03"/>
    <w:multiLevelType w:val="hybridMultilevel"/>
    <w:tmpl w:val="E126F458"/>
    <w:lvl w:ilvl="0" w:tplc="04130017">
      <w:start w:val="1"/>
      <w:numFmt w:val="lowerLetter"/>
      <w:pStyle w:val="ListNumber5"/>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9">
    <w:nsid w:val="55DC1DBD"/>
    <w:multiLevelType w:val="multilevel"/>
    <w:tmpl w:val="3B546630"/>
    <w:lvl w:ilvl="0">
      <w:start w:val="1"/>
      <w:numFmt w:val="lowerLetter"/>
      <w:lvlText w:val="%1)"/>
      <w:lvlJc w:val="left"/>
      <w:pPr>
        <w:ind w:left="400" w:hanging="400"/>
      </w:pPr>
    </w:lvl>
    <w:lvl w:ilvl="1">
      <w:start w:val="1"/>
      <w:numFmt w:val="bullet"/>
      <w:pStyle w:val="ListContinue2"/>
      <w:lvlText w:val=""/>
      <w:lvlJc w:val="left"/>
      <w:pPr>
        <w:ind w:left="800" w:hanging="400"/>
      </w:pPr>
      <w:rPr>
        <w:rFonts w:ascii="Symbol" w:hAnsi="Symbol"/>
      </w:rPr>
    </w:lvl>
    <w:lvl w:ilvl="2">
      <w:start w:val="1"/>
      <w:numFmt w:val="bullet"/>
      <w:lvlText w:val=""/>
      <w:lvlJc w:val="left"/>
      <w:pPr>
        <w:ind w:left="1200" w:hanging="400"/>
      </w:pPr>
      <w:rPr>
        <w:rFonts w:ascii="Symbol" w:hAnsi="Symbol"/>
      </w:rPr>
    </w:lvl>
    <w:lvl w:ilvl="3">
      <w:start w:val="1"/>
      <w:numFmt w:val="bullet"/>
      <w:lvlText w:val=""/>
      <w:lvlJc w:val="left"/>
      <w:pPr>
        <w:ind w:left="1600" w:hanging="400"/>
      </w:pPr>
      <w:rPr>
        <w:rFonts w:ascii="Symbol" w:hAnsi="Symbol"/>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nsid w:val="56193E36"/>
    <w:multiLevelType w:val="hybridMultilevel"/>
    <w:tmpl w:val="995CCAF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E971A6F"/>
    <w:multiLevelType w:val="multilevel"/>
    <w:tmpl w:val="8FF4F9A8"/>
    <w:lvl w:ilvl="0">
      <w:start w:val="1"/>
      <w:numFmt w:val="upperLetter"/>
      <w:pStyle w:val="a4"/>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32">
    <w:nsid w:val="5EF935ED"/>
    <w:multiLevelType w:val="hybridMultilevel"/>
    <w:tmpl w:val="217AB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33D7574"/>
    <w:multiLevelType w:val="hybridMultilevel"/>
    <w:tmpl w:val="85187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3782D3F"/>
    <w:multiLevelType w:val="hybridMultilevel"/>
    <w:tmpl w:val="18388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58D0C4A"/>
    <w:multiLevelType w:val="hybridMultilevel"/>
    <w:tmpl w:val="09042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58F593F"/>
    <w:multiLevelType w:val="hybridMultilevel"/>
    <w:tmpl w:val="37BC95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C913DDE"/>
    <w:multiLevelType w:val="hybridMultilevel"/>
    <w:tmpl w:val="43825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CD452BB"/>
    <w:multiLevelType w:val="hybridMultilevel"/>
    <w:tmpl w:val="4E406C80"/>
    <w:lvl w:ilvl="0" w:tplc="04130017">
      <w:start w:val="1"/>
      <w:numFmt w:val="lowerLetter"/>
      <w:pStyle w:val="ANNEXZ"/>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9">
    <w:nsid w:val="6E8365D6"/>
    <w:multiLevelType w:val="hybridMultilevel"/>
    <w:tmpl w:val="03402F9E"/>
    <w:lvl w:ilvl="0" w:tplc="1E1EF038">
      <w:start w:val="1"/>
      <w:numFmt w:val="bullet"/>
      <w:lvlText w:val=""/>
      <w:lvlJc w:val="left"/>
      <w:pPr>
        <w:tabs>
          <w:tab w:val="num" w:pos="360"/>
        </w:tabs>
        <w:ind w:left="360" w:hanging="360"/>
      </w:pPr>
      <w:rPr>
        <w:rFonts w:ascii="Symbol" w:hAnsi="Symbol" w:hint="default"/>
      </w:rPr>
    </w:lvl>
    <w:lvl w:ilvl="1" w:tplc="490249B6">
      <w:start w:val="1"/>
      <w:numFmt w:val="bullet"/>
      <w:pStyle w:val="OutlineNumberedNormal1"/>
      <w:lvlText w:val="o"/>
      <w:lvlJc w:val="left"/>
      <w:pPr>
        <w:tabs>
          <w:tab w:val="num" w:pos="1080"/>
        </w:tabs>
        <w:ind w:left="1080" w:hanging="360"/>
      </w:pPr>
      <w:rPr>
        <w:rFonts w:ascii="Courier New" w:hAnsi="Courier New" w:cs="Courier New" w:hint="default"/>
      </w:rPr>
    </w:lvl>
    <w:lvl w:ilvl="2" w:tplc="44DAD096">
      <w:start w:val="1"/>
      <w:numFmt w:val="bullet"/>
      <w:pStyle w:val="OutlineNumberedNormal2"/>
      <w:lvlText w:val=""/>
      <w:lvlJc w:val="left"/>
      <w:pPr>
        <w:tabs>
          <w:tab w:val="num" w:pos="1800"/>
        </w:tabs>
        <w:ind w:left="1800" w:hanging="360"/>
      </w:pPr>
      <w:rPr>
        <w:rFonts w:ascii="Wingdings" w:hAnsi="Wingdings" w:hint="default"/>
      </w:rPr>
    </w:lvl>
    <w:lvl w:ilvl="3" w:tplc="8A7076F4">
      <w:start w:val="1"/>
      <w:numFmt w:val="bullet"/>
      <w:lvlText w:val=""/>
      <w:lvlJc w:val="left"/>
      <w:pPr>
        <w:tabs>
          <w:tab w:val="num" w:pos="2520"/>
        </w:tabs>
        <w:ind w:left="2520" w:hanging="360"/>
      </w:pPr>
      <w:rPr>
        <w:rFonts w:ascii="Symbol" w:hAnsi="Symbol" w:hint="default"/>
      </w:rPr>
    </w:lvl>
    <w:lvl w:ilvl="4" w:tplc="ECFC2798" w:tentative="1">
      <w:start w:val="1"/>
      <w:numFmt w:val="bullet"/>
      <w:lvlText w:val="o"/>
      <w:lvlJc w:val="left"/>
      <w:pPr>
        <w:tabs>
          <w:tab w:val="num" w:pos="3240"/>
        </w:tabs>
        <w:ind w:left="3240" w:hanging="360"/>
      </w:pPr>
      <w:rPr>
        <w:rFonts w:ascii="Courier New" w:hAnsi="Courier New" w:cs="Courier New" w:hint="default"/>
      </w:rPr>
    </w:lvl>
    <w:lvl w:ilvl="5" w:tplc="6D0CCF44" w:tentative="1">
      <w:start w:val="1"/>
      <w:numFmt w:val="bullet"/>
      <w:lvlText w:val=""/>
      <w:lvlJc w:val="left"/>
      <w:pPr>
        <w:tabs>
          <w:tab w:val="num" w:pos="3960"/>
        </w:tabs>
        <w:ind w:left="3960" w:hanging="360"/>
      </w:pPr>
      <w:rPr>
        <w:rFonts w:ascii="Wingdings" w:hAnsi="Wingdings" w:hint="default"/>
      </w:rPr>
    </w:lvl>
    <w:lvl w:ilvl="6" w:tplc="15D4A58C" w:tentative="1">
      <w:start w:val="1"/>
      <w:numFmt w:val="bullet"/>
      <w:lvlText w:val=""/>
      <w:lvlJc w:val="left"/>
      <w:pPr>
        <w:tabs>
          <w:tab w:val="num" w:pos="4680"/>
        </w:tabs>
        <w:ind w:left="4680" w:hanging="360"/>
      </w:pPr>
      <w:rPr>
        <w:rFonts w:ascii="Symbol" w:hAnsi="Symbol" w:hint="default"/>
      </w:rPr>
    </w:lvl>
    <w:lvl w:ilvl="7" w:tplc="599415B8" w:tentative="1">
      <w:start w:val="1"/>
      <w:numFmt w:val="bullet"/>
      <w:lvlText w:val="o"/>
      <w:lvlJc w:val="left"/>
      <w:pPr>
        <w:tabs>
          <w:tab w:val="num" w:pos="5400"/>
        </w:tabs>
        <w:ind w:left="5400" w:hanging="360"/>
      </w:pPr>
      <w:rPr>
        <w:rFonts w:ascii="Courier New" w:hAnsi="Courier New" w:cs="Courier New" w:hint="default"/>
      </w:rPr>
    </w:lvl>
    <w:lvl w:ilvl="8" w:tplc="89A88D66" w:tentative="1">
      <w:start w:val="1"/>
      <w:numFmt w:val="bullet"/>
      <w:lvlText w:val=""/>
      <w:lvlJc w:val="left"/>
      <w:pPr>
        <w:tabs>
          <w:tab w:val="num" w:pos="6120"/>
        </w:tabs>
        <w:ind w:left="6120" w:hanging="360"/>
      </w:pPr>
      <w:rPr>
        <w:rFonts w:ascii="Wingdings" w:hAnsi="Wingdings" w:hint="default"/>
      </w:rPr>
    </w:lvl>
  </w:abstractNum>
  <w:abstractNum w:abstractNumId="40">
    <w:nsid w:val="6F153A76"/>
    <w:multiLevelType w:val="hybridMultilevel"/>
    <w:tmpl w:val="0FE62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2880A28"/>
    <w:multiLevelType w:val="multilevel"/>
    <w:tmpl w:val="9F5AB1AE"/>
    <w:name w:val="numbered list"/>
    <w:lvl w:ilvl="0">
      <w:start w:val="1"/>
      <w:numFmt w:val="lowerLetter"/>
      <w:pStyle w:val="ListBullet2"/>
      <w:lvlText w:val="%1)"/>
      <w:lvlJc w:val="left"/>
      <w:pPr>
        <w:tabs>
          <w:tab w:val="num" w:pos="360"/>
        </w:tabs>
        <w:ind w:left="400" w:hanging="400"/>
      </w:pPr>
    </w:lvl>
    <w:lvl w:ilvl="1">
      <w:start w:val="1"/>
      <w:numFmt w:val="decimal"/>
      <w:pStyle w:val="ListBullet3"/>
      <w:lvlText w:val="%2)"/>
      <w:lvlJc w:val="left"/>
      <w:pPr>
        <w:tabs>
          <w:tab w:val="num" w:pos="1080"/>
        </w:tabs>
        <w:ind w:left="800" w:hanging="400"/>
      </w:pPr>
    </w:lvl>
    <w:lvl w:ilvl="2">
      <w:start w:val="1"/>
      <w:numFmt w:val="lowerRoman"/>
      <w:pStyle w:val="ListBullet4"/>
      <w:lvlText w:val="%3)"/>
      <w:lvlJc w:val="left"/>
      <w:pPr>
        <w:tabs>
          <w:tab w:val="num" w:pos="1800"/>
        </w:tabs>
        <w:ind w:left="1200" w:hanging="400"/>
      </w:pPr>
    </w:lvl>
    <w:lvl w:ilvl="3">
      <w:start w:val="1"/>
      <w:numFmt w:val="upperRoman"/>
      <w:pStyle w:val="ListBullet5"/>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2">
    <w:nsid w:val="756E3ECE"/>
    <w:multiLevelType w:val="hybridMultilevel"/>
    <w:tmpl w:val="5BC89F74"/>
    <w:lvl w:ilvl="0" w:tplc="A3CC5D66">
      <w:start w:val="7"/>
      <w:numFmt w:val="bullet"/>
      <w:lvlText w:val="-"/>
      <w:lvlJc w:val="left"/>
      <w:pPr>
        <w:ind w:left="360" w:hanging="360"/>
      </w:pPr>
      <w:rPr>
        <w:rFonts w:ascii="Calibri" w:eastAsia="SimSu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nsid w:val="79F174C0"/>
    <w:multiLevelType w:val="multilevel"/>
    <w:tmpl w:val="416AD1CA"/>
    <w:name w:val="Heading 2"/>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lowerLetter"/>
      <w:lvlText w:val="%1.%2.%3"/>
      <w:lvlJc w:val="left"/>
      <w:pPr>
        <w:tabs>
          <w:tab w:val="num" w:pos="720"/>
        </w:tabs>
        <w:ind w:left="720" w:hanging="720"/>
      </w:pPr>
      <w:rPr>
        <w:rFonts w:hint="default"/>
      </w:rPr>
    </w:lvl>
    <w:lvl w:ilvl="3">
      <w:start w:val="1"/>
      <w:numFmt w:val="decimal"/>
      <w:lvlRestart w:val="2"/>
      <w:lvlText w:val="%1.%2.%4"/>
      <w:lvlJc w:val="left"/>
      <w:pPr>
        <w:tabs>
          <w:tab w:val="num" w:pos="864"/>
        </w:tabs>
        <w:ind w:left="864" w:hanging="864"/>
      </w:pPr>
      <w:rPr>
        <w:rFonts w:hint="default"/>
      </w:rPr>
    </w:lvl>
    <w:lvl w:ilvl="4">
      <w:start w:val="1"/>
      <w:numFmt w:val="lowerLetter"/>
      <w:lvlText w:val="%1.%2.%4.%5"/>
      <w:lvlJc w:val="left"/>
      <w:pPr>
        <w:tabs>
          <w:tab w:val="num" w:pos="1008"/>
        </w:tabs>
        <w:ind w:left="1008" w:hanging="1008"/>
      </w:pPr>
      <w:rPr>
        <w:rFonts w:hint="default"/>
      </w:rPr>
    </w:lvl>
    <w:lvl w:ilvl="5">
      <w:start w:val="1"/>
      <w:numFmt w:val="decimal"/>
      <w:lvlText w:val="%1.%2.%4.%6"/>
      <w:lvlJc w:val="left"/>
      <w:pPr>
        <w:tabs>
          <w:tab w:val="num" w:pos="1152"/>
        </w:tabs>
        <w:ind w:left="1152" w:hanging="1152"/>
      </w:pPr>
      <w:rPr>
        <w:rFonts w:hint="default"/>
      </w:rPr>
    </w:lvl>
    <w:lvl w:ilvl="6">
      <w:start w:val="1"/>
      <w:numFmt w:val="lowerLetter"/>
      <w:lvlText w:val="%1.%2.%4.%6.%7"/>
      <w:lvlJc w:val="left"/>
      <w:pPr>
        <w:tabs>
          <w:tab w:val="num" w:pos="1296"/>
        </w:tabs>
        <w:ind w:left="1296" w:hanging="1296"/>
      </w:pPr>
      <w:rPr>
        <w:rFonts w:hint="default"/>
      </w:rPr>
    </w:lvl>
    <w:lvl w:ilvl="7">
      <w:start w:val="1"/>
      <w:numFmt w:val="decimal"/>
      <w:lvlText w:val="%1.%2.%4.%6.%8"/>
      <w:lvlJc w:val="left"/>
      <w:pPr>
        <w:tabs>
          <w:tab w:val="num" w:pos="1440"/>
        </w:tabs>
        <w:ind w:left="1440" w:hanging="1440"/>
      </w:pPr>
      <w:rPr>
        <w:rFonts w:hint="default"/>
      </w:rPr>
    </w:lvl>
    <w:lvl w:ilvl="8">
      <w:start w:val="1"/>
      <w:numFmt w:val="lowerLetter"/>
      <w:lvlText w:val="%1.%2.%4.%6.%8%9."/>
      <w:lvlJc w:val="left"/>
      <w:pPr>
        <w:tabs>
          <w:tab w:val="num" w:pos="1584"/>
        </w:tabs>
        <w:ind w:left="1584" w:hanging="1584"/>
      </w:pPr>
      <w:rPr>
        <w:rFonts w:hint="default"/>
      </w:rPr>
    </w:lvl>
  </w:abstractNum>
  <w:abstractNum w:abstractNumId="44">
    <w:nsid w:val="7B41440D"/>
    <w:multiLevelType w:val="hybridMultilevel"/>
    <w:tmpl w:val="C2DE3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2"/>
  </w:num>
  <w:num w:numId="6">
    <w:abstractNumId w:val="1"/>
  </w:num>
  <w:num w:numId="7">
    <w:abstractNumId w:val="23"/>
  </w:num>
  <w:num w:numId="8">
    <w:abstractNumId w:val="41"/>
  </w:num>
  <w:num w:numId="9">
    <w:abstractNumId w:val="0"/>
  </w:num>
  <w:num w:numId="10">
    <w:abstractNumId w:val="31"/>
  </w:num>
  <w:num w:numId="11">
    <w:abstractNumId w:val="22"/>
  </w:num>
  <w:num w:numId="12">
    <w:abstractNumId w:val="20"/>
  </w:num>
  <w:num w:numId="13">
    <w:abstractNumId w:val="29"/>
  </w:num>
  <w:num w:numId="14">
    <w:abstractNumId w:val="8"/>
  </w:num>
  <w:num w:numId="15">
    <w:abstractNumId w:val="21"/>
  </w:num>
  <w:num w:numId="16">
    <w:abstractNumId w:val="28"/>
  </w:num>
  <w:num w:numId="17">
    <w:abstractNumId w:val="38"/>
  </w:num>
  <w:num w:numId="18">
    <w:abstractNumId w:val="25"/>
  </w:num>
  <w:num w:numId="19">
    <w:abstractNumId w:val="12"/>
  </w:num>
  <w:num w:numId="20">
    <w:abstractNumId w:val="39"/>
  </w:num>
  <w:num w:numId="21">
    <w:abstractNumId w:val="27"/>
  </w:num>
  <w:num w:numId="22">
    <w:abstractNumId w:val="35"/>
  </w:num>
  <w:num w:numId="23">
    <w:abstractNumId w:val="17"/>
  </w:num>
  <w:num w:numId="24">
    <w:abstractNumId w:val="33"/>
  </w:num>
  <w:num w:numId="25">
    <w:abstractNumId w:val="32"/>
  </w:num>
  <w:num w:numId="26">
    <w:abstractNumId w:val="19"/>
  </w:num>
  <w:num w:numId="27">
    <w:abstractNumId w:val="40"/>
  </w:num>
  <w:num w:numId="28">
    <w:abstractNumId w:val="13"/>
  </w:num>
  <w:num w:numId="29">
    <w:abstractNumId w:val="5"/>
  </w:num>
  <w:num w:numId="30">
    <w:abstractNumId w:val="11"/>
  </w:num>
  <w:num w:numId="31">
    <w:abstractNumId w:val="18"/>
  </w:num>
  <w:num w:numId="32">
    <w:abstractNumId w:val="26"/>
  </w:num>
  <w:num w:numId="33">
    <w:abstractNumId w:val="30"/>
  </w:num>
  <w:num w:numId="34">
    <w:abstractNumId w:val="44"/>
  </w:num>
  <w:num w:numId="35">
    <w:abstractNumId w:val="37"/>
  </w:num>
  <w:num w:numId="36">
    <w:abstractNumId w:val="10"/>
  </w:num>
  <w:num w:numId="37">
    <w:abstractNumId w:val="34"/>
  </w:num>
  <w:num w:numId="38">
    <w:abstractNumId w:val="14"/>
  </w:num>
  <w:num w:numId="39">
    <w:abstractNumId w:val="42"/>
  </w:num>
  <w:num w:numId="40">
    <w:abstractNumId w:val="11"/>
  </w:num>
  <w:num w:numId="41">
    <w:abstractNumId w:val="24"/>
  </w:num>
  <w:num w:numId="42">
    <w:abstractNumId w:val="36"/>
  </w:num>
  <w:num w:numId="43">
    <w:abstractNumId w:val="15"/>
  </w:num>
  <w:num w:numId="44">
    <w:abstractNumId w:val="16"/>
  </w:num>
  <w:num w:numId="45">
    <w:abstractNumId w:val="11"/>
  </w:num>
  <w:num w:numId="46">
    <w:abstractNumId w:val="11"/>
  </w:num>
  <w:num w:numId="47">
    <w:abstractNumId w:val="11"/>
  </w:num>
  <w:num w:numId="48">
    <w:abstractNumId w:val="11"/>
  </w:num>
  <w:num w:numId="49">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gistered" w:val="-1"/>
    <w:docVar w:name="Version" w:val="0"/>
  </w:docVars>
  <w:rsids>
    <w:rsidRoot w:val="00B00387"/>
    <w:rsid w:val="000001E5"/>
    <w:rsid w:val="00000411"/>
    <w:rsid w:val="00000562"/>
    <w:rsid w:val="00001470"/>
    <w:rsid w:val="00002779"/>
    <w:rsid w:val="000028EE"/>
    <w:rsid w:val="00004B40"/>
    <w:rsid w:val="00005284"/>
    <w:rsid w:val="000055E1"/>
    <w:rsid w:val="00005E12"/>
    <w:rsid w:val="000061E1"/>
    <w:rsid w:val="00006CC1"/>
    <w:rsid w:val="00006F97"/>
    <w:rsid w:val="00006FF8"/>
    <w:rsid w:val="00007155"/>
    <w:rsid w:val="0001034A"/>
    <w:rsid w:val="00010709"/>
    <w:rsid w:val="00010A5E"/>
    <w:rsid w:val="000117CE"/>
    <w:rsid w:val="000120C8"/>
    <w:rsid w:val="00012F5B"/>
    <w:rsid w:val="00014402"/>
    <w:rsid w:val="0001455F"/>
    <w:rsid w:val="000148CA"/>
    <w:rsid w:val="0001563C"/>
    <w:rsid w:val="00015EA2"/>
    <w:rsid w:val="0001656F"/>
    <w:rsid w:val="000165B2"/>
    <w:rsid w:val="000167C3"/>
    <w:rsid w:val="000168C7"/>
    <w:rsid w:val="0001739D"/>
    <w:rsid w:val="00017D23"/>
    <w:rsid w:val="00020341"/>
    <w:rsid w:val="00020D0F"/>
    <w:rsid w:val="000213D5"/>
    <w:rsid w:val="00021547"/>
    <w:rsid w:val="0002188C"/>
    <w:rsid w:val="00021AF6"/>
    <w:rsid w:val="00022174"/>
    <w:rsid w:val="00022E67"/>
    <w:rsid w:val="00023A51"/>
    <w:rsid w:val="000243C0"/>
    <w:rsid w:val="0002470E"/>
    <w:rsid w:val="0002489C"/>
    <w:rsid w:val="000248DF"/>
    <w:rsid w:val="00026535"/>
    <w:rsid w:val="0002674E"/>
    <w:rsid w:val="00027541"/>
    <w:rsid w:val="0002770A"/>
    <w:rsid w:val="000278EE"/>
    <w:rsid w:val="00027F49"/>
    <w:rsid w:val="0003115F"/>
    <w:rsid w:val="0003125E"/>
    <w:rsid w:val="00031B5B"/>
    <w:rsid w:val="00032865"/>
    <w:rsid w:val="00034133"/>
    <w:rsid w:val="0003421D"/>
    <w:rsid w:val="000343D5"/>
    <w:rsid w:val="000363A6"/>
    <w:rsid w:val="000364E8"/>
    <w:rsid w:val="00036556"/>
    <w:rsid w:val="00040722"/>
    <w:rsid w:val="00041085"/>
    <w:rsid w:val="00041A58"/>
    <w:rsid w:val="00042482"/>
    <w:rsid w:val="000424BC"/>
    <w:rsid w:val="00042B8F"/>
    <w:rsid w:val="00043138"/>
    <w:rsid w:val="00043697"/>
    <w:rsid w:val="00043E7B"/>
    <w:rsid w:val="00043F62"/>
    <w:rsid w:val="00044852"/>
    <w:rsid w:val="00044AA6"/>
    <w:rsid w:val="00044E58"/>
    <w:rsid w:val="00046976"/>
    <w:rsid w:val="00046FC5"/>
    <w:rsid w:val="00047776"/>
    <w:rsid w:val="000479EE"/>
    <w:rsid w:val="00047D01"/>
    <w:rsid w:val="00047D14"/>
    <w:rsid w:val="00047E2C"/>
    <w:rsid w:val="000506BF"/>
    <w:rsid w:val="00050B84"/>
    <w:rsid w:val="0005144F"/>
    <w:rsid w:val="000518DD"/>
    <w:rsid w:val="00051B46"/>
    <w:rsid w:val="00051C27"/>
    <w:rsid w:val="00051D73"/>
    <w:rsid w:val="00052588"/>
    <w:rsid w:val="00052683"/>
    <w:rsid w:val="00053695"/>
    <w:rsid w:val="00053730"/>
    <w:rsid w:val="00053996"/>
    <w:rsid w:val="00053D59"/>
    <w:rsid w:val="000541EA"/>
    <w:rsid w:val="00054262"/>
    <w:rsid w:val="00054749"/>
    <w:rsid w:val="000554AC"/>
    <w:rsid w:val="00055AE1"/>
    <w:rsid w:val="00055E8A"/>
    <w:rsid w:val="000564E6"/>
    <w:rsid w:val="000565E0"/>
    <w:rsid w:val="00057127"/>
    <w:rsid w:val="00057721"/>
    <w:rsid w:val="00057B62"/>
    <w:rsid w:val="0006038F"/>
    <w:rsid w:val="000609F5"/>
    <w:rsid w:val="000618FA"/>
    <w:rsid w:val="00061E4F"/>
    <w:rsid w:val="00061F0C"/>
    <w:rsid w:val="0006213D"/>
    <w:rsid w:val="000626E2"/>
    <w:rsid w:val="00063A84"/>
    <w:rsid w:val="00063E95"/>
    <w:rsid w:val="00064920"/>
    <w:rsid w:val="000650C5"/>
    <w:rsid w:val="0006516E"/>
    <w:rsid w:val="000663D3"/>
    <w:rsid w:val="00066456"/>
    <w:rsid w:val="000664D5"/>
    <w:rsid w:val="00066BC1"/>
    <w:rsid w:val="000673D1"/>
    <w:rsid w:val="0006747C"/>
    <w:rsid w:val="000678C0"/>
    <w:rsid w:val="000704E2"/>
    <w:rsid w:val="00070566"/>
    <w:rsid w:val="00070E90"/>
    <w:rsid w:val="0007119F"/>
    <w:rsid w:val="00071292"/>
    <w:rsid w:val="00072A42"/>
    <w:rsid w:val="00072B9B"/>
    <w:rsid w:val="00072F27"/>
    <w:rsid w:val="000736D6"/>
    <w:rsid w:val="00073B0C"/>
    <w:rsid w:val="00074477"/>
    <w:rsid w:val="000753D7"/>
    <w:rsid w:val="00075603"/>
    <w:rsid w:val="00075A4D"/>
    <w:rsid w:val="00076AC5"/>
    <w:rsid w:val="00077DD7"/>
    <w:rsid w:val="00080A96"/>
    <w:rsid w:val="00080B7B"/>
    <w:rsid w:val="00080C9C"/>
    <w:rsid w:val="000811BF"/>
    <w:rsid w:val="00081B2E"/>
    <w:rsid w:val="00083222"/>
    <w:rsid w:val="00083D9F"/>
    <w:rsid w:val="0008431C"/>
    <w:rsid w:val="00084BC0"/>
    <w:rsid w:val="00085B06"/>
    <w:rsid w:val="000870E4"/>
    <w:rsid w:val="0008720A"/>
    <w:rsid w:val="000872DF"/>
    <w:rsid w:val="000902A9"/>
    <w:rsid w:val="000903FD"/>
    <w:rsid w:val="00090E60"/>
    <w:rsid w:val="0009116D"/>
    <w:rsid w:val="0009163F"/>
    <w:rsid w:val="00092DF8"/>
    <w:rsid w:val="00093EE3"/>
    <w:rsid w:val="000944EF"/>
    <w:rsid w:val="000946A3"/>
    <w:rsid w:val="0009547A"/>
    <w:rsid w:val="00095559"/>
    <w:rsid w:val="000958F1"/>
    <w:rsid w:val="00095FB0"/>
    <w:rsid w:val="00096EF9"/>
    <w:rsid w:val="000A0400"/>
    <w:rsid w:val="000A065D"/>
    <w:rsid w:val="000A06F6"/>
    <w:rsid w:val="000A206A"/>
    <w:rsid w:val="000A3A14"/>
    <w:rsid w:val="000A43F5"/>
    <w:rsid w:val="000A4BCB"/>
    <w:rsid w:val="000A4C4C"/>
    <w:rsid w:val="000A574C"/>
    <w:rsid w:val="000A5CBA"/>
    <w:rsid w:val="000A6E98"/>
    <w:rsid w:val="000A6FF4"/>
    <w:rsid w:val="000A71D1"/>
    <w:rsid w:val="000A73B4"/>
    <w:rsid w:val="000B19D6"/>
    <w:rsid w:val="000B2B04"/>
    <w:rsid w:val="000B3A75"/>
    <w:rsid w:val="000B6038"/>
    <w:rsid w:val="000B681B"/>
    <w:rsid w:val="000B687D"/>
    <w:rsid w:val="000C079E"/>
    <w:rsid w:val="000C08F1"/>
    <w:rsid w:val="000C0925"/>
    <w:rsid w:val="000C1542"/>
    <w:rsid w:val="000C24AF"/>
    <w:rsid w:val="000C301D"/>
    <w:rsid w:val="000C4402"/>
    <w:rsid w:val="000C45A0"/>
    <w:rsid w:val="000C4ACE"/>
    <w:rsid w:val="000C4B9C"/>
    <w:rsid w:val="000C510B"/>
    <w:rsid w:val="000C554C"/>
    <w:rsid w:val="000C55C8"/>
    <w:rsid w:val="000C5910"/>
    <w:rsid w:val="000C6283"/>
    <w:rsid w:val="000C6F74"/>
    <w:rsid w:val="000C708A"/>
    <w:rsid w:val="000C79C2"/>
    <w:rsid w:val="000D01A3"/>
    <w:rsid w:val="000D05C5"/>
    <w:rsid w:val="000D1266"/>
    <w:rsid w:val="000D13AD"/>
    <w:rsid w:val="000D24B7"/>
    <w:rsid w:val="000D2F03"/>
    <w:rsid w:val="000D395F"/>
    <w:rsid w:val="000D3BB1"/>
    <w:rsid w:val="000D3D06"/>
    <w:rsid w:val="000D4009"/>
    <w:rsid w:val="000D4DE6"/>
    <w:rsid w:val="000D5A27"/>
    <w:rsid w:val="000D5C01"/>
    <w:rsid w:val="000D60E1"/>
    <w:rsid w:val="000D63FE"/>
    <w:rsid w:val="000D7479"/>
    <w:rsid w:val="000D7598"/>
    <w:rsid w:val="000D7A0A"/>
    <w:rsid w:val="000E0328"/>
    <w:rsid w:val="000E0D6D"/>
    <w:rsid w:val="000E0DD6"/>
    <w:rsid w:val="000E29DD"/>
    <w:rsid w:val="000E3148"/>
    <w:rsid w:val="000E3161"/>
    <w:rsid w:val="000E32B5"/>
    <w:rsid w:val="000E3D1C"/>
    <w:rsid w:val="000E44E2"/>
    <w:rsid w:val="000E4B2B"/>
    <w:rsid w:val="000E51C8"/>
    <w:rsid w:val="000E6046"/>
    <w:rsid w:val="000E685C"/>
    <w:rsid w:val="000E7AE6"/>
    <w:rsid w:val="000F0708"/>
    <w:rsid w:val="000F097B"/>
    <w:rsid w:val="000F119F"/>
    <w:rsid w:val="000F239F"/>
    <w:rsid w:val="000F26DC"/>
    <w:rsid w:val="000F27C2"/>
    <w:rsid w:val="000F2C84"/>
    <w:rsid w:val="000F3485"/>
    <w:rsid w:val="000F362F"/>
    <w:rsid w:val="000F388A"/>
    <w:rsid w:val="000F3A04"/>
    <w:rsid w:val="000F3E19"/>
    <w:rsid w:val="000F4F34"/>
    <w:rsid w:val="000F52DB"/>
    <w:rsid w:val="000F558F"/>
    <w:rsid w:val="000F55A3"/>
    <w:rsid w:val="000F5F31"/>
    <w:rsid w:val="000F6A75"/>
    <w:rsid w:val="000F7812"/>
    <w:rsid w:val="000F7FBD"/>
    <w:rsid w:val="001005E0"/>
    <w:rsid w:val="0010168D"/>
    <w:rsid w:val="001016AE"/>
    <w:rsid w:val="001017F2"/>
    <w:rsid w:val="00101914"/>
    <w:rsid w:val="00102310"/>
    <w:rsid w:val="001023CE"/>
    <w:rsid w:val="00102865"/>
    <w:rsid w:val="001028AE"/>
    <w:rsid w:val="00102EC2"/>
    <w:rsid w:val="0010337A"/>
    <w:rsid w:val="00104C26"/>
    <w:rsid w:val="001053F6"/>
    <w:rsid w:val="00105472"/>
    <w:rsid w:val="0010753F"/>
    <w:rsid w:val="00107F30"/>
    <w:rsid w:val="001102DA"/>
    <w:rsid w:val="00110B73"/>
    <w:rsid w:val="00111A3C"/>
    <w:rsid w:val="0011222D"/>
    <w:rsid w:val="00112F08"/>
    <w:rsid w:val="00112F52"/>
    <w:rsid w:val="001131D4"/>
    <w:rsid w:val="0011324B"/>
    <w:rsid w:val="001137ED"/>
    <w:rsid w:val="00114112"/>
    <w:rsid w:val="0011442F"/>
    <w:rsid w:val="00114DDB"/>
    <w:rsid w:val="00115A12"/>
    <w:rsid w:val="00115A49"/>
    <w:rsid w:val="00116721"/>
    <w:rsid w:val="0011724D"/>
    <w:rsid w:val="001213C3"/>
    <w:rsid w:val="001218F3"/>
    <w:rsid w:val="00121A30"/>
    <w:rsid w:val="001224F6"/>
    <w:rsid w:val="001227BB"/>
    <w:rsid w:val="001240FE"/>
    <w:rsid w:val="00124566"/>
    <w:rsid w:val="0012459D"/>
    <w:rsid w:val="00124620"/>
    <w:rsid w:val="001247E5"/>
    <w:rsid w:val="001256CA"/>
    <w:rsid w:val="00125727"/>
    <w:rsid w:val="001264DF"/>
    <w:rsid w:val="0012757E"/>
    <w:rsid w:val="00127908"/>
    <w:rsid w:val="00127CF1"/>
    <w:rsid w:val="001303D0"/>
    <w:rsid w:val="001307FF"/>
    <w:rsid w:val="001312E7"/>
    <w:rsid w:val="00131EA1"/>
    <w:rsid w:val="00133291"/>
    <w:rsid w:val="00133783"/>
    <w:rsid w:val="001339B6"/>
    <w:rsid w:val="00136202"/>
    <w:rsid w:val="00136446"/>
    <w:rsid w:val="00136726"/>
    <w:rsid w:val="001373C0"/>
    <w:rsid w:val="0013797D"/>
    <w:rsid w:val="00137BC3"/>
    <w:rsid w:val="00137E5A"/>
    <w:rsid w:val="001408AC"/>
    <w:rsid w:val="00141E71"/>
    <w:rsid w:val="00142129"/>
    <w:rsid w:val="00142C98"/>
    <w:rsid w:val="00143D32"/>
    <w:rsid w:val="001440FB"/>
    <w:rsid w:val="001441BA"/>
    <w:rsid w:val="00144F2E"/>
    <w:rsid w:val="0014530A"/>
    <w:rsid w:val="0014542C"/>
    <w:rsid w:val="001455F2"/>
    <w:rsid w:val="001458A5"/>
    <w:rsid w:val="00146465"/>
    <w:rsid w:val="001466AC"/>
    <w:rsid w:val="00147010"/>
    <w:rsid w:val="00147168"/>
    <w:rsid w:val="00147CC1"/>
    <w:rsid w:val="00147E67"/>
    <w:rsid w:val="0015022B"/>
    <w:rsid w:val="00150594"/>
    <w:rsid w:val="00150723"/>
    <w:rsid w:val="0015076D"/>
    <w:rsid w:val="00151356"/>
    <w:rsid w:val="001514CA"/>
    <w:rsid w:val="00152CA3"/>
    <w:rsid w:val="00153AA7"/>
    <w:rsid w:val="00153DB6"/>
    <w:rsid w:val="001540DD"/>
    <w:rsid w:val="00154A25"/>
    <w:rsid w:val="00154F05"/>
    <w:rsid w:val="001551AF"/>
    <w:rsid w:val="0015535E"/>
    <w:rsid w:val="001555EB"/>
    <w:rsid w:val="00156E42"/>
    <w:rsid w:val="001571A0"/>
    <w:rsid w:val="001576C9"/>
    <w:rsid w:val="00157713"/>
    <w:rsid w:val="00157FF0"/>
    <w:rsid w:val="00160C90"/>
    <w:rsid w:val="00161C7A"/>
    <w:rsid w:val="0016223F"/>
    <w:rsid w:val="00162A08"/>
    <w:rsid w:val="00163B04"/>
    <w:rsid w:val="0016437C"/>
    <w:rsid w:val="00166043"/>
    <w:rsid w:val="001661A1"/>
    <w:rsid w:val="001664A9"/>
    <w:rsid w:val="001665A0"/>
    <w:rsid w:val="00166C94"/>
    <w:rsid w:val="00167927"/>
    <w:rsid w:val="0017090F"/>
    <w:rsid w:val="00173738"/>
    <w:rsid w:val="00173FA5"/>
    <w:rsid w:val="0017435A"/>
    <w:rsid w:val="00175450"/>
    <w:rsid w:val="00176910"/>
    <w:rsid w:val="00177974"/>
    <w:rsid w:val="00177D80"/>
    <w:rsid w:val="0018299D"/>
    <w:rsid w:val="001829C3"/>
    <w:rsid w:val="00182E02"/>
    <w:rsid w:val="00183631"/>
    <w:rsid w:val="001836A6"/>
    <w:rsid w:val="001844C9"/>
    <w:rsid w:val="001844EA"/>
    <w:rsid w:val="00184802"/>
    <w:rsid w:val="001848BB"/>
    <w:rsid w:val="00184F5A"/>
    <w:rsid w:val="00185E00"/>
    <w:rsid w:val="00186012"/>
    <w:rsid w:val="00187659"/>
    <w:rsid w:val="00187E49"/>
    <w:rsid w:val="00190410"/>
    <w:rsid w:val="00190633"/>
    <w:rsid w:val="0019094C"/>
    <w:rsid w:val="00192A64"/>
    <w:rsid w:val="00192C3B"/>
    <w:rsid w:val="00192FB3"/>
    <w:rsid w:val="00193283"/>
    <w:rsid w:val="00194538"/>
    <w:rsid w:val="0019472D"/>
    <w:rsid w:val="001953E1"/>
    <w:rsid w:val="00195545"/>
    <w:rsid w:val="00195740"/>
    <w:rsid w:val="001A015C"/>
    <w:rsid w:val="001A0D04"/>
    <w:rsid w:val="001A12CA"/>
    <w:rsid w:val="001A13EC"/>
    <w:rsid w:val="001A2CCF"/>
    <w:rsid w:val="001A34A6"/>
    <w:rsid w:val="001A35AD"/>
    <w:rsid w:val="001A3D1F"/>
    <w:rsid w:val="001A43E6"/>
    <w:rsid w:val="001A460D"/>
    <w:rsid w:val="001A4816"/>
    <w:rsid w:val="001A49C9"/>
    <w:rsid w:val="001A4AC7"/>
    <w:rsid w:val="001A61A4"/>
    <w:rsid w:val="001A648D"/>
    <w:rsid w:val="001A695F"/>
    <w:rsid w:val="001A6BE1"/>
    <w:rsid w:val="001A6DC0"/>
    <w:rsid w:val="001A7476"/>
    <w:rsid w:val="001A78B2"/>
    <w:rsid w:val="001A7D8B"/>
    <w:rsid w:val="001B0B06"/>
    <w:rsid w:val="001B0DC3"/>
    <w:rsid w:val="001B0E93"/>
    <w:rsid w:val="001B1438"/>
    <w:rsid w:val="001B232D"/>
    <w:rsid w:val="001B2D83"/>
    <w:rsid w:val="001B2F19"/>
    <w:rsid w:val="001B2FA1"/>
    <w:rsid w:val="001B3007"/>
    <w:rsid w:val="001B34A3"/>
    <w:rsid w:val="001B400B"/>
    <w:rsid w:val="001B54A0"/>
    <w:rsid w:val="001B6C45"/>
    <w:rsid w:val="001B6EDB"/>
    <w:rsid w:val="001B733A"/>
    <w:rsid w:val="001B7B2E"/>
    <w:rsid w:val="001C0242"/>
    <w:rsid w:val="001C03EE"/>
    <w:rsid w:val="001C07A7"/>
    <w:rsid w:val="001C0B06"/>
    <w:rsid w:val="001C0D42"/>
    <w:rsid w:val="001C0FFC"/>
    <w:rsid w:val="001C15DF"/>
    <w:rsid w:val="001C1AE0"/>
    <w:rsid w:val="001C2324"/>
    <w:rsid w:val="001C2B1D"/>
    <w:rsid w:val="001C2C7F"/>
    <w:rsid w:val="001C2EE6"/>
    <w:rsid w:val="001C34F9"/>
    <w:rsid w:val="001C3576"/>
    <w:rsid w:val="001C3AD4"/>
    <w:rsid w:val="001C4190"/>
    <w:rsid w:val="001C424B"/>
    <w:rsid w:val="001C53A2"/>
    <w:rsid w:val="001C653C"/>
    <w:rsid w:val="001C6554"/>
    <w:rsid w:val="001C65AD"/>
    <w:rsid w:val="001C6B75"/>
    <w:rsid w:val="001D0533"/>
    <w:rsid w:val="001D1054"/>
    <w:rsid w:val="001D1162"/>
    <w:rsid w:val="001D20D2"/>
    <w:rsid w:val="001D3CFB"/>
    <w:rsid w:val="001D407B"/>
    <w:rsid w:val="001D4672"/>
    <w:rsid w:val="001D4938"/>
    <w:rsid w:val="001D6CD0"/>
    <w:rsid w:val="001D7377"/>
    <w:rsid w:val="001D7FC7"/>
    <w:rsid w:val="001E08B7"/>
    <w:rsid w:val="001E1D6D"/>
    <w:rsid w:val="001E2552"/>
    <w:rsid w:val="001E4905"/>
    <w:rsid w:val="001E5143"/>
    <w:rsid w:val="001E527E"/>
    <w:rsid w:val="001E5665"/>
    <w:rsid w:val="001E590A"/>
    <w:rsid w:val="001E61E7"/>
    <w:rsid w:val="001E67DE"/>
    <w:rsid w:val="001E6C39"/>
    <w:rsid w:val="001E70E1"/>
    <w:rsid w:val="001E7F1F"/>
    <w:rsid w:val="001F0C12"/>
    <w:rsid w:val="001F10C3"/>
    <w:rsid w:val="001F10D7"/>
    <w:rsid w:val="001F27BF"/>
    <w:rsid w:val="001F2A41"/>
    <w:rsid w:val="001F35D4"/>
    <w:rsid w:val="001F4E6C"/>
    <w:rsid w:val="001F4F9F"/>
    <w:rsid w:val="001F5CFF"/>
    <w:rsid w:val="001F6434"/>
    <w:rsid w:val="001F6628"/>
    <w:rsid w:val="001F67B4"/>
    <w:rsid w:val="001F6A65"/>
    <w:rsid w:val="001F6BE2"/>
    <w:rsid w:val="001F74B5"/>
    <w:rsid w:val="001F78C9"/>
    <w:rsid w:val="001F7B6F"/>
    <w:rsid w:val="001F7E9C"/>
    <w:rsid w:val="001F7ED9"/>
    <w:rsid w:val="002001C1"/>
    <w:rsid w:val="00200703"/>
    <w:rsid w:val="002025DC"/>
    <w:rsid w:val="002038D4"/>
    <w:rsid w:val="00204F36"/>
    <w:rsid w:val="002061A4"/>
    <w:rsid w:val="00206B69"/>
    <w:rsid w:val="0020723B"/>
    <w:rsid w:val="0020735A"/>
    <w:rsid w:val="00207480"/>
    <w:rsid w:val="002077B7"/>
    <w:rsid w:val="0021109E"/>
    <w:rsid w:val="00211236"/>
    <w:rsid w:val="00211AC3"/>
    <w:rsid w:val="00212E64"/>
    <w:rsid w:val="00213039"/>
    <w:rsid w:val="0021303B"/>
    <w:rsid w:val="002132DF"/>
    <w:rsid w:val="002135DE"/>
    <w:rsid w:val="002137D7"/>
    <w:rsid w:val="00214115"/>
    <w:rsid w:val="00215109"/>
    <w:rsid w:val="00215161"/>
    <w:rsid w:val="00215A07"/>
    <w:rsid w:val="00215D67"/>
    <w:rsid w:val="002162B7"/>
    <w:rsid w:val="002203A3"/>
    <w:rsid w:val="00220494"/>
    <w:rsid w:val="0022176E"/>
    <w:rsid w:val="00221A50"/>
    <w:rsid w:val="00222864"/>
    <w:rsid w:val="002231AC"/>
    <w:rsid w:val="002233BA"/>
    <w:rsid w:val="00223642"/>
    <w:rsid w:val="00223911"/>
    <w:rsid w:val="00224955"/>
    <w:rsid w:val="00224A5D"/>
    <w:rsid w:val="00224D65"/>
    <w:rsid w:val="002251DD"/>
    <w:rsid w:val="00226991"/>
    <w:rsid w:val="0022757C"/>
    <w:rsid w:val="00227815"/>
    <w:rsid w:val="00227BF9"/>
    <w:rsid w:val="0023066D"/>
    <w:rsid w:val="00231203"/>
    <w:rsid w:val="0023126B"/>
    <w:rsid w:val="00232504"/>
    <w:rsid w:val="00232F77"/>
    <w:rsid w:val="002331F0"/>
    <w:rsid w:val="0023399C"/>
    <w:rsid w:val="00234171"/>
    <w:rsid w:val="0023574B"/>
    <w:rsid w:val="00235D01"/>
    <w:rsid w:val="00236085"/>
    <w:rsid w:val="00236B22"/>
    <w:rsid w:val="00237D57"/>
    <w:rsid w:val="00237E8C"/>
    <w:rsid w:val="002402B0"/>
    <w:rsid w:val="00240450"/>
    <w:rsid w:val="00240EDB"/>
    <w:rsid w:val="00241B07"/>
    <w:rsid w:val="00241C95"/>
    <w:rsid w:val="002421C2"/>
    <w:rsid w:val="002422E9"/>
    <w:rsid w:val="00242425"/>
    <w:rsid w:val="002430E5"/>
    <w:rsid w:val="00243F04"/>
    <w:rsid w:val="00245D22"/>
    <w:rsid w:val="00245F12"/>
    <w:rsid w:val="00246F22"/>
    <w:rsid w:val="002477AC"/>
    <w:rsid w:val="00247B9C"/>
    <w:rsid w:val="00247C09"/>
    <w:rsid w:val="00250AEE"/>
    <w:rsid w:val="00250D62"/>
    <w:rsid w:val="00250DF0"/>
    <w:rsid w:val="002512DA"/>
    <w:rsid w:val="00251D45"/>
    <w:rsid w:val="00251E3E"/>
    <w:rsid w:val="0025220A"/>
    <w:rsid w:val="00252803"/>
    <w:rsid w:val="00252E3E"/>
    <w:rsid w:val="0025302A"/>
    <w:rsid w:val="00253E45"/>
    <w:rsid w:val="00253F68"/>
    <w:rsid w:val="002541B6"/>
    <w:rsid w:val="00254238"/>
    <w:rsid w:val="00254B57"/>
    <w:rsid w:val="002561A8"/>
    <w:rsid w:val="002565C5"/>
    <w:rsid w:val="002565ED"/>
    <w:rsid w:val="00257776"/>
    <w:rsid w:val="002602B6"/>
    <w:rsid w:val="0026126A"/>
    <w:rsid w:val="002628B2"/>
    <w:rsid w:val="00263263"/>
    <w:rsid w:val="002641C8"/>
    <w:rsid w:val="00264251"/>
    <w:rsid w:val="00264BE9"/>
    <w:rsid w:val="00264C1B"/>
    <w:rsid w:val="0026504B"/>
    <w:rsid w:val="00265098"/>
    <w:rsid w:val="002651E4"/>
    <w:rsid w:val="00265678"/>
    <w:rsid w:val="00266200"/>
    <w:rsid w:val="002668E0"/>
    <w:rsid w:val="002701E4"/>
    <w:rsid w:val="002709B1"/>
    <w:rsid w:val="00271105"/>
    <w:rsid w:val="0027197B"/>
    <w:rsid w:val="00271C1B"/>
    <w:rsid w:val="002721A7"/>
    <w:rsid w:val="00272C4A"/>
    <w:rsid w:val="00273408"/>
    <w:rsid w:val="0027549C"/>
    <w:rsid w:val="00275DF9"/>
    <w:rsid w:val="002766BC"/>
    <w:rsid w:val="00277270"/>
    <w:rsid w:val="00280F1B"/>
    <w:rsid w:val="00281974"/>
    <w:rsid w:val="00281FFE"/>
    <w:rsid w:val="002830E2"/>
    <w:rsid w:val="0028374A"/>
    <w:rsid w:val="00283EA0"/>
    <w:rsid w:val="002843E7"/>
    <w:rsid w:val="00284428"/>
    <w:rsid w:val="00284C27"/>
    <w:rsid w:val="00284CD5"/>
    <w:rsid w:val="002861EB"/>
    <w:rsid w:val="00287B59"/>
    <w:rsid w:val="00287C7D"/>
    <w:rsid w:val="00290250"/>
    <w:rsid w:val="002913AA"/>
    <w:rsid w:val="00291DBC"/>
    <w:rsid w:val="0029306B"/>
    <w:rsid w:val="00293F36"/>
    <w:rsid w:val="0029408D"/>
    <w:rsid w:val="002941E8"/>
    <w:rsid w:val="002947BC"/>
    <w:rsid w:val="00295322"/>
    <w:rsid w:val="00295D15"/>
    <w:rsid w:val="00296390"/>
    <w:rsid w:val="00297877"/>
    <w:rsid w:val="002A123F"/>
    <w:rsid w:val="002A2176"/>
    <w:rsid w:val="002A22CF"/>
    <w:rsid w:val="002A2973"/>
    <w:rsid w:val="002A37E6"/>
    <w:rsid w:val="002A38A1"/>
    <w:rsid w:val="002A395A"/>
    <w:rsid w:val="002A3B73"/>
    <w:rsid w:val="002A4422"/>
    <w:rsid w:val="002A5C58"/>
    <w:rsid w:val="002A5F28"/>
    <w:rsid w:val="002A6C66"/>
    <w:rsid w:val="002B193D"/>
    <w:rsid w:val="002B23E5"/>
    <w:rsid w:val="002B27E7"/>
    <w:rsid w:val="002B3631"/>
    <w:rsid w:val="002B3900"/>
    <w:rsid w:val="002B3D1C"/>
    <w:rsid w:val="002B4067"/>
    <w:rsid w:val="002B68B8"/>
    <w:rsid w:val="002B696E"/>
    <w:rsid w:val="002B7175"/>
    <w:rsid w:val="002B74C9"/>
    <w:rsid w:val="002B753A"/>
    <w:rsid w:val="002B7875"/>
    <w:rsid w:val="002B78D6"/>
    <w:rsid w:val="002B7DFE"/>
    <w:rsid w:val="002B7F29"/>
    <w:rsid w:val="002C0AE3"/>
    <w:rsid w:val="002C0D4E"/>
    <w:rsid w:val="002C1337"/>
    <w:rsid w:val="002C1A53"/>
    <w:rsid w:val="002C1B91"/>
    <w:rsid w:val="002C1DC8"/>
    <w:rsid w:val="002C1F34"/>
    <w:rsid w:val="002C26CC"/>
    <w:rsid w:val="002C34DF"/>
    <w:rsid w:val="002C3C99"/>
    <w:rsid w:val="002C3DD4"/>
    <w:rsid w:val="002C4093"/>
    <w:rsid w:val="002C4A91"/>
    <w:rsid w:val="002C592A"/>
    <w:rsid w:val="002C6147"/>
    <w:rsid w:val="002C6BC2"/>
    <w:rsid w:val="002D0138"/>
    <w:rsid w:val="002D080D"/>
    <w:rsid w:val="002D10A2"/>
    <w:rsid w:val="002D3273"/>
    <w:rsid w:val="002D4190"/>
    <w:rsid w:val="002D44A7"/>
    <w:rsid w:val="002D4C26"/>
    <w:rsid w:val="002D54DE"/>
    <w:rsid w:val="002D62BA"/>
    <w:rsid w:val="002D633B"/>
    <w:rsid w:val="002D7606"/>
    <w:rsid w:val="002D7DFF"/>
    <w:rsid w:val="002D7F46"/>
    <w:rsid w:val="002D7FB0"/>
    <w:rsid w:val="002D7FDE"/>
    <w:rsid w:val="002E00B2"/>
    <w:rsid w:val="002E02DA"/>
    <w:rsid w:val="002E037D"/>
    <w:rsid w:val="002E0DFE"/>
    <w:rsid w:val="002E10CE"/>
    <w:rsid w:val="002E1559"/>
    <w:rsid w:val="002E2B35"/>
    <w:rsid w:val="002E31CE"/>
    <w:rsid w:val="002E3BD2"/>
    <w:rsid w:val="002E4A24"/>
    <w:rsid w:val="002E56C9"/>
    <w:rsid w:val="002E6235"/>
    <w:rsid w:val="002E6D80"/>
    <w:rsid w:val="002E7131"/>
    <w:rsid w:val="002E726A"/>
    <w:rsid w:val="002E78C1"/>
    <w:rsid w:val="002F0B33"/>
    <w:rsid w:val="002F0E55"/>
    <w:rsid w:val="002F1A6B"/>
    <w:rsid w:val="002F1BB5"/>
    <w:rsid w:val="002F2DAC"/>
    <w:rsid w:val="002F2F4E"/>
    <w:rsid w:val="002F3E0A"/>
    <w:rsid w:val="002F43B9"/>
    <w:rsid w:val="002F44E5"/>
    <w:rsid w:val="002F4F14"/>
    <w:rsid w:val="002F5BA1"/>
    <w:rsid w:val="002F719F"/>
    <w:rsid w:val="002F7BC3"/>
    <w:rsid w:val="002F7D3E"/>
    <w:rsid w:val="00300068"/>
    <w:rsid w:val="0030025A"/>
    <w:rsid w:val="00300370"/>
    <w:rsid w:val="00302353"/>
    <w:rsid w:val="003046BE"/>
    <w:rsid w:val="003052A0"/>
    <w:rsid w:val="0030782E"/>
    <w:rsid w:val="00307958"/>
    <w:rsid w:val="0031001D"/>
    <w:rsid w:val="00310266"/>
    <w:rsid w:val="00310392"/>
    <w:rsid w:val="00311310"/>
    <w:rsid w:val="00311333"/>
    <w:rsid w:val="0031135B"/>
    <w:rsid w:val="00312B73"/>
    <w:rsid w:val="0031384F"/>
    <w:rsid w:val="00314C65"/>
    <w:rsid w:val="003158C4"/>
    <w:rsid w:val="00315F1C"/>
    <w:rsid w:val="003173F0"/>
    <w:rsid w:val="00320635"/>
    <w:rsid w:val="00320757"/>
    <w:rsid w:val="003207AF"/>
    <w:rsid w:val="00320FBC"/>
    <w:rsid w:val="00321AA5"/>
    <w:rsid w:val="00321EE1"/>
    <w:rsid w:val="003221A0"/>
    <w:rsid w:val="00322AE3"/>
    <w:rsid w:val="00322C75"/>
    <w:rsid w:val="00322CAE"/>
    <w:rsid w:val="0032443F"/>
    <w:rsid w:val="00324F49"/>
    <w:rsid w:val="0032658B"/>
    <w:rsid w:val="00330355"/>
    <w:rsid w:val="00331795"/>
    <w:rsid w:val="00332214"/>
    <w:rsid w:val="00333CB8"/>
    <w:rsid w:val="00333D49"/>
    <w:rsid w:val="0033485C"/>
    <w:rsid w:val="00335544"/>
    <w:rsid w:val="00336C29"/>
    <w:rsid w:val="003400A5"/>
    <w:rsid w:val="00340CB0"/>
    <w:rsid w:val="00340DB7"/>
    <w:rsid w:val="00341284"/>
    <w:rsid w:val="00341694"/>
    <w:rsid w:val="00341A32"/>
    <w:rsid w:val="00343049"/>
    <w:rsid w:val="00343B3B"/>
    <w:rsid w:val="00344194"/>
    <w:rsid w:val="00344545"/>
    <w:rsid w:val="00344B55"/>
    <w:rsid w:val="00344CDD"/>
    <w:rsid w:val="00344D55"/>
    <w:rsid w:val="00345561"/>
    <w:rsid w:val="003456E4"/>
    <w:rsid w:val="003464DC"/>
    <w:rsid w:val="0034799D"/>
    <w:rsid w:val="00352091"/>
    <w:rsid w:val="003521D5"/>
    <w:rsid w:val="00352207"/>
    <w:rsid w:val="00352E6E"/>
    <w:rsid w:val="00353115"/>
    <w:rsid w:val="003545FF"/>
    <w:rsid w:val="00354734"/>
    <w:rsid w:val="00354931"/>
    <w:rsid w:val="0035529F"/>
    <w:rsid w:val="0035597C"/>
    <w:rsid w:val="00356B1F"/>
    <w:rsid w:val="003572BF"/>
    <w:rsid w:val="003574DE"/>
    <w:rsid w:val="00357F95"/>
    <w:rsid w:val="0036092F"/>
    <w:rsid w:val="00360A7F"/>
    <w:rsid w:val="00361C48"/>
    <w:rsid w:val="00361E5C"/>
    <w:rsid w:val="003622FA"/>
    <w:rsid w:val="00362B7B"/>
    <w:rsid w:val="00363193"/>
    <w:rsid w:val="00363356"/>
    <w:rsid w:val="0036368D"/>
    <w:rsid w:val="00363FD6"/>
    <w:rsid w:val="00364E6A"/>
    <w:rsid w:val="00365C3E"/>
    <w:rsid w:val="0036617B"/>
    <w:rsid w:val="00366952"/>
    <w:rsid w:val="00366F27"/>
    <w:rsid w:val="003679C0"/>
    <w:rsid w:val="003700A4"/>
    <w:rsid w:val="00370BB4"/>
    <w:rsid w:val="00370DCA"/>
    <w:rsid w:val="00372DF7"/>
    <w:rsid w:val="00372F2A"/>
    <w:rsid w:val="00373ADB"/>
    <w:rsid w:val="00374A01"/>
    <w:rsid w:val="00374AA1"/>
    <w:rsid w:val="00374BEE"/>
    <w:rsid w:val="003755EB"/>
    <w:rsid w:val="00375AD3"/>
    <w:rsid w:val="00376F5B"/>
    <w:rsid w:val="0037789F"/>
    <w:rsid w:val="00380A05"/>
    <w:rsid w:val="003820E5"/>
    <w:rsid w:val="00382776"/>
    <w:rsid w:val="00382DD7"/>
    <w:rsid w:val="00383E83"/>
    <w:rsid w:val="0038476A"/>
    <w:rsid w:val="0038575B"/>
    <w:rsid w:val="00386081"/>
    <w:rsid w:val="003862F9"/>
    <w:rsid w:val="00386656"/>
    <w:rsid w:val="0038745E"/>
    <w:rsid w:val="003915E7"/>
    <w:rsid w:val="00391607"/>
    <w:rsid w:val="0039195B"/>
    <w:rsid w:val="0039200F"/>
    <w:rsid w:val="003931DC"/>
    <w:rsid w:val="003933A7"/>
    <w:rsid w:val="003935A3"/>
    <w:rsid w:val="003939AE"/>
    <w:rsid w:val="00393CE7"/>
    <w:rsid w:val="00393E27"/>
    <w:rsid w:val="003947F5"/>
    <w:rsid w:val="0039508A"/>
    <w:rsid w:val="00395506"/>
    <w:rsid w:val="0039667D"/>
    <w:rsid w:val="0039784B"/>
    <w:rsid w:val="00397C95"/>
    <w:rsid w:val="003A00BA"/>
    <w:rsid w:val="003A0A53"/>
    <w:rsid w:val="003A22B0"/>
    <w:rsid w:val="003A28A0"/>
    <w:rsid w:val="003A28EA"/>
    <w:rsid w:val="003A389B"/>
    <w:rsid w:val="003A397E"/>
    <w:rsid w:val="003A39EC"/>
    <w:rsid w:val="003A519D"/>
    <w:rsid w:val="003A55B9"/>
    <w:rsid w:val="003A6559"/>
    <w:rsid w:val="003A7386"/>
    <w:rsid w:val="003A73D8"/>
    <w:rsid w:val="003A7F04"/>
    <w:rsid w:val="003B0622"/>
    <w:rsid w:val="003B193F"/>
    <w:rsid w:val="003B1E0D"/>
    <w:rsid w:val="003B22F6"/>
    <w:rsid w:val="003B2B53"/>
    <w:rsid w:val="003B3BE7"/>
    <w:rsid w:val="003B3CC7"/>
    <w:rsid w:val="003B3D73"/>
    <w:rsid w:val="003B4AFD"/>
    <w:rsid w:val="003B4CE2"/>
    <w:rsid w:val="003B645D"/>
    <w:rsid w:val="003B6B1A"/>
    <w:rsid w:val="003B7A84"/>
    <w:rsid w:val="003C0A1B"/>
    <w:rsid w:val="003C1A0E"/>
    <w:rsid w:val="003C1C99"/>
    <w:rsid w:val="003C2141"/>
    <w:rsid w:val="003C341C"/>
    <w:rsid w:val="003C3C27"/>
    <w:rsid w:val="003C5914"/>
    <w:rsid w:val="003C5D92"/>
    <w:rsid w:val="003C63DE"/>
    <w:rsid w:val="003C7D56"/>
    <w:rsid w:val="003D0576"/>
    <w:rsid w:val="003D0777"/>
    <w:rsid w:val="003D1554"/>
    <w:rsid w:val="003D204F"/>
    <w:rsid w:val="003D20F9"/>
    <w:rsid w:val="003D21CF"/>
    <w:rsid w:val="003D245C"/>
    <w:rsid w:val="003D2EED"/>
    <w:rsid w:val="003D2F80"/>
    <w:rsid w:val="003D309C"/>
    <w:rsid w:val="003D51A1"/>
    <w:rsid w:val="003D5284"/>
    <w:rsid w:val="003D5C6B"/>
    <w:rsid w:val="003D6457"/>
    <w:rsid w:val="003D7F3A"/>
    <w:rsid w:val="003E1074"/>
    <w:rsid w:val="003E11E8"/>
    <w:rsid w:val="003E1BD8"/>
    <w:rsid w:val="003E220F"/>
    <w:rsid w:val="003E3372"/>
    <w:rsid w:val="003E4682"/>
    <w:rsid w:val="003E4790"/>
    <w:rsid w:val="003E48A6"/>
    <w:rsid w:val="003E4B00"/>
    <w:rsid w:val="003E5068"/>
    <w:rsid w:val="003E5A9E"/>
    <w:rsid w:val="003E76D9"/>
    <w:rsid w:val="003F0451"/>
    <w:rsid w:val="003F060F"/>
    <w:rsid w:val="003F0C91"/>
    <w:rsid w:val="003F16D6"/>
    <w:rsid w:val="003F1E3A"/>
    <w:rsid w:val="003F2AEB"/>
    <w:rsid w:val="003F3C3E"/>
    <w:rsid w:val="003F3E00"/>
    <w:rsid w:val="003F53BA"/>
    <w:rsid w:val="003F5778"/>
    <w:rsid w:val="003F61A1"/>
    <w:rsid w:val="004002A8"/>
    <w:rsid w:val="00400377"/>
    <w:rsid w:val="0040051E"/>
    <w:rsid w:val="004009EB"/>
    <w:rsid w:val="004012E1"/>
    <w:rsid w:val="00401323"/>
    <w:rsid w:val="004016E3"/>
    <w:rsid w:val="0040339C"/>
    <w:rsid w:val="004034F9"/>
    <w:rsid w:val="004039BA"/>
    <w:rsid w:val="00403BF6"/>
    <w:rsid w:val="00406C2E"/>
    <w:rsid w:val="00407368"/>
    <w:rsid w:val="0040751B"/>
    <w:rsid w:val="00407ACF"/>
    <w:rsid w:val="00410151"/>
    <w:rsid w:val="004105AE"/>
    <w:rsid w:val="00411DFF"/>
    <w:rsid w:val="0041299D"/>
    <w:rsid w:val="00413CFB"/>
    <w:rsid w:val="0041439A"/>
    <w:rsid w:val="0041461F"/>
    <w:rsid w:val="00415991"/>
    <w:rsid w:val="00415E1B"/>
    <w:rsid w:val="00416CD9"/>
    <w:rsid w:val="00416DDC"/>
    <w:rsid w:val="0041750D"/>
    <w:rsid w:val="00417D18"/>
    <w:rsid w:val="00417DAF"/>
    <w:rsid w:val="00417DE0"/>
    <w:rsid w:val="00417E66"/>
    <w:rsid w:val="00420470"/>
    <w:rsid w:val="00420B03"/>
    <w:rsid w:val="00420B8F"/>
    <w:rsid w:val="00421AA8"/>
    <w:rsid w:val="00422124"/>
    <w:rsid w:val="00422C10"/>
    <w:rsid w:val="00422D09"/>
    <w:rsid w:val="00423973"/>
    <w:rsid w:val="00423EA1"/>
    <w:rsid w:val="004259E2"/>
    <w:rsid w:val="00425B09"/>
    <w:rsid w:val="00426A91"/>
    <w:rsid w:val="00426B84"/>
    <w:rsid w:val="00427A45"/>
    <w:rsid w:val="00427C71"/>
    <w:rsid w:val="00430251"/>
    <w:rsid w:val="00430601"/>
    <w:rsid w:val="00430CFA"/>
    <w:rsid w:val="004316D8"/>
    <w:rsid w:val="0043253D"/>
    <w:rsid w:val="004334F1"/>
    <w:rsid w:val="00433B3A"/>
    <w:rsid w:val="004340BE"/>
    <w:rsid w:val="00434492"/>
    <w:rsid w:val="00434724"/>
    <w:rsid w:val="004347E4"/>
    <w:rsid w:val="00434837"/>
    <w:rsid w:val="00436072"/>
    <w:rsid w:val="00436147"/>
    <w:rsid w:val="004366B3"/>
    <w:rsid w:val="00437272"/>
    <w:rsid w:val="004378C8"/>
    <w:rsid w:val="004400EA"/>
    <w:rsid w:val="00441086"/>
    <w:rsid w:val="0044136B"/>
    <w:rsid w:val="00442024"/>
    <w:rsid w:val="004421EC"/>
    <w:rsid w:val="00442574"/>
    <w:rsid w:val="00443192"/>
    <w:rsid w:val="00443673"/>
    <w:rsid w:val="0044373E"/>
    <w:rsid w:val="00444243"/>
    <w:rsid w:val="004444C8"/>
    <w:rsid w:val="004447BD"/>
    <w:rsid w:val="00444A14"/>
    <w:rsid w:val="004454E3"/>
    <w:rsid w:val="004455E8"/>
    <w:rsid w:val="00445DB5"/>
    <w:rsid w:val="0044627C"/>
    <w:rsid w:val="004467D6"/>
    <w:rsid w:val="00446D60"/>
    <w:rsid w:val="004473DB"/>
    <w:rsid w:val="0044742E"/>
    <w:rsid w:val="004475CB"/>
    <w:rsid w:val="00450A17"/>
    <w:rsid w:val="0045108E"/>
    <w:rsid w:val="004520A9"/>
    <w:rsid w:val="004526E9"/>
    <w:rsid w:val="0045287D"/>
    <w:rsid w:val="00452FDE"/>
    <w:rsid w:val="0045398E"/>
    <w:rsid w:val="00453DAF"/>
    <w:rsid w:val="00453E8E"/>
    <w:rsid w:val="00453FC7"/>
    <w:rsid w:val="00454127"/>
    <w:rsid w:val="00455D0F"/>
    <w:rsid w:val="00456ADB"/>
    <w:rsid w:val="004570D5"/>
    <w:rsid w:val="004607C0"/>
    <w:rsid w:val="004612ED"/>
    <w:rsid w:val="00461986"/>
    <w:rsid w:val="00461F69"/>
    <w:rsid w:val="0046218C"/>
    <w:rsid w:val="0046268E"/>
    <w:rsid w:val="00464968"/>
    <w:rsid w:val="004651F4"/>
    <w:rsid w:val="004652DD"/>
    <w:rsid w:val="004653CB"/>
    <w:rsid w:val="00465BF0"/>
    <w:rsid w:val="00465DE2"/>
    <w:rsid w:val="00467CE4"/>
    <w:rsid w:val="00470C11"/>
    <w:rsid w:val="00470E0C"/>
    <w:rsid w:val="00471840"/>
    <w:rsid w:val="0047296F"/>
    <w:rsid w:val="00472DDB"/>
    <w:rsid w:val="00473729"/>
    <w:rsid w:val="00473C8D"/>
    <w:rsid w:val="00474E12"/>
    <w:rsid w:val="004759A2"/>
    <w:rsid w:val="00476EEA"/>
    <w:rsid w:val="00477B83"/>
    <w:rsid w:val="00477F38"/>
    <w:rsid w:val="0048044B"/>
    <w:rsid w:val="00480AE6"/>
    <w:rsid w:val="0048120B"/>
    <w:rsid w:val="004815DE"/>
    <w:rsid w:val="0048464D"/>
    <w:rsid w:val="00484AE6"/>
    <w:rsid w:val="004858E7"/>
    <w:rsid w:val="00485CC5"/>
    <w:rsid w:val="00487333"/>
    <w:rsid w:val="00487B3E"/>
    <w:rsid w:val="00487C57"/>
    <w:rsid w:val="0049051A"/>
    <w:rsid w:val="00490BA5"/>
    <w:rsid w:val="00490DC0"/>
    <w:rsid w:val="004911ED"/>
    <w:rsid w:val="004912D7"/>
    <w:rsid w:val="0049194E"/>
    <w:rsid w:val="0049288D"/>
    <w:rsid w:val="00493392"/>
    <w:rsid w:val="00493B71"/>
    <w:rsid w:val="004946E4"/>
    <w:rsid w:val="00494A23"/>
    <w:rsid w:val="00494F94"/>
    <w:rsid w:val="004955C9"/>
    <w:rsid w:val="00496B3A"/>
    <w:rsid w:val="004A09A2"/>
    <w:rsid w:val="004A0C0D"/>
    <w:rsid w:val="004A0C47"/>
    <w:rsid w:val="004A19DB"/>
    <w:rsid w:val="004A2165"/>
    <w:rsid w:val="004A26CF"/>
    <w:rsid w:val="004A29EE"/>
    <w:rsid w:val="004A316C"/>
    <w:rsid w:val="004A33AD"/>
    <w:rsid w:val="004A3E09"/>
    <w:rsid w:val="004A424C"/>
    <w:rsid w:val="004A4AE1"/>
    <w:rsid w:val="004A6372"/>
    <w:rsid w:val="004A643F"/>
    <w:rsid w:val="004A67D6"/>
    <w:rsid w:val="004A7527"/>
    <w:rsid w:val="004A7B10"/>
    <w:rsid w:val="004A7C8F"/>
    <w:rsid w:val="004A7E77"/>
    <w:rsid w:val="004B026D"/>
    <w:rsid w:val="004B0E03"/>
    <w:rsid w:val="004B1EA6"/>
    <w:rsid w:val="004B207B"/>
    <w:rsid w:val="004B23AA"/>
    <w:rsid w:val="004B2A95"/>
    <w:rsid w:val="004B3A21"/>
    <w:rsid w:val="004B47A4"/>
    <w:rsid w:val="004B4B85"/>
    <w:rsid w:val="004B5F9B"/>
    <w:rsid w:val="004B6740"/>
    <w:rsid w:val="004B6832"/>
    <w:rsid w:val="004B69A8"/>
    <w:rsid w:val="004B71DD"/>
    <w:rsid w:val="004C00D3"/>
    <w:rsid w:val="004C18CB"/>
    <w:rsid w:val="004C2A77"/>
    <w:rsid w:val="004C3471"/>
    <w:rsid w:val="004C3778"/>
    <w:rsid w:val="004C388E"/>
    <w:rsid w:val="004C3895"/>
    <w:rsid w:val="004C3A54"/>
    <w:rsid w:val="004C3EB1"/>
    <w:rsid w:val="004C51A0"/>
    <w:rsid w:val="004C5464"/>
    <w:rsid w:val="004C5DCE"/>
    <w:rsid w:val="004C66D7"/>
    <w:rsid w:val="004C71A6"/>
    <w:rsid w:val="004C7479"/>
    <w:rsid w:val="004C790C"/>
    <w:rsid w:val="004D032B"/>
    <w:rsid w:val="004D0403"/>
    <w:rsid w:val="004D04A5"/>
    <w:rsid w:val="004D0DFD"/>
    <w:rsid w:val="004D1C5D"/>
    <w:rsid w:val="004D2588"/>
    <w:rsid w:val="004D25B5"/>
    <w:rsid w:val="004D379C"/>
    <w:rsid w:val="004D404E"/>
    <w:rsid w:val="004D40A1"/>
    <w:rsid w:val="004D42A7"/>
    <w:rsid w:val="004D477C"/>
    <w:rsid w:val="004D4B6F"/>
    <w:rsid w:val="004D4C7D"/>
    <w:rsid w:val="004D4F5D"/>
    <w:rsid w:val="004D5131"/>
    <w:rsid w:val="004D7B33"/>
    <w:rsid w:val="004D7FA7"/>
    <w:rsid w:val="004E068B"/>
    <w:rsid w:val="004E1FC4"/>
    <w:rsid w:val="004E31A0"/>
    <w:rsid w:val="004E36EA"/>
    <w:rsid w:val="004E3E15"/>
    <w:rsid w:val="004E43B1"/>
    <w:rsid w:val="004E5B44"/>
    <w:rsid w:val="004E5E54"/>
    <w:rsid w:val="004E62DA"/>
    <w:rsid w:val="004E636C"/>
    <w:rsid w:val="004E6E68"/>
    <w:rsid w:val="004E78EB"/>
    <w:rsid w:val="004E797B"/>
    <w:rsid w:val="004E7B2F"/>
    <w:rsid w:val="004F0924"/>
    <w:rsid w:val="004F2672"/>
    <w:rsid w:val="004F2707"/>
    <w:rsid w:val="004F2AC7"/>
    <w:rsid w:val="004F3F37"/>
    <w:rsid w:val="004F47F9"/>
    <w:rsid w:val="004F64F1"/>
    <w:rsid w:val="004F692D"/>
    <w:rsid w:val="004F700C"/>
    <w:rsid w:val="004F72E5"/>
    <w:rsid w:val="004F7B5D"/>
    <w:rsid w:val="004F7DB0"/>
    <w:rsid w:val="004F7E44"/>
    <w:rsid w:val="005006F6"/>
    <w:rsid w:val="00500B4C"/>
    <w:rsid w:val="005014E9"/>
    <w:rsid w:val="005028CF"/>
    <w:rsid w:val="0050350A"/>
    <w:rsid w:val="005044A6"/>
    <w:rsid w:val="005045B2"/>
    <w:rsid w:val="005062F6"/>
    <w:rsid w:val="0050688D"/>
    <w:rsid w:val="00506EE4"/>
    <w:rsid w:val="00506F58"/>
    <w:rsid w:val="0050735C"/>
    <w:rsid w:val="00510360"/>
    <w:rsid w:val="005105A5"/>
    <w:rsid w:val="005107AB"/>
    <w:rsid w:val="0051154C"/>
    <w:rsid w:val="00511D02"/>
    <w:rsid w:val="00512D7F"/>
    <w:rsid w:val="005132D9"/>
    <w:rsid w:val="00514058"/>
    <w:rsid w:val="005155EF"/>
    <w:rsid w:val="0051590C"/>
    <w:rsid w:val="0051672D"/>
    <w:rsid w:val="00516B41"/>
    <w:rsid w:val="00516F9F"/>
    <w:rsid w:val="00517083"/>
    <w:rsid w:val="0051738E"/>
    <w:rsid w:val="005178D3"/>
    <w:rsid w:val="00517B4F"/>
    <w:rsid w:val="005217B6"/>
    <w:rsid w:val="0052231A"/>
    <w:rsid w:val="00522AF3"/>
    <w:rsid w:val="00523173"/>
    <w:rsid w:val="0052317F"/>
    <w:rsid w:val="0052548C"/>
    <w:rsid w:val="0052548D"/>
    <w:rsid w:val="00525AFC"/>
    <w:rsid w:val="00525EAD"/>
    <w:rsid w:val="00526DC3"/>
    <w:rsid w:val="00527957"/>
    <w:rsid w:val="0053008A"/>
    <w:rsid w:val="00530140"/>
    <w:rsid w:val="005305B1"/>
    <w:rsid w:val="005316C0"/>
    <w:rsid w:val="005318B1"/>
    <w:rsid w:val="005318E5"/>
    <w:rsid w:val="00531B89"/>
    <w:rsid w:val="00532D72"/>
    <w:rsid w:val="00532E7D"/>
    <w:rsid w:val="005333AB"/>
    <w:rsid w:val="005339D4"/>
    <w:rsid w:val="00533FF1"/>
    <w:rsid w:val="00534F83"/>
    <w:rsid w:val="00535A17"/>
    <w:rsid w:val="00536DB6"/>
    <w:rsid w:val="0054055C"/>
    <w:rsid w:val="00540FB9"/>
    <w:rsid w:val="005413AE"/>
    <w:rsid w:val="00542528"/>
    <w:rsid w:val="005427EA"/>
    <w:rsid w:val="0054309D"/>
    <w:rsid w:val="005434E0"/>
    <w:rsid w:val="0054394E"/>
    <w:rsid w:val="00543982"/>
    <w:rsid w:val="00544A3E"/>
    <w:rsid w:val="00545666"/>
    <w:rsid w:val="00545B86"/>
    <w:rsid w:val="00545F06"/>
    <w:rsid w:val="0054644F"/>
    <w:rsid w:val="00546550"/>
    <w:rsid w:val="00547A2D"/>
    <w:rsid w:val="00547B92"/>
    <w:rsid w:val="00547C84"/>
    <w:rsid w:val="00550A7B"/>
    <w:rsid w:val="00551AE2"/>
    <w:rsid w:val="00553C29"/>
    <w:rsid w:val="00554F4F"/>
    <w:rsid w:val="0055580B"/>
    <w:rsid w:val="00555EF5"/>
    <w:rsid w:val="0055646A"/>
    <w:rsid w:val="005566F3"/>
    <w:rsid w:val="00557E2E"/>
    <w:rsid w:val="00557EB1"/>
    <w:rsid w:val="00560F33"/>
    <w:rsid w:val="00561252"/>
    <w:rsid w:val="005617E2"/>
    <w:rsid w:val="005619D0"/>
    <w:rsid w:val="00562BBE"/>
    <w:rsid w:val="005632C0"/>
    <w:rsid w:val="00563494"/>
    <w:rsid w:val="0056655A"/>
    <w:rsid w:val="00567CC7"/>
    <w:rsid w:val="00570133"/>
    <w:rsid w:val="00571078"/>
    <w:rsid w:val="00571722"/>
    <w:rsid w:val="00572338"/>
    <w:rsid w:val="005724A4"/>
    <w:rsid w:val="00573043"/>
    <w:rsid w:val="00573952"/>
    <w:rsid w:val="00573D4D"/>
    <w:rsid w:val="005760FE"/>
    <w:rsid w:val="00576EA4"/>
    <w:rsid w:val="00580198"/>
    <w:rsid w:val="00580210"/>
    <w:rsid w:val="00580FED"/>
    <w:rsid w:val="0058147B"/>
    <w:rsid w:val="00582B3C"/>
    <w:rsid w:val="00583BBC"/>
    <w:rsid w:val="00584D8F"/>
    <w:rsid w:val="00585714"/>
    <w:rsid w:val="005907CD"/>
    <w:rsid w:val="00590C8A"/>
    <w:rsid w:val="00592080"/>
    <w:rsid w:val="00592614"/>
    <w:rsid w:val="005929B2"/>
    <w:rsid w:val="00593F1D"/>
    <w:rsid w:val="005948D6"/>
    <w:rsid w:val="00595490"/>
    <w:rsid w:val="005978B2"/>
    <w:rsid w:val="00597DC1"/>
    <w:rsid w:val="005A0B65"/>
    <w:rsid w:val="005A0D1F"/>
    <w:rsid w:val="005A175A"/>
    <w:rsid w:val="005A280D"/>
    <w:rsid w:val="005A316A"/>
    <w:rsid w:val="005A4A09"/>
    <w:rsid w:val="005A4A22"/>
    <w:rsid w:val="005A4C62"/>
    <w:rsid w:val="005A4C97"/>
    <w:rsid w:val="005A4E79"/>
    <w:rsid w:val="005A4F17"/>
    <w:rsid w:val="005A50FB"/>
    <w:rsid w:val="005A5578"/>
    <w:rsid w:val="005A63F0"/>
    <w:rsid w:val="005A6466"/>
    <w:rsid w:val="005A67F2"/>
    <w:rsid w:val="005A67FF"/>
    <w:rsid w:val="005A69ED"/>
    <w:rsid w:val="005A6B93"/>
    <w:rsid w:val="005A6E1F"/>
    <w:rsid w:val="005A75AF"/>
    <w:rsid w:val="005A7AE2"/>
    <w:rsid w:val="005B059F"/>
    <w:rsid w:val="005B1DB2"/>
    <w:rsid w:val="005B259B"/>
    <w:rsid w:val="005B279F"/>
    <w:rsid w:val="005B364D"/>
    <w:rsid w:val="005B40F7"/>
    <w:rsid w:val="005B4E7A"/>
    <w:rsid w:val="005B5624"/>
    <w:rsid w:val="005B5772"/>
    <w:rsid w:val="005B583F"/>
    <w:rsid w:val="005B5B38"/>
    <w:rsid w:val="005B612A"/>
    <w:rsid w:val="005B66D5"/>
    <w:rsid w:val="005B7B5A"/>
    <w:rsid w:val="005C1217"/>
    <w:rsid w:val="005C1CD5"/>
    <w:rsid w:val="005C2C36"/>
    <w:rsid w:val="005C2EE4"/>
    <w:rsid w:val="005C3A0D"/>
    <w:rsid w:val="005C3AB0"/>
    <w:rsid w:val="005C3D8E"/>
    <w:rsid w:val="005C5809"/>
    <w:rsid w:val="005C5B87"/>
    <w:rsid w:val="005C5E60"/>
    <w:rsid w:val="005C671E"/>
    <w:rsid w:val="005C76DF"/>
    <w:rsid w:val="005C7B4F"/>
    <w:rsid w:val="005D0230"/>
    <w:rsid w:val="005D0430"/>
    <w:rsid w:val="005D191E"/>
    <w:rsid w:val="005D1D8C"/>
    <w:rsid w:val="005D221D"/>
    <w:rsid w:val="005D237C"/>
    <w:rsid w:val="005D35B2"/>
    <w:rsid w:val="005D460B"/>
    <w:rsid w:val="005D4692"/>
    <w:rsid w:val="005D47C1"/>
    <w:rsid w:val="005D504F"/>
    <w:rsid w:val="005D5541"/>
    <w:rsid w:val="005D5B06"/>
    <w:rsid w:val="005D606E"/>
    <w:rsid w:val="005D752E"/>
    <w:rsid w:val="005E0DC7"/>
    <w:rsid w:val="005E14ED"/>
    <w:rsid w:val="005E2932"/>
    <w:rsid w:val="005E2934"/>
    <w:rsid w:val="005E2D88"/>
    <w:rsid w:val="005E308C"/>
    <w:rsid w:val="005E39DC"/>
    <w:rsid w:val="005E3CBF"/>
    <w:rsid w:val="005E418E"/>
    <w:rsid w:val="005E41FE"/>
    <w:rsid w:val="005E444A"/>
    <w:rsid w:val="005E4D0D"/>
    <w:rsid w:val="005E5544"/>
    <w:rsid w:val="005E6AF5"/>
    <w:rsid w:val="005E711D"/>
    <w:rsid w:val="005E7803"/>
    <w:rsid w:val="005F0F6F"/>
    <w:rsid w:val="005F2010"/>
    <w:rsid w:val="005F216F"/>
    <w:rsid w:val="005F2E47"/>
    <w:rsid w:val="005F3074"/>
    <w:rsid w:val="005F34F4"/>
    <w:rsid w:val="005F3525"/>
    <w:rsid w:val="005F3B79"/>
    <w:rsid w:val="005F4006"/>
    <w:rsid w:val="005F4687"/>
    <w:rsid w:val="005F5E2B"/>
    <w:rsid w:val="005F6168"/>
    <w:rsid w:val="005F6A97"/>
    <w:rsid w:val="005F7EA1"/>
    <w:rsid w:val="00600159"/>
    <w:rsid w:val="00600B97"/>
    <w:rsid w:val="00600FE8"/>
    <w:rsid w:val="00601395"/>
    <w:rsid w:val="0060152F"/>
    <w:rsid w:val="00601C7C"/>
    <w:rsid w:val="00603663"/>
    <w:rsid w:val="00603B5E"/>
    <w:rsid w:val="00604475"/>
    <w:rsid w:val="00604989"/>
    <w:rsid w:val="00605042"/>
    <w:rsid w:val="0060726C"/>
    <w:rsid w:val="00607F3C"/>
    <w:rsid w:val="0061092E"/>
    <w:rsid w:val="00610B06"/>
    <w:rsid w:val="00610F9A"/>
    <w:rsid w:val="006111C4"/>
    <w:rsid w:val="006113F8"/>
    <w:rsid w:val="00611A4B"/>
    <w:rsid w:val="0061225C"/>
    <w:rsid w:val="00612857"/>
    <w:rsid w:val="00612E0E"/>
    <w:rsid w:val="00613539"/>
    <w:rsid w:val="00613C8F"/>
    <w:rsid w:val="00614DF2"/>
    <w:rsid w:val="0061511B"/>
    <w:rsid w:val="0061605C"/>
    <w:rsid w:val="006165CF"/>
    <w:rsid w:val="00616909"/>
    <w:rsid w:val="00617010"/>
    <w:rsid w:val="006172B4"/>
    <w:rsid w:val="00617D95"/>
    <w:rsid w:val="00617E20"/>
    <w:rsid w:val="00617ED8"/>
    <w:rsid w:val="00617F42"/>
    <w:rsid w:val="0062034A"/>
    <w:rsid w:val="00621B2F"/>
    <w:rsid w:val="00621CEA"/>
    <w:rsid w:val="00622294"/>
    <w:rsid w:val="00622297"/>
    <w:rsid w:val="006225D9"/>
    <w:rsid w:val="0062292B"/>
    <w:rsid w:val="00622C50"/>
    <w:rsid w:val="00623C38"/>
    <w:rsid w:val="00624A8A"/>
    <w:rsid w:val="00625635"/>
    <w:rsid w:val="006257C6"/>
    <w:rsid w:val="00625F42"/>
    <w:rsid w:val="0062665F"/>
    <w:rsid w:val="006268A3"/>
    <w:rsid w:val="006268FB"/>
    <w:rsid w:val="00626B28"/>
    <w:rsid w:val="00626D75"/>
    <w:rsid w:val="00626EA0"/>
    <w:rsid w:val="00627171"/>
    <w:rsid w:val="00630244"/>
    <w:rsid w:val="0063059E"/>
    <w:rsid w:val="00630635"/>
    <w:rsid w:val="0063153F"/>
    <w:rsid w:val="00631DEB"/>
    <w:rsid w:val="00631F5E"/>
    <w:rsid w:val="006320AF"/>
    <w:rsid w:val="006325D5"/>
    <w:rsid w:val="00633048"/>
    <w:rsid w:val="00633111"/>
    <w:rsid w:val="00633141"/>
    <w:rsid w:val="00633725"/>
    <w:rsid w:val="00634AA7"/>
    <w:rsid w:val="0063700C"/>
    <w:rsid w:val="0063741D"/>
    <w:rsid w:val="00637788"/>
    <w:rsid w:val="00637C51"/>
    <w:rsid w:val="00640652"/>
    <w:rsid w:val="00640D89"/>
    <w:rsid w:val="00641565"/>
    <w:rsid w:val="006418D4"/>
    <w:rsid w:val="00641FB1"/>
    <w:rsid w:val="0064233D"/>
    <w:rsid w:val="006425CE"/>
    <w:rsid w:val="006426E8"/>
    <w:rsid w:val="0064339F"/>
    <w:rsid w:val="00643EEF"/>
    <w:rsid w:val="0064496C"/>
    <w:rsid w:val="0064524F"/>
    <w:rsid w:val="00645318"/>
    <w:rsid w:val="00645DFE"/>
    <w:rsid w:val="00646B4B"/>
    <w:rsid w:val="00647265"/>
    <w:rsid w:val="00647550"/>
    <w:rsid w:val="006476D3"/>
    <w:rsid w:val="00647950"/>
    <w:rsid w:val="006505EF"/>
    <w:rsid w:val="0065069E"/>
    <w:rsid w:val="0065080A"/>
    <w:rsid w:val="00650911"/>
    <w:rsid w:val="00650F83"/>
    <w:rsid w:val="006510E3"/>
    <w:rsid w:val="0065213C"/>
    <w:rsid w:val="006527AB"/>
    <w:rsid w:val="006530FC"/>
    <w:rsid w:val="00653AAC"/>
    <w:rsid w:val="0065461E"/>
    <w:rsid w:val="006551F2"/>
    <w:rsid w:val="00655D61"/>
    <w:rsid w:val="0065631F"/>
    <w:rsid w:val="006578AA"/>
    <w:rsid w:val="006620DB"/>
    <w:rsid w:val="00662B7A"/>
    <w:rsid w:val="00662BE0"/>
    <w:rsid w:val="00662C1D"/>
    <w:rsid w:val="006634AA"/>
    <w:rsid w:val="00663519"/>
    <w:rsid w:val="00663754"/>
    <w:rsid w:val="00664543"/>
    <w:rsid w:val="006647A2"/>
    <w:rsid w:val="00664C05"/>
    <w:rsid w:val="00664DAC"/>
    <w:rsid w:val="00665325"/>
    <w:rsid w:val="00666447"/>
    <w:rsid w:val="0066671F"/>
    <w:rsid w:val="006667A3"/>
    <w:rsid w:val="006667FF"/>
    <w:rsid w:val="00666A42"/>
    <w:rsid w:val="00666D41"/>
    <w:rsid w:val="0066710F"/>
    <w:rsid w:val="006677AE"/>
    <w:rsid w:val="0066787A"/>
    <w:rsid w:val="00667AD2"/>
    <w:rsid w:val="006701D1"/>
    <w:rsid w:val="006719CC"/>
    <w:rsid w:val="00671FA9"/>
    <w:rsid w:val="00672C10"/>
    <w:rsid w:val="00672C4D"/>
    <w:rsid w:val="00673114"/>
    <w:rsid w:val="00673198"/>
    <w:rsid w:val="0067459D"/>
    <w:rsid w:val="006747BC"/>
    <w:rsid w:val="006750A0"/>
    <w:rsid w:val="00675617"/>
    <w:rsid w:val="00676601"/>
    <w:rsid w:val="00676A14"/>
    <w:rsid w:val="00676CB4"/>
    <w:rsid w:val="00677674"/>
    <w:rsid w:val="00680653"/>
    <w:rsid w:val="00684304"/>
    <w:rsid w:val="00684583"/>
    <w:rsid w:val="0068464A"/>
    <w:rsid w:val="006847A6"/>
    <w:rsid w:val="00685576"/>
    <w:rsid w:val="00685653"/>
    <w:rsid w:val="00686676"/>
    <w:rsid w:val="00687410"/>
    <w:rsid w:val="0068799F"/>
    <w:rsid w:val="006918B8"/>
    <w:rsid w:val="00692D59"/>
    <w:rsid w:val="00692E30"/>
    <w:rsid w:val="00693B06"/>
    <w:rsid w:val="00693E4D"/>
    <w:rsid w:val="0069470B"/>
    <w:rsid w:val="00694D5A"/>
    <w:rsid w:val="00694DC2"/>
    <w:rsid w:val="0069510E"/>
    <w:rsid w:val="006952F5"/>
    <w:rsid w:val="00695360"/>
    <w:rsid w:val="00695D92"/>
    <w:rsid w:val="00695E8F"/>
    <w:rsid w:val="00696668"/>
    <w:rsid w:val="00697B33"/>
    <w:rsid w:val="006A1531"/>
    <w:rsid w:val="006A1629"/>
    <w:rsid w:val="006A1CA9"/>
    <w:rsid w:val="006A1E63"/>
    <w:rsid w:val="006A25D8"/>
    <w:rsid w:val="006A3E2B"/>
    <w:rsid w:val="006A4107"/>
    <w:rsid w:val="006A4482"/>
    <w:rsid w:val="006A5196"/>
    <w:rsid w:val="006A5248"/>
    <w:rsid w:val="006A55A4"/>
    <w:rsid w:val="006A674F"/>
    <w:rsid w:val="006B026D"/>
    <w:rsid w:val="006B06EA"/>
    <w:rsid w:val="006B200D"/>
    <w:rsid w:val="006B2D32"/>
    <w:rsid w:val="006B3755"/>
    <w:rsid w:val="006B3AE8"/>
    <w:rsid w:val="006B6E65"/>
    <w:rsid w:val="006B7166"/>
    <w:rsid w:val="006B7D2A"/>
    <w:rsid w:val="006B7E21"/>
    <w:rsid w:val="006C04FE"/>
    <w:rsid w:val="006C1086"/>
    <w:rsid w:val="006C1E33"/>
    <w:rsid w:val="006C1F87"/>
    <w:rsid w:val="006C21BB"/>
    <w:rsid w:val="006C2BBB"/>
    <w:rsid w:val="006C2D15"/>
    <w:rsid w:val="006C2D5C"/>
    <w:rsid w:val="006C2EF3"/>
    <w:rsid w:val="006C3488"/>
    <w:rsid w:val="006C3CD1"/>
    <w:rsid w:val="006C3DAE"/>
    <w:rsid w:val="006C44D2"/>
    <w:rsid w:val="006C4532"/>
    <w:rsid w:val="006C58E8"/>
    <w:rsid w:val="006C5B6E"/>
    <w:rsid w:val="006C5D1C"/>
    <w:rsid w:val="006C616E"/>
    <w:rsid w:val="006C6954"/>
    <w:rsid w:val="006C7117"/>
    <w:rsid w:val="006C7323"/>
    <w:rsid w:val="006C732A"/>
    <w:rsid w:val="006D0570"/>
    <w:rsid w:val="006D1420"/>
    <w:rsid w:val="006D1F13"/>
    <w:rsid w:val="006D27F9"/>
    <w:rsid w:val="006D4500"/>
    <w:rsid w:val="006D5258"/>
    <w:rsid w:val="006D5A67"/>
    <w:rsid w:val="006D5B72"/>
    <w:rsid w:val="006D5B93"/>
    <w:rsid w:val="006D5BEB"/>
    <w:rsid w:val="006D5FF1"/>
    <w:rsid w:val="006D6CA8"/>
    <w:rsid w:val="006D7601"/>
    <w:rsid w:val="006E001D"/>
    <w:rsid w:val="006E0033"/>
    <w:rsid w:val="006E014B"/>
    <w:rsid w:val="006E032A"/>
    <w:rsid w:val="006E0D28"/>
    <w:rsid w:val="006E1068"/>
    <w:rsid w:val="006E1809"/>
    <w:rsid w:val="006E308E"/>
    <w:rsid w:val="006E30CE"/>
    <w:rsid w:val="006E33EF"/>
    <w:rsid w:val="006E4010"/>
    <w:rsid w:val="006E6610"/>
    <w:rsid w:val="006E7173"/>
    <w:rsid w:val="006F0435"/>
    <w:rsid w:val="006F0CE2"/>
    <w:rsid w:val="006F2410"/>
    <w:rsid w:val="006F34F8"/>
    <w:rsid w:val="006F3B84"/>
    <w:rsid w:val="006F3C49"/>
    <w:rsid w:val="006F3C74"/>
    <w:rsid w:val="006F3FF4"/>
    <w:rsid w:val="006F4407"/>
    <w:rsid w:val="006F47CB"/>
    <w:rsid w:val="006F48F9"/>
    <w:rsid w:val="006F498F"/>
    <w:rsid w:val="006F53CA"/>
    <w:rsid w:val="006F5D87"/>
    <w:rsid w:val="006F7A29"/>
    <w:rsid w:val="006F7D2E"/>
    <w:rsid w:val="007006C0"/>
    <w:rsid w:val="007010D7"/>
    <w:rsid w:val="0070149D"/>
    <w:rsid w:val="007015AF"/>
    <w:rsid w:val="00703CC5"/>
    <w:rsid w:val="007049D2"/>
    <w:rsid w:val="00704FBF"/>
    <w:rsid w:val="00705B25"/>
    <w:rsid w:val="00706242"/>
    <w:rsid w:val="00707525"/>
    <w:rsid w:val="007077BD"/>
    <w:rsid w:val="00707C4F"/>
    <w:rsid w:val="0071067F"/>
    <w:rsid w:val="00710996"/>
    <w:rsid w:val="00710A1E"/>
    <w:rsid w:val="00710BC9"/>
    <w:rsid w:val="00710EDF"/>
    <w:rsid w:val="00710EE8"/>
    <w:rsid w:val="00711B63"/>
    <w:rsid w:val="00711DD7"/>
    <w:rsid w:val="00712798"/>
    <w:rsid w:val="00712B63"/>
    <w:rsid w:val="00712D55"/>
    <w:rsid w:val="007135E6"/>
    <w:rsid w:val="0071480F"/>
    <w:rsid w:val="00714C21"/>
    <w:rsid w:val="007168B5"/>
    <w:rsid w:val="007174C8"/>
    <w:rsid w:val="00717524"/>
    <w:rsid w:val="007204D7"/>
    <w:rsid w:val="00720601"/>
    <w:rsid w:val="00721754"/>
    <w:rsid w:val="00721E6A"/>
    <w:rsid w:val="00723146"/>
    <w:rsid w:val="00723678"/>
    <w:rsid w:val="00723B6C"/>
    <w:rsid w:val="007241B2"/>
    <w:rsid w:val="0072485C"/>
    <w:rsid w:val="0072573B"/>
    <w:rsid w:val="00730058"/>
    <w:rsid w:val="007300CA"/>
    <w:rsid w:val="007305D7"/>
    <w:rsid w:val="007308E3"/>
    <w:rsid w:val="00730DD1"/>
    <w:rsid w:val="007315BC"/>
    <w:rsid w:val="0073168D"/>
    <w:rsid w:val="007318ED"/>
    <w:rsid w:val="00733531"/>
    <w:rsid w:val="00734273"/>
    <w:rsid w:val="0073440F"/>
    <w:rsid w:val="00734735"/>
    <w:rsid w:val="00734ABE"/>
    <w:rsid w:val="007357B8"/>
    <w:rsid w:val="00735829"/>
    <w:rsid w:val="007359D7"/>
    <w:rsid w:val="00736429"/>
    <w:rsid w:val="00736723"/>
    <w:rsid w:val="00736C8E"/>
    <w:rsid w:val="00737E8D"/>
    <w:rsid w:val="00740FE5"/>
    <w:rsid w:val="00741F08"/>
    <w:rsid w:val="00742735"/>
    <w:rsid w:val="0074308F"/>
    <w:rsid w:val="007431FD"/>
    <w:rsid w:val="007454B4"/>
    <w:rsid w:val="00745917"/>
    <w:rsid w:val="00745EAE"/>
    <w:rsid w:val="00746A13"/>
    <w:rsid w:val="0074726A"/>
    <w:rsid w:val="007500E8"/>
    <w:rsid w:val="007519D0"/>
    <w:rsid w:val="00752033"/>
    <w:rsid w:val="007521B6"/>
    <w:rsid w:val="007528BD"/>
    <w:rsid w:val="00755402"/>
    <w:rsid w:val="00755776"/>
    <w:rsid w:val="00762989"/>
    <w:rsid w:val="007642B3"/>
    <w:rsid w:val="007643C8"/>
    <w:rsid w:val="007646B0"/>
    <w:rsid w:val="00764AE6"/>
    <w:rsid w:val="00765070"/>
    <w:rsid w:val="00765724"/>
    <w:rsid w:val="00766620"/>
    <w:rsid w:val="00766E57"/>
    <w:rsid w:val="00766EC6"/>
    <w:rsid w:val="0076789C"/>
    <w:rsid w:val="007679F3"/>
    <w:rsid w:val="00767C7C"/>
    <w:rsid w:val="00767F47"/>
    <w:rsid w:val="007701CE"/>
    <w:rsid w:val="00770B0B"/>
    <w:rsid w:val="00770C17"/>
    <w:rsid w:val="00770C97"/>
    <w:rsid w:val="00772548"/>
    <w:rsid w:val="00772CD1"/>
    <w:rsid w:val="00772DCA"/>
    <w:rsid w:val="0077531E"/>
    <w:rsid w:val="00775B61"/>
    <w:rsid w:val="00776174"/>
    <w:rsid w:val="0077796E"/>
    <w:rsid w:val="00777E2B"/>
    <w:rsid w:val="007800F7"/>
    <w:rsid w:val="007813EC"/>
    <w:rsid w:val="00781704"/>
    <w:rsid w:val="00782F83"/>
    <w:rsid w:val="00782FD1"/>
    <w:rsid w:val="00783448"/>
    <w:rsid w:val="00783524"/>
    <w:rsid w:val="007838CD"/>
    <w:rsid w:val="007848AD"/>
    <w:rsid w:val="00784C6A"/>
    <w:rsid w:val="00785805"/>
    <w:rsid w:val="007862F5"/>
    <w:rsid w:val="007869A2"/>
    <w:rsid w:val="007874E8"/>
    <w:rsid w:val="00787A0B"/>
    <w:rsid w:val="00790C27"/>
    <w:rsid w:val="007914D7"/>
    <w:rsid w:val="007957D8"/>
    <w:rsid w:val="00795D62"/>
    <w:rsid w:val="007960AE"/>
    <w:rsid w:val="00797B55"/>
    <w:rsid w:val="007A0239"/>
    <w:rsid w:val="007A054F"/>
    <w:rsid w:val="007A0CE5"/>
    <w:rsid w:val="007A1122"/>
    <w:rsid w:val="007A1210"/>
    <w:rsid w:val="007A2F31"/>
    <w:rsid w:val="007A2FD1"/>
    <w:rsid w:val="007A400A"/>
    <w:rsid w:val="007A51EF"/>
    <w:rsid w:val="007A569E"/>
    <w:rsid w:val="007A5F9B"/>
    <w:rsid w:val="007A6370"/>
    <w:rsid w:val="007A7359"/>
    <w:rsid w:val="007B0488"/>
    <w:rsid w:val="007B0C57"/>
    <w:rsid w:val="007B1C36"/>
    <w:rsid w:val="007B2684"/>
    <w:rsid w:val="007B2AE7"/>
    <w:rsid w:val="007B2E77"/>
    <w:rsid w:val="007B318F"/>
    <w:rsid w:val="007B398C"/>
    <w:rsid w:val="007B3E35"/>
    <w:rsid w:val="007B474A"/>
    <w:rsid w:val="007B4FDC"/>
    <w:rsid w:val="007B5235"/>
    <w:rsid w:val="007B5558"/>
    <w:rsid w:val="007B6917"/>
    <w:rsid w:val="007B7828"/>
    <w:rsid w:val="007B7B75"/>
    <w:rsid w:val="007C02EF"/>
    <w:rsid w:val="007C1D9A"/>
    <w:rsid w:val="007C341D"/>
    <w:rsid w:val="007C35F4"/>
    <w:rsid w:val="007C420F"/>
    <w:rsid w:val="007C4572"/>
    <w:rsid w:val="007C528D"/>
    <w:rsid w:val="007C566B"/>
    <w:rsid w:val="007C5E5E"/>
    <w:rsid w:val="007C62B9"/>
    <w:rsid w:val="007C63E8"/>
    <w:rsid w:val="007C7E92"/>
    <w:rsid w:val="007D048B"/>
    <w:rsid w:val="007D149B"/>
    <w:rsid w:val="007D15E6"/>
    <w:rsid w:val="007D1C03"/>
    <w:rsid w:val="007D1F10"/>
    <w:rsid w:val="007D27A3"/>
    <w:rsid w:val="007D2CEA"/>
    <w:rsid w:val="007D3273"/>
    <w:rsid w:val="007D4197"/>
    <w:rsid w:val="007D461B"/>
    <w:rsid w:val="007D61ED"/>
    <w:rsid w:val="007D66A5"/>
    <w:rsid w:val="007D6AB6"/>
    <w:rsid w:val="007D6F6F"/>
    <w:rsid w:val="007D76EB"/>
    <w:rsid w:val="007D7CD4"/>
    <w:rsid w:val="007E0109"/>
    <w:rsid w:val="007E0D53"/>
    <w:rsid w:val="007E0DEA"/>
    <w:rsid w:val="007E1261"/>
    <w:rsid w:val="007E1DEB"/>
    <w:rsid w:val="007E26DD"/>
    <w:rsid w:val="007E2C38"/>
    <w:rsid w:val="007E3FBD"/>
    <w:rsid w:val="007E464D"/>
    <w:rsid w:val="007E5439"/>
    <w:rsid w:val="007E550E"/>
    <w:rsid w:val="007E5953"/>
    <w:rsid w:val="007E62E8"/>
    <w:rsid w:val="007E6B47"/>
    <w:rsid w:val="007E7750"/>
    <w:rsid w:val="007F0984"/>
    <w:rsid w:val="007F171E"/>
    <w:rsid w:val="007F36C2"/>
    <w:rsid w:val="007F37BD"/>
    <w:rsid w:val="007F3A2D"/>
    <w:rsid w:val="007F458A"/>
    <w:rsid w:val="007F4A3E"/>
    <w:rsid w:val="007F4A76"/>
    <w:rsid w:val="007F76FD"/>
    <w:rsid w:val="00800C13"/>
    <w:rsid w:val="00800E4A"/>
    <w:rsid w:val="0080124A"/>
    <w:rsid w:val="00801A8A"/>
    <w:rsid w:val="00802B33"/>
    <w:rsid w:val="0080385D"/>
    <w:rsid w:val="00803CBE"/>
    <w:rsid w:val="00803F0D"/>
    <w:rsid w:val="00804394"/>
    <w:rsid w:val="008044C8"/>
    <w:rsid w:val="00804588"/>
    <w:rsid w:val="00804BAE"/>
    <w:rsid w:val="00804E61"/>
    <w:rsid w:val="00805537"/>
    <w:rsid w:val="0080646A"/>
    <w:rsid w:val="00806A3C"/>
    <w:rsid w:val="0080709A"/>
    <w:rsid w:val="00807234"/>
    <w:rsid w:val="00807C59"/>
    <w:rsid w:val="00810513"/>
    <w:rsid w:val="0081075F"/>
    <w:rsid w:val="00811053"/>
    <w:rsid w:val="00811BFC"/>
    <w:rsid w:val="00812011"/>
    <w:rsid w:val="0081247A"/>
    <w:rsid w:val="0081282B"/>
    <w:rsid w:val="0081308C"/>
    <w:rsid w:val="00813DD1"/>
    <w:rsid w:val="00814C54"/>
    <w:rsid w:val="00815713"/>
    <w:rsid w:val="008157B9"/>
    <w:rsid w:val="00815980"/>
    <w:rsid w:val="00815FFF"/>
    <w:rsid w:val="00816671"/>
    <w:rsid w:val="00820147"/>
    <w:rsid w:val="008201A7"/>
    <w:rsid w:val="00820B28"/>
    <w:rsid w:val="00821160"/>
    <w:rsid w:val="00821537"/>
    <w:rsid w:val="00821992"/>
    <w:rsid w:val="008226B9"/>
    <w:rsid w:val="00822AC9"/>
    <w:rsid w:val="00822F27"/>
    <w:rsid w:val="008232A7"/>
    <w:rsid w:val="00824392"/>
    <w:rsid w:val="00824E86"/>
    <w:rsid w:val="00825998"/>
    <w:rsid w:val="00825D00"/>
    <w:rsid w:val="00826BAA"/>
    <w:rsid w:val="00826BFD"/>
    <w:rsid w:val="00830090"/>
    <w:rsid w:val="0083129F"/>
    <w:rsid w:val="00832144"/>
    <w:rsid w:val="008323B8"/>
    <w:rsid w:val="0083272B"/>
    <w:rsid w:val="00832735"/>
    <w:rsid w:val="00832F2E"/>
    <w:rsid w:val="008333DD"/>
    <w:rsid w:val="00833760"/>
    <w:rsid w:val="00833779"/>
    <w:rsid w:val="008337BB"/>
    <w:rsid w:val="00833C32"/>
    <w:rsid w:val="008341B3"/>
    <w:rsid w:val="00834328"/>
    <w:rsid w:val="00834608"/>
    <w:rsid w:val="008348EA"/>
    <w:rsid w:val="0083591F"/>
    <w:rsid w:val="00835E76"/>
    <w:rsid w:val="00836A3D"/>
    <w:rsid w:val="00836A6D"/>
    <w:rsid w:val="008374EB"/>
    <w:rsid w:val="00837CA1"/>
    <w:rsid w:val="00840403"/>
    <w:rsid w:val="00840B63"/>
    <w:rsid w:val="0084122E"/>
    <w:rsid w:val="00841819"/>
    <w:rsid w:val="00843495"/>
    <w:rsid w:val="008435D9"/>
    <w:rsid w:val="00844015"/>
    <w:rsid w:val="00844317"/>
    <w:rsid w:val="0084503E"/>
    <w:rsid w:val="008458A3"/>
    <w:rsid w:val="00845A16"/>
    <w:rsid w:val="00847E2D"/>
    <w:rsid w:val="00850035"/>
    <w:rsid w:val="00850B4C"/>
    <w:rsid w:val="008517D0"/>
    <w:rsid w:val="0085288A"/>
    <w:rsid w:val="00852B76"/>
    <w:rsid w:val="0085497B"/>
    <w:rsid w:val="00854F3C"/>
    <w:rsid w:val="0085569C"/>
    <w:rsid w:val="00855AC8"/>
    <w:rsid w:val="00856F1A"/>
    <w:rsid w:val="00857194"/>
    <w:rsid w:val="00857503"/>
    <w:rsid w:val="00857605"/>
    <w:rsid w:val="008578E9"/>
    <w:rsid w:val="0086195C"/>
    <w:rsid w:val="00861C01"/>
    <w:rsid w:val="008621A8"/>
    <w:rsid w:val="0086293A"/>
    <w:rsid w:val="008640A3"/>
    <w:rsid w:val="00864A1E"/>
    <w:rsid w:val="008651AC"/>
    <w:rsid w:val="00865515"/>
    <w:rsid w:val="008657DA"/>
    <w:rsid w:val="00865FF3"/>
    <w:rsid w:val="008673E9"/>
    <w:rsid w:val="00870151"/>
    <w:rsid w:val="0087033F"/>
    <w:rsid w:val="0087052E"/>
    <w:rsid w:val="00870BDD"/>
    <w:rsid w:val="0087108D"/>
    <w:rsid w:val="008727FD"/>
    <w:rsid w:val="0087283E"/>
    <w:rsid w:val="00872F2D"/>
    <w:rsid w:val="008732C7"/>
    <w:rsid w:val="00873838"/>
    <w:rsid w:val="00875411"/>
    <w:rsid w:val="00875B05"/>
    <w:rsid w:val="0087645D"/>
    <w:rsid w:val="0087683F"/>
    <w:rsid w:val="00876CAD"/>
    <w:rsid w:val="00877228"/>
    <w:rsid w:val="0087768D"/>
    <w:rsid w:val="00877EFB"/>
    <w:rsid w:val="00880AC6"/>
    <w:rsid w:val="00881CAD"/>
    <w:rsid w:val="00882386"/>
    <w:rsid w:val="00882914"/>
    <w:rsid w:val="008829A8"/>
    <w:rsid w:val="00882C24"/>
    <w:rsid w:val="00882CDC"/>
    <w:rsid w:val="008832CC"/>
    <w:rsid w:val="00883CDF"/>
    <w:rsid w:val="00883DF7"/>
    <w:rsid w:val="00883ED8"/>
    <w:rsid w:val="008848BA"/>
    <w:rsid w:val="00885292"/>
    <w:rsid w:val="0088544F"/>
    <w:rsid w:val="0088577A"/>
    <w:rsid w:val="00885BC6"/>
    <w:rsid w:val="00885EDC"/>
    <w:rsid w:val="00885FE2"/>
    <w:rsid w:val="00890FAF"/>
    <w:rsid w:val="00892888"/>
    <w:rsid w:val="00893545"/>
    <w:rsid w:val="0089404A"/>
    <w:rsid w:val="008942BE"/>
    <w:rsid w:val="00894904"/>
    <w:rsid w:val="0089490B"/>
    <w:rsid w:val="00895249"/>
    <w:rsid w:val="00895AC0"/>
    <w:rsid w:val="0089697F"/>
    <w:rsid w:val="008972BD"/>
    <w:rsid w:val="00897594"/>
    <w:rsid w:val="00897EC5"/>
    <w:rsid w:val="008A05E8"/>
    <w:rsid w:val="008A1367"/>
    <w:rsid w:val="008A1500"/>
    <w:rsid w:val="008A168D"/>
    <w:rsid w:val="008A300D"/>
    <w:rsid w:val="008A317E"/>
    <w:rsid w:val="008A4C0D"/>
    <w:rsid w:val="008A653D"/>
    <w:rsid w:val="008A7246"/>
    <w:rsid w:val="008A7B0C"/>
    <w:rsid w:val="008B0566"/>
    <w:rsid w:val="008B0AA4"/>
    <w:rsid w:val="008B1401"/>
    <w:rsid w:val="008B21F8"/>
    <w:rsid w:val="008B232F"/>
    <w:rsid w:val="008B266C"/>
    <w:rsid w:val="008B2DF1"/>
    <w:rsid w:val="008B313D"/>
    <w:rsid w:val="008B549A"/>
    <w:rsid w:val="008B54CE"/>
    <w:rsid w:val="008B73CA"/>
    <w:rsid w:val="008B77D5"/>
    <w:rsid w:val="008B7A70"/>
    <w:rsid w:val="008B7F04"/>
    <w:rsid w:val="008C0024"/>
    <w:rsid w:val="008C0694"/>
    <w:rsid w:val="008C13AA"/>
    <w:rsid w:val="008C23C2"/>
    <w:rsid w:val="008C2FF6"/>
    <w:rsid w:val="008C3A83"/>
    <w:rsid w:val="008C3C81"/>
    <w:rsid w:val="008C453D"/>
    <w:rsid w:val="008C4BD0"/>
    <w:rsid w:val="008C4DDB"/>
    <w:rsid w:val="008C5E35"/>
    <w:rsid w:val="008C609D"/>
    <w:rsid w:val="008C60A1"/>
    <w:rsid w:val="008C6379"/>
    <w:rsid w:val="008C69D3"/>
    <w:rsid w:val="008C7515"/>
    <w:rsid w:val="008C77F9"/>
    <w:rsid w:val="008D0362"/>
    <w:rsid w:val="008D0B29"/>
    <w:rsid w:val="008D0CA8"/>
    <w:rsid w:val="008D0F0D"/>
    <w:rsid w:val="008D29B2"/>
    <w:rsid w:val="008D33D9"/>
    <w:rsid w:val="008D3A5D"/>
    <w:rsid w:val="008D4623"/>
    <w:rsid w:val="008D5091"/>
    <w:rsid w:val="008D572C"/>
    <w:rsid w:val="008D6B5C"/>
    <w:rsid w:val="008E0EAE"/>
    <w:rsid w:val="008E12C0"/>
    <w:rsid w:val="008E1BA9"/>
    <w:rsid w:val="008E2346"/>
    <w:rsid w:val="008E31CF"/>
    <w:rsid w:val="008E33D4"/>
    <w:rsid w:val="008E3F8F"/>
    <w:rsid w:val="008E475B"/>
    <w:rsid w:val="008E4903"/>
    <w:rsid w:val="008E5115"/>
    <w:rsid w:val="008E51E7"/>
    <w:rsid w:val="008E5B99"/>
    <w:rsid w:val="008E5E9D"/>
    <w:rsid w:val="008E6081"/>
    <w:rsid w:val="008E60E2"/>
    <w:rsid w:val="008E6634"/>
    <w:rsid w:val="008E6728"/>
    <w:rsid w:val="008E7157"/>
    <w:rsid w:val="008E7A1D"/>
    <w:rsid w:val="008E7E27"/>
    <w:rsid w:val="008F05B9"/>
    <w:rsid w:val="008F0757"/>
    <w:rsid w:val="008F0963"/>
    <w:rsid w:val="008F0A76"/>
    <w:rsid w:val="008F3D45"/>
    <w:rsid w:val="008F459A"/>
    <w:rsid w:val="008F47FD"/>
    <w:rsid w:val="008F4B1A"/>
    <w:rsid w:val="008F4D2C"/>
    <w:rsid w:val="008F521C"/>
    <w:rsid w:val="008F61F6"/>
    <w:rsid w:val="008F6F1D"/>
    <w:rsid w:val="008F711C"/>
    <w:rsid w:val="00900B50"/>
    <w:rsid w:val="00900EBE"/>
    <w:rsid w:val="00901703"/>
    <w:rsid w:val="00901712"/>
    <w:rsid w:val="009018A8"/>
    <w:rsid w:val="00901A59"/>
    <w:rsid w:val="00901CF9"/>
    <w:rsid w:val="009026FD"/>
    <w:rsid w:val="009027C8"/>
    <w:rsid w:val="009029B1"/>
    <w:rsid w:val="00902BF1"/>
    <w:rsid w:val="00902CB1"/>
    <w:rsid w:val="009030CD"/>
    <w:rsid w:val="009030F7"/>
    <w:rsid w:val="00903A8F"/>
    <w:rsid w:val="009044D0"/>
    <w:rsid w:val="00905854"/>
    <w:rsid w:val="00906351"/>
    <w:rsid w:val="00906AFC"/>
    <w:rsid w:val="0090751E"/>
    <w:rsid w:val="00907BFE"/>
    <w:rsid w:val="00910887"/>
    <w:rsid w:val="009108EC"/>
    <w:rsid w:val="00911060"/>
    <w:rsid w:val="009110AE"/>
    <w:rsid w:val="00911127"/>
    <w:rsid w:val="00911F21"/>
    <w:rsid w:val="009120E4"/>
    <w:rsid w:val="00912BA7"/>
    <w:rsid w:val="00912DC0"/>
    <w:rsid w:val="009130CD"/>
    <w:rsid w:val="00913A3C"/>
    <w:rsid w:val="00913DF3"/>
    <w:rsid w:val="009142CD"/>
    <w:rsid w:val="0091437B"/>
    <w:rsid w:val="009143C7"/>
    <w:rsid w:val="0091457C"/>
    <w:rsid w:val="00914F2E"/>
    <w:rsid w:val="00915421"/>
    <w:rsid w:val="00915539"/>
    <w:rsid w:val="00915812"/>
    <w:rsid w:val="00915F10"/>
    <w:rsid w:val="0091646B"/>
    <w:rsid w:val="009166FF"/>
    <w:rsid w:val="00917665"/>
    <w:rsid w:val="00917E02"/>
    <w:rsid w:val="00920943"/>
    <w:rsid w:val="00920B02"/>
    <w:rsid w:val="009218C0"/>
    <w:rsid w:val="00921CAA"/>
    <w:rsid w:val="009223E8"/>
    <w:rsid w:val="0092249C"/>
    <w:rsid w:val="009228FE"/>
    <w:rsid w:val="00922CA2"/>
    <w:rsid w:val="00922E1E"/>
    <w:rsid w:val="009237BC"/>
    <w:rsid w:val="009243B3"/>
    <w:rsid w:val="00924403"/>
    <w:rsid w:val="00924997"/>
    <w:rsid w:val="00924ADE"/>
    <w:rsid w:val="009257BB"/>
    <w:rsid w:val="009259B3"/>
    <w:rsid w:val="0092699E"/>
    <w:rsid w:val="00926B57"/>
    <w:rsid w:val="00927282"/>
    <w:rsid w:val="00927DDB"/>
    <w:rsid w:val="0093033D"/>
    <w:rsid w:val="00930FF7"/>
    <w:rsid w:val="00931036"/>
    <w:rsid w:val="00931A25"/>
    <w:rsid w:val="00932009"/>
    <w:rsid w:val="00932128"/>
    <w:rsid w:val="00932A18"/>
    <w:rsid w:val="00932B3A"/>
    <w:rsid w:val="00933FED"/>
    <w:rsid w:val="009350E5"/>
    <w:rsid w:val="0093548C"/>
    <w:rsid w:val="00935E99"/>
    <w:rsid w:val="00936C8A"/>
    <w:rsid w:val="00937873"/>
    <w:rsid w:val="0094180D"/>
    <w:rsid w:val="00941DA4"/>
    <w:rsid w:val="00942AD8"/>
    <w:rsid w:val="009435EA"/>
    <w:rsid w:val="00943CF3"/>
    <w:rsid w:val="00943DD1"/>
    <w:rsid w:val="009447BA"/>
    <w:rsid w:val="00946249"/>
    <w:rsid w:val="009473F2"/>
    <w:rsid w:val="009477A7"/>
    <w:rsid w:val="009509B5"/>
    <w:rsid w:val="00951032"/>
    <w:rsid w:val="009510E5"/>
    <w:rsid w:val="0095192C"/>
    <w:rsid w:val="00951DC7"/>
    <w:rsid w:val="009520EB"/>
    <w:rsid w:val="00953F3B"/>
    <w:rsid w:val="00954402"/>
    <w:rsid w:val="00954607"/>
    <w:rsid w:val="00954CA5"/>
    <w:rsid w:val="0095515D"/>
    <w:rsid w:val="00956BF4"/>
    <w:rsid w:val="009607D7"/>
    <w:rsid w:val="00960F0C"/>
    <w:rsid w:val="00961A75"/>
    <w:rsid w:val="00962CCF"/>
    <w:rsid w:val="0096446C"/>
    <w:rsid w:val="0096481A"/>
    <w:rsid w:val="00964D1A"/>
    <w:rsid w:val="009658B3"/>
    <w:rsid w:val="0096632F"/>
    <w:rsid w:val="009667E9"/>
    <w:rsid w:val="00966A01"/>
    <w:rsid w:val="00966A25"/>
    <w:rsid w:val="00966B74"/>
    <w:rsid w:val="00966BFB"/>
    <w:rsid w:val="00967BE8"/>
    <w:rsid w:val="0097015A"/>
    <w:rsid w:val="00970213"/>
    <w:rsid w:val="009705AF"/>
    <w:rsid w:val="00970889"/>
    <w:rsid w:val="00970ACD"/>
    <w:rsid w:val="00970E3C"/>
    <w:rsid w:val="009710A9"/>
    <w:rsid w:val="00971242"/>
    <w:rsid w:val="009718C0"/>
    <w:rsid w:val="00971B88"/>
    <w:rsid w:val="00973894"/>
    <w:rsid w:val="009756FC"/>
    <w:rsid w:val="00975E66"/>
    <w:rsid w:val="009769C3"/>
    <w:rsid w:val="00977622"/>
    <w:rsid w:val="0097775C"/>
    <w:rsid w:val="00980639"/>
    <w:rsid w:val="0098173A"/>
    <w:rsid w:val="00982EEB"/>
    <w:rsid w:val="009837AC"/>
    <w:rsid w:val="00983B55"/>
    <w:rsid w:val="0098404D"/>
    <w:rsid w:val="009843FC"/>
    <w:rsid w:val="00985591"/>
    <w:rsid w:val="0098704C"/>
    <w:rsid w:val="00990ECE"/>
    <w:rsid w:val="00991903"/>
    <w:rsid w:val="009922D0"/>
    <w:rsid w:val="00992A4C"/>
    <w:rsid w:val="00992FAA"/>
    <w:rsid w:val="00993800"/>
    <w:rsid w:val="00993F2B"/>
    <w:rsid w:val="009943B9"/>
    <w:rsid w:val="00994EAE"/>
    <w:rsid w:val="00994F6E"/>
    <w:rsid w:val="0099773E"/>
    <w:rsid w:val="009A07DB"/>
    <w:rsid w:val="009A0851"/>
    <w:rsid w:val="009A0CE2"/>
    <w:rsid w:val="009A1390"/>
    <w:rsid w:val="009A13D8"/>
    <w:rsid w:val="009A1431"/>
    <w:rsid w:val="009A170A"/>
    <w:rsid w:val="009A18C3"/>
    <w:rsid w:val="009A1973"/>
    <w:rsid w:val="009A2A6E"/>
    <w:rsid w:val="009A2CF4"/>
    <w:rsid w:val="009A306B"/>
    <w:rsid w:val="009A3D38"/>
    <w:rsid w:val="009A43D2"/>
    <w:rsid w:val="009A4503"/>
    <w:rsid w:val="009A51CE"/>
    <w:rsid w:val="009A5777"/>
    <w:rsid w:val="009A624C"/>
    <w:rsid w:val="009A6783"/>
    <w:rsid w:val="009A7B2A"/>
    <w:rsid w:val="009A7EAF"/>
    <w:rsid w:val="009B0DCE"/>
    <w:rsid w:val="009B1503"/>
    <w:rsid w:val="009B2610"/>
    <w:rsid w:val="009B2D5D"/>
    <w:rsid w:val="009B43B4"/>
    <w:rsid w:val="009B4D85"/>
    <w:rsid w:val="009B5751"/>
    <w:rsid w:val="009B5CC8"/>
    <w:rsid w:val="009B6C5A"/>
    <w:rsid w:val="009B6CB9"/>
    <w:rsid w:val="009B6DE5"/>
    <w:rsid w:val="009B74D1"/>
    <w:rsid w:val="009C0066"/>
    <w:rsid w:val="009C0DEC"/>
    <w:rsid w:val="009C2C64"/>
    <w:rsid w:val="009C2E9F"/>
    <w:rsid w:val="009C3B6C"/>
    <w:rsid w:val="009C3D75"/>
    <w:rsid w:val="009C5BB2"/>
    <w:rsid w:val="009C5EA3"/>
    <w:rsid w:val="009C6C68"/>
    <w:rsid w:val="009C78AD"/>
    <w:rsid w:val="009C7AD0"/>
    <w:rsid w:val="009D0F90"/>
    <w:rsid w:val="009D1610"/>
    <w:rsid w:val="009D394B"/>
    <w:rsid w:val="009D5189"/>
    <w:rsid w:val="009D5FE6"/>
    <w:rsid w:val="009D613C"/>
    <w:rsid w:val="009D7201"/>
    <w:rsid w:val="009D7308"/>
    <w:rsid w:val="009D74A0"/>
    <w:rsid w:val="009D7B2A"/>
    <w:rsid w:val="009E04D4"/>
    <w:rsid w:val="009E0637"/>
    <w:rsid w:val="009E064B"/>
    <w:rsid w:val="009E0C75"/>
    <w:rsid w:val="009E161F"/>
    <w:rsid w:val="009E270F"/>
    <w:rsid w:val="009E2909"/>
    <w:rsid w:val="009E29F5"/>
    <w:rsid w:val="009E3AB4"/>
    <w:rsid w:val="009E3AB7"/>
    <w:rsid w:val="009E40D2"/>
    <w:rsid w:val="009E48A5"/>
    <w:rsid w:val="009E4985"/>
    <w:rsid w:val="009E6C30"/>
    <w:rsid w:val="009E774D"/>
    <w:rsid w:val="009E7B1F"/>
    <w:rsid w:val="009F0522"/>
    <w:rsid w:val="009F0A8B"/>
    <w:rsid w:val="009F1DDF"/>
    <w:rsid w:val="009F1EDA"/>
    <w:rsid w:val="009F2337"/>
    <w:rsid w:val="009F266C"/>
    <w:rsid w:val="009F349D"/>
    <w:rsid w:val="009F3FD6"/>
    <w:rsid w:val="009F40AB"/>
    <w:rsid w:val="009F5220"/>
    <w:rsid w:val="009F5E83"/>
    <w:rsid w:val="009F67A3"/>
    <w:rsid w:val="009F6E33"/>
    <w:rsid w:val="009F727A"/>
    <w:rsid w:val="009F7729"/>
    <w:rsid w:val="00A009B5"/>
    <w:rsid w:val="00A00BA9"/>
    <w:rsid w:val="00A01409"/>
    <w:rsid w:val="00A01920"/>
    <w:rsid w:val="00A0271C"/>
    <w:rsid w:val="00A03EE3"/>
    <w:rsid w:val="00A04BD9"/>
    <w:rsid w:val="00A04C4F"/>
    <w:rsid w:val="00A058B0"/>
    <w:rsid w:val="00A062CF"/>
    <w:rsid w:val="00A0669E"/>
    <w:rsid w:val="00A06F9B"/>
    <w:rsid w:val="00A0746A"/>
    <w:rsid w:val="00A07583"/>
    <w:rsid w:val="00A07EC2"/>
    <w:rsid w:val="00A07F50"/>
    <w:rsid w:val="00A1251E"/>
    <w:rsid w:val="00A14489"/>
    <w:rsid w:val="00A14C96"/>
    <w:rsid w:val="00A158A0"/>
    <w:rsid w:val="00A1618E"/>
    <w:rsid w:val="00A16363"/>
    <w:rsid w:val="00A1684B"/>
    <w:rsid w:val="00A16C60"/>
    <w:rsid w:val="00A178DC"/>
    <w:rsid w:val="00A17D9D"/>
    <w:rsid w:val="00A22D59"/>
    <w:rsid w:val="00A2371B"/>
    <w:rsid w:val="00A23DBE"/>
    <w:rsid w:val="00A24433"/>
    <w:rsid w:val="00A251F7"/>
    <w:rsid w:val="00A25476"/>
    <w:rsid w:val="00A258C3"/>
    <w:rsid w:val="00A25A1C"/>
    <w:rsid w:val="00A264CE"/>
    <w:rsid w:val="00A26E8C"/>
    <w:rsid w:val="00A270AF"/>
    <w:rsid w:val="00A27D56"/>
    <w:rsid w:val="00A317B9"/>
    <w:rsid w:val="00A3183F"/>
    <w:rsid w:val="00A31855"/>
    <w:rsid w:val="00A31C53"/>
    <w:rsid w:val="00A32A27"/>
    <w:rsid w:val="00A32ACC"/>
    <w:rsid w:val="00A33531"/>
    <w:rsid w:val="00A33A1E"/>
    <w:rsid w:val="00A345FE"/>
    <w:rsid w:val="00A34AF6"/>
    <w:rsid w:val="00A35844"/>
    <w:rsid w:val="00A365FB"/>
    <w:rsid w:val="00A36A30"/>
    <w:rsid w:val="00A3733F"/>
    <w:rsid w:val="00A37B6F"/>
    <w:rsid w:val="00A37E0C"/>
    <w:rsid w:val="00A37F69"/>
    <w:rsid w:val="00A4052D"/>
    <w:rsid w:val="00A41ABC"/>
    <w:rsid w:val="00A41DFB"/>
    <w:rsid w:val="00A41E3D"/>
    <w:rsid w:val="00A4209F"/>
    <w:rsid w:val="00A42223"/>
    <w:rsid w:val="00A4269E"/>
    <w:rsid w:val="00A427C2"/>
    <w:rsid w:val="00A43B20"/>
    <w:rsid w:val="00A4424E"/>
    <w:rsid w:val="00A458DA"/>
    <w:rsid w:val="00A47403"/>
    <w:rsid w:val="00A47820"/>
    <w:rsid w:val="00A47846"/>
    <w:rsid w:val="00A47FB6"/>
    <w:rsid w:val="00A50424"/>
    <w:rsid w:val="00A5068C"/>
    <w:rsid w:val="00A510EA"/>
    <w:rsid w:val="00A5144F"/>
    <w:rsid w:val="00A51752"/>
    <w:rsid w:val="00A54EB4"/>
    <w:rsid w:val="00A5574F"/>
    <w:rsid w:val="00A561CD"/>
    <w:rsid w:val="00A56611"/>
    <w:rsid w:val="00A56C93"/>
    <w:rsid w:val="00A56F59"/>
    <w:rsid w:val="00A5735E"/>
    <w:rsid w:val="00A57432"/>
    <w:rsid w:val="00A57B0B"/>
    <w:rsid w:val="00A600A2"/>
    <w:rsid w:val="00A60C2E"/>
    <w:rsid w:val="00A613C1"/>
    <w:rsid w:val="00A6165E"/>
    <w:rsid w:val="00A61A54"/>
    <w:rsid w:val="00A62EA9"/>
    <w:rsid w:val="00A6388A"/>
    <w:rsid w:val="00A64A8C"/>
    <w:rsid w:val="00A651EC"/>
    <w:rsid w:val="00A6530D"/>
    <w:rsid w:val="00A65792"/>
    <w:rsid w:val="00A65B9F"/>
    <w:rsid w:val="00A65E92"/>
    <w:rsid w:val="00A66773"/>
    <w:rsid w:val="00A67CB0"/>
    <w:rsid w:val="00A67D7D"/>
    <w:rsid w:val="00A70290"/>
    <w:rsid w:val="00A715DC"/>
    <w:rsid w:val="00A719EE"/>
    <w:rsid w:val="00A71D6F"/>
    <w:rsid w:val="00A72E5C"/>
    <w:rsid w:val="00A73B56"/>
    <w:rsid w:val="00A74F17"/>
    <w:rsid w:val="00A75299"/>
    <w:rsid w:val="00A7547D"/>
    <w:rsid w:val="00A75F8C"/>
    <w:rsid w:val="00A76005"/>
    <w:rsid w:val="00A760FC"/>
    <w:rsid w:val="00A77717"/>
    <w:rsid w:val="00A77E3F"/>
    <w:rsid w:val="00A77F44"/>
    <w:rsid w:val="00A801DD"/>
    <w:rsid w:val="00A81176"/>
    <w:rsid w:val="00A81519"/>
    <w:rsid w:val="00A81C94"/>
    <w:rsid w:val="00A8329D"/>
    <w:rsid w:val="00A8382B"/>
    <w:rsid w:val="00A839A2"/>
    <w:rsid w:val="00A8420E"/>
    <w:rsid w:val="00A85471"/>
    <w:rsid w:val="00A868A1"/>
    <w:rsid w:val="00A86B6F"/>
    <w:rsid w:val="00A87252"/>
    <w:rsid w:val="00A875BD"/>
    <w:rsid w:val="00A87829"/>
    <w:rsid w:val="00A8794D"/>
    <w:rsid w:val="00A87B15"/>
    <w:rsid w:val="00A908CF"/>
    <w:rsid w:val="00A90C5A"/>
    <w:rsid w:val="00A91FC4"/>
    <w:rsid w:val="00A92C19"/>
    <w:rsid w:val="00A92FA7"/>
    <w:rsid w:val="00A93377"/>
    <w:rsid w:val="00A93582"/>
    <w:rsid w:val="00A93927"/>
    <w:rsid w:val="00A9417F"/>
    <w:rsid w:val="00A95015"/>
    <w:rsid w:val="00A950E6"/>
    <w:rsid w:val="00A9520E"/>
    <w:rsid w:val="00A9634E"/>
    <w:rsid w:val="00A96D3D"/>
    <w:rsid w:val="00A974AB"/>
    <w:rsid w:val="00A975D9"/>
    <w:rsid w:val="00AA0ACE"/>
    <w:rsid w:val="00AA0CEC"/>
    <w:rsid w:val="00AA197D"/>
    <w:rsid w:val="00AA630A"/>
    <w:rsid w:val="00AA6B35"/>
    <w:rsid w:val="00AA6BD6"/>
    <w:rsid w:val="00AA724B"/>
    <w:rsid w:val="00AA7622"/>
    <w:rsid w:val="00AA7762"/>
    <w:rsid w:val="00AA7BBF"/>
    <w:rsid w:val="00AA7CB9"/>
    <w:rsid w:val="00AB0095"/>
    <w:rsid w:val="00AB1015"/>
    <w:rsid w:val="00AB136E"/>
    <w:rsid w:val="00AB236A"/>
    <w:rsid w:val="00AB353B"/>
    <w:rsid w:val="00AB366D"/>
    <w:rsid w:val="00AB3680"/>
    <w:rsid w:val="00AB3864"/>
    <w:rsid w:val="00AB411D"/>
    <w:rsid w:val="00AB4855"/>
    <w:rsid w:val="00AB49F7"/>
    <w:rsid w:val="00AB57D2"/>
    <w:rsid w:val="00AB5E98"/>
    <w:rsid w:val="00AB6B30"/>
    <w:rsid w:val="00AB70AC"/>
    <w:rsid w:val="00AC01F1"/>
    <w:rsid w:val="00AC0227"/>
    <w:rsid w:val="00AC0CBD"/>
    <w:rsid w:val="00AC1044"/>
    <w:rsid w:val="00AC1297"/>
    <w:rsid w:val="00AC159D"/>
    <w:rsid w:val="00AC1EE3"/>
    <w:rsid w:val="00AC2B56"/>
    <w:rsid w:val="00AC2F19"/>
    <w:rsid w:val="00AC335A"/>
    <w:rsid w:val="00AC37B9"/>
    <w:rsid w:val="00AC4E96"/>
    <w:rsid w:val="00AC59CB"/>
    <w:rsid w:val="00AC5E0A"/>
    <w:rsid w:val="00AC5E5F"/>
    <w:rsid w:val="00AC61B5"/>
    <w:rsid w:val="00AC6974"/>
    <w:rsid w:val="00AC6E2B"/>
    <w:rsid w:val="00AC6F26"/>
    <w:rsid w:val="00AC6FA0"/>
    <w:rsid w:val="00AC7A03"/>
    <w:rsid w:val="00AC7C31"/>
    <w:rsid w:val="00AD04D2"/>
    <w:rsid w:val="00AD0D96"/>
    <w:rsid w:val="00AD1956"/>
    <w:rsid w:val="00AD1AB9"/>
    <w:rsid w:val="00AD1E15"/>
    <w:rsid w:val="00AD1F9D"/>
    <w:rsid w:val="00AD222A"/>
    <w:rsid w:val="00AD3101"/>
    <w:rsid w:val="00AD44F4"/>
    <w:rsid w:val="00AD5473"/>
    <w:rsid w:val="00AD55D0"/>
    <w:rsid w:val="00AD5B5B"/>
    <w:rsid w:val="00AD606B"/>
    <w:rsid w:val="00AD6211"/>
    <w:rsid w:val="00AD72F1"/>
    <w:rsid w:val="00AD7582"/>
    <w:rsid w:val="00AD7D36"/>
    <w:rsid w:val="00AE04B1"/>
    <w:rsid w:val="00AE0F01"/>
    <w:rsid w:val="00AE110E"/>
    <w:rsid w:val="00AE16D8"/>
    <w:rsid w:val="00AE22FC"/>
    <w:rsid w:val="00AE2EDB"/>
    <w:rsid w:val="00AE425E"/>
    <w:rsid w:val="00AE489B"/>
    <w:rsid w:val="00AE4EAA"/>
    <w:rsid w:val="00AE5781"/>
    <w:rsid w:val="00AE794A"/>
    <w:rsid w:val="00AF02F5"/>
    <w:rsid w:val="00AF0784"/>
    <w:rsid w:val="00AF18CB"/>
    <w:rsid w:val="00AF1CB8"/>
    <w:rsid w:val="00AF1E8D"/>
    <w:rsid w:val="00AF2196"/>
    <w:rsid w:val="00AF21C0"/>
    <w:rsid w:val="00AF2DDB"/>
    <w:rsid w:val="00AF3536"/>
    <w:rsid w:val="00AF3572"/>
    <w:rsid w:val="00AF4438"/>
    <w:rsid w:val="00AF4A01"/>
    <w:rsid w:val="00AF56E4"/>
    <w:rsid w:val="00AF5B0A"/>
    <w:rsid w:val="00AF65BC"/>
    <w:rsid w:val="00AF667F"/>
    <w:rsid w:val="00AF7062"/>
    <w:rsid w:val="00AF73A1"/>
    <w:rsid w:val="00B00387"/>
    <w:rsid w:val="00B005A8"/>
    <w:rsid w:val="00B009A4"/>
    <w:rsid w:val="00B017FB"/>
    <w:rsid w:val="00B01A94"/>
    <w:rsid w:val="00B02032"/>
    <w:rsid w:val="00B02831"/>
    <w:rsid w:val="00B03C33"/>
    <w:rsid w:val="00B0403C"/>
    <w:rsid w:val="00B042C1"/>
    <w:rsid w:val="00B0456C"/>
    <w:rsid w:val="00B05B0F"/>
    <w:rsid w:val="00B06CD1"/>
    <w:rsid w:val="00B06F07"/>
    <w:rsid w:val="00B07351"/>
    <w:rsid w:val="00B07936"/>
    <w:rsid w:val="00B117E7"/>
    <w:rsid w:val="00B1184E"/>
    <w:rsid w:val="00B140C1"/>
    <w:rsid w:val="00B14230"/>
    <w:rsid w:val="00B14B71"/>
    <w:rsid w:val="00B14FEC"/>
    <w:rsid w:val="00B15032"/>
    <w:rsid w:val="00B16A64"/>
    <w:rsid w:val="00B17AAF"/>
    <w:rsid w:val="00B17B95"/>
    <w:rsid w:val="00B20DF9"/>
    <w:rsid w:val="00B21315"/>
    <w:rsid w:val="00B215EA"/>
    <w:rsid w:val="00B21A61"/>
    <w:rsid w:val="00B231CA"/>
    <w:rsid w:val="00B23983"/>
    <w:rsid w:val="00B23EA9"/>
    <w:rsid w:val="00B24AA6"/>
    <w:rsid w:val="00B24CB5"/>
    <w:rsid w:val="00B251C6"/>
    <w:rsid w:val="00B2537A"/>
    <w:rsid w:val="00B2541A"/>
    <w:rsid w:val="00B254B2"/>
    <w:rsid w:val="00B25690"/>
    <w:rsid w:val="00B2603F"/>
    <w:rsid w:val="00B2708A"/>
    <w:rsid w:val="00B27317"/>
    <w:rsid w:val="00B275A1"/>
    <w:rsid w:val="00B32602"/>
    <w:rsid w:val="00B33675"/>
    <w:rsid w:val="00B33A20"/>
    <w:rsid w:val="00B3411A"/>
    <w:rsid w:val="00B34371"/>
    <w:rsid w:val="00B34BF1"/>
    <w:rsid w:val="00B35BBB"/>
    <w:rsid w:val="00B36329"/>
    <w:rsid w:val="00B368CE"/>
    <w:rsid w:val="00B36BC5"/>
    <w:rsid w:val="00B41003"/>
    <w:rsid w:val="00B41AC6"/>
    <w:rsid w:val="00B42023"/>
    <w:rsid w:val="00B42087"/>
    <w:rsid w:val="00B42ECB"/>
    <w:rsid w:val="00B430FE"/>
    <w:rsid w:val="00B44C10"/>
    <w:rsid w:val="00B44C32"/>
    <w:rsid w:val="00B45303"/>
    <w:rsid w:val="00B45D72"/>
    <w:rsid w:val="00B4611C"/>
    <w:rsid w:val="00B502DE"/>
    <w:rsid w:val="00B5039F"/>
    <w:rsid w:val="00B50AE5"/>
    <w:rsid w:val="00B510B9"/>
    <w:rsid w:val="00B51C1B"/>
    <w:rsid w:val="00B51CA9"/>
    <w:rsid w:val="00B524BD"/>
    <w:rsid w:val="00B5370A"/>
    <w:rsid w:val="00B541BD"/>
    <w:rsid w:val="00B5463D"/>
    <w:rsid w:val="00B552F9"/>
    <w:rsid w:val="00B554C2"/>
    <w:rsid w:val="00B557F3"/>
    <w:rsid w:val="00B55E90"/>
    <w:rsid w:val="00B56FCE"/>
    <w:rsid w:val="00B5762F"/>
    <w:rsid w:val="00B603F5"/>
    <w:rsid w:val="00B61170"/>
    <w:rsid w:val="00B61886"/>
    <w:rsid w:val="00B61E42"/>
    <w:rsid w:val="00B6242E"/>
    <w:rsid w:val="00B62994"/>
    <w:rsid w:val="00B62E79"/>
    <w:rsid w:val="00B6365E"/>
    <w:rsid w:val="00B6375F"/>
    <w:rsid w:val="00B67A75"/>
    <w:rsid w:val="00B67C11"/>
    <w:rsid w:val="00B70009"/>
    <w:rsid w:val="00B71893"/>
    <w:rsid w:val="00B71AD4"/>
    <w:rsid w:val="00B71E03"/>
    <w:rsid w:val="00B71F67"/>
    <w:rsid w:val="00B739B5"/>
    <w:rsid w:val="00B74062"/>
    <w:rsid w:val="00B74A28"/>
    <w:rsid w:val="00B75022"/>
    <w:rsid w:val="00B7565F"/>
    <w:rsid w:val="00B76463"/>
    <w:rsid w:val="00B7723F"/>
    <w:rsid w:val="00B77890"/>
    <w:rsid w:val="00B779B3"/>
    <w:rsid w:val="00B77CA2"/>
    <w:rsid w:val="00B77FC9"/>
    <w:rsid w:val="00B81236"/>
    <w:rsid w:val="00B82099"/>
    <w:rsid w:val="00B826D4"/>
    <w:rsid w:val="00B82CBD"/>
    <w:rsid w:val="00B83203"/>
    <w:rsid w:val="00B833BA"/>
    <w:rsid w:val="00B83525"/>
    <w:rsid w:val="00B8381D"/>
    <w:rsid w:val="00B83B26"/>
    <w:rsid w:val="00B8519C"/>
    <w:rsid w:val="00B85F07"/>
    <w:rsid w:val="00B86FD2"/>
    <w:rsid w:val="00B87418"/>
    <w:rsid w:val="00B9071D"/>
    <w:rsid w:val="00B90A3A"/>
    <w:rsid w:val="00B91497"/>
    <w:rsid w:val="00B92B0C"/>
    <w:rsid w:val="00B93B56"/>
    <w:rsid w:val="00B93DE7"/>
    <w:rsid w:val="00B94F10"/>
    <w:rsid w:val="00B9548B"/>
    <w:rsid w:val="00B96F0A"/>
    <w:rsid w:val="00B97493"/>
    <w:rsid w:val="00BA2111"/>
    <w:rsid w:val="00BA21DE"/>
    <w:rsid w:val="00BA2537"/>
    <w:rsid w:val="00BA256F"/>
    <w:rsid w:val="00BA2A27"/>
    <w:rsid w:val="00BA2F05"/>
    <w:rsid w:val="00BA33A2"/>
    <w:rsid w:val="00BA4F2C"/>
    <w:rsid w:val="00BA4F6D"/>
    <w:rsid w:val="00BA5E4C"/>
    <w:rsid w:val="00BA616D"/>
    <w:rsid w:val="00BA6752"/>
    <w:rsid w:val="00BA717C"/>
    <w:rsid w:val="00BA72FD"/>
    <w:rsid w:val="00BB03F0"/>
    <w:rsid w:val="00BB07F9"/>
    <w:rsid w:val="00BB0929"/>
    <w:rsid w:val="00BB15DD"/>
    <w:rsid w:val="00BB19F5"/>
    <w:rsid w:val="00BB1C60"/>
    <w:rsid w:val="00BB3C01"/>
    <w:rsid w:val="00BB4715"/>
    <w:rsid w:val="00BB4CD8"/>
    <w:rsid w:val="00BB55EE"/>
    <w:rsid w:val="00BB5E9C"/>
    <w:rsid w:val="00BB6554"/>
    <w:rsid w:val="00BB6A12"/>
    <w:rsid w:val="00BB7325"/>
    <w:rsid w:val="00BC04E6"/>
    <w:rsid w:val="00BC0955"/>
    <w:rsid w:val="00BC0C52"/>
    <w:rsid w:val="00BC0E7F"/>
    <w:rsid w:val="00BC15E1"/>
    <w:rsid w:val="00BC25C9"/>
    <w:rsid w:val="00BC416E"/>
    <w:rsid w:val="00BC4FBE"/>
    <w:rsid w:val="00BC5178"/>
    <w:rsid w:val="00BC5796"/>
    <w:rsid w:val="00BC5FA2"/>
    <w:rsid w:val="00BC6260"/>
    <w:rsid w:val="00BC6931"/>
    <w:rsid w:val="00BC6AA9"/>
    <w:rsid w:val="00BC7455"/>
    <w:rsid w:val="00BD010A"/>
    <w:rsid w:val="00BD02AF"/>
    <w:rsid w:val="00BD0CB2"/>
    <w:rsid w:val="00BD1C2E"/>
    <w:rsid w:val="00BD2061"/>
    <w:rsid w:val="00BD2E50"/>
    <w:rsid w:val="00BD2FC1"/>
    <w:rsid w:val="00BD3692"/>
    <w:rsid w:val="00BD3B1A"/>
    <w:rsid w:val="00BD46C5"/>
    <w:rsid w:val="00BD49A0"/>
    <w:rsid w:val="00BD4BDD"/>
    <w:rsid w:val="00BD4C40"/>
    <w:rsid w:val="00BD4DAC"/>
    <w:rsid w:val="00BD6CA5"/>
    <w:rsid w:val="00BD6D1C"/>
    <w:rsid w:val="00BD7FF9"/>
    <w:rsid w:val="00BE01BA"/>
    <w:rsid w:val="00BE1976"/>
    <w:rsid w:val="00BE26E1"/>
    <w:rsid w:val="00BE2893"/>
    <w:rsid w:val="00BE4255"/>
    <w:rsid w:val="00BE44F0"/>
    <w:rsid w:val="00BE543D"/>
    <w:rsid w:val="00BE5755"/>
    <w:rsid w:val="00BE6272"/>
    <w:rsid w:val="00BE6531"/>
    <w:rsid w:val="00BE65A0"/>
    <w:rsid w:val="00BE6721"/>
    <w:rsid w:val="00BE6A56"/>
    <w:rsid w:val="00BE716A"/>
    <w:rsid w:val="00BE7698"/>
    <w:rsid w:val="00BE7E6E"/>
    <w:rsid w:val="00BF0BCE"/>
    <w:rsid w:val="00BF1FD5"/>
    <w:rsid w:val="00BF3263"/>
    <w:rsid w:val="00BF3943"/>
    <w:rsid w:val="00BF3FE2"/>
    <w:rsid w:val="00BF48F0"/>
    <w:rsid w:val="00BF4BD2"/>
    <w:rsid w:val="00BF4FA6"/>
    <w:rsid w:val="00BF550E"/>
    <w:rsid w:val="00BF6B2F"/>
    <w:rsid w:val="00BF6B8D"/>
    <w:rsid w:val="00C00A88"/>
    <w:rsid w:val="00C017B7"/>
    <w:rsid w:val="00C01B9A"/>
    <w:rsid w:val="00C01C07"/>
    <w:rsid w:val="00C02BCE"/>
    <w:rsid w:val="00C034DC"/>
    <w:rsid w:val="00C0378C"/>
    <w:rsid w:val="00C04020"/>
    <w:rsid w:val="00C043F5"/>
    <w:rsid w:val="00C04683"/>
    <w:rsid w:val="00C054D6"/>
    <w:rsid w:val="00C063A9"/>
    <w:rsid w:val="00C06BAD"/>
    <w:rsid w:val="00C073C8"/>
    <w:rsid w:val="00C073DD"/>
    <w:rsid w:val="00C10E98"/>
    <w:rsid w:val="00C11115"/>
    <w:rsid w:val="00C129CB"/>
    <w:rsid w:val="00C129D2"/>
    <w:rsid w:val="00C12DB2"/>
    <w:rsid w:val="00C12E6D"/>
    <w:rsid w:val="00C131ED"/>
    <w:rsid w:val="00C131FE"/>
    <w:rsid w:val="00C1421E"/>
    <w:rsid w:val="00C147D8"/>
    <w:rsid w:val="00C1701A"/>
    <w:rsid w:val="00C1778C"/>
    <w:rsid w:val="00C17D39"/>
    <w:rsid w:val="00C2087E"/>
    <w:rsid w:val="00C2196C"/>
    <w:rsid w:val="00C21B25"/>
    <w:rsid w:val="00C21CE7"/>
    <w:rsid w:val="00C227A9"/>
    <w:rsid w:val="00C22C3D"/>
    <w:rsid w:val="00C22CB4"/>
    <w:rsid w:val="00C22E3D"/>
    <w:rsid w:val="00C230DB"/>
    <w:rsid w:val="00C2328B"/>
    <w:rsid w:val="00C236E7"/>
    <w:rsid w:val="00C24128"/>
    <w:rsid w:val="00C24292"/>
    <w:rsid w:val="00C25215"/>
    <w:rsid w:val="00C25639"/>
    <w:rsid w:val="00C2565D"/>
    <w:rsid w:val="00C26358"/>
    <w:rsid w:val="00C263F1"/>
    <w:rsid w:val="00C27D24"/>
    <w:rsid w:val="00C31520"/>
    <w:rsid w:val="00C32197"/>
    <w:rsid w:val="00C33FC2"/>
    <w:rsid w:val="00C34532"/>
    <w:rsid w:val="00C3473F"/>
    <w:rsid w:val="00C34B5C"/>
    <w:rsid w:val="00C3605D"/>
    <w:rsid w:val="00C36633"/>
    <w:rsid w:val="00C377AA"/>
    <w:rsid w:val="00C406D0"/>
    <w:rsid w:val="00C40949"/>
    <w:rsid w:val="00C4202A"/>
    <w:rsid w:val="00C420E5"/>
    <w:rsid w:val="00C42B03"/>
    <w:rsid w:val="00C43280"/>
    <w:rsid w:val="00C43EE6"/>
    <w:rsid w:val="00C44110"/>
    <w:rsid w:val="00C444F0"/>
    <w:rsid w:val="00C44968"/>
    <w:rsid w:val="00C45297"/>
    <w:rsid w:val="00C46379"/>
    <w:rsid w:val="00C4666D"/>
    <w:rsid w:val="00C46E74"/>
    <w:rsid w:val="00C47724"/>
    <w:rsid w:val="00C47ECB"/>
    <w:rsid w:val="00C50076"/>
    <w:rsid w:val="00C50094"/>
    <w:rsid w:val="00C50C1C"/>
    <w:rsid w:val="00C5148D"/>
    <w:rsid w:val="00C51526"/>
    <w:rsid w:val="00C51980"/>
    <w:rsid w:val="00C51BD0"/>
    <w:rsid w:val="00C52173"/>
    <w:rsid w:val="00C52424"/>
    <w:rsid w:val="00C5285D"/>
    <w:rsid w:val="00C52987"/>
    <w:rsid w:val="00C52C74"/>
    <w:rsid w:val="00C52E35"/>
    <w:rsid w:val="00C545C5"/>
    <w:rsid w:val="00C54F88"/>
    <w:rsid w:val="00C5568B"/>
    <w:rsid w:val="00C5573E"/>
    <w:rsid w:val="00C55F98"/>
    <w:rsid w:val="00C56257"/>
    <w:rsid w:val="00C56371"/>
    <w:rsid w:val="00C56EE9"/>
    <w:rsid w:val="00C572AB"/>
    <w:rsid w:val="00C57535"/>
    <w:rsid w:val="00C5754C"/>
    <w:rsid w:val="00C57A27"/>
    <w:rsid w:val="00C57CCB"/>
    <w:rsid w:val="00C57DC5"/>
    <w:rsid w:val="00C57FAD"/>
    <w:rsid w:val="00C60021"/>
    <w:rsid w:val="00C60985"/>
    <w:rsid w:val="00C60E02"/>
    <w:rsid w:val="00C61FA9"/>
    <w:rsid w:val="00C62CE5"/>
    <w:rsid w:val="00C633D3"/>
    <w:rsid w:val="00C638A6"/>
    <w:rsid w:val="00C6392A"/>
    <w:rsid w:val="00C64259"/>
    <w:rsid w:val="00C64A48"/>
    <w:rsid w:val="00C64B62"/>
    <w:rsid w:val="00C64DA1"/>
    <w:rsid w:val="00C65385"/>
    <w:rsid w:val="00C65E4A"/>
    <w:rsid w:val="00C6652D"/>
    <w:rsid w:val="00C668D0"/>
    <w:rsid w:val="00C66A10"/>
    <w:rsid w:val="00C676A6"/>
    <w:rsid w:val="00C678DE"/>
    <w:rsid w:val="00C6793B"/>
    <w:rsid w:val="00C67A48"/>
    <w:rsid w:val="00C700AB"/>
    <w:rsid w:val="00C7011E"/>
    <w:rsid w:val="00C70349"/>
    <w:rsid w:val="00C709A3"/>
    <w:rsid w:val="00C71843"/>
    <w:rsid w:val="00C71A27"/>
    <w:rsid w:val="00C71C2C"/>
    <w:rsid w:val="00C71FB7"/>
    <w:rsid w:val="00C72217"/>
    <w:rsid w:val="00C72D0F"/>
    <w:rsid w:val="00C72EF4"/>
    <w:rsid w:val="00C73544"/>
    <w:rsid w:val="00C745B3"/>
    <w:rsid w:val="00C74F44"/>
    <w:rsid w:val="00C7507A"/>
    <w:rsid w:val="00C756D4"/>
    <w:rsid w:val="00C75B3A"/>
    <w:rsid w:val="00C8008F"/>
    <w:rsid w:val="00C804F2"/>
    <w:rsid w:val="00C805A7"/>
    <w:rsid w:val="00C808CA"/>
    <w:rsid w:val="00C80C41"/>
    <w:rsid w:val="00C83276"/>
    <w:rsid w:val="00C83C82"/>
    <w:rsid w:val="00C842F2"/>
    <w:rsid w:val="00C84A67"/>
    <w:rsid w:val="00C85B84"/>
    <w:rsid w:val="00C85F85"/>
    <w:rsid w:val="00C87292"/>
    <w:rsid w:val="00C879FD"/>
    <w:rsid w:val="00C901B3"/>
    <w:rsid w:val="00C9088E"/>
    <w:rsid w:val="00C908EF"/>
    <w:rsid w:val="00C90BF2"/>
    <w:rsid w:val="00C90C13"/>
    <w:rsid w:val="00C90EFB"/>
    <w:rsid w:val="00C9156F"/>
    <w:rsid w:val="00C92831"/>
    <w:rsid w:val="00C945B3"/>
    <w:rsid w:val="00C9519B"/>
    <w:rsid w:val="00C9537D"/>
    <w:rsid w:val="00C95598"/>
    <w:rsid w:val="00C95EF7"/>
    <w:rsid w:val="00C972E8"/>
    <w:rsid w:val="00C97597"/>
    <w:rsid w:val="00C97687"/>
    <w:rsid w:val="00CA0732"/>
    <w:rsid w:val="00CA08ED"/>
    <w:rsid w:val="00CA0ACC"/>
    <w:rsid w:val="00CA1C72"/>
    <w:rsid w:val="00CA2B1E"/>
    <w:rsid w:val="00CA2E75"/>
    <w:rsid w:val="00CA30E8"/>
    <w:rsid w:val="00CA3154"/>
    <w:rsid w:val="00CA36F5"/>
    <w:rsid w:val="00CA3B91"/>
    <w:rsid w:val="00CA5C71"/>
    <w:rsid w:val="00CA66FA"/>
    <w:rsid w:val="00CA68E2"/>
    <w:rsid w:val="00CA6D06"/>
    <w:rsid w:val="00CB0223"/>
    <w:rsid w:val="00CB06C0"/>
    <w:rsid w:val="00CB0952"/>
    <w:rsid w:val="00CB0B40"/>
    <w:rsid w:val="00CB10C9"/>
    <w:rsid w:val="00CB15CA"/>
    <w:rsid w:val="00CB1834"/>
    <w:rsid w:val="00CB2408"/>
    <w:rsid w:val="00CB2B1D"/>
    <w:rsid w:val="00CB2C55"/>
    <w:rsid w:val="00CB3445"/>
    <w:rsid w:val="00CB37A3"/>
    <w:rsid w:val="00CB3867"/>
    <w:rsid w:val="00CB4988"/>
    <w:rsid w:val="00CB4D4C"/>
    <w:rsid w:val="00CB5C51"/>
    <w:rsid w:val="00CB6237"/>
    <w:rsid w:val="00CB76F8"/>
    <w:rsid w:val="00CC27B3"/>
    <w:rsid w:val="00CC3AB0"/>
    <w:rsid w:val="00CC4494"/>
    <w:rsid w:val="00CC44A4"/>
    <w:rsid w:val="00CC4795"/>
    <w:rsid w:val="00CC71AE"/>
    <w:rsid w:val="00CC7239"/>
    <w:rsid w:val="00CC74B1"/>
    <w:rsid w:val="00CD0206"/>
    <w:rsid w:val="00CD02F2"/>
    <w:rsid w:val="00CD0626"/>
    <w:rsid w:val="00CD0F73"/>
    <w:rsid w:val="00CD1E4F"/>
    <w:rsid w:val="00CD2BC6"/>
    <w:rsid w:val="00CD3243"/>
    <w:rsid w:val="00CD329D"/>
    <w:rsid w:val="00CD362C"/>
    <w:rsid w:val="00CD42F8"/>
    <w:rsid w:val="00CD45F8"/>
    <w:rsid w:val="00CD4908"/>
    <w:rsid w:val="00CD4E41"/>
    <w:rsid w:val="00CD57F5"/>
    <w:rsid w:val="00CD5EB4"/>
    <w:rsid w:val="00CD6231"/>
    <w:rsid w:val="00CD7564"/>
    <w:rsid w:val="00CE1C42"/>
    <w:rsid w:val="00CE1DBB"/>
    <w:rsid w:val="00CE1F4F"/>
    <w:rsid w:val="00CE36F1"/>
    <w:rsid w:val="00CE54E0"/>
    <w:rsid w:val="00CE6475"/>
    <w:rsid w:val="00CE6492"/>
    <w:rsid w:val="00CE785D"/>
    <w:rsid w:val="00CE7C08"/>
    <w:rsid w:val="00CE7C5E"/>
    <w:rsid w:val="00CE7CE5"/>
    <w:rsid w:val="00CF0091"/>
    <w:rsid w:val="00CF0105"/>
    <w:rsid w:val="00CF0949"/>
    <w:rsid w:val="00CF0DE6"/>
    <w:rsid w:val="00CF1009"/>
    <w:rsid w:val="00CF12D3"/>
    <w:rsid w:val="00CF1668"/>
    <w:rsid w:val="00CF1897"/>
    <w:rsid w:val="00CF249D"/>
    <w:rsid w:val="00CF264D"/>
    <w:rsid w:val="00CF26CA"/>
    <w:rsid w:val="00CF39F5"/>
    <w:rsid w:val="00CF465D"/>
    <w:rsid w:val="00CF5B08"/>
    <w:rsid w:val="00CF6427"/>
    <w:rsid w:val="00CF7987"/>
    <w:rsid w:val="00D003A8"/>
    <w:rsid w:val="00D00B5A"/>
    <w:rsid w:val="00D00C4F"/>
    <w:rsid w:val="00D00C8A"/>
    <w:rsid w:val="00D00C8D"/>
    <w:rsid w:val="00D0110A"/>
    <w:rsid w:val="00D01589"/>
    <w:rsid w:val="00D0183D"/>
    <w:rsid w:val="00D01968"/>
    <w:rsid w:val="00D0243D"/>
    <w:rsid w:val="00D030C3"/>
    <w:rsid w:val="00D03371"/>
    <w:rsid w:val="00D03FE4"/>
    <w:rsid w:val="00D04A41"/>
    <w:rsid w:val="00D04BE0"/>
    <w:rsid w:val="00D0556F"/>
    <w:rsid w:val="00D0694A"/>
    <w:rsid w:val="00D07280"/>
    <w:rsid w:val="00D0762A"/>
    <w:rsid w:val="00D078A8"/>
    <w:rsid w:val="00D07B81"/>
    <w:rsid w:val="00D10445"/>
    <w:rsid w:val="00D11B13"/>
    <w:rsid w:val="00D12E32"/>
    <w:rsid w:val="00D1320F"/>
    <w:rsid w:val="00D1458A"/>
    <w:rsid w:val="00D14E1F"/>
    <w:rsid w:val="00D14FA7"/>
    <w:rsid w:val="00D1503A"/>
    <w:rsid w:val="00D15CCB"/>
    <w:rsid w:val="00D16C62"/>
    <w:rsid w:val="00D177E5"/>
    <w:rsid w:val="00D17AE1"/>
    <w:rsid w:val="00D20A45"/>
    <w:rsid w:val="00D20E65"/>
    <w:rsid w:val="00D222F5"/>
    <w:rsid w:val="00D239B5"/>
    <w:rsid w:val="00D242B8"/>
    <w:rsid w:val="00D2542B"/>
    <w:rsid w:val="00D2562F"/>
    <w:rsid w:val="00D25CDF"/>
    <w:rsid w:val="00D25DE6"/>
    <w:rsid w:val="00D268F9"/>
    <w:rsid w:val="00D30052"/>
    <w:rsid w:val="00D313B1"/>
    <w:rsid w:val="00D31503"/>
    <w:rsid w:val="00D316C3"/>
    <w:rsid w:val="00D31BC7"/>
    <w:rsid w:val="00D31E14"/>
    <w:rsid w:val="00D31E4F"/>
    <w:rsid w:val="00D327ED"/>
    <w:rsid w:val="00D3294C"/>
    <w:rsid w:val="00D34076"/>
    <w:rsid w:val="00D34587"/>
    <w:rsid w:val="00D348B0"/>
    <w:rsid w:val="00D34B50"/>
    <w:rsid w:val="00D363D7"/>
    <w:rsid w:val="00D370BE"/>
    <w:rsid w:val="00D37D0B"/>
    <w:rsid w:val="00D37DDF"/>
    <w:rsid w:val="00D407DC"/>
    <w:rsid w:val="00D40CC9"/>
    <w:rsid w:val="00D41375"/>
    <w:rsid w:val="00D41966"/>
    <w:rsid w:val="00D42E7C"/>
    <w:rsid w:val="00D43CBD"/>
    <w:rsid w:val="00D43D7D"/>
    <w:rsid w:val="00D4509E"/>
    <w:rsid w:val="00D4519F"/>
    <w:rsid w:val="00D45ACE"/>
    <w:rsid w:val="00D46899"/>
    <w:rsid w:val="00D468B4"/>
    <w:rsid w:val="00D46A3D"/>
    <w:rsid w:val="00D47745"/>
    <w:rsid w:val="00D51141"/>
    <w:rsid w:val="00D5130E"/>
    <w:rsid w:val="00D51388"/>
    <w:rsid w:val="00D55037"/>
    <w:rsid w:val="00D55DED"/>
    <w:rsid w:val="00D56B82"/>
    <w:rsid w:val="00D56F21"/>
    <w:rsid w:val="00D60366"/>
    <w:rsid w:val="00D603DD"/>
    <w:rsid w:val="00D618C8"/>
    <w:rsid w:val="00D61AF3"/>
    <w:rsid w:val="00D62153"/>
    <w:rsid w:val="00D62DAD"/>
    <w:rsid w:val="00D63CD5"/>
    <w:rsid w:val="00D64386"/>
    <w:rsid w:val="00D64529"/>
    <w:rsid w:val="00D64686"/>
    <w:rsid w:val="00D64D8A"/>
    <w:rsid w:val="00D6518C"/>
    <w:rsid w:val="00D658E9"/>
    <w:rsid w:val="00D65A04"/>
    <w:rsid w:val="00D65C4D"/>
    <w:rsid w:val="00D66A13"/>
    <w:rsid w:val="00D66AB8"/>
    <w:rsid w:val="00D66D1C"/>
    <w:rsid w:val="00D67046"/>
    <w:rsid w:val="00D67DCE"/>
    <w:rsid w:val="00D7049E"/>
    <w:rsid w:val="00D704B7"/>
    <w:rsid w:val="00D7389A"/>
    <w:rsid w:val="00D74296"/>
    <w:rsid w:val="00D745CB"/>
    <w:rsid w:val="00D74926"/>
    <w:rsid w:val="00D74A3B"/>
    <w:rsid w:val="00D74E6D"/>
    <w:rsid w:val="00D74E74"/>
    <w:rsid w:val="00D75050"/>
    <w:rsid w:val="00D7591A"/>
    <w:rsid w:val="00D75AC9"/>
    <w:rsid w:val="00D75E3B"/>
    <w:rsid w:val="00D75F88"/>
    <w:rsid w:val="00D76067"/>
    <w:rsid w:val="00D76FC2"/>
    <w:rsid w:val="00D77835"/>
    <w:rsid w:val="00D80158"/>
    <w:rsid w:val="00D807A3"/>
    <w:rsid w:val="00D80B82"/>
    <w:rsid w:val="00D8170D"/>
    <w:rsid w:val="00D81ED5"/>
    <w:rsid w:val="00D827EA"/>
    <w:rsid w:val="00D82CC1"/>
    <w:rsid w:val="00D82FF8"/>
    <w:rsid w:val="00D83187"/>
    <w:rsid w:val="00D83189"/>
    <w:rsid w:val="00D8367B"/>
    <w:rsid w:val="00D83C94"/>
    <w:rsid w:val="00D83D56"/>
    <w:rsid w:val="00D847AC"/>
    <w:rsid w:val="00D84D83"/>
    <w:rsid w:val="00D85565"/>
    <w:rsid w:val="00D8638D"/>
    <w:rsid w:val="00D86CDD"/>
    <w:rsid w:val="00D86F26"/>
    <w:rsid w:val="00D87DED"/>
    <w:rsid w:val="00D87E5C"/>
    <w:rsid w:val="00D91470"/>
    <w:rsid w:val="00D91BD8"/>
    <w:rsid w:val="00D91C7B"/>
    <w:rsid w:val="00D9211A"/>
    <w:rsid w:val="00D927B4"/>
    <w:rsid w:val="00D92E2D"/>
    <w:rsid w:val="00D92E3C"/>
    <w:rsid w:val="00D93000"/>
    <w:rsid w:val="00D937B3"/>
    <w:rsid w:val="00D93800"/>
    <w:rsid w:val="00D94C62"/>
    <w:rsid w:val="00D95245"/>
    <w:rsid w:val="00D9581B"/>
    <w:rsid w:val="00D96111"/>
    <w:rsid w:val="00D96388"/>
    <w:rsid w:val="00D9666E"/>
    <w:rsid w:val="00D9748B"/>
    <w:rsid w:val="00DA0CE9"/>
    <w:rsid w:val="00DA14EC"/>
    <w:rsid w:val="00DA1A2C"/>
    <w:rsid w:val="00DA27DC"/>
    <w:rsid w:val="00DA27DD"/>
    <w:rsid w:val="00DA3A44"/>
    <w:rsid w:val="00DA49B7"/>
    <w:rsid w:val="00DA4B01"/>
    <w:rsid w:val="00DA5730"/>
    <w:rsid w:val="00DA61FC"/>
    <w:rsid w:val="00DA6EFB"/>
    <w:rsid w:val="00DA7908"/>
    <w:rsid w:val="00DA7EA0"/>
    <w:rsid w:val="00DB1700"/>
    <w:rsid w:val="00DB195B"/>
    <w:rsid w:val="00DB26E9"/>
    <w:rsid w:val="00DB28E2"/>
    <w:rsid w:val="00DB335E"/>
    <w:rsid w:val="00DB48AE"/>
    <w:rsid w:val="00DB64B8"/>
    <w:rsid w:val="00DB6A1C"/>
    <w:rsid w:val="00DB6C51"/>
    <w:rsid w:val="00DB70C3"/>
    <w:rsid w:val="00DB720A"/>
    <w:rsid w:val="00DB730A"/>
    <w:rsid w:val="00DB767F"/>
    <w:rsid w:val="00DB775E"/>
    <w:rsid w:val="00DB7862"/>
    <w:rsid w:val="00DC028B"/>
    <w:rsid w:val="00DC096F"/>
    <w:rsid w:val="00DC1095"/>
    <w:rsid w:val="00DC196B"/>
    <w:rsid w:val="00DC1AC8"/>
    <w:rsid w:val="00DC2A34"/>
    <w:rsid w:val="00DC4369"/>
    <w:rsid w:val="00DC4631"/>
    <w:rsid w:val="00DC478A"/>
    <w:rsid w:val="00DC4E96"/>
    <w:rsid w:val="00DC6348"/>
    <w:rsid w:val="00DC634D"/>
    <w:rsid w:val="00DC7E1A"/>
    <w:rsid w:val="00DC7E24"/>
    <w:rsid w:val="00DD01BA"/>
    <w:rsid w:val="00DD030B"/>
    <w:rsid w:val="00DD13E7"/>
    <w:rsid w:val="00DD1A27"/>
    <w:rsid w:val="00DD21CF"/>
    <w:rsid w:val="00DD2388"/>
    <w:rsid w:val="00DD27E6"/>
    <w:rsid w:val="00DD3156"/>
    <w:rsid w:val="00DD3603"/>
    <w:rsid w:val="00DD3877"/>
    <w:rsid w:val="00DD3A89"/>
    <w:rsid w:val="00DD4021"/>
    <w:rsid w:val="00DD5727"/>
    <w:rsid w:val="00DD57C3"/>
    <w:rsid w:val="00DD5C75"/>
    <w:rsid w:val="00DD6D86"/>
    <w:rsid w:val="00DD704F"/>
    <w:rsid w:val="00DD77D1"/>
    <w:rsid w:val="00DD7E6A"/>
    <w:rsid w:val="00DE094D"/>
    <w:rsid w:val="00DE0EB7"/>
    <w:rsid w:val="00DE1894"/>
    <w:rsid w:val="00DE1C4A"/>
    <w:rsid w:val="00DE1FFD"/>
    <w:rsid w:val="00DE211A"/>
    <w:rsid w:val="00DE239B"/>
    <w:rsid w:val="00DE2C7B"/>
    <w:rsid w:val="00DE39F1"/>
    <w:rsid w:val="00DE3D22"/>
    <w:rsid w:val="00DE4A1C"/>
    <w:rsid w:val="00DE5A6D"/>
    <w:rsid w:val="00DE6580"/>
    <w:rsid w:val="00DE664D"/>
    <w:rsid w:val="00DE7C3F"/>
    <w:rsid w:val="00DE7C9B"/>
    <w:rsid w:val="00DF0751"/>
    <w:rsid w:val="00DF1040"/>
    <w:rsid w:val="00DF1302"/>
    <w:rsid w:val="00DF1C97"/>
    <w:rsid w:val="00DF2D97"/>
    <w:rsid w:val="00DF31F5"/>
    <w:rsid w:val="00DF365F"/>
    <w:rsid w:val="00DF3AFF"/>
    <w:rsid w:val="00DF442C"/>
    <w:rsid w:val="00DF4EB7"/>
    <w:rsid w:val="00DF52FA"/>
    <w:rsid w:val="00DF6245"/>
    <w:rsid w:val="00DF6F06"/>
    <w:rsid w:val="00DF7B70"/>
    <w:rsid w:val="00E008EE"/>
    <w:rsid w:val="00E009DC"/>
    <w:rsid w:val="00E01089"/>
    <w:rsid w:val="00E018CB"/>
    <w:rsid w:val="00E027F6"/>
    <w:rsid w:val="00E028C4"/>
    <w:rsid w:val="00E040E6"/>
    <w:rsid w:val="00E04602"/>
    <w:rsid w:val="00E047A0"/>
    <w:rsid w:val="00E054D1"/>
    <w:rsid w:val="00E05675"/>
    <w:rsid w:val="00E0583C"/>
    <w:rsid w:val="00E06287"/>
    <w:rsid w:val="00E06BC6"/>
    <w:rsid w:val="00E1015C"/>
    <w:rsid w:val="00E103F0"/>
    <w:rsid w:val="00E10D55"/>
    <w:rsid w:val="00E110D4"/>
    <w:rsid w:val="00E115A0"/>
    <w:rsid w:val="00E128D7"/>
    <w:rsid w:val="00E12944"/>
    <w:rsid w:val="00E12A20"/>
    <w:rsid w:val="00E1363B"/>
    <w:rsid w:val="00E14694"/>
    <w:rsid w:val="00E149A9"/>
    <w:rsid w:val="00E14DD5"/>
    <w:rsid w:val="00E154FF"/>
    <w:rsid w:val="00E15864"/>
    <w:rsid w:val="00E15F65"/>
    <w:rsid w:val="00E16032"/>
    <w:rsid w:val="00E16510"/>
    <w:rsid w:val="00E16BB9"/>
    <w:rsid w:val="00E17FD6"/>
    <w:rsid w:val="00E20268"/>
    <w:rsid w:val="00E202F1"/>
    <w:rsid w:val="00E213CC"/>
    <w:rsid w:val="00E213D7"/>
    <w:rsid w:val="00E217CC"/>
    <w:rsid w:val="00E21C37"/>
    <w:rsid w:val="00E21EDA"/>
    <w:rsid w:val="00E22C23"/>
    <w:rsid w:val="00E2347E"/>
    <w:rsid w:val="00E2436B"/>
    <w:rsid w:val="00E24D3B"/>
    <w:rsid w:val="00E25691"/>
    <w:rsid w:val="00E25FC9"/>
    <w:rsid w:val="00E26807"/>
    <w:rsid w:val="00E27C40"/>
    <w:rsid w:val="00E27F38"/>
    <w:rsid w:val="00E27F3B"/>
    <w:rsid w:val="00E30094"/>
    <w:rsid w:val="00E30468"/>
    <w:rsid w:val="00E30A5B"/>
    <w:rsid w:val="00E31477"/>
    <w:rsid w:val="00E323BE"/>
    <w:rsid w:val="00E32500"/>
    <w:rsid w:val="00E3262E"/>
    <w:rsid w:val="00E32BD7"/>
    <w:rsid w:val="00E34E1B"/>
    <w:rsid w:val="00E35928"/>
    <w:rsid w:val="00E36033"/>
    <w:rsid w:val="00E360EE"/>
    <w:rsid w:val="00E363CF"/>
    <w:rsid w:val="00E36AA3"/>
    <w:rsid w:val="00E36B3E"/>
    <w:rsid w:val="00E36C76"/>
    <w:rsid w:val="00E37513"/>
    <w:rsid w:val="00E415F6"/>
    <w:rsid w:val="00E4199F"/>
    <w:rsid w:val="00E41B59"/>
    <w:rsid w:val="00E41BFB"/>
    <w:rsid w:val="00E41DA5"/>
    <w:rsid w:val="00E4200E"/>
    <w:rsid w:val="00E42B20"/>
    <w:rsid w:val="00E431B4"/>
    <w:rsid w:val="00E43473"/>
    <w:rsid w:val="00E44C89"/>
    <w:rsid w:val="00E45A0B"/>
    <w:rsid w:val="00E46386"/>
    <w:rsid w:val="00E46E9E"/>
    <w:rsid w:val="00E47A69"/>
    <w:rsid w:val="00E47E52"/>
    <w:rsid w:val="00E5000D"/>
    <w:rsid w:val="00E512AE"/>
    <w:rsid w:val="00E51438"/>
    <w:rsid w:val="00E518C6"/>
    <w:rsid w:val="00E51B32"/>
    <w:rsid w:val="00E51B47"/>
    <w:rsid w:val="00E51E20"/>
    <w:rsid w:val="00E51E9B"/>
    <w:rsid w:val="00E520D4"/>
    <w:rsid w:val="00E54D82"/>
    <w:rsid w:val="00E5503E"/>
    <w:rsid w:val="00E550A0"/>
    <w:rsid w:val="00E55E68"/>
    <w:rsid w:val="00E573D2"/>
    <w:rsid w:val="00E57620"/>
    <w:rsid w:val="00E60247"/>
    <w:rsid w:val="00E60270"/>
    <w:rsid w:val="00E60BEB"/>
    <w:rsid w:val="00E60F5D"/>
    <w:rsid w:val="00E61131"/>
    <w:rsid w:val="00E614E1"/>
    <w:rsid w:val="00E61658"/>
    <w:rsid w:val="00E63B49"/>
    <w:rsid w:val="00E6405B"/>
    <w:rsid w:val="00E64F9E"/>
    <w:rsid w:val="00E65E31"/>
    <w:rsid w:val="00E661F0"/>
    <w:rsid w:val="00E66605"/>
    <w:rsid w:val="00E66882"/>
    <w:rsid w:val="00E677A7"/>
    <w:rsid w:val="00E7041B"/>
    <w:rsid w:val="00E71C2D"/>
    <w:rsid w:val="00E71E10"/>
    <w:rsid w:val="00E71E9E"/>
    <w:rsid w:val="00E7235B"/>
    <w:rsid w:val="00E72647"/>
    <w:rsid w:val="00E72E2B"/>
    <w:rsid w:val="00E7507A"/>
    <w:rsid w:val="00E75871"/>
    <w:rsid w:val="00E77CF1"/>
    <w:rsid w:val="00E80009"/>
    <w:rsid w:val="00E8101C"/>
    <w:rsid w:val="00E81272"/>
    <w:rsid w:val="00E82262"/>
    <w:rsid w:val="00E83CB4"/>
    <w:rsid w:val="00E8411F"/>
    <w:rsid w:val="00E841C7"/>
    <w:rsid w:val="00E843DF"/>
    <w:rsid w:val="00E84638"/>
    <w:rsid w:val="00E85353"/>
    <w:rsid w:val="00E85BB7"/>
    <w:rsid w:val="00E878D2"/>
    <w:rsid w:val="00E87DDD"/>
    <w:rsid w:val="00E9118B"/>
    <w:rsid w:val="00E9152F"/>
    <w:rsid w:val="00E91959"/>
    <w:rsid w:val="00E91D40"/>
    <w:rsid w:val="00E921F3"/>
    <w:rsid w:val="00E92C87"/>
    <w:rsid w:val="00E93033"/>
    <w:rsid w:val="00E93719"/>
    <w:rsid w:val="00E937B2"/>
    <w:rsid w:val="00E938F2"/>
    <w:rsid w:val="00E96CE8"/>
    <w:rsid w:val="00EA424C"/>
    <w:rsid w:val="00EA450B"/>
    <w:rsid w:val="00EA4B8F"/>
    <w:rsid w:val="00EA511C"/>
    <w:rsid w:val="00EA5E73"/>
    <w:rsid w:val="00EA5F74"/>
    <w:rsid w:val="00EA5FD0"/>
    <w:rsid w:val="00EA69E7"/>
    <w:rsid w:val="00EA6A26"/>
    <w:rsid w:val="00EB087C"/>
    <w:rsid w:val="00EB0A39"/>
    <w:rsid w:val="00EB0BF9"/>
    <w:rsid w:val="00EB1E3D"/>
    <w:rsid w:val="00EB2198"/>
    <w:rsid w:val="00EB261A"/>
    <w:rsid w:val="00EB2658"/>
    <w:rsid w:val="00EB2F9B"/>
    <w:rsid w:val="00EB3DEA"/>
    <w:rsid w:val="00EB3F12"/>
    <w:rsid w:val="00EB4142"/>
    <w:rsid w:val="00EB5CFB"/>
    <w:rsid w:val="00EB5FAD"/>
    <w:rsid w:val="00EB6B50"/>
    <w:rsid w:val="00EC06BD"/>
    <w:rsid w:val="00EC07F3"/>
    <w:rsid w:val="00EC208C"/>
    <w:rsid w:val="00EC26EC"/>
    <w:rsid w:val="00EC2F09"/>
    <w:rsid w:val="00EC355B"/>
    <w:rsid w:val="00EC37A0"/>
    <w:rsid w:val="00EC3DFC"/>
    <w:rsid w:val="00EC490D"/>
    <w:rsid w:val="00EC7DE5"/>
    <w:rsid w:val="00EC7EFC"/>
    <w:rsid w:val="00ED0BB3"/>
    <w:rsid w:val="00ED129E"/>
    <w:rsid w:val="00ED24B9"/>
    <w:rsid w:val="00ED255F"/>
    <w:rsid w:val="00ED26F4"/>
    <w:rsid w:val="00ED2C05"/>
    <w:rsid w:val="00ED31B0"/>
    <w:rsid w:val="00ED339B"/>
    <w:rsid w:val="00ED4879"/>
    <w:rsid w:val="00ED4CE0"/>
    <w:rsid w:val="00ED51F8"/>
    <w:rsid w:val="00ED5757"/>
    <w:rsid w:val="00ED5C3F"/>
    <w:rsid w:val="00ED5E93"/>
    <w:rsid w:val="00ED63E3"/>
    <w:rsid w:val="00ED664A"/>
    <w:rsid w:val="00ED687D"/>
    <w:rsid w:val="00ED6E64"/>
    <w:rsid w:val="00ED7438"/>
    <w:rsid w:val="00ED7CB7"/>
    <w:rsid w:val="00ED7D48"/>
    <w:rsid w:val="00EE05A4"/>
    <w:rsid w:val="00EE0C87"/>
    <w:rsid w:val="00EE1302"/>
    <w:rsid w:val="00EE1450"/>
    <w:rsid w:val="00EE2343"/>
    <w:rsid w:val="00EE23A2"/>
    <w:rsid w:val="00EE2CDF"/>
    <w:rsid w:val="00EE468B"/>
    <w:rsid w:val="00EE5026"/>
    <w:rsid w:val="00EE5627"/>
    <w:rsid w:val="00EE5D3C"/>
    <w:rsid w:val="00EE61AD"/>
    <w:rsid w:val="00EE6521"/>
    <w:rsid w:val="00EE6795"/>
    <w:rsid w:val="00EE6935"/>
    <w:rsid w:val="00EE7916"/>
    <w:rsid w:val="00EE7ADD"/>
    <w:rsid w:val="00EF01D4"/>
    <w:rsid w:val="00EF2876"/>
    <w:rsid w:val="00EF2E06"/>
    <w:rsid w:val="00EF35FE"/>
    <w:rsid w:val="00EF4943"/>
    <w:rsid w:val="00EF6431"/>
    <w:rsid w:val="00EF6597"/>
    <w:rsid w:val="00EF6BF0"/>
    <w:rsid w:val="00EF6C37"/>
    <w:rsid w:val="00EF778F"/>
    <w:rsid w:val="00EF7A45"/>
    <w:rsid w:val="00F006A2"/>
    <w:rsid w:val="00F006EE"/>
    <w:rsid w:val="00F0099C"/>
    <w:rsid w:val="00F00CDA"/>
    <w:rsid w:val="00F04859"/>
    <w:rsid w:val="00F05989"/>
    <w:rsid w:val="00F059F5"/>
    <w:rsid w:val="00F06D9D"/>
    <w:rsid w:val="00F10FD5"/>
    <w:rsid w:val="00F11577"/>
    <w:rsid w:val="00F13624"/>
    <w:rsid w:val="00F14512"/>
    <w:rsid w:val="00F1550A"/>
    <w:rsid w:val="00F1578B"/>
    <w:rsid w:val="00F16A6F"/>
    <w:rsid w:val="00F212EC"/>
    <w:rsid w:val="00F213B0"/>
    <w:rsid w:val="00F2143F"/>
    <w:rsid w:val="00F21FA6"/>
    <w:rsid w:val="00F23487"/>
    <w:rsid w:val="00F23BEF"/>
    <w:rsid w:val="00F23C5A"/>
    <w:rsid w:val="00F246C1"/>
    <w:rsid w:val="00F247C9"/>
    <w:rsid w:val="00F24DF9"/>
    <w:rsid w:val="00F252F6"/>
    <w:rsid w:val="00F25C20"/>
    <w:rsid w:val="00F25DCE"/>
    <w:rsid w:val="00F26676"/>
    <w:rsid w:val="00F26768"/>
    <w:rsid w:val="00F267DB"/>
    <w:rsid w:val="00F26BC5"/>
    <w:rsid w:val="00F26FC7"/>
    <w:rsid w:val="00F271A1"/>
    <w:rsid w:val="00F27E67"/>
    <w:rsid w:val="00F27FC7"/>
    <w:rsid w:val="00F30376"/>
    <w:rsid w:val="00F3103A"/>
    <w:rsid w:val="00F31366"/>
    <w:rsid w:val="00F31C25"/>
    <w:rsid w:val="00F3268E"/>
    <w:rsid w:val="00F326AC"/>
    <w:rsid w:val="00F32B53"/>
    <w:rsid w:val="00F32F12"/>
    <w:rsid w:val="00F32FA0"/>
    <w:rsid w:val="00F33387"/>
    <w:rsid w:val="00F33748"/>
    <w:rsid w:val="00F339DE"/>
    <w:rsid w:val="00F341E2"/>
    <w:rsid w:val="00F3477D"/>
    <w:rsid w:val="00F347C2"/>
    <w:rsid w:val="00F3698C"/>
    <w:rsid w:val="00F370F2"/>
    <w:rsid w:val="00F373C8"/>
    <w:rsid w:val="00F40091"/>
    <w:rsid w:val="00F401DE"/>
    <w:rsid w:val="00F40375"/>
    <w:rsid w:val="00F40B54"/>
    <w:rsid w:val="00F40BBE"/>
    <w:rsid w:val="00F41206"/>
    <w:rsid w:val="00F41352"/>
    <w:rsid w:val="00F413D5"/>
    <w:rsid w:val="00F421B5"/>
    <w:rsid w:val="00F42503"/>
    <w:rsid w:val="00F436A3"/>
    <w:rsid w:val="00F43FAA"/>
    <w:rsid w:val="00F443F6"/>
    <w:rsid w:val="00F45222"/>
    <w:rsid w:val="00F4532F"/>
    <w:rsid w:val="00F4549B"/>
    <w:rsid w:val="00F45D99"/>
    <w:rsid w:val="00F4653B"/>
    <w:rsid w:val="00F46736"/>
    <w:rsid w:val="00F47D13"/>
    <w:rsid w:val="00F50696"/>
    <w:rsid w:val="00F509B1"/>
    <w:rsid w:val="00F50E8D"/>
    <w:rsid w:val="00F51A6E"/>
    <w:rsid w:val="00F52F3B"/>
    <w:rsid w:val="00F53642"/>
    <w:rsid w:val="00F5405B"/>
    <w:rsid w:val="00F55418"/>
    <w:rsid w:val="00F56423"/>
    <w:rsid w:val="00F56AC1"/>
    <w:rsid w:val="00F572D7"/>
    <w:rsid w:val="00F579DA"/>
    <w:rsid w:val="00F57C1B"/>
    <w:rsid w:val="00F57FD5"/>
    <w:rsid w:val="00F60766"/>
    <w:rsid w:val="00F60B90"/>
    <w:rsid w:val="00F60BC6"/>
    <w:rsid w:val="00F61114"/>
    <w:rsid w:val="00F6117F"/>
    <w:rsid w:val="00F61297"/>
    <w:rsid w:val="00F6183D"/>
    <w:rsid w:val="00F61FF4"/>
    <w:rsid w:val="00F62001"/>
    <w:rsid w:val="00F62732"/>
    <w:rsid w:val="00F62897"/>
    <w:rsid w:val="00F62960"/>
    <w:rsid w:val="00F62BC5"/>
    <w:rsid w:val="00F62CC1"/>
    <w:rsid w:val="00F647F6"/>
    <w:rsid w:val="00F64F13"/>
    <w:rsid w:val="00F65325"/>
    <w:rsid w:val="00F65EB3"/>
    <w:rsid w:val="00F66687"/>
    <w:rsid w:val="00F666AC"/>
    <w:rsid w:val="00F66AEB"/>
    <w:rsid w:val="00F7094F"/>
    <w:rsid w:val="00F71C13"/>
    <w:rsid w:val="00F72427"/>
    <w:rsid w:val="00F72921"/>
    <w:rsid w:val="00F73197"/>
    <w:rsid w:val="00F7355B"/>
    <w:rsid w:val="00F7423E"/>
    <w:rsid w:val="00F749B2"/>
    <w:rsid w:val="00F74B35"/>
    <w:rsid w:val="00F75E60"/>
    <w:rsid w:val="00F75ED5"/>
    <w:rsid w:val="00F770D6"/>
    <w:rsid w:val="00F80316"/>
    <w:rsid w:val="00F8121C"/>
    <w:rsid w:val="00F827B0"/>
    <w:rsid w:val="00F82989"/>
    <w:rsid w:val="00F82E3C"/>
    <w:rsid w:val="00F830EF"/>
    <w:rsid w:val="00F83281"/>
    <w:rsid w:val="00F83BF9"/>
    <w:rsid w:val="00F83DBD"/>
    <w:rsid w:val="00F84175"/>
    <w:rsid w:val="00F84935"/>
    <w:rsid w:val="00F849A0"/>
    <w:rsid w:val="00F84DE0"/>
    <w:rsid w:val="00F86F2C"/>
    <w:rsid w:val="00F87170"/>
    <w:rsid w:val="00F87609"/>
    <w:rsid w:val="00F8793C"/>
    <w:rsid w:val="00F87D84"/>
    <w:rsid w:val="00F90EB1"/>
    <w:rsid w:val="00F9106D"/>
    <w:rsid w:val="00F91466"/>
    <w:rsid w:val="00F9157D"/>
    <w:rsid w:val="00F91658"/>
    <w:rsid w:val="00F91A1A"/>
    <w:rsid w:val="00F92E88"/>
    <w:rsid w:val="00F92E95"/>
    <w:rsid w:val="00F930BE"/>
    <w:rsid w:val="00F938B1"/>
    <w:rsid w:val="00F93980"/>
    <w:rsid w:val="00F955B5"/>
    <w:rsid w:val="00F95A42"/>
    <w:rsid w:val="00F960C1"/>
    <w:rsid w:val="00F97782"/>
    <w:rsid w:val="00F97A56"/>
    <w:rsid w:val="00FA01CD"/>
    <w:rsid w:val="00FA028C"/>
    <w:rsid w:val="00FA02BD"/>
    <w:rsid w:val="00FA03D0"/>
    <w:rsid w:val="00FA042C"/>
    <w:rsid w:val="00FA06E2"/>
    <w:rsid w:val="00FA0820"/>
    <w:rsid w:val="00FA0E97"/>
    <w:rsid w:val="00FA10F9"/>
    <w:rsid w:val="00FA1297"/>
    <w:rsid w:val="00FA198F"/>
    <w:rsid w:val="00FA2317"/>
    <w:rsid w:val="00FA2E77"/>
    <w:rsid w:val="00FA3740"/>
    <w:rsid w:val="00FA4489"/>
    <w:rsid w:val="00FA4DDF"/>
    <w:rsid w:val="00FA62D4"/>
    <w:rsid w:val="00FA6DA4"/>
    <w:rsid w:val="00FA7026"/>
    <w:rsid w:val="00FA7E41"/>
    <w:rsid w:val="00FB09A3"/>
    <w:rsid w:val="00FB0D97"/>
    <w:rsid w:val="00FB0FC6"/>
    <w:rsid w:val="00FB1241"/>
    <w:rsid w:val="00FB1F6C"/>
    <w:rsid w:val="00FB20AE"/>
    <w:rsid w:val="00FB2CC8"/>
    <w:rsid w:val="00FB33AF"/>
    <w:rsid w:val="00FB452B"/>
    <w:rsid w:val="00FB520C"/>
    <w:rsid w:val="00FB569F"/>
    <w:rsid w:val="00FB6C13"/>
    <w:rsid w:val="00FB7E89"/>
    <w:rsid w:val="00FC00A8"/>
    <w:rsid w:val="00FC0699"/>
    <w:rsid w:val="00FC1422"/>
    <w:rsid w:val="00FC1817"/>
    <w:rsid w:val="00FC33FB"/>
    <w:rsid w:val="00FC34AE"/>
    <w:rsid w:val="00FC3B67"/>
    <w:rsid w:val="00FC42B7"/>
    <w:rsid w:val="00FC60A1"/>
    <w:rsid w:val="00FC632F"/>
    <w:rsid w:val="00FC6C32"/>
    <w:rsid w:val="00FC7BAA"/>
    <w:rsid w:val="00FD0486"/>
    <w:rsid w:val="00FD0D8F"/>
    <w:rsid w:val="00FD1967"/>
    <w:rsid w:val="00FD2220"/>
    <w:rsid w:val="00FD27C4"/>
    <w:rsid w:val="00FD2AB4"/>
    <w:rsid w:val="00FD2EC4"/>
    <w:rsid w:val="00FD3DC0"/>
    <w:rsid w:val="00FD3E0C"/>
    <w:rsid w:val="00FD46FF"/>
    <w:rsid w:val="00FD50C4"/>
    <w:rsid w:val="00FD51A4"/>
    <w:rsid w:val="00FD5533"/>
    <w:rsid w:val="00FD67B6"/>
    <w:rsid w:val="00FD7068"/>
    <w:rsid w:val="00FD72B1"/>
    <w:rsid w:val="00FD72BB"/>
    <w:rsid w:val="00FD72BD"/>
    <w:rsid w:val="00FD7CA0"/>
    <w:rsid w:val="00FD7F92"/>
    <w:rsid w:val="00FE0F20"/>
    <w:rsid w:val="00FE133D"/>
    <w:rsid w:val="00FE1C3F"/>
    <w:rsid w:val="00FE33C2"/>
    <w:rsid w:val="00FE4A07"/>
    <w:rsid w:val="00FE572C"/>
    <w:rsid w:val="00FE5A31"/>
    <w:rsid w:val="00FE61A1"/>
    <w:rsid w:val="00FE6A58"/>
    <w:rsid w:val="00FE6DA2"/>
    <w:rsid w:val="00FE6E43"/>
    <w:rsid w:val="00FE7533"/>
    <w:rsid w:val="00FE7646"/>
    <w:rsid w:val="00FF0260"/>
    <w:rsid w:val="00FF0328"/>
    <w:rsid w:val="00FF0A8C"/>
    <w:rsid w:val="00FF2979"/>
    <w:rsid w:val="00FF2DBF"/>
    <w:rsid w:val="00FF42F7"/>
    <w:rsid w:val="00FF5559"/>
    <w:rsid w:val="00FF5B76"/>
    <w:rsid w:val="00FF692A"/>
    <w:rsid w:val="00FF7643"/>
    <w:rsid w:val="00FF79D3"/>
    <w:rsid w:val="00FF7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Street"/>
  <w:smartTagType w:namespaceuri="urn:schemas-microsoft-com:office:smarttags" w:name="address"/>
  <w:smartTagType w:namespaceuri="urn:schemas-microsoft-com:office:smarttags" w:name="State"/>
  <w:smartTagType w:namespaceuri="urn:schemas-microsoft-com:office:smarttags" w:name="place"/>
  <w:smartTagType w:namespaceuri="urn:schemas-microsoft-com:office:smarttags" w:name="country-region"/>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Title" w:uiPriority="10" w:qFormat="1"/>
    <w:lsdException w:name="Subtitle" w:uiPriority="11" w:qFormat="1"/>
    <w:lsdException w:name="Hyperlink" w:uiPriority="99"/>
    <w:lsdException w:name="Strong" w:qFormat="1"/>
    <w:lsdException w:name="Emphasis" w:qFormat="1"/>
    <w:lsdException w:name="Plain Tex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DC478A"/>
    <w:rPr>
      <w:sz w:val="24"/>
      <w:szCs w:val="24"/>
      <w:lang w:val="en-GB" w:eastAsia="zh-CN"/>
    </w:rPr>
  </w:style>
  <w:style w:type="paragraph" w:styleId="Heading1">
    <w:name w:val="heading 1"/>
    <w:basedOn w:val="Normal"/>
    <w:next w:val="Normal"/>
    <w:link w:val="Heading1Char"/>
    <w:uiPriority w:val="9"/>
    <w:qFormat/>
    <w:rsid w:val="00493392"/>
    <w:pPr>
      <w:keepNext/>
      <w:numPr>
        <w:numId w:val="30"/>
      </w:numPr>
      <w:spacing w:before="240" w:after="60"/>
      <w:outlineLvl w:val="0"/>
    </w:pPr>
    <w:rPr>
      <w:rFonts w:ascii="Cambria" w:hAnsi="Cambria"/>
      <w:b/>
      <w:bCs/>
      <w:kern w:val="32"/>
      <w:sz w:val="32"/>
      <w:szCs w:val="32"/>
    </w:rPr>
  </w:style>
  <w:style w:type="paragraph" w:styleId="Heading2">
    <w:name w:val="heading 2"/>
    <w:aliases w:val="Heading B"/>
    <w:basedOn w:val="Normal"/>
    <w:next w:val="Normal"/>
    <w:link w:val="Heading2Char"/>
    <w:uiPriority w:val="9"/>
    <w:qFormat/>
    <w:rsid w:val="00493392"/>
    <w:pPr>
      <w:keepNext/>
      <w:numPr>
        <w:ilvl w:val="1"/>
        <w:numId w:val="30"/>
      </w:numPr>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493392"/>
    <w:pPr>
      <w:keepNext/>
      <w:numPr>
        <w:ilvl w:val="2"/>
        <w:numId w:val="30"/>
      </w:numPr>
      <w:spacing w:before="240" w:after="60"/>
      <w:outlineLvl w:val="2"/>
    </w:pPr>
    <w:rPr>
      <w:rFonts w:ascii="Cambria" w:hAnsi="Cambria"/>
      <w:b/>
      <w:bCs/>
      <w:sz w:val="26"/>
      <w:szCs w:val="26"/>
    </w:rPr>
  </w:style>
  <w:style w:type="paragraph" w:styleId="Heading4">
    <w:name w:val="heading 4"/>
    <w:basedOn w:val="Normal"/>
    <w:next w:val="Normal"/>
    <w:link w:val="Heading4Char"/>
    <w:uiPriority w:val="9"/>
    <w:qFormat/>
    <w:rsid w:val="004D0403"/>
    <w:pPr>
      <w:keepNext/>
      <w:numPr>
        <w:ilvl w:val="3"/>
        <w:numId w:val="30"/>
      </w:numPr>
      <w:spacing w:before="240" w:after="60"/>
      <w:ind w:left="864"/>
      <w:outlineLvl w:val="3"/>
    </w:pPr>
    <w:rPr>
      <w:b/>
      <w:bCs/>
      <w:sz w:val="28"/>
      <w:szCs w:val="28"/>
    </w:rPr>
  </w:style>
  <w:style w:type="paragraph" w:styleId="Heading5">
    <w:name w:val="heading 5"/>
    <w:basedOn w:val="Normal"/>
    <w:next w:val="Normal"/>
    <w:link w:val="Heading5Char"/>
    <w:uiPriority w:val="9"/>
    <w:qFormat/>
    <w:rsid w:val="00493392"/>
    <w:pPr>
      <w:numPr>
        <w:ilvl w:val="4"/>
        <w:numId w:val="30"/>
      </w:numPr>
      <w:spacing w:before="240" w:after="60"/>
      <w:outlineLvl w:val="4"/>
    </w:pPr>
    <w:rPr>
      <w:b/>
      <w:bCs/>
      <w:i/>
      <w:iCs/>
      <w:sz w:val="26"/>
      <w:szCs w:val="26"/>
    </w:rPr>
  </w:style>
  <w:style w:type="paragraph" w:styleId="Heading6">
    <w:name w:val="heading 6"/>
    <w:aliases w:val="sub-dash,sd,5"/>
    <w:basedOn w:val="Normal"/>
    <w:next w:val="Normal"/>
    <w:link w:val="Heading6Char"/>
    <w:uiPriority w:val="9"/>
    <w:qFormat/>
    <w:rsid w:val="00493392"/>
    <w:pPr>
      <w:numPr>
        <w:ilvl w:val="5"/>
        <w:numId w:val="30"/>
      </w:numPr>
      <w:spacing w:before="240" w:after="60"/>
      <w:outlineLvl w:val="5"/>
    </w:pPr>
    <w:rPr>
      <w:b/>
      <w:bCs/>
      <w:sz w:val="22"/>
      <w:szCs w:val="22"/>
    </w:rPr>
  </w:style>
  <w:style w:type="paragraph" w:styleId="Heading7">
    <w:name w:val="heading 7"/>
    <w:basedOn w:val="Normal"/>
    <w:next w:val="Normal"/>
    <w:link w:val="Heading7Char"/>
    <w:uiPriority w:val="9"/>
    <w:qFormat/>
    <w:rsid w:val="00493392"/>
    <w:pPr>
      <w:numPr>
        <w:ilvl w:val="6"/>
        <w:numId w:val="30"/>
      </w:numPr>
      <w:spacing w:before="240" w:after="60"/>
      <w:outlineLvl w:val="6"/>
    </w:pPr>
  </w:style>
  <w:style w:type="paragraph" w:styleId="Heading8">
    <w:name w:val="heading 8"/>
    <w:basedOn w:val="Normal"/>
    <w:next w:val="Normal"/>
    <w:link w:val="Heading8Char"/>
    <w:uiPriority w:val="9"/>
    <w:qFormat/>
    <w:rsid w:val="00493392"/>
    <w:pPr>
      <w:numPr>
        <w:ilvl w:val="7"/>
        <w:numId w:val="30"/>
      </w:numPr>
      <w:spacing w:before="240" w:after="60"/>
      <w:outlineLvl w:val="7"/>
    </w:pPr>
    <w:rPr>
      <w:i/>
      <w:iCs/>
    </w:rPr>
  </w:style>
  <w:style w:type="paragraph" w:styleId="Heading9">
    <w:name w:val="heading 9"/>
    <w:basedOn w:val="Normal"/>
    <w:next w:val="Normal"/>
    <w:link w:val="Heading9Char"/>
    <w:uiPriority w:val="9"/>
    <w:qFormat/>
    <w:rsid w:val="00493392"/>
    <w:pPr>
      <w:numPr>
        <w:ilvl w:val="8"/>
        <w:numId w:val="30"/>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93392"/>
    <w:rPr>
      <w:rFonts w:ascii="Cambria" w:hAnsi="Cambria"/>
      <w:b/>
      <w:bCs/>
      <w:kern w:val="32"/>
      <w:sz w:val="32"/>
      <w:szCs w:val="32"/>
      <w:lang w:eastAsia="zh-CN"/>
    </w:rPr>
  </w:style>
  <w:style w:type="character" w:customStyle="1" w:styleId="Heading2Char">
    <w:name w:val="Heading 2 Char"/>
    <w:aliases w:val="Heading B Char"/>
    <w:link w:val="Heading2"/>
    <w:uiPriority w:val="9"/>
    <w:rsid w:val="00493392"/>
    <w:rPr>
      <w:rFonts w:ascii="Cambria" w:hAnsi="Cambria"/>
      <w:b/>
      <w:bCs/>
      <w:i/>
      <w:iCs/>
      <w:sz w:val="28"/>
      <w:szCs w:val="28"/>
      <w:lang w:eastAsia="zh-CN"/>
    </w:rPr>
  </w:style>
  <w:style w:type="character" w:customStyle="1" w:styleId="Heading3Char">
    <w:name w:val="Heading 3 Char"/>
    <w:link w:val="Heading3"/>
    <w:uiPriority w:val="9"/>
    <w:rsid w:val="00493392"/>
    <w:rPr>
      <w:rFonts w:ascii="Cambria" w:hAnsi="Cambria"/>
      <w:b/>
      <w:bCs/>
      <w:sz w:val="26"/>
      <w:szCs w:val="26"/>
      <w:lang w:eastAsia="zh-CN"/>
    </w:rPr>
  </w:style>
  <w:style w:type="character" w:customStyle="1" w:styleId="Heading4Char">
    <w:name w:val="Heading 4 Char"/>
    <w:link w:val="Heading4"/>
    <w:uiPriority w:val="9"/>
    <w:rsid w:val="004D0403"/>
    <w:rPr>
      <w:rFonts w:ascii="Calibri" w:eastAsia="SimSun" w:hAnsi="Calibri"/>
      <w:b/>
      <w:bCs/>
      <w:sz w:val="28"/>
      <w:szCs w:val="28"/>
      <w:lang w:val="en-GB" w:eastAsia="zh-CN" w:bidi="ar-SA"/>
    </w:rPr>
  </w:style>
  <w:style w:type="character" w:customStyle="1" w:styleId="Heading9Char">
    <w:name w:val="Heading 9 Char"/>
    <w:link w:val="Heading9"/>
    <w:uiPriority w:val="9"/>
    <w:rsid w:val="00493392"/>
    <w:rPr>
      <w:rFonts w:ascii="Cambria" w:hAnsi="Cambria"/>
      <w:sz w:val="22"/>
      <w:szCs w:val="22"/>
      <w:lang w:eastAsia="zh-CN"/>
    </w:rPr>
  </w:style>
  <w:style w:type="paragraph" w:styleId="Footer">
    <w:name w:val="footer"/>
    <w:basedOn w:val="Normal"/>
    <w:pPr>
      <w:tabs>
        <w:tab w:val="center" w:pos="4536"/>
        <w:tab w:val="right" w:pos="8306"/>
      </w:tabs>
    </w:pPr>
    <w:rPr>
      <w:rFonts w:ascii="Arial" w:hAnsi="Arial"/>
      <w:noProof/>
      <w:sz w:val="16"/>
    </w:rPr>
  </w:style>
  <w:style w:type="paragraph" w:styleId="Header">
    <w:name w:val="header"/>
    <w:basedOn w:val="Normal"/>
    <w:link w:val="HeaderChar"/>
    <w:pPr>
      <w:tabs>
        <w:tab w:val="center" w:pos="4153"/>
        <w:tab w:val="right" w:pos="8306"/>
      </w:tabs>
    </w:pPr>
    <w:rPr>
      <w:rFonts w:ascii="Arial" w:hAnsi="Arial"/>
      <w:sz w:val="20"/>
    </w:rPr>
  </w:style>
  <w:style w:type="character" w:customStyle="1" w:styleId="HeaderChar">
    <w:name w:val="Header Char"/>
    <w:link w:val="Header"/>
    <w:rsid w:val="00B00387"/>
    <w:rPr>
      <w:rFonts w:ascii="Arial" w:eastAsia="SimSun" w:hAnsi="Arial"/>
      <w:lang w:val="en-GB" w:eastAsia="zh-CN" w:bidi="ar-SA"/>
    </w:rPr>
  </w:style>
  <w:style w:type="paragraph" w:customStyle="1" w:styleId="MemoHeaderStyle">
    <w:name w:val="MemoHeaderStyle"/>
    <w:basedOn w:val="Normal"/>
    <w:next w:val="Normal"/>
    <w:pPr>
      <w:spacing w:line="120" w:lineRule="atLeast"/>
      <w:ind w:left="1418"/>
      <w:jc w:val="both"/>
    </w:pPr>
    <w:rPr>
      <w:rFonts w:ascii="Arial" w:hAnsi="Arial"/>
      <w:b/>
      <w:smallCaps/>
    </w:rPr>
  </w:style>
  <w:style w:type="paragraph" w:customStyle="1" w:styleId="a2">
    <w:name w:val="a2"/>
    <w:basedOn w:val="Heading2"/>
    <w:next w:val="Normal"/>
    <w:rsid w:val="00B00387"/>
    <w:pPr>
      <w:numPr>
        <w:ilvl w:val="0"/>
        <w:numId w:val="1"/>
      </w:numPr>
      <w:tabs>
        <w:tab w:val="num" w:pos="360"/>
        <w:tab w:val="left" w:pos="500"/>
        <w:tab w:val="left" w:pos="720"/>
      </w:tabs>
      <w:spacing w:before="270" w:line="270" w:lineRule="exact"/>
    </w:pPr>
    <w:rPr>
      <w:sz w:val="24"/>
    </w:rPr>
  </w:style>
  <w:style w:type="paragraph" w:customStyle="1" w:styleId="a3">
    <w:name w:val="a3"/>
    <w:basedOn w:val="Heading3"/>
    <w:next w:val="Normal"/>
    <w:rsid w:val="00B00387"/>
    <w:pPr>
      <w:numPr>
        <w:ilvl w:val="0"/>
        <w:numId w:val="11"/>
      </w:numPr>
      <w:tabs>
        <w:tab w:val="num" w:pos="360"/>
        <w:tab w:val="left" w:pos="640"/>
      </w:tabs>
      <w:spacing w:line="250" w:lineRule="exact"/>
    </w:pPr>
    <w:rPr>
      <w:sz w:val="22"/>
    </w:rPr>
  </w:style>
  <w:style w:type="paragraph" w:customStyle="1" w:styleId="a4">
    <w:name w:val="a4"/>
    <w:basedOn w:val="Heading4"/>
    <w:next w:val="Normal"/>
    <w:rsid w:val="00B00387"/>
    <w:pPr>
      <w:numPr>
        <w:ilvl w:val="0"/>
        <w:numId w:val="10"/>
      </w:numPr>
      <w:tabs>
        <w:tab w:val="num" w:pos="360"/>
        <w:tab w:val="left" w:pos="880"/>
      </w:tabs>
    </w:pPr>
  </w:style>
  <w:style w:type="paragraph" w:customStyle="1" w:styleId="a5">
    <w:name w:val="a5"/>
    <w:basedOn w:val="Heading5"/>
    <w:next w:val="Normal"/>
    <w:rsid w:val="00B00387"/>
    <w:pPr>
      <w:numPr>
        <w:ilvl w:val="0"/>
        <w:numId w:val="2"/>
      </w:numPr>
      <w:tabs>
        <w:tab w:val="left" w:pos="1140"/>
        <w:tab w:val="left" w:pos="1360"/>
      </w:tabs>
      <w:ind w:left="0" w:firstLine="0"/>
    </w:pPr>
  </w:style>
  <w:style w:type="paragraph" w:customStyle="1" w:styleId="a6">
    <w:name w:val="a6"/>
    <w:basedOn w:val="Heading6"/>
    <w:next w:val="Normal"/>
    <w:rsid w:val="00B00387"/>
    <w:pPr>
      <w:numPr>
        <w:numId w:val="19"/>
      </w:numPr>
      <w:tabs>
        <w:tab w:val="left" w:pos="1140"/>
        <w:tab w:val="left" w:pos="1360"/>
      </w:tabs>
    </w:pPr>
  </w:style>
  <w:style w:type="paragraph" w:customStyle="1" w:styleId="ANNEX">
    <w:name w:val="ANNEX"/>
    <w:basedOn w:val="Normal"/>
    <w:next w:val="Normal"/>
    <w:rsid w:val="00B00387"/>
    <w:pPr>
      <w:keepNext/>
      <w:pageBreakBefore/>
      <w:numPr>
        <w:numId w:val="19"/>
      </w:numPr>
      <w:spacing w:after="760" w:line="310" w:lineRule="exact"/>
      <w:jc w:val="center"/>
      <w:outlineLvl w:val="0"/>
    </w:pPr>
    <w:rPr>
      <w:b/>
      <w:sz w:val="28"/>
    </w:rPr>
  </w:style>
  <w:style w:type="paragraph" w:customStyle="1" w:styleId="ANNEXN">
    <w:name w:val="ANNEXN"/>
    <w:basedOn w:val="ANNEX"/>
    <w:next w:val="Normal"/>
    <w:rsid w:val="00B00387"/>
    <w:pPr>
      <w:numPr>
        <w:numId w:val="18"/>
      </w:numPr>
    </w:pPr>
  </w:style>
  <w:style w:type="paragraph" w:customStyle="1" w:styleId="ANNEXZ">
    <w:name w:val="ANNEXZ"/>
    <w:basedOn w:val="ANNEX"/>
    <w:next w:val="Normal"/>
    <w:rsid w:val="00B00387"/>
    <w:pPr>
      <w:numPr>
        <w:numId w:val="17"/>
      </w:numPr>
    </w:pPr>
  </w:style>
  <w:style w:type="paragraph" w:customStyle="1" w:styleId="Bibliography1">
    <w:name w:val="Bibliography1"/>
    <w:basedOn w:val="Normal"/>
    <w:rsid w:val="00B00387"/>
    <w:pPr>
      <w:numPr>
        <w:numId w:val="5"/>
      </w:numPr>
      <w:tabs>
        <w:tab w:val="left" w:pos="660"/>
      </w:tabs>
      <w:ind w:left="660" w:hanging="660"/>
    </w:pPr>
  </w:style>
  <w:style w:type="paragraph" w:styleId="BodyText">
    <w:name w:val="Body Text"/>
    <w:basedOn w:val="Normal"/>
    <w:link w:val="BodyTextChar"/>
    <w:rsid w:val="00877228"/>
    <w:pPr>
      <w:jc w:val="both"/>
    </w:pPr>
    <w:rPr>
      <w:lang w:eastAsia="en-US"/>
    </w:rPr>
  </w:style>
  <w:style w:type="paragraph" w:styleId="BodyTextIndent3">
    <w:name w:val="Body Text Indent 3"/>
    <w:basedOn w:val="Normal"/>
    <w:semiHidden/>
    <w:rsid w:val="00B00387"/>
    <w:pPr>
      <w:spacing w:after="120"/>
      <w:ind w:left="283"/>
    </w:pPr>
    <w:rPr>
      <w:sz w:val="16"/>
    </w:rPr>
  </w:style>
  <w:style w:type="paragraph" w:styleId="Caption">
    <w:name w:val="caption"/>
    <w:basedOn w:val="Normal"/>
    <w:next w:val="Normal"/>
    <w:uiPriority w:val="35"/>
    <w:qFormat/>
    <w:rsid w:val="004858E7"/>
    <w:pPr>
      <w:jc w:val="center"/>
    </w:pPr>
    <w:rPr>
      <w:b/>
      <w:bCs/>
      <w:color w:val="2DA2BF"/>
      <w:sz w:val="18"/>
      <w:szCs w:val="18"/>
      <w:lang w:eastAsia="en-GB"/>
    </w:rPr>
  </w:style>
  <w:style w:type="character" w:styleId="CommentReference">
    <w:name w:val="annotation reference"/>
    <w:semiHidden/>
    <w:rsid w:val="00B00387"/>
    <w:rPr>
      <w:noProof w:val="0"/>
      <w:sz w:val="16"/>
      <w:lang w:val="fr-FR"/>
    </w:rPr>
  </w:style>
  <w:style w:type="paragraph" w:styleId="CommentText">
    <w:name w:val="annotation text"/>
    <w:basedOn w:val="Normal"/>
    <w:link w:val="CommentTextChar1"/>
    <w:semiHidden/>
    <w:rsid w:val="00B00387"/>
  </w:style>
  <w:style w:type="character" w:customStyle="1" w:styleId="CommentTextChar1">
    <w:name w:val="Comment Text Char1"/>
    <w:link w:val="CommentText"/>
    <w:semiHidden/>
    <w:rsid w:val="00B00387"/>
    <w:rPr>
      <w:rFonts w:ascii="Arial" w:eastAsia="MS Mincho" w:hAnsi="Arial"/>
      <w:lang w:val="en-GB" w:eastAsia="fr-FR" w:bidi="ar-SA"/>
    </w:rPr>
  </w:style>
  <w:style w:type="paragraph" w:customStyle="1" w:styleId="Definition">
    <w:name w:val="Definition"/>
    <w:basedOn w:val="Normal"/>
    <w:next w:val="Normal"/>
    <w:link w:val="DefinitionChar2"/>
    <w:rsid w:val="00B00387"/>
  </w:style>
  <w:style w:type="character" w:customStyle="1" w:styleId="DefinitionChar2">
    <w:name w:val="Definition Char2"/>
    <w:link w:val="Definition"/>
    <w:rsid w:val="00B00387"/>
    <w:rPr>
      <w:rFonts w:ascii="Arial" w:eastAsia="MS Mincho" w:hAnsi="Arial"/>
      <w:lang w:val="en-GB" w:eastAsia="fr-FR" w:bidi="ar-SA"/>
    </w:rPr>
  </w:style>
  <w:style w:type="character" w:customStyle="1" w:styleId="Defterms">
    <w:name w:val="Defterms"/>
    <w:rsid w:val="00B00387"/>
    <w:rPr>
      <w:noProof/>
      <w:color w:val="auto"/>
      <w:lang w:val="fr-FR"/>
    </w:rPr>
  </w:style>
  <w:style w:type="paragraph" w:customStyle="1" w:styleId="dl">
    <w:name w:val="dl"/>
    <w:basedOn w:val="Normal"/>
    <w:rsid w:val="00B00387"/>
    <w:pPr>
      <w:ind w:left="800" w:hanging="400"/>
    </w:pPr>
  </w:style>
  <w:style w:type="paragraph" w:styleId="DocumentMap">
    <w:name w:val="Document Map"/>
    <w:basedOn w:val="Normal"/>
    <w:link w:val="DocumentMapChar"/>
    <w:rsid w:val="00B00387"/>
    <w:pPr>
      <w:shd w:val="clear" w:color="auto" w:fill="000080"/>
    </w:pPr>
    <w:rPr>
      <w:rFonts w:ascii="Tahoma" w:hAnsi="Tahoma"/>
    </w:rPr>
  </w:style>
  <w:style w:type="character" w:customStyle="1" w:styleId="DocumentMapChar">
    <w:name w:val="Document Map Char"/>
    <w:link w:val="DocumentMap"/>
    <w:rsid w:val="00B00387"/>
    <w:rPr>
      <w:rFonts w:ascii="Tahoma" w:eastAsia="MS Mincho" w:hAnsi="Tahoma"/>
      <w:lang w:val="en-GB" w:eastAsia="fr-FR" w:bidi="ar-SA"/>
    </w:rPr>
  </w:style>
  <w:style w:type="character" w:styleId="Emphasis">
    <w:name w:val="Emphasis"/>
    <w:qFormat/>
    <w:rsid w:val="00493392"/>
    <w:rPr>
      <w:rFonts w:ascii="Calibri" w:hAnsi="Calibri"/>
      <w:b/>
      <w:i/>
      <w:iCs/>
    </w:rPr>
  </w:style>
  <w:style w:type="paragraph" w:customStyle="1" w:styleId="Example">
    <w:name w:val="Example"/>
    <w:basedOn w:val="Normal"/>
    <w:next w:val="Normal"/>
    <w:rsid w:val="00B00387"/>
    <w:pPr>
      <w:tabs>
        <w:tab w:val="left" w:pos="1360"/>
      </w:tabs>
      <w:spacing w:line="210" w:lineRule="atLeast"/>
    </w:pPr>
    <w:rPr>
      <w:sz w:val="18"/>
    </w:rPr>
  </w:style>
  <w:style w:type="character" w:customStyle="1" w:styleId="ExtXref">
    <w:name w:val="ExtXref"/>
    <w:rsid w:val="00B00387"/>
    <w:rPr>
      <w:noProof/>
      <w:color w:val="auto"/>
      <w:lang w:val="fr-FR"/>
    </w:rPr>
  </w:style>
  <w:style w:type="paragraph" w:customStyle="1" w:styleId="Figurefootnote">
    <w:name w:val="Figure footnote"/>
    <w:basedOn w:val="Normal"/>
    <w:rsid w:val="00B00387"/>
    <w:pPr>
      <w:keepNext/>
      <w:tabs>
        <w:tab w:val="left" w:pos="340"/>
      </w:tabs>
      <w:spacing w:after="60" w:line="210" w:lineRule="atLeast"/>
    </w:pPr>
    <w:rPr>
      <w:sz w:val="18"/>
    </w:rPr>
  </w:style>
  <w:style w:type="paragraph" w:customStyle="1" w:styleId="Figuretitle">
    <w:name w:val="Figure title"/>
    <w:basedOn w:val="Normal"/>
    <w:next w:val="Normal"/>
    <w:link w:val="FiguretitleChar"/>
    <w:rsid w:val="00B00387"/>
    <w:pPr>
      <w:suppressAutoHyphens/>
      <w:spacing w:before="220" w:after="220"/>
      <w:jc w:val="center"/>
    </w:pPr>
    <w:rPr>
      <w:b/>
    </w:rPr>
  </w:style>
  <w:style w:type="character" w:styleId="FollowedHyperlink">
    <w:name w:val="FollowedHyperlink"/>
    <w:rsid w:val="00B00387"/>
    <w:rPr>
      <w:noProof w:val="0"/>
      <w:color w:val="800080"/>
      <w:u w:val="single"/>
      <w:lang w:val="fr-FR"/>
    </w:rPr>
  </w:style>
  <w:style w:type="character" w:styleId="FootnoteReference">
    <w:name w:val="footnote reference"/>
    <w:rsid w:val="00B00387"/>
    <w:rPr>
      <w:noProof/>
      <w:position w:val="6"/>
      <w:sz w:val="16"/>
      <w:vertAlign w:val="baseline"/>
      <w:lang w:val="fr-FR"/>
    </w:rPr>
  </w:style>
  <w:style w:type="paragraph" w:styleId="FootnoteText">
    <w:name w:val="footnote text"/>
    <w:basedOn w:val="Normal"/>
    <w:link w:val="FootnoteTextChar"/>
    <w:rsid w:val="00B00387"/>
    <w:pPr>
      <w:tabs>
        <w:tab w:val="left" w:pos="340"/>
      </w:tabs>
      <w:spacing w:after="120" w:line="210" w:lineRule="atLeast"/>
    </w:pPr>
    <w:rPr>
      <w:sz w:val="18"/>
    </w:rPr>
  </w:style>
  <w:style w:type="character" w:customStyle="1" w:styleId="FootnoteTextChar">
    <w:name w:val="Footnote Text Char"/>
    <w:link w:val="FootnoteText"/>
    <w:rsid w:val="00B00387"/>
    <w:rPr>
      <w:rFonts w:ascii="Arial" w:eastAsia="MS Mincho" w:hAnsi="Arial"/>
      <w:sz w:val="18"/>
      <w:lang w:val="en-GB" w:eastAsia="fr-FR" w:bidi="ar-SA"/>
    </w:rPr>
  </w:style>
  <w:style w:type="paragraph" w:customStyle="1" w:styleId="Foreword">
    <w:name w:val="Foreword"/>
    <w:basedOn w:val="Normal"/>
    <w:next w:val="Normal"/>
    <w:rsid w:val="00B00387"/>
    <w:rPr>
      <w:color w:val="0000FF"/>
    </w:rPr>
  </w:style>
  <w:style w:type="paragraph" w:customStyle="1" w:styleId="Formula">
    <w:name w:val="Formula"/>
    <w:basedOn w:val="Normal"/>
    <w:next w:val="Normal"/>
    <w:rsid w:val="00B00387"/>
    <w:pPr>
      <w:tabs>
        <w:tab w:val="right" w:pos="9752"/>
      </w:tabs>
      <w:spacing w:after="220"/>
      <w:ind w:left="403"/>
    </w:pPr>
  </w:style>
  <w:style w:type="character" w:styleId="Hyperlink">
    <w:name w:val="Hyperlink"/>
    <w:uiPriority w:val="99"/>
    <w:rsid w:val="00B00387"/>
    <w:rPr>
      <w:noProof w:val="0"/>
      <w:color w:val="0000FF"/>
      <w:u w:val="single"/>
      <w:lang w:val="fr-FR"/>
    </w:rPr>
  </w:style>
  <w:style w:type="paragraph" w:styleId="Index9">
    <w:name w:val="index 9"/>
    <w:basedOn w:val="Normal"/>
    <w:next w:val="Normal"/>
    <w:autoRedefine/>
    <w:semiHidden/>
    <w:rsid w:val="00B00387"/>
    <w:pPr>
      <w:numPr>
        <w:numId w:val="3"/>
      </w:numPr>
      <w:tabs>
        <w:tab w:val="clear" w:pos="360"/>
      </w:tabs>
      <w:spacing w:line="220" w:lineRule="atLeast"/>
      <w:ind w:left="1800" w:hanging="200"/>
    </w:pPr>
    <w:rPr>
      <w:b/>
    </w:rPr>
  </w:style>
  <w:style w:type="paragraph" w:styleId="IndexHeading">
    <w:name w:val="index heading"/>
    <w:basedOn w:val="Normal"/>
    <w:next w:val="Index1"/>
    <w:semiHidden/>
    <w:rsid w:val="00B00387"/>
    <w:pPr>
      <w:keepNext/>
      <w:numPr>
        <w:numId w:val="4"/>
      </w:numPr>
      <w:tabs>
        <w:tab w:val="clear" w:pos="643"/>
      </w:tabs>
      <w:spacing w:before="400" w:after="210"/>
      <w:ind w:left="0" w:firstLine="0"/>
      <w:jc w:val="center"/>
    </w:pPr>
  </w:style>
  <w:style w:type="paragraph" w:styleId="Index1">
    <w:name w:val="index 1"/>
    <w:basedOn w:val="Normal"/>
    <w:semiHidden/>
    <w:rsid w:val="00B00387"/>
    <w:pPr>
      <w:spacing w:line="210" w:lineRule="atLeast"/>
      <w:ind w:left="142" w:hanging="142"/>
    </w:pPr>
    <w:rPr>
      <w:b/>
      <w:sz w:val="18"/>
    </w:rPr>
  </w:style>
  <w:style w:type="paragraph" w:customStyle="1" w:styleId="Introduction">
    <w:name w:val="Introduction"/>
    <w:basedOn w:val="Normal"/>
    <w:next w:val="Normal"/>
    <w:rsid w:val="00B00387"/>
    <w:pPr>
      <w:keepNext/>
      <w:pageBreakBefore/>
      <w:tabs>
        <w:tab w:val="left" w:pos="400"/>
      </w:tabs>
      <w:suppressAutoHyphens/>
      <w:spacing w:before="960" w:after="310" w:line="310" w:lineRule="exact"/>
    </w:pPr>
    <w:rPr>
      <w:b/>
      <w:sz w:val="28"/>
    </w:rPr>
  </w:style>
  <w:style w:type="character" w:styleId="LineNumber">
    <w:name w:val="line number"/>
    <w:semiHidden/>
    <w:rsid w:val="00B00387"/>
    <w:rPr>
      <w:noProof w:val="0"/>
      <w:lang w:val="fr-FR"/>
    </w:rPr>
  </w:style>
  <w:style w:type="paragraph" w:styleId="List">
    <w:name w:val="List"/>
    <w:basedOn w:val="Normal"/>
    <w:rsid w:val="00B00387"/>
    <w:pPr>
      <w:numPr>
        <w:numId w:val="6"/>
      </w:numPr>
      <w:tabs>
        <w:tab w:val="clear" w:pos="1492"/>
      </w:tabs>
      <w:ind w:left="283" w:hanging="283"/>
    </w:pPr>
  </w:style>
  <w:style w:type="paragraph" w:styleId="List2">
    <w:name w:val="List 2"/>
    <w:basedOn w:val="Normal"/>
    <w:rsid w:val="00B00387"/>
    <w:pPr>
      <w:numPr>
        <w:numId w:val="7"/>
      </w:numPr>
      <w:ind w:left="566" w:hanging="283"/>
    </w:pPr>
  </w:style>
  <w:style w:type="paragraph" w:styleId="List3">
    <w:name w:val="List 3"/>
    <w:basedOn w:val="Normal"/>
    <w:rsid w:val="00B00387"/>
    <w:pPr>
      <w:numPr>
        <w:ilvl w:val="1"/>
        <w:numId w:val="7"/>
      </w:numPr>
      <w:ind w:left="849" w:hanging="283"/>
    </w:pPr>
  </w:style>
  <w:style w:type="paragraph" w:styleId="List4">
    <w:name w:val="List 4"/>
    <w:basedOn w:val="Normal"/>
    <w:rsid w:val="00B00387"/>
    <w:pPr>
      <w:numPr>
        <w:ilvl w:val="2"/>
        <w:numId w:val="7"/>
      </w:numPr>
      <w:ind w:left="1132" w:hanging="283"/>
    </w:pPr>
  </w:style>
  <w:style w:type="paragraph" w:styleId="List5">
    <w:name w:val="List 5"/>
    <w:basedOn w:val="Normal"/>
    <w:rsid w:val="00B00387"/>
    <w:pPr>
      <w:numPr>
        <w:ilvl w:val="3"/>
        <w:numId w:val="7"/>
      </w:numPr>
      <w:ind w:left="1415" w:hanging="283"/>
    </w:pPr>
  </w:style>
  <w:style w:type="paragraph" w:styleId="ListBullet">
    <w:name w:val="List Bullet"/>
    <w:basedOn w:val="Normal"/>
    <w:autoRedefine/>
    <w:rsid w:val="00CA2B1E"/>
  </w:style>
  <w:style w:type="paragraph" w:styleId="ListBullet2">
    <w:name w:val="List Bullet 2"/>
    <w:basedOn w:val="Normal"/>
    <w:autoRedefine/>
    <w:rsid w:val="00B00387"/>
    <w:pPr>
      <w:numPr>
        <w:numId w:val="8"/>
      </w:numPr>
      <w:tabs>
        <w:tab w:val="clear" w:pos="360"/>
        <w:tab w:val="num" w:pos="643"/>
      </w:tabs>
      <w:ind w:left="643" w:hanging="360"/>
    </w:pPr>
  </w:style>
  <w:style w:type="paragraph" w:styleId="ListBullet3">
    <w:name w:val="List Bullet 3"/>
    <w:basedOn w:val="Normal"/>
    <w:autoRedefine/>
    <w:rsid w:val="00B00387"/>
    <w:pPr>
      <w:numPr>
        <w:ilvl w:val="1"/>
        <w:numId w:val="8"/>
      </w:numPr>
      <w:tabs>
        <w:tab w:val="clear" w:pos="1080"/>
        <w:tab w:val="num" w:pos="926"/>
      </w:tabs>
      <w:ind w:left="926" w:hanging="360"/>
    </w:pPr>
  </w:style>
  <w:style w:type="paragraph" w:styleId="ListBullet4">
    <w:name w:val="List Bullet 4"/>
    <w:basedOn w:val="Normal"/>
    <w:autoRedefine/>
    <w:rsid w:val="00B00387"/>
    <w:pPr>
      <w:numPr>
        <w:ilvl w:val="2"/>
        <w:numId w:val="8"/>
      </w:numPr>
      <w:tabs>
        <w:tab w:val="clear" w:pos="1800"/>
        <w:tab w:val="num" w:pos="1209"/>
      </w:tabs>
      <w:ind w:left="1209" w:hanging="360"/>
    </w:pPr>
  </w:style>
  <w:style w:type="paragraph" w:styleId="ListBullet5">
    <w:name w:val="List Bullet 5"/>
    <w:basedOn w:val="Normal"/>
    <w:autoRedefine/>
    <w:rsid w:val="00B00387"/>
    <w:pPr>
      <w:numPr>
        <w:ilvl w:val="3"/>
        <w:numId w:val="8"/>
      </w:numPr>
      <w:tabs>
        <w:tab w:val="clear" w:pos="2520"/>
        <w:tab w:val="num" w:pos="1492"/>
      </w:tabs>
      <w:ind w:left="1492" w:hanging="360"/>
    </w:pPr>
  </w:style>
  <w:style w:type="paragraph" w:styleId="ListContinue">
    <w:name w:val="List Continue"/>
    <w:basedOn w:val="Normal"/>
    <w:rsid w:val="00B00387"/>
    <w:pPr>
      <w:numPr>
        <w:numId w:val="9"/>
      </w:numPr>
      <w:tabs>
        <w:tab w:val="clear" w:pos="1492"/>
        <w:tab w:val="left" w:pos="400"/>
      </w:tabs>
      <w:ind w:left="400" w:hanging="400"/>
    </w:pPr>
  </w:style>
  <w:style w:type="paragraph" w:styleId="ListContinue2">
    <w:name w:val="List Continue 2"/>
    <w:basedOn w:val="ListContinue"/>
    <w:rsid w:val="00B00387"/>
    <w:pPr>
      <w:numPr>
        <w:ilvl w:val="1"/>
        <w:numId w:val="13"/>
      </w:numPr>
      <w:tabs>
        <w:tab w:val="clear" w:pos="400"/>
        <w:tab w:val="left" w:pos="800"/>
      </w:tabs>
    </w:pPr>
  </w:style>
  <w:style w:type="paragraph" w:styleId="ListContinue3">
    <w:name w:val="List Continue 3"/>
    <w:basedOn w:val="ListContinue"/>
    <w:rsid w:val="00B00387"/>
    <w:pPr>
      <w:numPr>
        <w:ilvl w:val="2"/>
        <w:numId w:val="14"/>
      </w:numPr>
      <w:tabs>
        <w:tab w:val="clear" w:pos="400"/>
        <w:tab w:val="left" w:pos="1200"/>
      </w:tabs>
    </w:pPr>
  </w:style>
  <w:style w:type="paragraph" w:styleId="ListContinue4">
    <w:name w:val="List Continue 4"/>
    <w:basedOn w:val="ListContinue"/>
    <w:rsid w:val="00B00387"/>
    <w:pPr>
      <w:numPr>
        <w:ilvl w:val="3"/>
        <w:numId w:val="15"/>
      </w:numPr>
      <w:tabs>
        <w:tab w:val="clear" w:pos="400"/>
        <w:tab w:val="left" w:pos="1600"/>
      </w:tabs>
    </w:pPr>
  </w:style>
  <w:style w:type="paragraph" w:styleId="ListContinue5">
    <w:name w:val="List Continue 5"/>
    <w:basedOn w:val="Normal"/>
    <w:rsid w:val="00B00387"/>
    <w:pPr>
      <w:numPr>
        <w:ilvl w:val="1"/>
        <w:numId w:val="11"/>
      </w:numPr>
      <w:spacing w:after="120"/>
      <w:ind w:left="1415"/>
    </w:pPr>
  </w:style>
  <w:style w:type="paragraph" w:styleId="ListNumber">
    <w:name w:val="List Number"/>
    <w:basedOn w:val="Normal"/>
    <w:rsid w:val="00B00387"/>
    <w:pPr>
      <w:numPr>
        <w:ilvl w:val="2"/>
        <w:numId w:val="11"/>
      </w:numPr>
      <w:tabs>
        <w:tab w:val="left" w:pos="400"/>
      </w:tabs>
      <w:ind w:left="400" w:hanging="400"/>
    </w:pPr>
  </w:style>
  <w:style w:type="paragraph" w:styleId="ListNumber2">
    <w:name w:val="List Number 2"/>
    <w:basedOn w:val="Normal"/>
    <w:rsid w:val="00B00387"/>
    <w:pPr>
      <w:numPr>
        <w:ilvl w:val="3"/>
        <w:numId w:val="11"/>
      </w:numPr>
      <w:tabs>
        <w:tab w:val="left" w:pos="800"/>
      </w:tabs>
      <w:ind w:left="800" w:hanging="400"/>
    </w:pPr>
  </w:style>
  <w:style w:type="paragraph" w:styleId="ListNumber3">
    <w:name w:val="List Number 3"/>
    <w:basedOn w:val="Normal"/>
    <w:rsid w:val="00B00387"/>
    <w:pPr>
      <w:numPr>
        <w:ilvl w:val="4"/>
        <w:numId w:val="11"/>
      </w:numPr>
      <w:tabs>
        <w:tab w:val="left" w:pos="1200"/>
      </w:tabs>
      <w:ind w:left="1200" w:hanging="400"/>
    </w:pPr>
  </w:style>
  <w:style w:type="paragraph" w:styleId="ListNumber4">
    <w:name w:val="List Number 4"/>
    <w:basedOn w:val="Normal"/>
    <w:rsid w:val="00B00387"/>
    <w:pPr>
      <w:numPr>
        <w:ilvl w:val="5"/>
        <w:numId w:val="11"/>
      </w:numPr>
      <w:tabs>
        <w:tab w:val="left" w:pos="1600"/>
      </w:tabs>
      <w:ind w:left="1600" w:hanging="400"/>
    </w:pPr>
  </w:style>
  <w:style w:type="paragraph" w:styleId="ListNumber5">
    <w:name w:val="List Number 5"/>
    <w:basedOn w:val="Normal"/>
    <w:rsid w:val="00B00387"/>
    <w:pPr>
      <w:numPr>
        <w:numId w:val="16"/>
      </w:numPr>
    </w:pPr>
  </w:style>
  <w:style w:type="paragraph" w:customStyle="1" w:styleId="MSDNFR">
    <w:name w:val="MSDNFR"/>
    <w:basedOn w:val="Normal"/>
    <w:next w:val="Normal"/>
    <w:rsid w:val="00B00387"/>
    <w:pPr>
      <w:spacing w:line="220" w:lineRule="atLeast"/>
    </w:pPr>
    <w:rPr>
      <w:color w:val="0000FF"/>
    </w:rPr>
  </w:style>
  <w:style w:type="paragraph" w:customStyle="1" w:styleId="na2">
    <w:name w:val="na2"/>
    <w:basedOn w:val="a2"/>
    <w:next w:val="Normal"/>
    <w:rsid w:val="00B00387"/>
    <w:pPr>
      <w:numPr>
        <w:ilvl w:val="1"/>
        <w:numId w:val="18"/>
      </w:numPr>
    </w:pPr>
  </w:style>
  <w:style w:type="paragraph" w:customStyle="1" w:styleId="na3">
    <w:name w:val="na3"/>
    <w:basedOn w:val="a3"/>
    <w:next w:val="Normal"/>
    <w:rsid w:val="00B00387"/>
    <w:pPr>
      <w:numPr>
        <w:ilvl w:val="2"/>
        <w:numId w:val="18"/>
      </w:numPr>
    </w:pPr>
  </w:style>
  <w:style w:type="paragraph" w:customStyle="1" w:styleId="na4">
    <w:name w:val="na4"/>
    <w:basedOn w:val="a4"/>
    <w:next w:val="Normal"/>
    <w:rsid w:val="00B00387"/>
    <w:pPr>
      <w:numPr>
        <w:ilvl w:val="3"/>
        <w:numId w:val="18"/>
      </w:numPr>
      <w:tabs>
        <w:tab w:val="left" w:pos="1060"/>
      </w:tabs>
    </w:pPr>
  </w:style>
  <w:style w:type="paragraph" w:customStyle="1" w:styleId="na5">
    <w:name w:val="na5"/>
    <w:basedOn w:val="a5"/>
    <w:next w:val="Normal"/>
    <w:rsid w:val="00B00387"/>
    <w:pPr>
      <w:numPr>
        <w:ilvl w:val="4"/>
        <w:numId w:val="18"/>
      </w:numPr>
    </w:pPr>
  </w:style>
  <w:style w:type="paragraph" w:customStyle="1" w:styleId="na6">
    <w:name w:val="na6"/>
    <w:basedOn w:val="a6"/>
    <w:next w:val="Normal"/>
    <w:rsid w:val="00B00387"/>
    <w:pPr>
      <w:numPr>
        <w:numId w:val="18"/>
      </w:numPr>
    </w:pPr>
  </w:style>
  <w:style w:type="paragraph" w:styleId="NormalIndent">
    <w:name w:val="Normal Indent"/>
    <w:basedOn w:val="Normal"/>
    <w:rsid w:val="00B00387"/>
    <w:pPr>
      <w:ind w:left="708"/>
    </w:pPr>
  </w:style>
  <w:style w:type="paragraph" w:customStyle="1" w:styleId="Note">
    <w:name w:val="Note"/>
    <w:basedOn w:val="Normal"/>
    <w:next w:val="Normal"/>
    <w:rsid w:val="00B00387"/>
    <w:pPr>
      <w:tabs>
        <w:tab w:val="left" w:pos="960"/>
      </w:tabs>
      <w:spacing w:line="210" w:lineRule="atLeast"/>
    </w:pPr>
    <w:rPr>
      <w:sz w:val="18"/>
    </w:rPr>
  </w:style>
  <w:style w:type="paragraph" w:customStyle="1" w:styleId="p2">
    <w:name w:val="p2"/>
    <w:basedOn w:val="Normal"/>
    <w:next w:val="Normal"/>
    <w:rsid w:val="00B00387"/>
    <w:pPr>
      <w:tabs>
        <w:tab w:val="left" w:pos="560"/>
      </w:tabs>
    </w:pPr>
  </w:style>
  <w:style w:type="paragraph" w:customStyle="1" w:styleId="p3">
    <w:name w:val="p3"/>
    <w:basedOn w:val="Normal"/>
    <w:next w:val="Normal"/>
    <w:rsid w:val="00B00387"/>
    <w:pPr>
      <w:tabs>
        <w:tab w:val="left" w:pos="720"/>
      </w:tabs>
    </w:pPr>
  </w:style>
  <w:style w:type="paragraph" w:customStyle="1" w:styleId="p4">
    <w:name w:val="p4"/>
    <w:basedOn w:val="Normal"/>
    <w:next w:val="Normal"/>
    <w:rsid w:val="00B00387"/>
    <w:pPr>
      <w:tabs>
        <w:tab w:val="left" w:pos="1100"/>
      </w:tabs>
    </w:pPr>
  </w:style>
  <w:style w:type="paragraph" w:customStyle="1" w:styleId="p5">
    <w:name w:val="p5"/>
    <w:basedOn w:val="Normal"/>
    <w:next w:val="Normal"/>
    <w:rsid w:val="00B00387"/>
    <w:pPr>
      <w:tabs>
        <w:tab w:val="left" w:pos="1100"/>
      </w:tabs>
    </w:pPr>
  </w:style>
  <w:style w:type="paragraph" w:customStyle="1" w:styleId="p6">
    <w:name w:val="p6"/>
    <w:basedOn w:val="Normal"/>
    <w:next w:val="Normal"/>
    <w:rsid w:val="00B00387"/>
    <w:pPr>
      <w:tabs>
        <w:tab w:val="left" w:pos="1440"/>
      </w:tabs>
    </w:pPr>
  </w:style>
  <w:style w:type="character" w:styleId="PageNumber">
    <w:name w:val="page number"/>
    <w:rsid w:val="00B00387"/>
    <w:rPr>
      <w:noProof/>
      <w:lang w:val="fr-FR"/>
    </w:rPr>
  </w:style>
  <w:style w:type="paragraph" w:styleId="PlainText">
    <w:name w:val="Plain Text"/>
    <w:basedOn w:val="Normal"/>
    <w:link w:val="PlainTextChar"/>
    <w:uiPriority w:val="99"/>
    <w:rsid w:val="00B00387"/>
    <w:rPr>
      <w:rFonts w:ascii="Courier New" w:hAnsi="Courier New"/>
    </w:rPr>
  </w:style>
  <w:style w:type="character" w:customStyle="1" w:styleId="PlainTextChar">
    <w:name w:val="Plain Text Char"/>
    <w:link w:val="PlainText"/>
    <w:uiPriority w:val="99"/>
    <w:rsid w:val="00B00387"/>
    <w:rPr>
      <w:rFonts w:ascii="Courier New" w:eastAsia="MS Mincho" w:hAnsi="Courier New"/>
      <w:lang w:val="en-GB" w:eastAsia="fr-FR" w:bidi="ar-SA"/>
    </w:rPr>
  </w:style>
  <w:style w:type="paragraph" w:customStyle="1" w:styleId="RefNorm">
    <w:name w:val="RefNorm"/>
    <w:basedOn w:val="Normal"/>
    <w:next w:val="Normal"/>
    <w:rsid w:val="00B00387"/>
  </w:style>
  <w:style w:type="paragraph" w:customStyle="1" w:styleId="Special">
    <w:name w:val="Special"/>
    <w:basedOn w:val="Normal"/>
    <w:next w:val="Normal"/>
    <w:rsid w:val="00B00387"/>
  </w:style>
  <w:style w:type="character" w:styleId="Strong">
    <w:name w:val="Strong"/>
    <w:qFormat/>
    <w:rsid w:val="00493392"/>
    <w:rPr>
      <w:b/>
      <w:bCs/>
    </w:rPr>
  </w:style>
  <w:style w:type="paragraph" w:styleId="Subtitle">
    <w:name w:val="Subtitle"/>
    <w:basedOn w:val="Normal"/>
    <w:next w:val="Normal"/>
    <w:link w:val="SubtitleChar"/>
    <w:uiPriority w:val="11"/>
    <w:qFormat/>
    <w:rsid w:val="00493392"/>
    <w:pPr>
      <w:spacing w:after="60"/>
      <w:jc w:val="center"/>
      <w:outlineLvl w:val="1"/>
    </w:pPr>
    <w:rPr>
      <w:rFonts w:ascii="Cambria" w:hAnsi="Cambria"/>
    </w:rPr>
  </w:style>
  <w:style w:type="paragraph" w:customStyle="1" w:styleId="Tablefootnote">
    <w:name w:val="Table footnote"/>
    <w:basedOn w:val="Normal"/>
    <w:rsid w:val="00B00387"/>
    <w:pPr>
      <w:tabs>
        <w:tab w:val="left" w:pos="340"/>
      </w:tabs>
      <w:spacing w:before="60" w:after="60" w:line="190" w:lineRule="atLeast"/>
    </w:pPr>
    <w:rPr>
      <w:sz w:val="16"/>
    </w:rPr>
  </w:style>
  <w:style w:type="paragraph" w:customStyle="1" w:styleId="Tabletitle">
    <w:name w:val="Table title"/>
    <w:basedOn w:val="Normal"/>
    <w:next w:val="Normal"/>
    <w:rsid w:val="00B00387"/>
    <w:pPr>
      <w:keepNext/>
      <w:suppressAutoHyphens/>
      <w:spacing w:before="120" w:after="120" w:line="230" w:lineRule="exact"/>
      <w:jc w:val="center"/>
    </w:pPr>
    <w:rPr>
      <w:b/>
    </w:rPr>
  </w:style>
  <w:style w:type="character" w:customStyle="1" w:styleId="TableFootNoteXref">
    <w:name w:val="TableFootNoteXref"/>
    <w:rsid w:val="00B00387"/>
    <w:rPr>
      <w:noProof/>
      <w:position w:val="6"/>
      <w:sz w:val="14"/>
      <w:lang w:val="fr-FR"/>
    </w:rPr>
  </w:style>
  <w:style w:type="paragraph" w:customStyle="1" w:styleId="Terms">
    <w:name w:val="Term(s)"/>
    <w:basedOn w:val="Normal"/>
    <w:next w:val="Definition"/>
    <w:rsid w:val="00B00387"/>
    <w:pPr>
      <w:keepNext/>
      <w:suppressAutoHyphens/>
    </w:pPr>
    <w:rPr>
      <w:b/>
    </w:rPr>
  </w:style>
  <w:style w:type="paragraph" w:customStyle="1" w:styleId="TermNum">
    <w:name w:val="TermNum"/>
    <w:basedOn w:val="Normal"/>
    <w:next w:val="Terms"/>
    <w:rsid w:val="00B00387"/>
    <w:pPr>
      <w:keepNext/>
    </w:pPr>
    <w:rPr>
      <w:b/>
    </w:rPr>
  </w:style>
  <w:style w:type="paragraph" w:styleId="Title">
    <w:name w:val="Title"/>
    <w:basedOn w:val="Normal"/>
    <w:next w:val="Normal"/>
    <w:link w:val="TitleChar"/>
    <w:uiPriority w:val="10"/>
    <w:qFormat/>
    <w:rsid w:val="00493392"/>
    <w:pPr>
      <w:spacing w:before="240" w:after="60"/>
      <w:jc w:val="center"/>
      <w:outlineLvl w:val="0"/>
    </w:pPr>
    <w:rPr>
      <w:rFonts w:ascii="Cambria" w:hAnsi="Cambria"/>
      <w:b/>
      <w:bCs/>
      <w:kern w:val="28"/>
      <w:sz w:val="32"/>
      <w:szCs w:val="32"/>
    </w:rPr>
  </w:style>
  <w:style w:type="paragraph" w:styleId="TOC1">
    <w:name w:val="toc 1"/>
    <w:basedOn w:val="Normal"/>
    <w:next w:val="Normal"/>
    <w:uiPriority w:val="39"/>
    <w:rsid w:val="00B00387"/>
    <w:pPr>
      <w:tabs>
        <w:tab w:val="left" w:pos="720"/>
        <w:tab w:val="right" w:leader="dot" w:pos="9752"/>
      </w:tabs>
      <w:suppressAutoHyphens/>
      <w:spacing w:before="120"/>
      <w:ind w:left="720" w:right="500" w:hanging="720"/>
    </w:pPr>
    <w:rPr>
      <w:b/>
    </w:rPr>
  </w:style>
  <w:style w:type="paragraph" w:styleId="TOC2">
    <w:name w:val="toc 2"/>
    <w:basedOn w:val="TOC1"/>
    <w:next w:val="Normal"/>
    <w:uiPriority w:val="39"/>
    <w:rsid w:val="00B00387"/>
    <w:pPr>
      <w:spacing w:before="0"/>
    </w:pPr>
  </w:style>
  <w:style w:type="paragraph" w:styleId="TOC3">
    <w:name w:val="toc 3"/>
    <w:basedOn w:val="TOC2"/>
    <w:next w:val="Normal"/>
    <w:uiPriority w:val="39"/>
    <w:rsid w:val="00B00387"/>
  </w:style>
  <w:style w:type="paragraph" w:styleId="TOC4">
    <w:name w:val="toc 4"/>
    <w:basedOn w:val="TOC2"/>
    <w:next w:val="Normal"/>
    <w:uiPriority w:val="39"/>
    <w:rsid w:val="00B00387"/>
    <w:pPr>
      <w:tabs>
        <w:tab w:val="clear" w:pos="720"/>
        <w:tab w:val="left" w:pos="1140"/>
      </w:tabs>
      <w:ind w:left="1140" w:hanging="1140"/>
    </w:pPr>
  </w:style>
  <w:style w:type="paragraph" w:styleId="TOC5">
    <w:name w:val="toc 5"/>
    <w:basedOn w:val="TOC4"/>
    <w:next w:val="Normal"/>
    <w:uiPriority w:val="39"/>
    <w:rsid w:val="00B00387"/>
  </w:style>
  <w:style w:type="paragraph" w:styleId="TOC6">
    <w:name w:val="toc 6"/>
    <w:basedOn w:val="TOC4"/>
    <w:next w:val="Normal"/>
    <w:uiPriority w:val="39"/>
    <w:rsid w:val="00B00387"/>
    <w:pPr>
      <w:tabs>
        <w:tab w:val="clear" w:pos="1140"/>
        <w:tab w:val="left" w:pos="1440"/>
      </w:tabs>
      <w:ind w:left="1440" w:hanging="1440"/>
    </w:pPr>
  </w:style>
  <w:style w:type="paragraph" w:styleId="TOC7">
    <w:name w:val="toc 7"/>
    <w:basedOn w:val="TOC4"/>
    <w:next w:val="Normal"/>
    <w:uiPriority w:val="39"/>
    <w:rsid w:val="00B00387"/>
    <w:pPr>
      <w:tabs>
        <w:tab w:val="clear" w:pos="1140"/>
        <w:tab w:val="left" w:pos="1440"/>
      </w:tabs>
      <w:ind w:left="1440" w:hanging="1440"/>
    </w:pPr>
  </w:style>
  <w:style w:type="paragraph" w:styleId="TOC8">
    <w:name w:val="toc 8"/>
    <w:basedOn w:val="TOC4"/>
    <w:next w:val="Normal"/>
    <w:uiPriority w:val="39"/>
    <w:rsid w:val="00B00387"/>
    <w:pPr>
      <w:tabs>
        <w:tab w:val="clear" w:pos="1140"/>
        <w:tab w:val="left" w:pos="1440"/>
      </w:tabs>
      <w:ind w:left="1440" w:hanging="1440"/>
    </w:pPr>
  </w:style>
  <w:style w:type="paragraph" w:styleId="TOC9">
    <w:name w:val="toc 9"/>
    <w:basedOn w:val="TOC1"/>
    <w:next w:val="Normal"/>
    <w:uiPriority w:val="39"/>
    <w:rsid w:val="00B00387"/>
    <w:pPr>
      <w:tabs>
        <w:tab w:val="clear" w:pos="720"/>
      </w:tabs>
      <w:ind w:left="0" w:firstLine="0"/>
    </w:pPr>
  </w:style>
  <w:style w:type="paragraph" w:customStyle="1" w:styleId="zzBiblio">
    <w:name w:val="zzBiblio"/>
    <w:basedOn w:val="Normal"/>
    <w:next w:val="Bibliography1"/>
    <w:rsid w:val="00B00387"/>
    <w:pPr>
      <w:pageBreakBefore/>
      <w:spacing w:after="760" w:line="310" w:lineRule="exact"/>
      <w:jc w:val="center"/>
    </w:pPr>
    <w:rPr>
      <w:b/>
      <w:sz w:val="28"/>
    </w:rPr>
  </w:style>
  <w:style w:type="paragraph" w:customStyle="1" w:styleId="zzContents">
    <w:name w:val="zzContents"/>
    <w:basedOn w:val="Introduction"/>
    <w:next w:val="TOC1"/>
    <w:rsid w:val="00B00387"/>
    <w:pPr>
      <w:tabs>
        <w:tab w:val="clear" w:pos="400"/>
      </w:tabs>
    </w:pPr>
  </w:style>
  <w:style w:type="paragraph" w:customStyle="1" w:styleId="zzCopyright">
    <w:name w:val="zzCopyright"/>
    <w:basedOn w:val="Normal"/>
    <w:next w:val="Normal"/>
    <w:rsid w:val="00B00387"/>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B00387"/>
    <w:pPr>
      <w:spacing w:after="220"/>
      <w:jc w:val="right"/>
    </w:pPr>
    <w:rPr>
      <w:b/>
      <w:color w:val="000000"/>
    </w:rPr>
  </w:style>
  <w:style w:type="paragraph" w:customStyle="1" w:styleId="zzForeword">
    <w:name w:val="zzForeword"/>
    <w:basedOn w:val="Introduction"/>
    <w:next w:val="Normal"/>
    <w:rsid w:val="00B00387"/>
    <w:pPr>
      <w:tabs>
        <w:tab w:val="clear" w:pos="400"/>
      </w:tabs>
    </w:pPr>
    <w:rPr>
      <w:color w:val="0000FF"/>
    </w:rPr>
  </w:style>
  <w:style w:type="paragraph" w:customStyle="1" w:styleId="zzHelp">
    <w:name w:val="zzHelp"/>
    <w:basedOn w:val="Normal"/>
    <w:rsid w:val="00B00387"/>
    <w:rPr>
      <w:color w:val="008000"/>
    </w:rPr>
  </w:style>
  <w:style w:type="paragraph" w:customStyle="1" w:styleId="zzIndex">
    <w:name w:val="zzIndex"/>
    <w:basedOn w:val="zzBiblio"/>
    <w:next w:val="IndexHeading"/>
    <w:rsid w:val="00B00387"/>
  </w:style>
  <w:style w:type="paragraph" w:customStyle="1" w:styleId="zzLc5">
    <w:name w:val="zzLc5"/>
    <w:basedOn w:val="Normal"/>
    <w:next w:val="Normal"/>
    <w:rsid w:val="00B00387"/>
  </w:style>
  <w:style w:type="paragraph" w:customStyle="1" w:styleId="zzLc6">
    <w:name w:val="zzLc6"/>
    <w:basedOn w:val="Normal"/>
    <w:next w:val="Normal"/>
    <w:rsid w:val="00B00387"/>
  </w:style>
  <w:style w:type="paragraph" w:customStyle="1" w:styleId="zzLn5">
    <w:name w:val="zzLn5"/>
    <w:basedOn w:val="Normal"/>
    <w:next w:val="Normal"/>
    <w:rsid w:val="00B00387"/>
  </w:style>
  <w:style w:type="paragraph" w:customStyle="1" w:styleId="zzLn6">
    <w:name w:val="zzLn6"/>
    <w:basedOn w:val="Normal"/>
    <w:next w:val="Normal"/>
    <w:rsid w:val="00B00387"/>
  </w:style>
  <w:style w:type="paragraph" w:customStyle="1" w:styleId="zzSTDTitle">
    <w:name w:val="zzSTDTitle"/>
    <w:basedOn w:val="Normal"/>
    <w:next w:val="Normal"/>
    <w:rsid w:val="00B00387"/>
    <w:pPr>
      <w:suppressAutoHyphens/>
      <w:spacing w:before="400" w:after="760" w:line="350" w:lineRule="exact"/>
    </w:pPr>
    <w:rPr>
      <w:b/>
      <w:color w:val="0000FF"/>
      <w:sz w:val="32"/>
    </w:rPr>
  </w:style>
  <w:style w:type="paragraph" w:styleId="BalloonText">
    <w:name w:val="Balloon Text"/>
    <w:basedOn w:val="Normal"/>
    <w:link w:val="BalloonTextChar"/>
    <w:unhideWhenUsed/>
    <w:rsid w:val="00B00387"/>
    <w:rPr>
      <w:rFonts w:ascii="Tahoma" w:hAnsi="Tahoma" w:cs="Tahoma"/>
      <w:sz w:val="16"/>
      <w:szCs w:val="16"/>
    </w:rPr>
  </w:style>
  <w:style w:type="character" w:customStyle="1" w:styleId="BalloonTextChar">
    <w:name w:val="Balloon Text Char"/>
    <w:link w:val="BalloonText"/>
    <w:rsid w:val="00B00387"/>
    <w:rPr>
      <w:rFonts w:ascii="Tahoma" w:eastAsia="MS Mincho" w:hAnsi="Tahoma" w:cs="Tahoma"/>
      <w:sz w:val="16"/>
      <w:szCs w:val="16"/>
      <w:lang w:val="en-GB" w:eastAsia="fr-FR" w:bidi="ar-SA"/>
    </w:rPr>
  </w:style>
  <w:style w:type="paragraph" w:customStyle="1" w:styleId="Tabletext10">
    <w:name w:val="Table text (10)"/>
    <w:basedOn w:val="Normal"/>
    <w:rsid w:val="00B00387"/>
    <w:pPr>
      <w:spacing w:before="60" w:after="60"/>
    </w:pPr>
  </w:style>
  <w:style w:type="paragraph" w:customStyle="1" w:styleId="Tabletext9">
    <w:name w:val="Table text (9)"/>
    <w:basedOn w:val="Normal"/>
    <w:rsid w:val="00B00387"/>
    <w:pPr>
      <w:spacing w:before="60" w:after="60" w:line="210" w:lineRule="atLeast"/>
    </w:pPr>
    <w:rPr>
      <w:sz w:val="18"/>
    </w:rPr>
  </w:style>
  <w:style w:type="paragraph" w:customStyle="1" w:styleId="Tabletext8">
    <w:name w:val="Table text (8)"/>
    <w:basedOn w:val="Normal"/>
    <w:rsid w:val="00B00387"/>
    <w:pPr>
      <w:spacing w:before="60" w:after="60" w:line="190" w:lineRule="atLeast"/>
    </w:pPr>
    <w:rPr>
      <w:sz w:val="16"/>
    </w:rPr>
  </w:style>
  <w:style w:type="paragraph" w:customStyle="1" w:styleId="Tabletext7">
    <w:name w:val="Table text (7)"/>
    <w:basedOn w:val="Normal"/>
    <w:rsid w:val="00B00387"/>
    <w:pPr>
      <w:spacing w:before="60" w:after="60" w:line="170" w:lineRule="atLeast"/>
    </w:pPr>
    <w:rPr>
      <w:sz w:val="14"/>
    </w:rPr>
  </w:style>
  <w:style w:type="paragraph" w:styleId="CommentSubject">
    <w:name w:val="annotation subject"/>
    <w:basedOn w:val="CommentText"/>
    <w:next w:val="CommentText"/>
    <w:link w:val="CommentSubjectChar"/>
    <w:unhideWhenUsed/>
    <w:rsid w:val="00B00387"/>
    <w:rPr>
      <w:b/>
      <w:bCs/>
    </w:rPr>
  </w:style>
  <w:style w:type="character" w:customStyle="1" w:styleId="CommentSubjectChar">
    <w:name w:val="Comment Subject Char"/>
    <w:link w:val="CommentSubject"/>
    <w:rsid w:val="00B00387"/>
    <w:rPr>
      <w:rFonts w:ascii="Arial" w:eastAsia="MS Mincho" w:hAnsi="Arial"/>
      <w:b/>
      <w:bCs/>
      <w:lang w:val="en-GB" w:eastAsia="fr-FR" w:bidi="ar-SA"/>
    </w:rPr>
  </w:style>
  <w:style w:type="paragraph" w:styleId="E-mailSignature">
    <w:name w:val="E-mail Signature"/>
    <w:basedOn w:val="Normal"/>
    <w:link w:val="E-mailSignatureChar"/>
    <w:semiHidden/>
    <w:unhideWhenUsed/>
    <w:rsid w:val="00B00387"/>
  </w:style>
  <w:style w:type="character" w:customStyle="1" w:styleId="E-mailSignatureChar">
    <w:name w:val="E-mail Signature Char"/>
    <w:link w:val="E-mailSignature"/>
    <w:semiHidden/>
    <w:rsid w:val="00B00387"/>
    <w:rPr>
      <w:rFonts w:ascii="Arial" w:eastAsia="MS Mincho" w:hAnsi="Arial"/>
      <w:lang w:val="en-GB" w:eastAsia="fr-FR" w:bidi="ar-SA"/>
    </w:rPr>
  </w:style>
  <w:style w:type="paragraph" w:styleId="HTMLAddress">
    <w:name w:val="HTML Address"/>
    <w:basedOn w:val="Normal"/>
    <w:link w:val="HTMLAddressChar"/>
    <w:semiHidden/>
    <w:unhideWhenUsed/>
    <w:rsid w:val="00B00387"/>
    <w:rPr>
      <w:i/>
      <w:iCs/>
    </w:rPr>
  </w:style>
  <w:style w:type="character" w:customStyle="1" w:styleId="HTMLAddressChar">
    <w:name w:val="HTML Address Char"/>
    <w:link w:val="HTMLAddress"/>
    <w:semiHidden/>
    <w:rsid w:val="00B00387"/>
    <w:rPr>
      <w:rFonts w:ascii="Arial" w:eastAsia="MS Mincho" w:hAnsi="Arial"/>
      <w:i/>
      <w:iCs/>
      <w:lang w:val="en-GB" w:eastAsia="fr-FR" w:bidi="ar-SA"/>
    </w:rPr>
  </w:style>
  <w:style w:type="paragraph" w:styleId="HTMLPreformatted">
    <w:name w:val="HTML Preformatted"/>
    <w:basedOn w:val="Normal"/>
    <w:link w:val="HTMLPreformattedChar"/>
    <w:semiHidden/>
    <w:unhideWhenUsed/>
    <w:rsid w:val="00B00387"/>
    <w:rPr>
      <w:rFonts w:ascii="Courier New" w:hAnsi="Courier New" w:cs="Courier New"/>
    </w:rPr>
  </w:style>
  <w:style w:type="character" w:customStyle="1" w:styleId="HTMLPreformattedChar">
    <w:name w:val="HTML Preformatted Char"/>
    <w:link w:val="HTMLPreformatted"/>
    <w:semiHidden/>
    <w:rsid w:val="00B00387"/>
    <w:rPr>
      <w:rFonts w:ascii="Courier New" w:eastAsia="MS Mincho" w:hAnsi="Courier New" w:cs="Courier New"/>
      <w:lang w:val="en-GB" w:eastAsia="fr-FR" w:bidi="ar-SA"/>
    </w:rPr>
  </w:style>
  <w:style w:type="paragraph" w:styleId="IntenseQuote">
    <w:name w:val="Intense Quote"/>
    <w:basedOn w:val="Normal"/>
    <w:next w:val="Normal"/>
    <w:link w:val="IntenseQuoteChar"/>
    <w:uiPriority w:val="30"/>
    <w:qFormat/>
    <w:rsid w:val="00493392"/>
    <w:pPr>
      <w:ind w:left="720" w:right="720"/>
    </w:pPr>
    <w:rPr>
      <w:b/>
      <w:i/>
      <w:szCs w:val="22"/>
    </w:rPr>
  </w:style>
  <w:style w:type="character" w:customStyle="1" w:styleId="IntenseQuoteChar">
    <w:name w:val="Intense Quote Char"/>
    <w:link w:val="IntenseQuote"/>
    <w:uiPriority w:val="30"/>
    <w:rsid w:val="00493392"/>
    <w:rPr>
      <w:b/>
      <w:i/>
      <w:sz w:val="24"/>
    </w:rPr>
  </w:style>
  <w:style w:type="paragraph" w:styleId="ListParagraph">
    <w:name w:val="List Paragraph"/>
    <w:basedOn w:val="Normal"/>
    <w:uiPriority w:val="34"/>
    <w:qFormat/>
    <w:rsid w:val="00493392"/>
    <w:pPr>
      <w:ind w:left="720"/>
      <w:contextualSpacing/>
    </w:pPr>
  </w:style>
  <w:style w:type="paragraph" w:styleId="NoSpacing">
    <w:name w:val="No Spacing"/>
    <w:basedOn w:val="Normal"/>
    <w:uiPriority w:val="1"/>
    <w:qFormat/>
    <w:rsid w:val="00493392"/>
    <w:rPr>
      <w:szCs w:val="32"/>
    </w:rPr>
  </w:style>
  <w:style w:type="paragraph" w:styleId="NormalWeb">
    <w:name w:val="Normal (Web)"/>
    <w:basedOn w:val="Normal"/>
    <w:unhideWhenUsed/>
    <w:rsid w:val="00B00387"/>
    <w:rPr>
      <w:rFonts w:ascii="Times New Roman" w:hAnsi="Times New Roman"/>
    </w:rPr>
  </w:style>
  <w:style w:type="paragraph" w:styleId="Quote">
    <w:name w:val="Quote"/>
    <w:basedOn w:val="Normal"/>
    <w:next w:val="Normal"/>
    <w:link w:val="QuoteChar"/>
    <w:uiPriority w:val="29"/>
    <w:qFormat/>
    <w:rsid w:val="00493392"/>
    <w:rPr>
      <w:i/>
    </w:rPr>
  </w:style>
  <w:style w:type="character" w:customStyle="1" w:styleId="QuoteChar">
    <w:name w:val="Quote Char"/>
    <w:link w:val="Quote"/>
    <w:uiPriority w:val="29"/>
    <w:rsid w:val="00493392"/>
    <w:rPr>
      <w:i/>
      <w:sz w:val="24"/>
      <w:szCs w:val="24"/>
    </w:rPr>
  </w:style>
  <w:style w:type="paragraph" w:styleId="TOCHeading">
    <w:name w:val="TOC Heading"/>
    <w:basedOn w:val="Heading1"/>
    <w:next w:val="Normal"/>
    <w:uiPriority w:val="39"/>
    <w:qFormat/>
    <w:rsid w:val="00493392"/>
    <w:pPr>
      <w:outlineLvl w:val="9"/>
    </w:pPr>
  </w:style>
  <w:style w:type="character" w:customStyle="1" w:styleId="TermsChar">
    <w:name w:val="Term(s) Char"/>
    <w:rsid w:val="00B00387"/>
    <w:rPr>
      <w:rFonts w:ascii="Arial" w:eastAsia="MS Mincho" w:hAnsi="Arial"/>
      <w:b/>
      <w:lang w:val="en-GB" w:eastAsia="fr-FR" w:bidi="ar-SA"/>
    </w:rPr>
  </w:style>
  <w:style w:type="character" w:customStyle="1" w:styleId="highlightedsearchterm">
    <w:name w:val="highlightedsearchterm"/>
    <w:rsid w:val="00B00387"/>
  </w:style>
  <w:style w:type="character" w:customStyle="1" w:styleId="DefinitionChar">
    <w:name w:val="Definition Char"/>
    <w:rsid w:val="00B00387"/>
    <w:rPr>
      <w:rFonts w:ascii="Arial" w:eastAsia="MS Mincho" w:hAnsi="Arial"/>
      <w:lang w:val="en-GB" w:eastAsia="fr-FR" w:bidi="ar-SA"/>
    </w:rPr>
  </w:style>
  <w:style w:type="paragraph" w:customStyle="1" w:styleId="TableHeading">
    <w:name w:val="Table Heading"/>
    <w:basedOn w:val="Table"/>
    <w:rsid w:val="00B00387"/>
    <w:rPr>
      <w:rFonts w:ascii="Tahoma" w:hAnsi="Tahoma"/>
      <w:b/>
    </w:rPr>
  </w:style>
  <w:style w:type="paragraph" w:customStyle="1" w:styleId="NomalClosedUp">
    <w:name w:val="Nomal Closed Up"/>
    <w:basedOn w:val="Normal"/>
    <w:rsid w:val="00B00387"/>
    <w:pPr>
      <w:numPr>
        <w:ilvl w:val="1"/>
        <w:numId w:val="12"/>
      </w:numPr>
      <w:tabs>
        <w:tab w:val="clear" w:pos="0"/>
      </w:tabs>
    </w:pPr>
  </w:style>
  <w:style w:type="paragraph" w:customStyle="1" w:styleId="NormalGrey">
    <w:name w:val="Normal Grey"/>
    <w:basedOn w:val="Normal"/>
    <w:rsid w:val="00B00387"/>
    <w:pPr>
      <w:numPr>
        <w:ilvl w:val="2"/>
        <w:numId w:val="12"/>
      </w:numPr>
      <w:tabs>
        <w:tab w:val="clear" w:pos="720"/>
      </w:tabs>
    </w:pPr>
    <w:rPr>
      <w:color w:val="808080"/>
    </w:rPr>
  </w:style>
  <w:style w:type="character" w:customStyle="1" w:styleId="FolderorFileName">
    <w:name w:val="Folder or File Name"/>
    <w:rsid w:val="00B00387"/>
    <w:rPr>
      <w:rFonts w:ascii="Rockwell" w:hAnsi="Rockwell"/>
      <w:noProof/>
      <w:color w:val="0000FF"/>
      <w:lang w:val="en-US"/>
    </w:rPr>
  </w:style>
  <w:style w:type="paragraph" w:customStyle="1" w:styleId="FolderorFileNameHyperlink">
    <w:name w:val="Folder or File Name Hyperlink"/>
    <w:basedOn w:val="Normal"/>
    <w:rsid w:val="00B00387"/>
    <w:rPr>
      <w:rFonts w:ascii="Verdana" w:hAnsi="Verdana"/>
      <w:u w:val="single"/>
    </w:rPr>
  </w:style>
  <w:style w:type="paragraph" w:customStyle="1" w:styleId="OutlineNumberedNormal1">
    <w:name w:val="Outline Numbered Normal 1"/>
    <w:basedOn w:val="Normal"/>
    <w:rsid w:val="00B00387"/>
    <w:pPr>
      <w:numPr>
        <w:ilvl w:val="1"/>
        <w:numId w:val="20"/>
      </w:numPr>
    </w:pPr>
  </w:style>
  <w:style w:type="paragraph" w:customStyle="1" w:styleId="OutlineNumberedNormal2">
    <w:name w:val="Outline Numbered Normal 2"/>
    <w:basedOn w:val="Normal"/>
    <w:rsid w:val="00B00387"/>
    <w:pPr>
      <w:numPr>
        <w:ilvl w:val="2"/>
        <w:numId w:val="20"/>
      </w:numPr>
    </w:pPr>
  </w:style>
  <w:style w:type="character" w:customStyle="1" w:styleId="CharChar">
    <w:name w:val="Char Char"/>
    <w:rsid w:val="00B00387"/>
    <w:rPr>
      <w:rFonts w:ascii="Arial" w:eastAsia="MS Mincho" w:hAnsi="Arial"/>
      <w:lang w:val="en-GB" w:eastAsia="ja-JP" w:bidi="ar-SA"/>
    </w:rPr>
  </w:style>
  <w:style w:type="character" w:customStyle="1" w:styleId="f14sb1">
    <w:name w:val="f14sb1"/>
    <w:rsid w:val="00B00387"/>
    <w:rPr>
      <w:rFonts w:ascii="Arial" w:hAnsi="Arial" w:cs="Arial" w:hint="default"/>
      <w:b/>
      <w:bCs/>
      <w:sz w:val="28"/>
      <w:szCs w:val="28"/>
    </w:rPr>
  </w:style>
  <w:style w:type="paragraph" w:customStyle="1" w:styleId="Text1CharCharChar">
    <w:name w:val="Text 1 Char Char Char"/>
    <w:basedOn w:val="Normal"/>
    <w:link w:val="Text1CharCharCharChar"/>
    <w:rsid w:val="00B00387"/>
    <w:pPr>
      <w:ind w:left="483"/>
    </w:pPr>
    <w:rPr>
      <w:rFonts w:ascii="Times New Roman" w:hAnsi="Times New Roman"/>
      <w:lang w:eastAsia="en-US"/>
    </w:rPr>
  </w:style>
  <w:style w:type="character" w:customStyle="1" w:styleId="Text1CharCharCharChar">
    <w:name w:val="Text 1 Char Char Char Char"/>
    <w:link w:val="Text1CharCharChar"/>
    <w:rsid w:val="00B00387"/>
    <w:rPr>
      <w:rFonts w:eastAsia="MS Mincho"/>
      <w:sz w:val="24"/>
      <w:lang w:val="en-GB" w:eastAsia="en-US" w:bidi="ar-SA"/>
    </w:rPr>
  </w:style>
  <w:style w:type="character" w:customStyle="1" w:styleId="CommentTextChar">
    <w:name w:val="Comment Text Char"/>
    <w:semiHidden/>
    <w:locked/>
    <w:rsid w:val="001953E1"/>
    <w:rPr>
      <w:rFonts w:eastAsia="MS Mincho"/>
      <w:lang w:val="en-US" w:eastAsia="en-US"/>
    </w:rPr>
  </w:style>
  <w:style w:type="character" w:customStyle="1" w:styleId="Heading5Char">
    <w:name w:val="Heading 5 Char"/>
    <w:link w:val="Heading5"/>
    <w:uiPriority w:val="9"/>
    <w:rsid w:val="00493392"/>
    <w:rPr>
      <w:rFonts w:ascii="Calibri" w:eastAsia="SimSun" w:hAnsi="Calibri"/>
      <w:b/>
      <w:bCs/>
      <w:i/>
      <w:iCs/>
      <w:sz w:val="26"/>
      <w:szCs w:val="26"/>
      <w:lang w:val="en-GB" w:eastAsia="zh-CN" w:bidi="ar-SA"/>
    </w:rPr>
  </w:style>
  <w:style w:type="paragraph" w:styleId="BodyText3">
    <w:name w:val="Body Text 3"/>
    <w:basedOn w:val="Normal"/>
    <w:rsid w:val="00E80009"/>
    <w:pPr>
      <w:spacing w:after="120"/>
    </w:pPr>
    <w:rPr>
      <w:sz w:val="16"/>
      <w:szCs w:val="16"/>
    </w:rPr>
  </w:style>
  <w:style w:type="paragraph" w:customStyle="1" w:styleId="IGHeader2">
    <w:name w:val="IG Header 2"/>
    <w:basedOn w:val="Normal"/>
    <w:rsid w:val="00E80009"/>
    <w:pPr>
      <w:keepNext/>
      <w:spacing w:before="240" w:after="120"/>
      <w:outlineLvl w:val="1"/>
    </w:pPr>
    <w:rPr>
      <w:rFonts w:ascii="Times New Roman" w:hAnsi="Times New Roman"/>
      <w:b/>
      <w:bCs/>
      <w:sz w:val="22"/>
      <w:szCs w:val="22"/>
      <w:lang w:eastAsia="en-US"/>
    </w:rPr>
  </w:style>
  <w:style w:type="character" w:customStyle="1" w:styleId="Heading6Char">
    <w:name w:val="Heading 6 Char"/>
    <w:aliases w:val="sub-dash Char,sd Char,5 Char"/>
    <w:link w:val="Heading6"/>
    <w:uiPriority w:val="9"/>
    <w:rsid w:val="00493392"/>
    <w:rPr>
      <w:rFonts w:ascii="Calibri" w:eastAsia="SimSun" w:hAnsi="Calibri"/>
      <w:b/>
      <w:bCs/>
      <w:sz w:val="22"/>
      <w:szCs w:val="22"/>
      <w:lang w:val="en-GB" w:eastAsia="zh-CN" w:bidi="ar-SA"/>
    </w:rPr>
  </w:style>
  <w:style w:type="character" w:customStyle="1" w:styleId="Heading7Char">
    <w:name w:val="Heading 7 Char"/>
    <w:link w:val="Heading7"/>
    <w:uiPriority w:val="9"/>
    <w:rsid w:val="00493392"/>
    <w:rPr>
      <w:sz w:val="24"/>
      <w:szCs w:val="24"/>
      <w:lang w:eastAsia="zh-CN"/>
    </w:rPr>
  </w:style>
  <w:style w:type="character" w:customStyle="1" w:styleId="Heading8Char">
    <w:name w:val="Heading 8 Char"/>
    <w:link w:val="Heading8"/>
    <w:uiPriority w:val="9"/>
    <w:rsid w:val="00493392"/>
    <w:rPr>
      <w:i/>
      <w:iCs/>
      <w:sz w:val="24"/>
      <w:szCs w:val="24"/>
      <w:lang w:eastAsia="zh-CN"/>
    </w:rPr>
  </w:style>
  <w:style w:type="character" w:customStyle="1" w:styleId="TitleChar">
    <w:name w:val="Title Char"/>
    <w:link w:val="Title"/>
    <w:uiPriority w:val="10"/>
    <w:rsid w:val="00493392"/>
    <w:rPr>
      <w:rFonts w:ascii="Cambria" w:eastAsia="SimSun" w:hAnsi="Cambria"/>
      <w:b/>
      <w:bCs/>
      <w:kern w:val="28"/>
      <w:sz w:val="32"/>
      <w:szCs w:val="32"/>
    </w:rPr>
  </w:style>
  <w:style w:type="character" w:customStyle="1" w:styleId="SubtitleChar">
    <w:name w:val="Subtitle Char"/>
    <w:link w:val="Subtitle"/>
    <w:uiPriority w:val="11"/>
    <w:rsid w:val="00493392"/>
    <w:rPr>
      <w:rFonts w:ascii="Cambria" w:eastAsia="SimSun" w:hAnsi="Cambria"/>
      <w:sz w:val="24"/>
      <w:szCs w:val="24"/>
    </w:rPr>
  </w:style>
  <w:style w:type="character" w:styleId="SubtleEmphasis">
    <w:name w:val="Subtle Emphasis"/>
    <w:uiPriority w:val="19"/>
    <w:qFormat/>
    <w:rsid w:val="00493392"/>
    <w:rPr>
      <w:i/>
      <w:color w:val="5A5A5A"/>
    </w:rPr>
  </w:style>
  <w:style w:type="character" w:styleId="IntenseEmphasis">
    <w:name w:val="Intense Emphasis"/>
    <w:uiPriority w:val="21"/>
    <w:qFormat/>
    <w:rsid w:val="00493392"/>
    <w:rPr>
      <w:b/>
      <w:i/>
      <w:sz w:val="24"/>
      <w:szCs w:val="24"/>
      <w:u w:val="single"/>
    </w:rPr>
  </w:style>
  <w:style w:type="character" w:styleId="SubtleReference">
    <w:name w:val="Subtle Reference"/>
    <w:uiPriority w:val="31"/>
    <w:qFormat/>
    <w:rsid w:val="00493392"/>
    <w:rPr>
      <w:sz w:val="24"/>
      <w:szCs w:val="24"/>
      <w:u w:val="single"/>
    </w:rPr>
  </w:style>
  <w:style w:type="character" w:styleId="IntenseReference">
    <w:name w:val="Intense Reference"/>
    <w:uiPriority w:val="32"/>
    <w:qFormat/>
    <w:rsid w:val="00493392"/>
    <w:rPr>
      <w:b/>
      <w:sz w:val="24"/>
      <w:u w:val="single"/>
    </w:rPr>
  </w:style>
  <w:style w:type="character" w:styleId="BookTitle">
    <w:name w:val="Book Title"/>
    <w:uiPriority w:val="33"/>
    <w:qFormat/>
    <w:rsid w:val="00493392"/>
    <w:rPr>
      <w:rFonts w:ascii="Cambria" w:eastAsia="SimSun" w:hAnsi="Cambria"/>
      <w:b/>
      <w:i/>
      <w:sz w:val="24"/>
      <w:szCs w:val="24"/>
    </w:rPr>
  </w:style>
  <w:style w:type="paragraph" w:customStyle="1" w:styleId="Heading1Agency">
    <w:name w:val="Heading 1 (Agency)"/>
    <w:basedOn w:val="Normal"/>
    <w:next w:val="Normal"/>
    <w:rsid w:val="0049051A"/>
    <w:pPr>
      <w:keepNext/>
      <w:numPr>
        <w:numId w:val="21"/>
      </w:numPr>
      <w:spacing w:before="280" w:after="220"/>
      <w:outlineLvl w:val="0"/>
    </w:pPr>
    <w:rPr>
      <w:rFonts w:ascii="Verdana" w:eastAsia="Verdana" w:hAnsi="Verdana" w:cs="Arial"/>
      <w:b/>
      <w:bCs/>
      <w:kern w:val="32"/>
      <w:sz w:val="27"/>
      <w:szCs w:val="27"/>
    </w:rPr>
  </w:style>
  <w:style w:type="paragraph" w:customStyle="1" w:styleId="Heading2Agency">
    <w:name w:val="Heading 2 (Agency)"/>
    <w:basedOn w:val="Normal"/>
    <w:next w:val="Normal"/>
    <w:rsid w:val="0049051A"/>
    <w:pPr>
      <w:keepNext/>
      <w:numPr>
        <w:ilvl w:val="1"/>
        <w:numId w:val="21"/>
      </w:numPr>
      <w:spacing w:before="280" w:after="220"/>
      <w:outlineLvl w:val="1"/>
    </w:pPr>
    <w:rPr>
      <w:rFonts w:ascii="Verdana" w:eastAsia="Verdana" w:hAnsi="Verdana" w:cs="Arial"/>
      <w:b/>
      <w:bCs/>
      <w:i/>
      <w:kern w:val="32"/>
    </w:rPr>
  </w:style>
  <w:style w:type="paragraph" w:customStyle="1" w:styleId="Heading3Agency">
    <w:name w:val="Heading 3 (Agency)"/>
    <w:basedOn w:val="Normal"/>
    <w:next w:val="Normal"/>
    <w:rsid w:val="0049051A"/>
    <w:pPr>
      <w:keepNext/>
      <w:numPr>
        <w:ilvl w:val="2"/>
        <w:numId w:val="21"/>
      </w:numPr>
      <w:spacing w:before="280" w:after="220"/>
      <w:outlineLvl w:val="2"/>
    </w:pPr>
    <w:rPr>
      <w:rFonts w:ascii="Verdana" w:eastAsia="Verdana" w:hAnsi="Verdana" w:cs="Arial"/>
      <w:b/>
      <w:bCs/>
      <w:kern w:val="32"/>
    </w:rPr>
  </w:style>
  <w:style w:type="paragraph" w:customStyle="1" w:styleId="Heading4Agency">
    <w:name w:val="Heading 4 (Agency)"/>
    <w:basedOn w:val="Heading3Agency"/>
    <w:next w:val="Normal"/>
    <w:rsid w:val="0049051A"/>
    <w:pPr>
      <w:numPr>
        <w:ilvl w:val="3"/>
      </w:numPr>
      <w:outlineLvl w:val="3"/>
    </w:pPr>
    <w:rPr>
      <w:i/>
      <w:sz w:val="18"/>
      <w:szCs w:val="18"/>
    </w:rPr>
  </w:style>
  <w:style w:type="paragraph" w:customStyle="1" w:styleId="Heading5Agency">
    <w:name w:val="Heading 5 (Agency)"/>
    <w:basedOn w:val="Heading4Agency"/>
    <w:next w:val="Normal"/>
    <w:rsid w:val="0049051A"/>
    <w:pPr>
      <w:numPr>
        <w:ilvl w:val="4"/>
      </w:numPr>
      <w:outlineLvl w:val="4"/>
    </w:pPr>
    <w:rPr>
      <w:i w:val="0"/>
    </w:rPr>
  </w:style>
  <w:style w:type="paragraph" w:customStyle="1" w:styleId="Heading6Agency">
    <w:name w:val="Heading 6 (Agency)"/>
    <w:basedOn w:val="Heading5Agency"/>
    <w:next w:val="Normal"/>
    <w:semiHidden/>
    <w:rsid w:val="0049051A"/>
    <w:pPr>
      <w:numPr>
        <w:ilvl w:val="5"/>
      </w:numPr>
      <w:outlineLvl w:val="5"/>
    </w:pPr>
  </w:style>
  <w:style w:type="paragraph" w:customStyle="1" w:styleId="Heading7Agency">
    <w:name w:val="Heading 7 (Agency)"/>
    <w:basedOn w:val="Heading6Agency"/>
    <w:next w:val="Normal"/>
    <w:semiHidden/>
    <w:rsid w:val="0049051A"/>
    <w:pPr>
      <w:numPr>
        <w:ilvl w:val="6"/>
      </w:numPr>
      <w:outlineLvl w:val="6"/>
    </w:pPr>
  </w:style>
  <w:style w:type="paragraph" w:customStyle="1" w:styleId="Heading8Agency">
    <w:name w:val="Heading 8 (Agency)"/>
    <w:basedOn w:val="Heading7Agency"/>
    <w:next w:val="Normal"/>
    <w:semiHidden/>
    <w:rsid w:val="0049051A"/>
    <w:pPr>
      <w:numPr>
        <w:ilvl w:val="7"/>
      </w:numPr>
      <w:outlineLvl w:val="7"/>
    </w:pPr>
  </w:style>
  <w:style w:type="paragraph" w:customStyle="1" w:styleId="Heading9Agency">
    <w:name w:val="Heading 9 (Agency)"/>
    <w:basedOn w:val="Heading8Agency"/>
    <w:next w:val="Normal"/>
    <w:semiHidden/>
    <w:rsid w:val="0049051A"/>
    <w:pPr>
      <w:numPr>
        <w:ilvl w:val="8"/>
      </w:numPr>
      <w:outlineLvl w:val="8"/>
    </w:pPr>
  </w:style>
  <w:style w:type="paragraph" w:styleId="Revision">
    <w:name w:val="Revision"/>
    <w:hidden/>
    <w:uiPriority w:val="99"/>
    <w:semiHidden/>
    <w:rsid w:val="00554F4F"/>
    <w:rPr>
      <w:sz w:val="22"/>
      <w:szCs w:val="22"/>
      <w:lang w:val="en-GB" w:eastAsia="en-GB"/>
    </w:rPr>
  </w:style>
  <w:style w:type="table" w:styleId="TableGrid">
    <w:name w:val="Table Grid"/>
    <w:basedOn w:val="TableNormal"/>
    <w:rsid w:val="00D742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velopeReturn">
    <w:name w:val="envelope return"/>
    <w:basedOn w:val="Normal"/>
    <w:rsid w:val="00ED0BB3"/>
    <w:pPr>
      <w:spacing w:after="240" w:line="230" w:lineRule="atLeast"/>
      <w:jc w:val="both"/>
    </w:pPr>
    <w:rPr>
      <w:rFonts w:ascii="Arial" w:eastAsia="MS Mincho" w:hAnsi="Arial"/>
      <w:sz w:val="20"/>
      <w:szCs w:val="20"/>
      <w:lang w:eastAsia="ja-JP"/>
    </w:rPr>
  </w:style>
  <w:style w:type="character" w:customStyle="1" w:styleId="XMLChar">
    <w:name w:val="XML Char"/>
    <w:link w:val="XML"/>
    <w:locked/>
    <w:rsid w:val="00AE2EDB"/>
    <w:rPr>
      <w:rFonts w:ascii="Courier New" w:hAnsi="Courier New" w:cs="Courier New"/>
      <w:sz w:val="18"/>
      <w:szCs w:val="18"/>
      <w:lang w:val="en-US" w:eastAsia="en-US" w:bidi="ar-SA"/>
    </w:rPr>
  </w:style>
  <w:style w:type="paragraph" w:customStyle="1" w:styleId="XML">
    <w:name w:val="XML"/>
    <w:basedOn w:val="Normal"/>
    <w:link w:val="XMLChar"/>
    <w:rsid w:val="00AE2EDB"/>
    <w:pPr>
      <w:keepLines/>
      <w:widowControl w:val="0"/>
      <w:pBdr>
        <w:top w:val="single" w:sz="4" w:space="1" w:color="auto"/>
        <w:left w:val="single" w:sz="4" w:space="4" w:color="auto"/>
        <w:bottom w:val="single" w:sz="4" w:space="1" w:color="auto"/>
        <w:right w:val="single" w:sz="4" w:space="4" w:color="auto"/>
      </w:pBdr>
      <w:shd w:val="clear" w:color="auto" w:fill="F3F3F3"/>
      <w:tabs>
        <w:tab w:val="left" w:pos="720"/>
        <w:tab w:val="left" w:pos="1080"/>
        <w:tab w:val="left" w:pos="1440"/>
        <w:tab w:val="left" w:pos="1800"/>
        <w:tab w:val="left" w:pos="2160"/>
        <w:tab w:val="left" w:pos="2520"/>
        <w:tab w:val="left" w:pos="2880"/>
        <w:tab w:val="left" w:pos="3240"/>
      </w:tabs>
      <w:spacing w:before="120" w:after="120"/>
    </w:pPr>
    <w:rPr>
      <w:rFonts w:ascii="Courier New" w:eastAsia="Times New Roman" w:hAnsi="Courier New" w:cs="Courier New"/>
      <w:sz w:val="18"/>
      <w:szCs w:val="18"/>
      <w:lang w:val="en-US" w:eastAsia="en-US"/>
    </w:rPr>
  </w:style>
  <w:style w:type="paragraph" w:customStyle="1" w:styleId="Table">
    <w:name w:val="Table"/>
    <w:basedOn w:val="Normal"/>
    <w:rsid w:val="00595490"/>
    <w:pPr>
      <w:spacing w:after="240" w:line="230" w:lineRule="atLeast"/>
      <w:jc w:val="both"/>
    </w:pPr>
    <w:rPr>
      <w:rFonts w:ascii="Arial" w:eastAsia="MS Mincho" w:hAnsi="Arial"/>
      <w:sz w:val="20"/>
      <w:szCs w:val="20"/>
      <w:lang w:eastAsia="fr-FR"/>
    </w:rPr>
  </w:style>
  <w:style w:type="character" w:customStyle="1" w:styleId="st">
    <w:name w:val="st"/>
    <w:basedOn w:val="DefaultParagraphFont"/>
    <w:rsid w:val="00767C7C"/>
  </w:style>
  <w:style w:type="character" w:customStyle="1" w:styleId="xforms-valuecode">
    <w:name w:val="xforms-value code"/>
    <w:rsid w:val="00236B22"/>
  </w:style>
  <w:style w:type="paragraph" w:customStyle="1" w:styleId="Space12">
    <w:name w:val="Space (12)"/>
    <w:basedOn w:val="Normal"/>
    <w:next w:val="Normal"/>
    <w:rsid w:val="006C2D5C"/>
    <w:pPr>
      <w:spacing w:line="240" w:lineRule="exact"/>
      <w:jc w:val="both"/>
    </w:pPr>
    <w:rPr>
      <w:rFonts w:ascii="Arial" w:eastAsia="MS Mincho" w:hAnsi="Arial"/>
      <w:sz w:val="20"/>
      <w:szCs w:val="20"/>
      <w:lang w:eastAsia="ja-JP"/>
    </w:rPr>
  </w:style>
  <w:style w:type="character" w:customStyle="1" w:styleId="FiguretitleChar">
    <w:name w:val="Figure title Char"/>
    <w:link w:val="Figuretitle"/>
    <w:rsid w:val="006C2D5C"/>
    <w:rPr>
      <w:b/>
      <w:sz w:val="24"/>
      <w:szCs w:val="24"/>
    </w:rPr>
  </w:style>
  <w:style w:type="paragraph" w:customStyle="1" w:styleId="TPSElement">
    <w:name w:val="TPS Element"/>
    <w:basedOn w:val="Normal"/>
    <w:next w:val="Normal"/>
    <w:rsid w:val="006C2D5C"/>
    <w:pPr>
      <w:pBdr>
        <w:top w:val="single" w:sz="2" w:space="3" w:color="auto"/>
      </w:pBdr>
      <w:shd w:val="clear" w:color="auto" w:fill="C9D5B3"/>
      <w:spacing w:line="300" w:lineRule="auto"/>
    </w:pPr>
    <w:rPr>
      <w:rFonts w:ascii="Arial" w:eastAsia="Times New Roman" w:hAnsi="Arial"/>
      <w:b/>
      <w:color w:val="2F275B"/>
      <w:sz w:val="18"/>
      <w:lang w:val="en-US" w:eastAsia="en-US"/>
    </w:rPr>
  </w:style>
  <w:style w:type="paragraph" w:customStyle="1" w:styleId="TPSElementData">
    <w:name w:val="TPS Element Data"/>
    <w:basedOn w:val="Normal"/>
    <w:next w:val="Normal"/>
    <w:rsid w:val="006C2D5C"/>
    <w:pPr>
      <w:shd w:val="clear" w:color="auto" w:fill="C9D5B3"/>
      <w:spacing w:line="300" w:lineRule="auto"/>
    </w:pPr>
    <w:rPr>
      <w:rFonts w:ascii="Arial" w:eastAsia="Times New Roman" w:hAnsi="Arial"/>
      <w:color w:val="2F275B"/>
      <w:sz w:val="18"/>
      <w:lang w:val="en-US" w:eastAsia="en-US"/>
    </w:rPr>
  </w:style>
  <w:style w:type="paragraph" w:customStyle="1" w:styleId="TPSElementEnd">
    <w:name w:val="TPS Element End"/>
    <w:basedOn w:val="Normal"/>
    <w:next w:val="Normal"/>
    <w:rsid w:val="006C2D5C"/>
    <w:pPr>
      <w:pBdr>
        <w:bottom w:val="single" w:sz="2" w:space="1" w:color="auto"/>
      </w:pBdr>
      <w:shd w:val="clear" w:color="auto" w:fill="C9D5B3"/>
      <w:spacing w:line="300" w:lineRule="auto"/>
    </w:pPr>
    <w:rPr>
      <w:rFonts w:ascii="Arial" w:eastAsia="Times New Roman" w:hAnsi="Arial"/>
      <w:b/>
      <w:color w:val="2F275B"/>
      <w:sz w:val="18"/>
      <w:lang w:val="en-US" w:eastAsia="en-US"/>
    </w:rPr>
  </w:style>
  <w:style w:type="paragraph" w:styleId="TableofFigures">
    <w:name w:val="table of figures"/>
    <w:basedOn w:val="Normal"/>
    <w:next w:val="Normal"/>
    <w:uiPriority w:val="99"/>
    <w:rsid w:val="00856F1A"/>
  </w:style>
  <w:style w:type="character" w:customStyle="1" w:styleId="xml-verbatim-attr-name">
    <w:name w:val="xml-verbatim-attr-name"/>
    <w:rsid w:val="00CB4988"/>
  </w:style>
  <w:style w:type="character" w:customStyle="1" w:styleId="xml-verbatim-element-name">
    <w:name w:val="xml-verbatim-element-name"/>
    <w:rsid w:val="00CB4988"/>
  </w:style>
  <w:style w:type="character" w:customStyle="1" w:styleId="xml-verbatim-attr-content">
    <w:name w:val="xml-verbatim-attr-content"/>
    <w:rsid w:val="001455F2"/>
  </w:style>
  <w:style w:type="paragraph" w:customStyle="1" w:styleId="Text1">
    <w:name w:val="Text 1"/>
    <w:basedOn w:val="Normal"/>
    <w:link w:val="Text1Char"/>
    <w:rsid w:val="00AF21C0"/>
    <w:pPr>
      <w:spacing w:after="240"/>
      <w:ind w:left="483"/>
      <w:jc w:val="both"/>
    </w:pPr>
    <w:rPr>
      <w:rFonts w:ascii="Times New Roman" w:eastAsia="MS Mincho" w:hAnsi="Times New Roman"/>
      <w:lang w:eastAsia="en-US"/>
    </w:rPr>
  </w:style>
  <w:style w:type="character" w:customStyle="1" w:styleId="Text1Char">
    <w:name w:val="Text 1 Char"/>
    <w:link w:val="Text1"/>
    <w:locked/>
    <w:rsid w:val="00AF21C0"/>
    <w:rPr>
      <w:rFonts w:ascii="Times New Roman" w:eastAsia="MS Mincho" w:hAnsi="Times New Roman"/>
      <w:sz w:val="24"/>
      <w:szCs w:val="24"/>
      <w:lang w:eastAsia="en-US"/>
    </w:rPr>
  </w:style>
  <w:style w:type="paragraph" w:customStyle="1" w:styleId="LetterLevel23">
    <w:name w:val="Letter Level 2/3"/>
    <w:basedOn w:val="Normal"/>
    <w:link w:val="LetterLevel23Char"/>
    <w:rsid w:val="00AF21C0"/>
    <w:pPr>
      <w:tabs>
        <w:tab w:val="num" w:pos="2160"/>
      </w:tabs>
      <w:jc w:val="both"/>
      <w:outlineLvl w:val="2"/>
    </w:pPr>
    <w:rPr>
      <w:rFonts w:ascii="Times New Roman" w:eastAsia="MS Mincho" w:hAnsi="Times New Roman"/>
      <w:b/>
      <w:bCs/>
      <w:lang w:val="en-US" w:eastAsia="ja-JP"/>
    </w:rPr>
  </w:style>
  <w:style w:type="character" w:customStyle="1" w:styleId="LetterLevel23Char">
    <w:name w:val="Letter Level 2/3 Char"/>
    <w:link w:val="LetterLevel23"/>
    <w:locked/>
    <w:rsid w:val="00AF21C0"/>
    <w:rPr>
      <w:rFonts w:ascii="Times New Roman" w:eastAsia="MS Mincho" w:hAnsi="Times New Roman"/>
      <w:b/>
      <w:bCs/>
      <w:sz w:val="24"/>
      <w:szCs w:val="24"/>
      <w:lang w:val="en-US" w:eastAsia="ja-JP"/>
    </w:rPr>
  </w:style>
  <w:style w:type="paragraph" w:customStyle="1" w:styleId="NumberLevel1">
    <w:name w:val="Number Level 1"/>
    <w:basedOn w:val="Normal"/>
    <w:rsid w:val="008E1BA9"/>
    <w:pPr>
      <w:numPr>
        <w:numId w:val="31"/>
      </w:numPr>
      <w:outlineLvl w:val="0"/>
    </w:pPr>
    <w:rPr>
      <w:rFonts w:ascii="Times New Roman" w:eastAsia="MS Mincho" w:hAnsi="Times New Roman"/>
      <w:b/>
      <w:bCs/>
      <w:lang w:val="en-US" w:eastAsia="ja-JP"/>
    </w:rPr>
  </w:style>
  <w:style w:type="paragraph" w:customStyle="1" w:styleId="NumberLevel2">
    <w:name w:val="Number Level 2"/>
    <w:basedOn w:val="Normal"/>
    <w:rsid w:val="008E1BA9"/>
    <w:pPr>
      <w:numPr>
        <w:ilvl w:val="1"/>
        <w:numId w:val="31"/>
      </w:numPr>
      <w:jc w:val="both"/>
      <w:outlineLvl w:val="1"/>
    </w:pPr>
    <w:rPr>
      <w:rFonts w:ascii="Times New Roman" w:eastAsia="MS Mincho" w:hAnsi="Times New Roman"/>
      <w:b/>
      <w:bCs/>
      <w:lang w:val="en-US" w:eastAsia="ja-JP"/>
    </w:rPr>
  </w:style>
  <w:style w:type="paragraph" w:customStyle="1" w:styleId="NumberLevel3">
    <w:name w:val="Number Level 3"/>
    <w:basedOn w:val="Normal"/>
    <w:rsid w:val="008E1BA9"/>
    <w:pPr>
      <w:numPr>
        <w:ilvl w:val="2"/>
        <w:numId w:val="31"/>
      </w:numPr>
      <w:jc w:val="both"/>
      <w:outlineLvl w:val="2"/>
    </w:pPr>
    <w:rPr>
      <w:rFonts w:ascii="Times New Roman" w:eastAsia="MS Mincho" w:hAnsi="Times New Roman"/>
      <w:b/>
      <w:bCs/>
      <w:lang w:val="en-US" w:eastAsia="ja-JP"/>
    </w:rPr>
  </w:style>
  <w:style w:type="paragraph" w:customStyle="1" w:styleId="NumberLevel4StyleText111ptBoldLeft0cmAfter0pt">
    <w:name w:val="Number Level 4 Style Text 1 + 11 pt Bold Left:  0 cm After:  0 pt"/>
    <w:basedOn w:val="Text1"/>
    <w:rsid w:val="008E1BA9"/>
    <w:pPr>
      <w:numPr>
        <w:ilvl w:val="3"/>
        <w:numId w:val="31"/>
      </w:numPr>
      <w:spacing w:after="0"/>
      <w:outlineLvl w:val="3"/>
    </w:pPr>
    <w:rPr>
      <w:b/>
      <w:bCs/>
      <w:sz w:val="22"/>
      <w:szCs w:val="22"/>
    </w:rPr>
  </w:style>
  <w:style w:type="paragraph" w:customStyle="1" w:styleId="NumberLevel5">
    <w:name w:val="Number Level 5"/>
    <w:basedOn w:val="NumberLevel4StyleText111ptBoldLeft0cmAfter0pt"/>
    <w:rsid w:val="008E1BA9"/>
    <w:pPr>
      <w:numPr>
        <w:ilvl w:val="4"/>
      </w:numPr>
      <w:tabs>
        <w:tab w:val="num" w:pos="4320"/>
      </w:tabs>
      <w:outlineLvl w:val="4"/>
    </w:pPr>
    <w:rPr>
      <w:i/>
      <w:iCs/>
    </w:rPr>
  </w:style>
  <w:style w:type="paragraph" w:customStyle="1" w:styleId="LetterLevel2">
    <w:name w:val="Letter Level 2"/>
    <w:basedOn w:val="Normal"/>
    <w:rsid w:val="006E014B"/>
    <w:pPr>
      <w:jc w:val="both"/>
      <w:outlineLvl w:val="1"/>
    </w:pPr>
    <w:rPr>
      <w:rFonts w:ascii="Times New Roman" w:eastAsia="MS Mincho" w:hAnsi="Times New Roman"/>
      <w:b/>
      <w:bCs/>
      <w:lang w:val="en-US" w:eastAsia="ja-JP"/>
    </w:rPr>
  </w:style>
  <w:style w:type="paragraph" w:customStyle="1" w:styleId="LetterLevel4">
    <w:name w:val="Letter Level 4"/>
    <w:basedOn w:val="LetterLevel23"/>
    <w:rsid w:val="00F8793C"/>
    <w:pPr>
      <w:tabs>
        <w:tab w:val="clear" w:pos="2160"/>
      </w:tabs>
      <w:outlineLvl w:val="3"/>
    </w:pPr>
    <w:rPr>
      <w:sz w:val="22"/>
      <w:szCs w:val="22"/>
    </w:rPr>
  </w:style>
  <w:style w:type="paragraph" w:customStyle="1" w:styleId="LetterLevel45">
    <w:name w:val="Letter Level 4/5"/>
    <w:basedOn w:val="LetterLevel23"/>
    <w:rsid w:val="009044D0"/>
    <w:pPr>
      <w:tabs>
        <w:tab w:val="clear" w:pos="2160"/>
        <w:tab w:val="num" w:pos="4320"/>
      </w:tabs>
      <w:outlineLvl w:val="4"/>
    </w:pPr>
  </w:style>
  <w:style w:type="character" w:customStyle="1" w:styleId="BodyTextChar">
    <w:name w:val="Body Text Char"/>
    <w:link w:val="BodyText"/>
    <w:rsid w:val="007C02EF"/>
    <w:rPr>
      <w:rFonts w:ascii="Calibri" w:eastAsia="SimSun" w:hAnsi="Calibri"/>
      <w:sz w:val="24"/>
      <w:szCs w:val="24"/>
      <w:lang w:val="en-GB"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Title" w:uiPriority="10" w:qFormat="1"/>
    <w:lsdException w:name="Subtitle" w:uiPriority="11" w:qFormat="1"/>
    <w:lsdException w:name="Hyperlink" w:uiPriority="99"/>
    <w:lsdException w:name="Strong" w:qFormat="1"/>
    <w:lsdException w:name="Emphasis" w:qFormat="1"/>
    <w:lsdException w:name="Plain Tex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DC478A"/>
    <w:rPr>
      <w:sz w:val="24"/>
      <w:szCs w:val="24"/>
      <w:lang w:val="en-GB" w:eastAsia="zh-CN"/>
    </w:rPr>
  </w:style>
  <w:style w:type="paragraph" w:styleId="Heading1">
    <w:name w:val="heading 1"/>
    <w:basedOn w:val="Normal"/>
    <w:next w:val="Normal"/>
    <w:link w:val="Heading1Char"/>
    <w:uiPriority w:val="9"/>
    <w:qFormat/>
    <w:rsid w:val="00493392"/>
    <w:pPr>
      <w:keepNext/>
      <w:numPr>
        <w:numId w:val="30"/>
      </w:numPr>
      <w:spacing w:before="240" w:after="60"/>
      <w:outlineLvl w:val="0"/>
    </w:pPr>
    <w:rPr>
      <w:rFonts w:ascii="Cambria" w:hAnsi="Cambria"/>
      <w:b/>
      <w:bCs/>
      <w:kern w:val="32"/>
      <w:sz w:val="32"/>
      <w:szCs w:val="32"/>
    </w:rPr>
  </w:style>
  <w:style w:type="paragraph" w:styleId="Heading2">
    <w:name w:val="heading 2"/>
    <w:aliases w:val="Heading B"/>
    <w:basedOn w:val="Normal"/>
    <w:next w:val="Normal"/>
    <w:link w:val="Heading2Char"/>
    <w:uiPriority w:val="9"/>
    <w:qFormat/>
    <w:rsid w:val="00493392"/>
    <w:pPr>
      <w:keepNext/>
      <w:numPr>
        <w:ilvl w:val="1"/>
        <w:numId w:val="30"/>
      </w:numPr>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493392"/>
    <w:pPr>
      <w:keepNext/>
      <w:numPr>
        <w:ilvl w:val="2"/>
        <w:numId w:val="30"/>
      </w:numPr>
      <w:spacing w:before="240" w:after="60"/>
      <w:outlineLvl w:val="2"/>
    </w:pPr>
    <w:rPr>
      <w:rFonts w:ascii="Cambria" w:hAnsi="Cambria"/>
      <w:b/>
      <w:bCs/>
      <w:sz w:val="26"/>
      <w:szCs w:val="26"/>
    </w:rPr>
  </w:style>
  <w:style w:type="paragraph" w:styleId="Heading4">
    <w:name w:val="heading 4"/>
    <w:basedOn w:val="Normal"/>
    <w:next w:val="Normal"/>
    <w:link w:val="Heading4Char"/>
    <w:uiPriority w:val="9"/>
    <w:qFormat/>
    <w:rsid w:val="004D0403"/>
    <w:pPr>
      <w:keepNext/>
      <w:numPr>
        <w:ilvl w:val="3"/>
        <w:numId w:val="30"/>
      </w:numPr>
      <w:spacing w:before="240" w:after="60"/>
      <w:ind w:left="864"/>
      <w:outlineLvl w:val="3"/>
    </w:pPr>
    <w:rPr>
      <w:b/>
      <w:bCs/>
      <w:sz w:val="28"/>
      <w:szCs w:val="28"/>
    </w:rPr>
  </w:style>
  <w:style w:type="paragraph" w:styleId="Heading5">
    <w:name w:val="heading 5"/>
    <w:basedOn w:val="Normal"/>
    <w:next w:val="Normal"/>
    <w:link w:val="Heading5Char"/>
    <w:uiPriority w:val="9"/>
    <w:qFormat/>
    <w:rsid w:val="00493392"/>
    <w:pPr>
      <w:numPr>
        <w:ilvl w:val="4"/>
        <w:numId w:val="30"/>
      </w:numPr>
      <w:spacing w:before="240" w:after="60"/>
      <w:outlineLvl w:val="4"/>
    </w:pPr>
    <w:rPr>
      <w:b/>
      <w:bCs/>
      <w:i/>
      <w:iCs/>
      <w:sz w:val="26"/>
      <w:szCs w:val="26"/>
    </w:rPr>
  </w:style>
  <w:style w:type="paragraph" w:styleId="Heading6">
    <w:name w:val="heading 6"/>
    <w:aliases w:val="sub-dash,sd,5"/>
    <w:basedOn w:val="Normal"/>
    <w:next w:val="Normal"/>
    <w:link w:val="Heading6Char"/>
    <w:uiPriority w:val="9"/>
    <w:qFormat/>
    <w:rsid w:val="00493392"/>
    <w:pPr>
      <w:numPr>
        <w:ilvl w:val="5"/>
        <w:numId w:val="30"/>
      </w:numPr>
      <w:spacing w:before="240" w:after="60"/>
      <w:outlineLvl w:val="5"/>
    </w:pPr>
    <w:rPr>
      <w:b/>
      <w:bCs/>
      <w:sz w:val="22"/>
      <w:szCs w:val="22"/>
    </w:rPr>
  </w:style>
  <w:style w:type="paragraph" w:styleId="Heading7">
    <w:name w:val="heading 7"/>
    <w:basedOn w:val="Normal"/>
    <w:next w:val="Normal"/>
    <w:link w:val="Heading7Char"/>
    <w:uiPriority w:val="9"/>
    <w:qFormat/>
    <w:rsid w:val="00493392"/>
    <w:pPr>
      <w:numPr>
        <w:ilvl w:val="6"/>
        <w:numId w:val="30"/>
      </w:numPr>
      <w:spacing w:before="240" w:after="60"/>
      <w:outlineLvl w:val="6"/>
    </w:pPr>
  </w:style>
  <w:style w:type="paragraph" w:styleId="Heading8">
    <w:name w:val="heading 8"/>
    <w:basedOn w:val="Normal"/>
    <w:next w:val="Normal"/>
    <w:link w:val="Heading8Char"/>
    <w:uiPriority w:val="9"/>
    <w:qFormat/>
    <w:rsid w:val="00493392"/>
    <w:pPr>
      <w:numPr>
        <w:ilvl w:val="7"/>
        <w:numId w:val="30"/>
      </w:numPr>
      <w:spacing w:before="240" w:after="60"/>
      <w:outlineLvl w:val="7"/>
    </w:pPr>
    <w:rPr>
      <w:i/>
      <w:iCs/>
    </w:rPr>
  </w:style>
  <w:style w:type="paragraph" w:styleId="Heading9">
    <w:name w:val="heading 9"/>
    <w:basedOn w:val="Normal"/>
    <w:next w:val="Normal"/>
    <w:link w:val="Heading9Char"/>
    <w:uiPriority w:val="9"/>
    <w:qFormat/>
    <w:rsid w:val="00493392"/>
    <w:pPr>
      <w:numPr>
        <w:ilvl w:val="8"/>
        <w:numId w:val="30"/>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93392"/>
    <w:rPr>
      <w:rFonts w:ascii="Cambria" w:hAnsi="Cambria"/>
      <w:b/>
      <w:bCs/>
      <w:kern w:val="32"/>
      <w:sz w:val="32"/>
      <w:szCs w:val="32"/>
      <w:lang w:eastAsia="zh-CN"/>
    </w:rPr>
  </w:style>
  <w:style w:type="character" w:customStyle="1" w:styleId="Heading2Char">
    <w:name w:val="Heading 2 Char"/>
    <w:aliases w:val="Heading B Char"/>
    <w:link w:val="Heading2"/>
    <w:uiPriority w:val="9"/>
    <w:rsid w:val="00493392"/>
    <w:rPr>
      <w:rFonts w:ascii="Cambria" w:hAnsi="Cambria"/>
      <w:b/>
      <w:bCs/>
      <w:i/>
      <w:iCs/>
      <w:sz w:val="28"/>
      <w:szCs w:val="28"/>
      <w:lang w:eastAsia="zh-CN"/>
    </w:rPr>
  </w:style>
  <w:style w:type="character" w:customStyle="1" w:styleId="Heading3Char">
    <w:name w:val="Heading 3 Char"/>
    <w:link w:val="Heading3"/>
    <w:uiPriority w:val="9"/>
    <w:rsid w:val="00493392"/>
    <w:rPr>
      <w:rFonts w:ascii="Cambria" w:hAnsi="Cambria"/>
      <w:b/>
      <w:bCs/>
      <w:sz w:val="26"/>
      <w:szCs w:val="26"/>
      <w:lang w:eastAsia="zh-CN"/>
    </w:rPr>
  </w:style>
  <w:style w:type="character" w:customStyle="1" w:styleId="Heading4Char">
    <w:name w:val="Heading 4 Char"/>
    <w:link w:val="Heading4"/>
    <w:uiPriority w:val="9"/>
    <w:rsid w:val="004D0403"/>
    <w:rPr>
      <w:rFonts w:ascii="Calibri" w:eastAsia="SimSun" w:hAnsi="Calibri"/>
      <w:b/>
      <w:bCs/>
      <w:sz w:val="28"/>
      <w:szCs w:val="28"/>
      <w:lang w:val="en-GB" w:eastAsia="zh-CN" w:bidi="ar-SA"/>
    </w:rPr>
  </w:style>
  <w:style w:type="character" w:customStyle="1" w:styleId="Heading9Char">
    <w:name w:val="Heading 9 Char"/>
    <w:link w:val="Heading9"/>
    <w:uiPriority w:val="9"/>
    <w:rsid w:val="00493392"/>
    <w:rPr>
      <w:rFonts w:ascii="Cambria" w:hAnsi="Cambria"/>
      <w:sz w:val="22"/>
      <w:szCs w:val="22"/>
      <w:lang w:eastAsia="zh-CN"/>
    </w:rPr>
  </w:style>
  <w:style w:type="paragraph" w:styleId="Footer">
    <w:name w:val="footer"/>
    <w:basedOn w:val="Normal"/>
    <w:pPr>
      <w:tabs>
        <w:tab w:val="center" w:pos="4536"/>
        <w:tab w:val="right" w:pos="8306"/>
      </w:tabs>
    </w:pPr>
    <w:rPr>
      <w:rFonts w:ascii="Arial" w:hAnsi="Arial"/>
      <w:noProof/>
      <w:sz w:val="16"/>
    </w:rPr>
  </w:style>
  <w:style w:type="paragraph" w:styleId="Header">
    <w:name w:val="header"/>
    <w:basedOn w:val="Normal"/>
    <w:link w:val="HeaderChar"/>
    <w:pPr>
      <w:tabs>
        <w:tab w:val="center" w:pos="4153"/>
        <w:tab w:val="right" w:pos="8306"/>
      </w:tabs>
    </w:pPr>
    <w:rPr>
      <w:rFonts w:ascii="Arial" w:hAnsi="Arial"/>
      <w:sz w:val="20"/>
    </w:rPr>
  </w:style>
  <w:style w:type="character" w:customStyle="1" w:styleId="HeaderChar">
    <w:name w:val="Header Char"/>
    <w:link w:val="Header"/>
    <w:rsid w:val="00B00387"/>
    <w:rPr>
      <w:rFonts w:ascii="Arial" w:eastAsia="SimSun" w:hAnsi="Arial"/>
      <w:lang w:val="en-GB" w:eastAsia="zh-CN" w:bidi="ar-SA"/>
    </w:rPr>
  </w:style>
  <w:style w:type="paragraph" w:customStyle="1" w:styleId="MemoHeaderStyle">
    <w:name w:val="MemoHeaderStyle"/>
    <w:basedOn w:val="Normal"/>
    <w:next w:val="Normal"/>
    <w:pPr>
      <w:spacing w:line="120" w:lineRule="atLeast"/>
      <w:ind w:left="1418"/>
      <w:jc w:val="both"/>
    </w:pPr>
    <w:rPr>
      <w:rFonts w:ascii="Arial" w:hAnsi="Arial"/>
      <w:b/>
      <w:smallCaps/>
    </w:rPr>
  </w:style>
  <w:style w:type="paragraph" w:customStyle="1" w:styleId="a2">
    <w:name w:val="a2"/>
    <w:basedOn w:val="Heading2"/>
    <w:next w:val="Normal"/>
    <w:rsid w:val="00B00387"/>
    <w:pPr>
      <w:numPr>
        <w:ilvl w:val="0"/>
        <w:numId w:val="1"/>
      </w:numPr>
      <w:tabs>
        <w:tab w:val="num" w:pos="360"/>
        <w:tab w:val="left" w:pos="500"/>
        <w:tab w:val="left" w:pos="720"/>
      </w:tabs>
      <w:spacing w:before="270" w:line="270" w:lineRule="exact"/>
    </w:pPr>
    <w:rPr>
      <w:sz w:val="24"/>
    </w:rPr>
  </w:style>
  <w:style w:type="paragraph" w:customStyle="1" w:styleId="a3">
    <w:name w:val="a3"/>
    <w:basedOn w:val="Heading3"/>
    <w:next w:val="Normal"/>
    <w:rsid w:val="00B00387"/>
    <w:pPr>
      <w:numPr>
        <w:ilvl w:val="0"/>
        <w:numId w:val="11"/>
      </w:numPr>
      <w:tabs>
        <w:tab w:val="num" w:pos="360"/>
        <w:tab w:val="left" w:pos="640"/>
      </w:tabs>
      <w:spacing w:line="250" w:lineRule="exact"/>
    </w:pPr>
    <w:rPr>
      <w:sz w:val="22"/>
    </w:rPr>
  </w:style>
  <w:style w:type="paragraph" w:customStyle="1" w:styleId="a4">
    <w:name w:val="a4"/>
    <w:basedOn w:val="Heading4"/>
    <w:next w:val="Normal"/>
    <w:rsid w:val="00B00387"/>
    <w:pPr>
      <w:numPr>
        <w:ilvl w:val="0"/>
        <w:numId w:val="10"/>
      </w:numPr>
      <w:tabs>
        <w:tab w:val="num" w:pos="360"/>
        <w:tab w:val="left" w:pos="880"/>
      </w:tabs>
    </w:pPr>
  </w:style>
  <w:style w:type="paragraph" w:customStyle="1" w:styleId="a5">
    <w:name w:val="a5"/>
    <w:basedOn w:val="Heading5"/>
    <w:next w:val="Normal"/>
    <w:rsid w:val="00B00387"/>
    <w:pPr>
      <w:numPr>
        <w:ilvl w:val="0"/>
        <w:numId w:val="2"/>
      </w:numPr>
      <w:tabs>
        <w:tab w:val="left" w:pos="1140"/>
        <w:tab w:val="left" w:pos="1360"/>
      </w:tabs>
      <w:ind w:left="0" w:firstLine="0"/>
    </w:pPr>
  </w:style>
  <w:style w:type="paragraph" w:customStyle="1" w:styleId="a6">
    <w:name w:val="a6"/>
    <w:basedOn w:val="Heading6"/>
    <w:next w:val="Normal"/>
    <w:rsid w:val="00B00387"/>
    <w:pPr>
      <w:numPr>
        <w:numId w:val="19"/>
      </w:numPr>
      <w:tabs>
        <w:tab w:val="left" w:pos="1140"/>
        <w:tab w:val="left" w:pos="1360"/>
      </w:tabs>
    </w:pPr>
  </w:style>
  <w:style w:type="paragraph" w:customStyle="1" w:styleId="ANNEX">
    <w:name w:val="ANNEX"/>
    <w:basedOn w:val="Normal"/>
    <w:next w:val="Normal"/>
    <w:rsid w:val="00B00387"/>
    <w:pPr>
      <w:keepNext/>
      <w:pageBreakBefore/>
      <w:numPr>
        <w:numId w:val="19"/>
      </w:numPr>
      <w:spacing w:after="760" w:line="310" w:lineRule="exact"/>
      <w:jc w:val="center"/>
      <w:outlineLvl w:val="0"/>
    </w:pPr>
    <w:rPr>
      <w:b/>
      <w:sz w:val="28"/>
    </w:rPr>
  </w:style>
  <w:style w:type="paragraph" w:customStyle="1" w:styleId="ANNEXN">
    <w:name w:val="ANNEXN"/>
    <w:basedOn w:val="ANNEX"/>
    <w:next w:val="Normal"/>
    <w:rsid w:val="00B00387"/>
    <w:pPr>
      <w:numPr>
        <w:numId w:val="18"/>
      </w:numPr>
    </w:pPr>
  </w:style>
  <w:style w:type="paragraph" w:customStyle="1" w:styleId="ANNEXZ">
    <w:name w:val="ANNEXZ"/>
    <w:basedOn w:val="ANNEX"/>
    <w:next w:val="Normal"/>
    <w:rsid w:val="00B00387"/>
    <w:pPr>
      <w:numPr>
        <w:numId w:val="17"/>
      </w:numPr>
    </w:pPr>
  </w:style>
  <w:style w:type="paragraph" w:customStyle="1" w:styleId="Bibliography1">
    <w:name w:val="Bibliography1"/>
    <w:basedOn w:val="Normal"/>
    <w:rsid w:val="00B00387"/>
    <w:pPr>
      <w:numPr>
        <w:numId w:val="5"/>
      </w:numPr>
      <w:tabs>
        <w:tab w:val="left" w:pos="660"/>
      </w:tabs>
      <w:ind w:left="660" w:hanging="660"/>
    </w:pPr>
  </w:style>
  <w:style w:type="paragraph" w:styleId="BodyText">
    <w:name w:val="Body Text"/>
    <w:basedOn w:val="Normal"/>
    <w:link w:val="BodyTextChar"/>
    <w:rsid w:val="00877228"/>
    <w:pPr>
      <w:jc w:val="both"/>
    </w:pPr>
    <w:rPr>
      <w:lang w:eastAsia="en-US"/>
    </w:rPr>
  </w:style>
  <w:style w:type="paragraph" w:styleId="BodyTextIndent3">
    <w:name w:val="Body Text Indent 3"/>
    <w:basedOn w:val="Normal"/>
    <w:semiHidden/>
    <w:rsid w:val="00B00387"/>
    <w:pPr>
      <w:spacing w:after="120"/>
      <w:ind w:left="283"/>
    </w:pPr>
    <w:rPr>
      <w:sz w:val="16"/>
    </w:rPr>
  </w:style>
  <w:style w:type="paragraph" w:styleId="Caption">
    <w:name w:val="caption"/>
    <w:basedOn w:val="Normal"/>
    <w:next w:val="Normal"/>
    <w:uiPriority w:val="35"/>
    <w:qFormat/>
    <w:rsid w:val="004858E7"/>
    <w:pPr>
      <w:jc w:val="center"/>
    </w:pPr>
    <w:rPr>
      <w:b/>
      <w:bCs/>
      <w:color w:val="2DA2BF"/>
      <w:sz w:val="18"/>
      <w:szCs w:val="18"/>
      <w:lang w:eastAsia="en-GB"/>
    </w:rPr>
  </w:style>
  <w:style w:type="character" w:styleId="CommentReference">
    <w:name w:val="annotation reference"/>
    <w:semiHidden/>
    <w:rsid w:val="00B00387"/>
    <w:rPr>
      <w:noProof w:val="0"/>
      <w:sz w:val="16"/>
      <w:lang w:val="fr-FR"/>
    </w:rPr>
  </w:style>
  <w:style w:type="paragraph" w:styleId="CommentText">
    <w:name w:val="annotation text"/>
    <w:basedOn w:val="Normal"/>
    <w:link w:val="CommentTextChar1"/>
    <w:semiHidden/>
    <w:rsid w:val="00B00387"/>
  </w:style>
  <w:style w:type="character" w:customStyle="1" w:styleId="CommentTextChar1">
    <w:name w:val="Comment Text Char1"/>
    <w:link w:val="CommentText"/>
    <w:semiHidden/>
    <w:rsid w:val="00B00387"/>
    <w:rPr>
      <w:rFonts w:ascii="Arial" w:eastAsia="MS Mincho" w:hAnsi="Arial"/>
      <w:lang w:val="en-GB" w:eastAsia="fr-FR" w:bidi="ar-SA"/>
    </w:rPr>
  </w:style>
  <w:style w:type="paragraph" w:customStyle="1" w:styleId="Definition">
    <w:name w:val="Definition"/>
    <w:basedOn w:val="Normal"/>
    <w:next w:val="Normal"/>
    <w:link w:val="DefinitionChar2"/>
    <w:rsid w:val="00B00387"/>
  </w:style>
  <w:style w:type="character" w:customStyle="1" w:styleId="DefinitionChar2">
    <w:name w:val="Definition Char2"/>
    <w:link w:val="Definition"/>
    <w:rsid w:val="00B00387"/>
    <w:rPr>
      <w:rFonts w:ascii="Arial" w:eastAsia="MS Mincho" w:hAnsi="Arial"/>
      <w:lang w:val="en-GB" w:eastAsia="fr-FR" w:bidi="ar-SA"/>
    </w:rPr>
  </w:style>
  <w:style w:type="character" w:customStyle="1" w:styleId="Defterms">
    <w:name w:val="Defterms"/>
    <w:rsid w:val="00B00387"/>
    <w:rPr>
      <w:noProof/>
      <w:color w:val="auto"/>
      <w:lang w:val="fr-FR"/>
    </w:rPr>
  </w:style>
  <w:style w:type="paragraph" w:customStyle="1" w:styleId="dl">
    <w:name w:val="dl"/>
    <w:basedOn w:val="Normal"/>
    <w:rsid w:val="00B00387"/>
    <w:pPr>
      <w:ind w:left="800" w:hanging="400"/>
    </w:pPr>
  </w:style>
  <w:style w:type="paragraph" w:styleId="DocumentMap">
    <w:name w:val="Document Map"/>
    <w:basedOn w:val="Normal"/>
    <w:link w:val="DocumentMapChar"/>
    <w:rsid w:val="00B00387"/>
    <w:pPr>
      <w:shd w:val="clear" w:color="auto" w:fill="000080"/>
    </w:pPr>
    <w:rPr>
      <w:rFonts w:ascii="Tahoma" w:hAnsi="Tahoma"/>
    </w:rPr>
  </w:style>
  <w:style w:type="character" w:customStyle="1" w:styleId="DocumentMapChar">
    <w:name w:val="Document Map Char"/>
    <w:link w:val="DocumentMap"/>
    <w:rsid w:val="00B00387"/>
    <w:rPr>
      <w:rFonts w:ascii="Tahoma" w:eastAsia="MS Mincho" w:hAnsi="Tahoma"/>
      <w:lang w:val="en-GB" w:eastAsia="fr-FR" w:bidi="ar-SA"/>
    </w:rPr>
  </w:style>
  <w:style w:type="character" w:styleId="Emphasis">
    <w:name w:val="Emphasis"/>
    <w:qFormat/>
    <w:rsid w:val="00493392"/>
    <w:rPr>
      <w:rFonts w:ascii="Calibri" w:hAnsi="Calibri"/>
      <w:b/>
      <w:i/>
      <w:iCs/>
    </w:rPr>
  </w:style>
  <w:style w:type="paragraph" w:customStyle="1" w:styleId="Example">
    <w:name w:val="Example"/>
    <w:basedOn w:val="Normal"/>
    <w:next w:val="Normal"/>
    <w:rsid w:val="00B00387"/>
    <w:pPr>
      <w:tabs>
        <w:tab w:val="left" w:pos="1360"/>
      </w:tabs>
      <w:spacing w:line="210" w:lineRule="atLeast"/>
    </w:pPr>
    <w:rPr>
      <w:sz w:val="18"/>
    </w:rPr>
  </w:style>
  <w:style w:type="character" w:customStyle="1" w:styleId="ExtXref">
    <w:name w:val="ExtXref"/>
    <w:rsid w:val="00B00387"/>
    <w:rPr>
      <w:noProof/>
      <w:color w:val="auto"/>
      <w:lang w:val="fr-FR"/>
    </w:rPr>
  </w:style>
  <w:style w:type="paragraph" w:customStyle="1" w:styleId="Figurefootnote">
    <w:name w:val="Figure footnote"/>
    <w:basedOn w:val="Normal"/>
    <w:rsid w:val="00B00387"/>
    <w:pPr>
      <w:keepNext/>
      <w:tabs>
        <w:tab w:val="left" w:pos="340"/>
      </w:tabs>
      <w:spacing w:after="60" w:line="210" w:lineRule="atLeast"/>
    </w:pPr>
    <w:rPr>
      <w:sz w:val="18"/>
    </w:rPr>
  </w:style>
  <w:style w:type="paragraph" w:customStyle="1" w:styleId="Figuretitle">
    <w:name w:val="Figure title"/>
    <w:basedOn w:val="Normal"/>
    <w:next w:val="Normal"/>
    <w:link w:val="FiguretitleChar"/>
    <w:rsid w:val="00B00387"/>
    <w:pPr>
      <w:suppressAutoHyphens/>
      <w:spacing w:before="220" w:after="220"/>
      <w:jc w:val="center"/>
    </w:pPr>
    <w:rPr>
      <w:b/>
    </w:rPr>
  </w:style>
  <w:style w:type="character" w:styleId="FollowedHyperlink">
    <w:name w:val="FollowedHyperlink"/>
    <w:rsid w:val="00B00387"/>
    <w:rPr>
      <w:noProof w:val="0"/>
      <w:color w:val="800080"/>
      <w:u w:val="single"/>
      <w:lang w:val="fr-FR"/>
    </w:rPr>
  </w:style>
  <w:style w:type="character" w:styleId="FootnoteReference">
    <w:name w:val="footnote reference"/>
    <w:rsid w:val="00B00387"/>
    <w:rPr>
      <w:noProof/>
      <w:position w:val="6"/>
      <w:sz w:val="16"/>
      <w:vertAlign w:val="baseline"/>
      <w:lang w:val="fr-FR"/>
    </w:rPr>
  </w:style>
  <w:style w:type="paragraph" w:styleId="FootnoteText">
    <w:name w:val="footnote text"/>
    <w:basedOn w:val="Normal"/>
    <w:link w:val="FootnoteTextChar"/>
    <w:rsid w:val="00B00387"/>
    <w:pPr>
      <w:tabs>
        <w:tab w:val="left" w:pos="340"/>
      </w:tabs>
      <w:spacing w:after="120" w:line="210" w:lineRule="atLeast"/>
    </w:pPr>
    <w:rPr>
      <w:sz w:val="18"/>
    </w:rPr>
  </w:style>
  <w:style w:type="character" w:customStyle="1" w:styleId="FootnoteTextChar">
    <w:name w:val="Footnote Text Char"/>
    <w:link w:val="FootnoteText"/>
    <w:rsid w:val="00B00387"/>
    <w:rPr>
      <w:rFonts w:ascii="Arial" w:eastAsia="MS Mincho" w:hAnsi="Arial"/>
      <w:sz w:val="18"/>
      <w:lang w:val="en-GB" w:eastAsia="fr-FR" w:bidi="ar-SA"/>
    </w:rPr>
  </w:style>
  <w:style w:type="paragraph" w:customStyle="1" w:styleId="Foreword">
    <w:name w:val="Foreword"/>
    <w:basedOn w:val="Normal"/>
    <w:next w:val="Normal"/>
    <w:rsid w:val="00B00387"/>
    <w:rPr>
      <w:color w:val="0000FF"/>
    </w:rPr>
  </w:style>
  <w:style w:type="paragraph" w:customStyle="1" w:styleId="Formula">
    <w:name w:val="Formula"/>
    <w:basedOn w:val="Normal"/>
    <w:next w:val="Normal"/>
    <w:rsid w:val="00B00387"/>
    <w:pPr>
      <w:tabs>
        <w:tab w:val="right" w:pos="9752"/>
      </w:tabs>
      <w:spacing w:after="220"/>
      <w:ind w:left="403"/>
    </w:pPr>
  </w:style>
  <w:style w:type="character" w:styleId="Hyperlink">
    <w:name w:val="Hyperlink"/>
    <w:uiPriority w:val="99"/>
    <w:rsid w:val="00B00387"/>
    <w:rPr>
      <w:noProof w:val="0"/>
      <w:color w:val="0000FF"/>
      <w:u w:val="single"/>
      <w:lang w:val="fr-FR"/>
    </w:rPr>
  </w:style>
  <w:style w:type="paragraph" w:styleId="Index9">
    <w:name w:val="index 9"/>
    <w:basedOn w:val="Normal"/>
    <w:next w:val="Normal"/>
    <w:autoRedefine/>
    <w:semiHidden/>
    <w:rsid w:val="00B00387"/>
    <w:pPr>
      <w:numPr>
        <w:numId w:val="3"/>
      </w:numPr>
      <w:tabs>
        <w:tab w:val="clear" w:pos="360"/>
      </w:tabs>
      <w:spacing w:line="220" w:lineRule="atLeast"/>
      <w:ind w:left="1800" w:hanging="200"/>
    </w:pPr>
    <w:rPr>
      <w:b/>
    </w:rPr>
  </w:style>
  <w:style w:type="paragraph" w:styleId="IndexHeading">
    <w:name w:val="index heading"/>
    <w:basedOn w:val="Normal"/>
    <w:next w:val="Index1"/>
    <w:semiHidden/>
    <w:rsid w:val="00B00387"/>
    <w:pPr>
      <w:keepNext/>
      <w:numPr>
        <w:numId w:val="4"/>
      </w:numPr>
      <w:tabs>
        <w:tab w:val="clear" w:pos="643"/>
      </w:tabs>
      <w:spacing w:before="400" w:after="210"/>
      <w:ind w:left="0" w:firstLine="0"/>
      <w:jc w:val="center"/>
    </w:pPr>
  </w:style>
  <w:style w:type="paragraph" w:styleId="Index1">
    <w:name w:val="index 1"/>
    <w:basedOn w:val="Normal"/>
    <w:semiHidden/>
    <w:rsid w:val="00B00387"/>
    <w:pPr>
      <w:spacing w:line="210" w:lineRule="atLeast"/>
      <w:ind w:left="142" w:hanging="142"/>
    </w:pPr>
    <w:rPr>
      <w:b/>
      <w:sz w:val="18"/>
    </w:rPr>
  </w:style>
  <w:style w:type="paragraph" w:customStyle="1" w:styleId="Introduction">
    <w:name w:val="Introduction"/>
    <w:basedOn w:val="Normal"/>
    <w:next w:val="Normal"/>
    <w:rsid w:val="00B00387"/>
    <w:pPr>
      <w:keepNext/>
      <w:pageBreakBefore/>
      <w:tabs>
        <w:tab w:val="left" w:pos="400"/>
      </w:tabs>
      <w:suppressAutoHyphens/>
      <w:spacing w:before="960" w:after="310" w:line="310" w:lineRule="exact"/>
    </w:pPr>
    <w:rPr>
      <w:b/>
      <w:sz w:val="28"/>
    </w:rPr>
  </w:style>
  <w:style w:type="character" w:styleId="LineNumber">
    <w:name w:val="line number"/>
    <w:semiHidden/>
    <w:rsid w:val="00B00387"/>
    <w:rPr>
      <w:noProof w:val="0"/>
      <w:lang w:val="fr-FR"/>
    </w:rPr>
  </w:style>
  <w:style w:type="paragraph" w:styleId="List">
    <w:name w:val="List"/>
    <w:basedOn w:val="Normal"/>
    <w:rsid w:val="00B00387"/>
    <w:pPr>
      <w:numPr>
        <w:numId w:val="6"/>
      </w:numPr>
      <w:tabs>
        <w:tab w:val="clear" w:pos="1492"/>
      </w:tabs>
      <w:ind w:left="283" w:hanging="283"/>
    </w:pPr>
  </w:style>
  <w:style w:type="paragraph" w:styleId="List2">
    <w:name w:val="List 2"/>
    <w:basedOn w:val="Normal"/>
    <w:rsid w:val="00B00387"/>
    <w:pPr>
      <w:numPr>
        <w:numId w:val="7"/>
      </w:numPr>
      <w:ind w:left="566" w:hanging="283"/>
    </w:pPr>
  </w:style>
  <w:style w:type="paragraph" w:styleId="List3">
    <w:name w:val="List 3"/>
    <w:basedOn w:val="Normal"/>
    <w:rsid w:val="00B00387"/>
    <w:pPr>
      <w:numPr>
        <w:ilvl w:val="1"/>
        <w:numId w:val="7"/>
      </w:numPr>
      <w:ind w:left="849" w:hanging="283"/>
    </w:pPr>
  </w:style>
  <w:style w:type="paragraph" w:styleId="List4">
    <w:name w:val="List 4"/>
    <w:basedOn w:val="Normal"/>
    <w:rsid w:val="00B00387"/>
    <w:pPr>
      <w:numPr>
        <w:ilvl w:val="2"/>
        <w:numId w:val="7"/>
      </w:numPr>
      <w:ind w:left="1132" w:hanging="283"/>
    </w:pPr>
  </w:style>
  <w:style w:type="paragraph" w:styleId="List5">
    <w:name w:val="List 5"/>
    <w:basedOn w:val="Normal"/>
    <w:rsid w:val="00B00387"/>
    <w:pPr>
      <w:numPr>
        <w:ilvl w:val="3"/>
        <w:numId w:val="7"/>
      </w:numPr>
      <w:ind w:left="1415" w:hanging="283"/>
    </w:pPr>
  </w:style>
  <w:style w:type="paragraph" w:styleId="ListBullet">
    <w:name w:val="List Bullet"/>
    <w:basedOn w:val="Normal"/>
    <w:autoRedefine/>
    <w:rsid w:val="00CA2B1E"/>
  </w:style>
  <w:style w:type="paragraph" w:styleId="ListBullet2">
    <w:name w:val="List Bullet 2"/>
    <w:basedOn w:val="Normal"/>
    <w:autoRedefine/>
    <w:rsid w:val="00B00387"/>
    <w:pPr>
      <w:numPr>
        <w:numId w:val="8"/>
      </w:numPr>
      <w:tabs>
        <w:tab w:val="clear" w:pos="360"/>
        <w:tab w:val="num" w:pos="643"/>
      </w:tabs>
      <w:ind w:left="643" w:hanging="360"/>
    </w:pPr>
  </w:style>
  <w:style w:type="paragraph" w:styleId="ListBullet3">
    <w:name w:val="List Bullet 3"/>
    <w:basedOn w:val="Normal"/>
    <w:autoRedefine/>
    <w:rsid w:val="00B00387"/>
    <w:pPr>
      <w:numPr>
        <w:ilvl w:val="1"/>
        <w:numId w:val="8"/>
      </w:numPr>
      <w:tabs>
        <w:tab w:val="clear" w:pos="1080"/>
        <w:tab w:val="num" w:pos="926"/>
      </w:tabs>
      <w:ind w:left="926" w:hanging="360"/>
    </w:pPr>
  </w:style>
  <w:style w:type="paragraph" w:styleId="ListBullet4">
    <w:name w:val="List Bullet 4"/>
    <w:basedOn w:val="Normal"/>
    <w:autoRedefine/>
    <w:rsid w:val="00B00387"/>
    <w:pPr>
      <w:numPr>
        <w:ilvl w:val="2"/>
        <w:numId w:val="8"/>
      </w:numPr>
      <w:tabs>
        <w:tab w:val="clear" w:pos="1800"/>
        <w:tab w:val="num" w:pos="1209"/>
      </w:tabs>
      <w:ind w:left="1209" w:hanging="360"/>
    </w:pPr>
  </w:style>
  <w:style w:type="paragraph" w:styleId="ListBullet5">
    <w:name w:val="List Bullet 5"/>
    <w:basedOn w:val="Normal"/>
    <w:autoRedefine/>
    <w:rsid w:val="00B00387"/>
    <w:pPr>
      <w:numPr>
        <w:ilvl w:val="3"/>
        <w:numId w:val="8"/>
      </w:numPr>
      <w:tabs>
        <w:tab w:val="clear" w:pos="2520"/>
        <w:tab w:val="num" w:pos="1492"/>
      </w:tabs>
      <w:ind w:left="1492" w:hanging="360"/>
    </w:pPr>
  </w:style>
  <w:style w:type="paragraph" w:styleId="ListContinue">
    <w:name w:val="List Continue"/>
    <w:basedOn w:val="Normal"/>
    <w:rsid w:val="00B00387"/>
    <w:pPr>
      <w:numPr>
        <w:numId w:val="9"/>
      </w:numPr>
      <w:tabs>
        <w:tab w:val="clear" w:pos="1492"/>
        <w:tab w:val="left" w:pos="400"/>
      </w:tabs>
      <w:ind w:left="400" w:hanging="400"/>
    </w:pPr>
  </w:style>
  <w:style w:type="paragraph" w:styleId="ListContinue2">
    <w:name w:val="List Continue 2"/>
    <w:basedOn w:val="ListContinue"/>
    <w:rsid w:val="00B00387"/>
    <w:pPr>
      <w:numPr>
        <w:ilvl w:val="1"/>
        <w:numId w:val="13"/>
      </w:numPr>
      <w:tabs>
        <w:tab w:val="clear" w:pos="400"/>
        <w:tab w:val="left" w:pos="800"/>
      </w:tabs>
    </w:pPr>
  </w:style>
  <w:style w:type="paragraph" w:styleId="ListContinue3">
    <w:name w:val="List Continue 3"/>
    <w:basedOn w:val="ListContinue"/>
    <w:rsid w:val="00B00387"/>
    <w:pPr>
      <w:numPr>
        <w:ilvl w:val="2"/>
        <w:numId w:val="14"/>
      </w:numPr>
      <w:tabs>
        <w:tab w:val="clear" w:pos="400"/>
        <w:tab w:val="left" w:pos="1200"/>
      </w:tabs>
    </w:pPr>
  </w:style>
  <w:style w:type="paragraph" w:styleId="ListContinue4">
    <w:name w:val="List Continue 4"/>
    <w:basedOn w:val="ListContinue"/>
    <w:rsid w:val="00B00387"/>
    <w:pPr>
      <w:numPr>
        <w:ilvl w:val="3"/>
        <w:numId w:val="15"/>
      </w:numPr>
      <w:tabs>
        <w:tab w:val="clear" w:pos="400"/>
        <w:tab w:val="left" w:pos="1600"/>
      </w:tabs>
    </w:pPr>
  </w:style>
  <w:style w:type="paragraph" w:styleId="ListContinue5">
    <w:name w:val="List Continue 5"/>
    <w:basedOn w:val="Normal"/>
    <w:rsid w:val="00B00387"/>
    <w:pPr>
      <w:numPr>
        <w:ilvl w:val="1"/>
        <w:numId w:val="11"/>
      </w:numPr>
      <w:spacing w:after="120"/>
      <w:ind w:left="1415"/>
    </w:pPr>
  </w:style>
  <w:style w:type="paragraph" w:styleId="ListNumber">
    <w:name w:val="List Number"/>
    <w:basedOn w:val="Normal"/>
    <w:rsid w:val="00B00387"/>
    <w:pPr>
      <w:numPr>
        <w:ilvl w:val="2"/>
        <w:numId w:val="11"/>
      </w:numPr>
      <w:tabs>
        <w:tab w:val="left" w:pos="400"/>
      </w:tabs>
      <w:ind w:left="400" w:hanging="400"/>
    </w:pPr>
  </w:style>
  <w:style w:type="paragraph" w:styleId="ListNumber2">
    <w:name w:val="List Number 2"/>
    <w:basedOn w:val="Normal"/>
    <w:rsid w:val="00B00387"/>
    <w:pPr>
      <w:numPr>
        <w:ilvl w:val="3"/>
        <w:numId w:val="11"/>
      </w:numPr>
      <w:tabs>
        <w:tab w:val="left" w:pos="800"/>
      </w:tabs>
      <w:ind w:left="800" w:hanging="400"/>
    </w:pPr>
  </w:style>
  <w:style w:type="paragraph" w:styleId="ListNumber3">
    <w:name w:val="List Number 3"/>
    <w:basedOn w:val="Normal"/>
    <w:rsid w:val="00B00387"/>
    <w:pPr>
      <w:numPr>
        <w:ilvl w:val="4"/>
        <w:numId w:val="11"/>
      </w:numPr>
      <w:tabs>
        <w:tab w:val="left" w:pos="1200"/>
      </w:tabs>
      <w:ind w:left="1200" w:hanging="400"/>
    </w:pPr>
  </w:style>
  <w:style w:type="paragraph" w:styleId="ListNumber4">
    <w:name w:val="List Number 4"/>
    <w:basedOn w:val="Normal"/>
    <w:rsid w:val="00B00387"/>
    <w:pPr>
      <w:numPr>
        <w:ilvl w:val="5"/>
        <w:numId w:val="11"/>
      </w:numPr>
      <w:tabs>
        <w:tab w:val="left" w:pos="1600"/>
      </w:tabs>
      <w:ind w:left="1600" w:hanging="400"/>
    </w:pPr>
  </w:style>
  <w:style w:type="paragraph" w:styleId="ListNumber5">
    <w:name w:val="List Number 5"/>
    <w:basedOn w:val="Normal"/>
    <w:rsid w:val="00B00387"/>
    <w:pPr>
      <w:numPr>
        <w:numId w:val="16"/>
      </w:numPr>
    </w:pPr>
  </w:style>
  <w:style w:type="paragraph" w:customStyle="1" w:styleId="MSDNFR">
    <w:name w:val="MSDNFR"/>
    <w:basedOn w:val="Normal"/>
    <w:next w:val="Normal"/>
    <w:rsid w:val="00B00387"/>
    <w:pPr>
      <w:spacing w:line="220" w:lineRule="atLeast"/>
    </w:pPr>
    <w:rPr>
      <w:color w:val="0000FF"/>
    </w:rPr>
  </w:style>
  <w:style w:type="paragraph" w:customStyle="1" w:styleId="na2">
    <w:name w:val="na2"/>
    <w:basedOn w:val="a2"/>
    <w:next w:val="Normal"/>
    <w:rsid w:val="00B00387"/>
    <w:pPr>
      <w:numPr>
        <w:ilvl w:val="1"/>
        <w:numId w:val="18"/>
      </w:numPr>
    </w:pPr>
  </w:style>
  <w:style w:type="paragraph" w:customStyle="1" w:styleId="na3">
    <w:name w:val="na3"/>
    <w:basedOn w:val="a3"/>
    <w:next w:val="Normal"/>
    <w:rsid w:val="00B00387"/>
    <w:pPr>
      <w:numPr>
        <w:ilvl w:val="2"/>
        <w:numId w:val="18"/>
      </w:numPr>
    </w:pPr>
  </w:style>
  <w:style w:type="paragraph" w:customStyle="1" w:styleId="na4">
    <w:name w:val="na4"/>
    <w:basedOn w:val="a4"/>
    <w:next w:val="Normal"/>
    <w:rsid w:val="00B00387"/>
    <w:pPr>
      <w:numPr>
        <w:ilvl w:val="3"/>
        <w:numId w:val="18"/>
      </w:numPr>
      <w:tabs>
        <w:tab w:val="left" w:pos="1060"/>
      </w:tabs>
    </w:pPr>
  </w:style>
  <w:style w:type="paragraph" w:customStyle="1" w:styleId="na5">
    <w:name w:val="na5"/>
    <w:basedOn w:val="a5"/>
    <w:next w:val="Normal"/>
    <w:rsid w:val="00B00387"/>
    <w:pPr>
      <w:numPr>
        <w:ilvl w:val="4"/>
        <w:numId w:val="18"/>
      </w:numPr>
    </w:pPr>
  </w:style>
  <w:style w:type="paragraph" w:customStyle="1" w:styleId="na6">
    <w:name w:val="na6"/>
    <w:basedOn w:val="a6"/>
    <w:next w:val="Normal"/>
    <w:rsid w:val="00B00387"/>
    <w:pPr>
      <w:numPr>
        <w:numId w:val="18"/>
      </w:numPr>
    </w:pPr>
  </w:style>
  <w:style w:type="paragraph" w:styleId="NormalIndent">
    <w:name w:val="Normal Indent"/>
    <w:basedOn w:val="Normal"/>
    <w:rsid w:val="00B00387"/>
    <w:pPr>
      <w:ind w:left="708"/>
    </w:pPr>
  </w:style>
  <w:style w:type="paragraph" w:customStyle="1" w:styleId="Note">
    <w:name w:val="Note"/>
    <w:basedOn w:val="Normal"/>
    <w:next w:val="Normal"/>
    <w:rsid w:val="00B00387"/>
    <w:pPr>
      <w:tabs>
        <w:tab w:val="left" w:pos="960"/>
      </w:tabs>
      <w:spacing w:line="210" w:lineRule="atLeast"/>
    </w:pPr>
    <w:rPr>
      <w:sz w:val="18"/>
    </w:rPr>
  </w:style>
  <w:style w:type="paragraph" w:customStyle="1" w:styleId="p2">
    <w:name w:val="p2"/>
    <w:basedOn w:val="Normal"/>
    <w:next w:val="Normal"/>
    <w:rsid w:val="00B00387"/>
    <w:pPr>
      <w:tabs>
        <w:tab w:val="left" w:pos="560"/>
      </w:tabs>
    </w:pPr>
  </w:style>
  <w:style w:type="paragraph" w:customStyle="1" w:styleId="p3">
    <w:name w:val="p3"/>
    <w:basedOn w:val="Normal"/>
    <w:next w:val="Normal"/>
    <w:rsid w:val="00B00387"/>
    <w:pPr>
      <w:tabs>
        <w:tab w:val="left" w:pos="720"/>
      </w:tabs>
    </w:pPr>
  </w:style>
  <w:style w:type="paragraph" w:customStyle="1" w:styleId="p4">
    <w:name w:val="p4"/>
    <w:basedOn w:val="Normal"/>
    <w:next w:val="Normal"/>
    <w:rsid w:val="00B00387"/>
    <w:pPr>
      <w:tabs>
        <w:tab w:val="left" w:pos="1100"/>
      </w:tabs>
    </w:pPr>
  </w:style>
  <w:style w:type="paragraph" w:customStyle="1" w:styleId="p5">
    <w:name w:val="p5"/>
    <w:basedOn w:val="Normal"/>
    <w:next w:val="Normal"/>
    <w:rsid w:val="00B00387"/>
    <w:pPr>
      <w:tabs>
        <w:tab w:val="left" w:pos="1100"/>
      </w:tabs>
    </w:pPr>
  </w:style>
  <w:style w:type="paragraph" w:customStyle="1" w:styleId="p6">
    <w:name w:val="p6"/>
    <w:basedOn w:val="Normal"/>
    <w:next w:val="Normal"/>
    <w:rsid w:val="00B00387"/>
    <w:pPr>
      <w:tabs>
        <w:tab w:val="left" w:pos="1440"/>
      </w:tabs>
    </w:pPr>
  </w:style>
  <w:style w:type="character" w:styleId="PageNumber">
    <w:name w:val="page number"/>
    <w:rsid w:val="00B00387"/>
    <w:rPr>
      <w:noProof/>
      <w:lang w:val="fr-FR"/>
    </w:rPr>
  </w:style>
  <w:style w:type="paragraph" w:styleId="PlainText">
    <w:name w:val="Plain Text"/>
    <w:basedOn w:val="Normal"/>
    <w:link w:val="PlainTextChar"/>
    <w:uiPriority w:val="99"/>
    <w:rsid w:val="00B00387"/>
    <w:rPr>
      <w:rFonts w:ascii="Courier New" w:hAnsi="Courier New"/>
    </w:rPr>
  </w:style>
  <w:style w:type="character" w:customStyle="1" w:styleId="PlainTextChar">
    <w:name w:val="Plain Text Char"/>
    <w:link w:val="PlainText"/>
    <w:uiPriority w:val="99"/>
    <w:rsid w:val="00B00387"/>
    <w:rPr>
      <w:rFonts w:ascii="Courier New" w:eastAsia="MS Mincho" w:hAnsi="Courier New"/>
      <w:lang w:val="en-GB" w:eastAsia="fr-FR" w:bidi="ar-SA"/>
    </w:rPr>
  </w:style>
  <w:style w:type="paragraph" w:customStyle="1" w:styleId="RefNorm">
    <w:name w:val="RefNorm"/>
    <w:basedOn w:val="Normal"/>
    <w:next w:val="Normal"/>
    <w:rsid w:val="00B00387"/>
  </w:style>
  <w:style w:type="paragraph" w:customStyle="1" w:styleId="Special">
    <w:name w:val="Special"/>
    <w:basedOn w:val="Normal"/>
    <w:next w:val="Normal"/>
    <w:rsid w:val="00B00387"/>
  </w:style>
  <w:style w:type="character" w:styleId="Strong">
    <w:name w:val="Strong"/>
    <w:qFormat/>
    <w:rsid w:val="00493392"/>
    <w:rPr>
      <w:b/>
      <w:bCs/>
    </w:rPr>
  </w:style>
  <w:style w:type="paragraph" w:styleId="Subtitle">
    <w:name w:val="Subtitle"/>
    <w:basedOn w:val="Normal"/>
    <w:next w:val="Normal"/>
    <w:link w:val="SubtitleChar"/>
    <w:uiPriority w:val="11"/>
    <w:qFormat/>
    <w:rsid w:val="00493392"/>
    <w:pPr>
      <w:spacing w:after="60"/>
      <w:jc w:val="center"/>
      <w:outlineLvl w:val="1"/>
    </w:pPr>
    <w:rPr>
      <w:rFonts w:ascii="Cambria" w:hAnsi="Cambria"/>
    </w:rPr>
  </w:style>
  <w:style w:type="paragraph" w:customStyle="1" w:styleId="Tablefootnote">
    <w:name w:val="Table footnote"/>
    <w:basedOn w:val="Normal"/>
    <w:rsid w:val="00B00387"/>
    <w:pPr>
      <w:tabs>
        <w:tab w:val="left" w:pos="340"/>
      </w:tabs>
      <w:spacing w:before="60" w:after="60" w:line="190" w:lineRule="atLeast"/>
    </w:pPr>
    <w:rPr>
      <w:sz w:val="16"/>
    </w:rPr>
  </w:style>
  <w:style w:type="paragraph" w:customStyle="1" w:styleId="Tabletitle">
    <w:name w:val="Table title"/>
    <w:basedOn w:val="Normal"/>
    <w:next w:val="Normal"/>
    <w:rsid w:val="00B00387"/>
    <w:pPr>
      <w:keepNext/>
      <w:suppressAutoHyphens/>
      <w:spacing w:before="120" w:after="120" w:line="230" w:lineRule="exact"/>
      <w:jc w:val="center"/>
    </w:pPr>
    <w:rPr>
      <w:b/>
    </w:rPr>
  </w:style>
  <w:style w:type="character" w:customStyle="1" w:styleId="TableFootNoteXref">
    <w:name w:val="TableFootNoteXref"/>
    <w:rsid w:val="00B00387"/>
    <w:rPr>
      <w:noProof/>
      <w:position w:val="6"/>
      <w:sz w:val="14"/>
      <w:lang w:val="fr-FR"/>
    </w:rPr>
  </w:style>
  <w:style w:type="paragraph" w:customStyle="1" w:styleId="Terms">
    <w:name w:val="Term(s)"/>
    <w:basedOn w:val="Normal"/>
    <w:next w:val="Definition"/>
    <w:rsid w:val="00B00387"/>
    <w:pPr>
      <w:keepNext/>
      <w:suppressAutoHyphens/>
    </w:pPr>
    <w:rPr>
      <w:b/>
    </w:rPr>
  </w:style>
  <w:style w:type="paragraph" w:customStyle="1" w:styleId="TermNum">
    <w:name w:val="TermNum"/>
    <w:basedOn w:val="Normal"/>
    <w:next w:val="Terms"/>
    <w:rsid w:val="00B00387"/>
    <w:pPr>
      <w:keepNext/>
    </w:pPr>
    <w:rPr>
      <w:b/>
    </w:rPr>
  </w:style>
  <w:style w:type="paragraph" w:styleId="Title">
    <w:name w:val="Title"/>
    <w:basedOn w:val="Normal"/>
    <w:next w:val="Normal"/>
    <w:link w:val="TitleChar"/>
    <w:uiPriority w:val="10"/>
    <w:qFormat/>
    <w:rsid w:val="00493392"/>
    <w:pPr>
      <w:spacing w:before="240" w:after="60"/>
      <w:jc w:val="center"/>
      <w:outlineLvl w:val="0"/>
    </w:pPr>
    <w:rPr>
      <w:rFonts w:ascii="Cambria" w:hAnsi="Cambria"/>
      <w:b/>
      <w:bCs/>
      <w:kern w:val="28"/>
      <w:sz w:val="32"/>
      <w:szCs w:val="32"/>
    </w:rPr>
  </w:style>
  <w:style w:type="paragraph" w:styleId="TOC1">
    <w:name w:val="toc 1"/>
    <w:basedOn w:val="Normal"/>
    <w:next w:val="Normal"/>
    <w:uiPriority w:val="39"/>
    <w:rsid w:val="00B00387"/>
    <w:pPr>
      <w:tabs>
        <w:tab w:val="left" w:pos="720"/>
        <w:tab w:val="right" w:leader="dot" w:pos="9752"/>
      </w:tabs>
      <w:suppressAutoHyphens/>
      <w:spacing w:before="120"/>
      <w:ind w:left="720" w:right="500" w:hanging="720"/>
    </w:pPr>
    <w:rPr>
      <w:b/>
    </w:rPr>
  </w:style>
  <w:style w:type="paragraph" w:styleId="TOC2">
    <w:name w:val="toc 2"/>
    <w:basedOn w:val="TOC1"/>
    <w:next w:val="Normal"/>
    <w:uiPriority w:val="39"/>
    <w:rsid w:val="00B00387"/>
    <w:pPr>
      <w:spacing w:before="0"/>
    </w:pPr>
  </w:style>
  <w:style w:type="paragraph" w:styleId="TOC3">
    <w:name w:val="toc 3"/>
    <w:basedOn w:val="TOC2"/>
    <w:next w:val="Normal"/>
    <w:uiPriority w:val="39"/>
    <w:rsid w:val="00B00387"/>
  </w:style>
  <w:style w:type="paragraph" w:styleId="TOC4">
    <w:name w:val="toc 4"/>
    <w:basedOn w:val="TOC2"/>
    <w:next w:val="Normal"/>
    <w:uiPriority w:val="39"/>
    <w:rsid w:val="00B00387"/>
    <w:pPr>
      <w:tabs>
        <w:tab w:val="clear" w:pos="720"/>
        <w:tab w:val="left" w:pos="1140"/>
      </w:tabs>
      <w:ind w:left="1140" w:hanging="1140"/>
    </w:pPr>
  </w:style>
  <w:style w:type="paragraph" w:styleId="TOC5">
    <w:name w:val="toc 5"/>
    <w:basedOn w:val="TOC4"/>
    <w:next w:val="Normal"/>
    <w:uiPriority w:val="39"/>
    <w:rsid w:val="00B00387"/>
  </w:style>
  <w:style w:type="paragraph" w:styleId="TOC6">
    <w:name w:val="toc 6"/>
    <w:basedOn w:val="TOC4"/>
    <w:next w:val="Normal"/>
    <w:uiPriority w:val="39"/>
    <w:rsid w:val="00B00387"/>
    <w:pPr>
      <w:tabs>
        <w:tab w:val="clear" w:pos="1140"/>
        <w:tab w:val="left" w:pos="1440"/>
      </w:tabs>
      <w:ind w:left="1440" w:hanging="1440"/>
    </w:pPr>
  </w:style>
  <w:style w:type="paragraph" w:styleId="TOC7">
    <w:name w:val="toc 7"/>
    <w:basedOn w:val="TOC4"/>
    <w:next w:val="Normal"/>
    <w:uiPriority w:val="39"/>
    <w:rsid w:val="00B00387"/>
    <w:pPr>
      <w:tabs>
        <w:tab w:val="clear" w:pos="1140"/>
        <w:tab w:val="left" w:pos="1440"/>
      </w:tabs>
      <w:ind w:left="1440" w:hanging="1440"/>
    </w:pPr>
  </w:style>
  <w:style w:type="paragraph" w:styleId="TOC8">
    <w:name w:val="toc 8"/>
    <w:basedOn w:val="TOC4"/>
    <w:next w:val="Normal"/>
    <w:uiPriority w:val="39"/>
    <w:rsid w:val="00B00387"/>
    <w:pPr>
      <w:tabs>
        <w:tab w:val="clear" w:pos="1140"/>
        <w:tab w:val="left" w:pos="1440"/>
      </w:tabs>
      <w:ind w:left="1440" w:hanging="1440"/>
    </w:pPr>
  </w:style>
  <w:style w:type="paragraph" w:styleId="TOC9">
    <w:name w:val="toc 9"/>
    <w:basedOn w:val="TOC1"/>
    <w:next w:val="Normal"/>
    <w:uiPriority w:val="39"/>
    <w:rsid w:val="00B00387"/>
    <w:pPr>
      <w:tabs>
        <w:tab w:val="clear" w:pos="720"/>
      </w:tabs>
      <w:ind w:left="0" w:firstLine="0"/>
    </w:pPr>
  </w:style>
  <w:style w:type="paragraph" w:customStyle="1" w:styleId="zzBiblio">
    <w:name w:val="zzBiblio"/>
    <w:basedOn w:val="Normal"/>
    <w:next w:val="Bibliography1"/>
    <w:rsid w:val="00B00387"/>
    <w:pPr>
      <w:pageBreakBefore/>
      <w:spacing w:after="760" w:line="310" w:lineRule="exact"/>
      <w:jc w:val="center"/>
    </w:pPr>
    <w:rPr>
      <w:b/>
      <w:sz w:val="28"/>
    </w:rPr>
  </w:style>
  <w:style w:type="paragraph" w:customStyle="1" w:styleId="zzContents">
    <w:name w:val="zzContents"/>
    <w:basedOn w:val="Introduction"/>
    <w:next w:val="TOC1"/>
    <w:rsid w:val="00B00387"/>
    <w:pPr>
      <w:tabs>
        <w:tab w:val="clear" w:pos="400"/>
      </w:tabs>
    </w:pPr>
  </w:style>
  <w:style w:type="paragraph" w:customStyle="1" w:styleId="zzCopyright">
    <w:name w:val="zzCopyright"/>
    <w:basedOn w:val="Normal"/>
    <w:next w:val="Normal"/>
    <w:rsid w:val="00B00387"/>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B00387"/>
    <w:pPr>
      <w:spacing w:after="220"/>
      <w:jc w:val="right"/>
    </w:pPr>
    <w:rPr>
      <w:b/>
      <w:color w:val="000000"/>
    </w:rPr>
  </w:style>
  <w:style w:type="paragraph" w:customStyle="1" w:styleId="zzForeword">
    <w:name w:val="zzForeword"/>
    <w:basedOn w:val="Introduction"/>
    <w:next w:val="Normal"/>
    <w:rsid w:val="00B00387"/>
    <w:pPr>
      <w:tabs>
        <w:tab w:val="clear" w:pos="400"/>
      </w:tabs>
    </w:pPr>
    <w:rPr>
      <w:color w:val="0000FF"/>
    </w:rPr>
  </w:style>
  <w:style w:type="paragraph" w:customStyle="1" w:styleId="zzHelp">
    <w:name w:val="zzHelp"/>
    <w:basedOn w:val="Normal"/>
    <w:rsid w:val="00B00387"/>
    <w:rPr>
      <w:color w:val="008000"/>
    </w:rPr>
  </w:style>
  <w:style w:type="paragraph" w:customStyle="1" w:styleId="zzIndex">
    <w:name w:val="zzIndex"/>
    <w:basedOn w:val="zzBiblio"/>
    <w:next w:val="IndexHeading"/>
    <w:rsid w:val="00B00387"/>
  </w:style>
  <w:style w:type="paragraph" w:customStyle="1" w:styleId="zzLc5">
    <w:name w:val="zzLc5"/>
    <w:basedOn w:val="Normal"/>
    <w:next w:val="Normal"/>
    <w:rsid w:val="00B00387"/>
  </w:style>
  <w:style w:type="paragraph" w:customStyle="1" w:styleId="zzLc6">
    <w:name w:val="zzLc6"/>
    <w:basedOn w:val="Normal"/>
    <w:next w:val="Normal"/>
    <w:rsid w:val="00B00387"/>
  </w:style>
  <w:style w:type="paragraph" w:customStyle="1" w:styleId="zzLn5">
    <w:name w:val="zzLn5"/>
    <w:basedOn w:val="Normal"/>
    <w:next w:val="Normal"/>
    <w:rsid w:val="00B00387"/>
  </w:style>
  <w:style w:type="paragraph" w:customStyle="1" w:styleId="zzLn6">
    <w:name w:val="zzLn6"/>
    <w:basedOn w:val="Normal"/>
    <w:next w:val="Normal"/>
    <w:rsid w:val="00B00387"/>
  </w:style>
  <w:style w:type="paragraph" w:customStyle="1" w:styleId="zzSTDTitle">
    <w:name w:val="zzSTDTitle"/>
    <w:basedOn w:val="Normal"/>
    <w:next w:val="Normal"/>
    <w:rsid w:val="00B00387"/>
    <w:pPr>
      <w:suppressAutoHyphens/>
      <w:spacing w:before="400" w:after="760" w:line="350" w:lineRule="exact"/>
    </w:pPr>
    <w:rPr>
      <w:b/>
      <w:color w:val="0000FF"/>
      <w:sz w:val="32"/>
    </w:rPr>
  </w:style>
  <w:style w:type="paragraph" w:styleId="BalloonText">
    <w:name w:val="Balloon Text"/>
    <w:basedOn w:val="Normal"/>
    <w:link w:val="BalloonTextChar"/>
    <w:unhideWhenUsed/>
    <w:rsid w:val="00B00387"/>
    <w:rPr>
      <w:rFonts w:ascii="Tahoma" w:hAnsi="Tahoma" w:cs="Tahoma"/>
      <w:sz w:val="16"/>
      <w:szCs w:val="16"/>
    </w:rPr>
  </w:style>
  <w:style w:type="character" w:customStyle="1" w:styleId="BalloonTextChar">
    <w:name w:val="Balloon Text Char"/>
    <w:link w:val="BalloonText"/>
    <w:rsid w:val="00B00387"/>
    <w:rPr>
      <w:rFonts w:ascii="Tahoma" w:eastAsia="MS Mincho" w:hAnsi="Tahoma" w:cs="Tahoma"/>
      <w:sz w:val="16"/>
      <w:szCs w:val="16"/>
      <w:lang w:val="en-GB" w:eastAsia="fr-FR" w:bidi="ar-SA"/>
    </w:rPr>
  </w:style>
  <w:style w:type="paragraph" w:customStyle="1" w:styleId="Tabletext10">
    <w:name w:val="Table text (10)"/>
    <w:basedOn w:val="Normal"/>
    <w:rsid w:val="00B00387"/>
    <w:pPr>
      <w:spacing w:before="60" w:after="60"/>
    </w:pPr>
  </w:style>
  <w:style w:type="paragraph" w:customStyle="1" w:styleId="Tabletext9">
    <w:name w:val="Table text (9)"/>
    <w:basedOn w:val="Normal"/>
    <w:rsid w:val="00B00387"/>
    <w:pPr>
      <w:spacing w:before="60" w:after="60" w:line="210" w:lineRule="atLeast"/>
    </w:pPr>
    <w:rPr>
      <w:sz w:val="18"/>
    </w:rPr>
  </w:style>
  <w:style w:type="paragraph" w:customStyle="1" w:styleId="Tabletext8">
    <w:name w:val="Table text (8)"/>
    <w:basedOn w:val="Normal"/>
    <w:rsid w:val="00B00387"/>
    <w:pPr>
      <w:spacing w:before="60" w:after="60" w:line="190" w:lineRule="atLeast"/>
    </w:pPr>
    <w:rPr>
      <w:sz w:val="16"/>
    </w:rPr>
  </w:style>
  <w:style w:type="paragraph" w:customStyle="1" w:styleId="Tabletext7">
    <w:name w:val="Table text (7)"/>
    <w:basedOn w:val="Normal"/>
    <w:rsid w:val="00B00387"/>
    <w:pPr>
      <w:spacing w:before="60" w:after="60" w:line="170" w:lineRule="atLeast"/>
    </w:pPr>
    <w:rPr>
      <w:sz w:val="14"/>
    </w:rPr>
  </w:style>
  <w:style w:type="paragraph" w:styleId="CommentSubject">
    <w:name w:val="annotation subject"/>
    <w:basedOn w:val="CommentText"/>
    <w:next w:val="CommentText"/>
    <w:link w:val="CommentSubjectChar"/>
    <w:unhideWhenUsed/>
    <w:rsid w:val="00B00387"/>
    <w:rPr>
      <w:b/>
      <w:bCs/>
    </w:rPr>
  </w:style>
  <w:style w:type="character" w:customStyle="1" w:styleId="CommentSubjectChar">
    <w:name w:val="Comment Subject Char"/>
    <w:link w:val="CommentSubject"/>
    <w:rsid w:val="00B00387"/>
    <w:rPr>
      <w:rFonts w:ascii="Arial" w:eastAsia="MS Mincho" w:hAnsi="Arial"/>
      <w:b/>
      <w:bCs/>
      <w:lang w:val="en-GB" w:eastAsia="fr-FR" w:bidi="ar-SA"/>
    </w:rPr>
  </w:style>
  <w:style w:type="paragraph" w:styleId="E-mailSignature">
    <w:name w:val="E-mail Signature"/>
    <w:basedOn w:val="Normal"/>
    <w:link w:val="E-mailSignatureChar"/>
    <w:semiHidden/>
    <w:unhideWhenUsed/>
    <w:rsid w:val="00B00387"/>
  </w:style>
  <w:style w:type="character" w:customStyle="1" w:styleId="E-mailSignatureChar">
    <w:name w:val="E-mail Signature Char"/>
    <w:link w:val="E-mailSignature"/>
    <w:semiHidden/>
    <w:rsid w:val="00B00387"/>
    <w:rPr>
      <w:rFonts w:ascii="Arial" w:eastAsia="MS Mincho" w:hAnsi="Arial"/>
      <w:lang w:val="en-GB" w:eastAsia="fr-FR" w:bidi="ar-SA"/>
    </w:rPr>
  </w:style>
  <w:style w:type="paragraph" w:styleId="HTMLAddress">
    <w:name w:val="HTML Address"/>
    <w:basedOn w:val="Normal"/>
    <w:link w:val="HTMLAddressChar"/>
    <w:semiHidden/>
    <w:unhideWhenUsed/>
    <w:rsid w:val="00B00387"/>
    <w:rPr>
      <w:i/>
      <w:iCs/>
    </w:rPr>
  </w:style>
  <w:style w:type="character" w:customStyle="1" w:styleId="HTMLAddressChar">
    <w:name w:val="HTML Address Char"/>
    <w:link w:val="HTMLAddress"/>
    <w:semiHidden/>
    <w:rsid w:val="00B00387"/>
    <w:rPr>
      <w:rFonts w:ascii="Arial" w:eastAsia="MS Mincho" w:hAnsi="Arial"/>
      <w:i/>
      <w:iCs/>
      <w:lang w:val="en-GB" w:eastAsia="fr-FR" w:bidi="ar-SA"/>
    </w:rPr>
  </w:style>
  <w:style w:type="paragraph" w:styleId="HTMLPreformatted">
    <w:name w:val="HTML Preformatted"/>
    <w:basedOn w:val="Normal"/>
    <w:link w:val="HTMLPreformattedChar"/>
    <w:semiHidden/>
    <w:unhideWhenUsed/>
    <w:rsid w:val="00B00387"/>
    <w:rPr>
      <w:rFonts w:ascii="Courier New" w:hAnsi="Courier New" w:cs="Courier New"/>
    </w:rPr>
  </w:style>
  <w:style w:type="character" w:customStyle="1" w:styleId="HTMLPreformattedChar">
    <w:name w:val="HTML Preformatted Char"/>
    <w:link w:val="HTMLPreformatted"/>
    <w:semiHidden/>
    <w:rsid w:val="00B00387"/>
    <w:rPr>
      <w:rFonts w:ascii="Courier New" w:eastAsia="MS Mincho" w:hAnsi="Courier New" w:cs="Courier New"/>
      <w:lang w:val="en-GB" w:eastAsia="fr-FR" w:bidi="ar-SA"/>
    </w:rPr>
  </w:style>
  <w:style w:type="paragraph" w:styleId="IntenseQuote">
    <w:name w:val="Intense Quote"/>
    <w:basedOn w:val="Normal"/>
    <w:next w:val="Normal"/>
    <w:link w:val="IntenseQuoteChar"/>
    <w:uiPriority w:val="30"/>
    <w:qFormat/>
    <w:rsid w:val="00493392"/>
    <w:pPr>
      <w:ind w:left="720" w:right="720"/>
    </w:pPr>
    <w:rPr>
      <w:b/>
      <w:i/>
      <w:szCs w:val="22"/>
    </w:rPr>
  </w:style>
  <w:style w:type="character" w:customStyle="1" w:styleId="IntenseQuoteChar">
    <w:name w:val="Intense Quote Char"/>
    <w:link w:val="IntenseQuote"/>
    <w:uiPriority w:val="30"/>
    <w:rsid w:val="00493392"/>
    <w:rPr>
      <w:b/>
      <w:i/>
      <w:sz w:val="24"/>
    </w:rPr>
  </w:style>
  <w:style w:type="paragraph" w:styleId="ListParagraph">
    <w:name w:val="List Paragraph"/>
    <w:basedOn w:val="Normal"/>
    <w:uiPriority w:val="34"/>
    <w:qFormat/>
    <w:rsid w:val="00493392"/>
    <w:pPr>
      <w:ind w:left="720"/>
      <w:contextualSpacing/>
    </w:pPr>
  </w:style>
  <w:style w:type="paragraph" w:styleId="NoSpacing">
    <w:name w:val="No Spacing"/>
    <w:basedOn w:val="Normal"/>
    <w:uiPriority w:val="1"/>
    <w:qFormat/>
    <w:rsid w:val="00493392"/>
    <w:rPr>
      <w:szCs w:val="32"/>
    </w:rPr>
  </w:style>
  <w:style w:type="paragraph" w:styleId="NormalWeb">
    <w:name w:val="Normal (Web)"/>
    <w:basedOn w:val="Normal"/>
    <w:unhideWhenUsed/>
    <w:rsid w:val="00B00387"/>
    <w:rPr>
      <w:rFonts w:ascii="Times New Roman" w:hAnsi="Times New Roman"/>
    </w:rPr>
  </w:style>
  <w:style w:type="paragraph" w:styleId="Quote">
    <w:name w:val="Quote"/>
    <w:basedOn w:val="Normal"/>
    <w:next w:val="Normal"/>
    <w:link w:val="QuoteChar"/>
    <w:uiPriority w:val="29"/>
    <w:qFormat/>
    <w:rsid w:val="00493392"/>
    <w:rPr>
      <w:i/>
    </w:rPr>
  </w:style>
  <w:style w:type="character" w:customStyle="1" w:styleId="QuoteChar">
    <w:name w:val="Quote Char"/>
    <w:link w:val="Quote"/>
    <w:uiPriority w:val="29"/>
    <w:rsid w:val="00493392"/>
    <w:rPr>
      <w:i/>
      <w:sz w:val="24"/>
      <w:szCs w:val="24"/>
    </w:rPr>
  </w:style>
  <w:style w:type="paragraph" w:styleId="TOCHeading">
    <w:name w:val="TOC Heading"/>
    <w:basedOn w:val="Heading1"/>
    <w:next w:val="Normal"/>
    <w:uiPriority w:val="39"/>
    <w:qFormat/>
    <w:rsid w:val="00493392"/>
    <w:pPr>
      <w:outlineLvl w:val="9"/>
    </w:pPr>
  </w:style>
  <w:style w:type="character" w:customStyle="1" w:styleId="TermsChar">
    <w:name w:val="Term(s) Char"/>
    <w:rsid w:val="00B00387"/>
    <w:rPr>
      <w:rFonts w:ascii="Arial" w:eastAsia="MS Mincho" w:hAnsi="Arial"/>
      <w:b/>
      <w:lang w:val="en-GB" w:eastAsia="fr-FR" w:bidi="ar-SA"/>
    </w:rPr>
  </w:style>
  <w:style w:type="character" w:customStyle="1" w:styleId="highlightedsearchterm">
    <w:name w:val="highlightedsearchterm"/>
    <w:rsid w:val="00B00387"/>
  </w:style>
  <w:style w:type="character" w:customStyle="1" w:styleId="DefinitionChar">
    <w:name w:val="Definition Char"/>
    <w:rsid w:val="00B00387"/>
    <w:rPr>
      <w:rFonts w:ascii="Arial" w:eastAsia="MS Mincho" w:hAnsi="Arial"/>
      <w:lang w:val="en-GB" w:eastAsia="fr-FR" w:bidi="ar-SA"/>
    </w:rPr>
  </w:style>
  <w:style w:type="paragraph" w:customStyle="1" w:styleId="TableHeading">
    <w:name w:val="Table Heading"/>
    <w:basedOn w:val="Table"/>
    <w:rsid w:val="00B00387"/>
    <w:rPr>
      <w:rFonts w:ascii="Tahoma" w:hAnsi="Tahoma"/>
      <w:b/>
    </w:rPr>
  </w:style>
  <w:style w:type="paragraph" w:customStyle="1" w:styleId="NomalClosedUp">
    <w:name w:val="Nomal Closed Up"/>
    <w:basedOn w:val="Normal"/>
    <w:rsid w:val="00B00387"/>
    <w:pPr>
      <w:numPr>
        <w:ilvl w:val="1"/>
        <w:numId w:val="12"/>
      </w:numPr>
      <w:tabs>
        <w:tab w:val="clear" w:pos="0"/>
      </w:tabs>
    </w:pPr>
  </w:style>
  <w:style w:type="paragraph" w:customStyle="1" w:styleId="NormalGrey">
    <w:name w:val="Normal Grey"/>
    <w:basedOn w:val="Normal"/>
    <w:rsid w:val="00B00387"/>
    <w:pPr>
      <w:numPr>
        <w:ilvl w:val="2"/>
        <w:numId w:val="12"/>
      </w:numPr>
      <w:tabs>
        <w:tab w:val="clear" w:pos="720"/>
      </w:tabs>
    </w:pPr>
    <w:rPr>
      <w:color w:val="808080"/>
    </w:rPr>
  </w:style>
  <w:style w:type="character" w:customStyle="1" w:styleId="FolderorFileName">
    <w:name w:val="Folder or File Name"/>
    <w:rsid w:val="00B00387"/>
    <w:rPr>
      <w:rFonts w:ascii="Rockwell" w:hAnsi="Rockwell"/>
      <w:noProof/>
      <w:color w:val="0000FF"/>
      <w:lang w:val="en-US"/>
    </w:rPr>
  </w:style>
  <w:style w:type="paragraph" w:customStyle="1" w:styleId="FolderorFileNameHyperlink">
    <w:name w:val="Folder or File Name Hyperlink"/>
    <w:basedOn w:val="Normal"/>
    <w:rsid w:val="00B00387"/>
    <w:rPr>
      <w:rFonts w:ascii="Verdana" w:hAnsi="Verdana"/>
      <w:u w:val="single"/>
    </w:rPr>
  </w:style>
  <w:style w:type="paragraph" w:customStyle="1" w:styleId="OutlineNumberedNormal1">
    <w:name w:val="Outline Numbered Normal 1"/>
    <w:basedOn w:val="Normal"/>
    <w:rsid w:val="00B00387"/>
    <w:pPr>
      <w:numPr>
        <w:ilvl w:val="1"/>
        <w:numId w:val="20"/>
      </w:numPr>
    </w:pPr>
  </w:style>
  <w:style w:type="paragraph" w:customStyle="1" w:styleId="OutlineNumberedNormal2">
    <w:name w:val="Outline Numbered Normal 2"/>
    <w:basedOn w:val="Normal"/>
    <w:rsid w:val="00B00387"/>
    <w:pPr>
      <w:numPr>
        <w:ilvl w:val="2"/>
        <w:numId w:val="20"/>
      </w:numPr>
    </w:pPr>
  </w:style>
  <w:style w:type="character" w:customStyle="1" w:styleId="CharChar">
    <w:name w:val="Char Char"/>
    <w:rsid w:val="00B00387"/>
    <w:rPr>
      <w:rFonts w:ascii="Arial" w:eastAsia="MS Mincho" w:hAnsi="Arial"/>
      <w:lang w:val="en-GB" w:eastAsia="ja-JP" w:bidi="ar-SA"/>
    </w:rPr>
  </w:style>
  <w:style w:type="character" w:customStyle="1" w:styleId="f14sb1">
    <w:name w:val="f14sb1"/>
    <w:rsid w:val="00B00387"/>
    <w:rPr>
      <w:rFonts w:ascii="Arial" w:hAnsi="Arial" w:cs="Arial" w:hint="default"/>
      <w:b/>
      <w:bCs/>
      <w:sz w:val="28"/>
      <w:szCs w:val="28"/>
    </w:rPr>
  </w:style>
  <w:style w:type="paragraph" w:customStyle="1" w:styleId="Text1CharCharChar">
    <w:name w:val="Text 1 Char Char Char"/>
    <w:basedOn w:val="Normal"/>
    <w:link w:val="Text1CharCharCharChar"/>
    <w:rsid w:val="00B00387"/>
    <w:pPr>
      <w:ind w:left="483"/>
    </w:pPr>
    <w:rPr>
      <w:rFonts w:ascii="Times New Roman" w:hAnsi="Times New Roman"/>
      <w:lang w:eastAsia="en-US"/>
    </w:rPr>
  </w:style>
  <w:style w:type="character" w:customStyle="1" w:styleId="Text1CharCharCharChar">
    <w:name w:val="Text 1 Char Char Char Char"/>
    <w:link w:val="Text1CharCharChar"/>
    <w:rsid w:val="00B00387"/>
    <w:rPr>
      <w:rFonts w:eastAsia="MS Mincho"/>
      <w:sz w:val="24"/>
      <w:lang w:val="en-GB" w:eastAsia="en-US" w:bidi="ar-SA"/>
    </w:rPr>
  </w:style>
  <w:style w:type="character" w:customStyle="1" w:styleId="CommentTextChar">
    <w:name w:val="Comment Text Char"/>
    <w:semiHidden/>
    <w:locked/>
    <w:rsid w:val="001953E1"/>
    <w:rPr>
      <w:rFonts w:eastAsia="MS Mincho"/>
      <w:lang w:val="en-US" w:eastAsia="en-US"/>
    </w:rPr>
  </w:style>
  <w:style w:type="character" w:customStyle="1" w:styleId="Heading5Char">
    <w:name w:val="Heading 5 Char"/>
    <w:link w:val="Heading5"/>
    <w:uiPriority w:val="9"/>
    <w:rsid w:val="00493392"/>
    <w:rPr>
      <w:rFonts w:ascii="Calibri" w:eastAsia="SimSun" w:hAnsi="Calibri"/>
      <w:b/>
      <w:bCs/>
      <w:i/>
      <w:iCs/>
      <w:sz w:val="26"/>
      <w:szCs w:val="26"/>
      <w:lang w:val="en-GB" w:eastAsia="zh-CN" w:bidi="ar-SA"/>
    </w:rPr>
  </w:style>
  <w:style w:type="paragraph" w:styleId="BodyText3">
    <w:name w:val="Body Text 3"/>
    <w:basedOn w:val="Normal"/>
    <w:rsid w:val="00E80009"/>
    <w:pPr>
      <w:spacing w:after="120"/>
    </w:pPr>
    <w:rPr>
      <w:sz w:val="16"/>
      <w:szCs w:val="16"/>
    </w:rPr>
  </w:style>
  <w:style w:type="paragraph" w:customStyle="1" w:styleId="IGHeader2">
    <w:name w:val="IG Header 2"/>
    <w:basedOn w:val="Normal"/>
    <w:rsid w:val="00E80009"/>
    <w:pPr>
      <w:keepNext/>
      <w:spacing w:before="240" w:after="120"/>
      <w:outlineLvl w:val="1"/>
    </w:pPr>
    <w:rPr>
      <w:rFonts w:ascii="Times New Roman" w:hAnsi="Times New Roman"/>
      <w:b/>
      <w:bCs/>
      <w:sz w:val="22"/>
      <w:szCs w:val="22"/>
      <w:lang w:eastAsia="en-US"/>
    </w:rPr>
  </w:style>
  <w:style w:type="character" w:customStyle="1" w:styleId="Heading6Char">
    <w:name w:val="Heading 6 Char"/>
    <w:aliases w:val="sub-dash Char,sd Char,5 Char"/>
    <w:link w:val="Heading6"/>
    <w:uiPriority w:val="9"/>
    <w:rsid w:val="00493392"/>
    <w:rPr>
      <w:rFonts w:ascii="Calibri" w:eastAsia="SimSun" w:hAnsi="Calibri"/>
      <w:b/>
      <w:bCs/>
      <w:sz w:val="22"/>
      <w:szCs w:val="22"/>
      <w:lang w:val="en-GB" w:eastAsia="zh-CN" w:bidi="ar-SA"/>
    </w:rPr>
  </w:style>
  <w:style w:type="character" w:customStyle="1" w:styleId="Heading7Char">
    <w:name w:val="Heading 7 Char"/>
    <w:link w:val="Heading7"/>
    <w:uiPriority w:val="9"/>
    <w:rsid w:val="00493392"/>
    <w:rPr>
      <w:sz w:val="24"/>
      <w:szCs w:val="24"/>
      <w:lang w:eastAsia="zh-CN"/>
    </w:rPr>
  </w:style>
  <w:style w:type="character" w:customStyle="1" w:styleId="Heading8Char">
    <w:name w:val="Heading 8 Char"/>
    <w:link w:val="Heading8"/>
    <w:uiPriority w:val="9"/>
    <w:rsid w:val="00493392"/>
    <w:rPr>
      <w:i/>
      <w:iCs/>
      <w:sz w:val="24"/>
      <w:szCs w:val="24"/>
      <w:lang w:eastAsia="zh-CN"/>
    </w:rPr>
  </w:style>
  <w:style w:type="character" w:customStyle="1" w:styleId="TitleChar">
    <w:name w:val="Title Char"/>
    <w:link w:val="Title"/>
    <w:uiPriority w:val="10"/>
    <w:rsid w:val="00493392"/>
    <w:rPr>
      <w:rFonts w:ascii="Cambria" w:eastAsia="SimSun" w:hAnsi="Cambria"/>
      <w:b/>
      <w:bCs/>
      <w:kern w:val="28"/>
      <w:sz w:val="32"/>
      <w:szCs w:val="32"/>
    </w:rPr>
  </w:style>
  <w:style w:type="character" w:customStyle="1" w:styleId="SubtitleChar">
    <w:name w:val="Subtitle Char"/>
    <w:link w:val="Subtitle"/>
    <w:uiPriority w:val="11"/>
    <w:rsid w:val="00493392"/>
    <w:rPr>
      <w:rFonts w:ascii="Cambria" w:eastAsia="SimSun" w:hAnsi="Cambria"/>
      <w:sz w:val="24"/>
      <w:szCs w:val="24"/>
    </w:rPr>
  </w:style>
  <w:style w:type="character" w:styleId="SubtleEmphasis">
    <w:name w:val="Subtle Emphasis"/>
    <w:uiPriority w:val="19"/>
    <w:qFormat/>
    <w:rsid w:val="00493392"/>
    <w:rPr>
      <w:i/>
      <w:color w:val="5A5A5A"/>
    </w:rPr>
  </w:style>
  <w:style w:type="character" w:styleId="IntenseEmphasis">
    <w:name w:val="Intense Emphasis"/>
    <w:uiPriority w:val="21"/>
    <w:qFormat/>
    <w:rsid w:val="00493392"/>
    <w:rPr>
      <w:b/>
      <w:i/>
      <w:sz w:val="24"/>
      <w:szCs w:val="24"/>
      <w:u w:val="single"/>
    </w:rPr>
  </w:style>
  <w:style w:type="character" w:styleId="SubtleReference">
    <w:name w:val="Subtle Reference"/>
    <w:uiPriority w:val="31"/>
    <w:qFormat/>
    <w:rsid w:val="00493392"/>
    <w:rPr>
      <w:sz w:val="24"/>
      <w:szCs w:val="24"/>
      <w:u w:val="single"/>
    </w:rPr>
  </w:style>
  <w:style w:type="character" w:styleId="IntenseReference">
    <w:name w:val="Intense Reference"/>
    <w:uiPriority w:val="32"/>
    <w:qFormat/>
    <w:rsid w:val="00493392"/>
    <w:rPr>
      <w:b/>
      <w:sz w:val="24"/>
      <w:u w:val="single"/>
    </w:rPr>
  </w:style>
  <w:style w:type="character" w:styleId="BookTitle">
    <w:name w:val="Book Title"/>
    <w:uiPriority w:val="33"/>
    <w:qFormat/>
    <w:rsid w:val="00493392"/>
    <w:rPr>
      <w:rFonts w:ascii="Cambria" w:eastAsia="SimSun" w:hAnsi="Cambria"/>
      <w:b/>
      <w:i/>
      <w:sz w:val="24"/>
      <w:szCs w:val="24"/>
    </w:rPr>
  </w:style>
  <w:style w:type="paragraph" w:customStyle="1" w:styleId="Heading1Agency">
    <w:name w:val="Heading 1 (Agency)"/>
    <w:basedOn w:val="Normal"/>
    <w:next w:val="Normal"/>
    <w:rsid w:val="0049051A"/>
    <w:pPr>
      <w:keepNext/>
      <w:numPr>
        <w:numId w:val="21"/>
      </w:numPr>
      <w:spacing w:before="280" w:after="220"/>
      <w:outlineLvl w:val="0"/>
    </w:pPr>
    <w:rPr>
      <w:rFonts w:ascii="Verdana" w:eastAsia="Verdana" w:hAnsi="Verdana" w:cs="Arial"/>
      <w:b/>
      <w:bCs/>
      <w:kern w:val="32"/>
      <w:sz w:val="27"/>
      <w:szCs w:val="27"/>
    </w:rPr>
  </w:style>
  <w:style w:type="paragraph" w:customStyle="1" w:styleId="Heading2Agency">
    <w:name w:val="Heading 2 (Agency)"/>
    <w:basedOn w:val="Normal"/>
    <w:next w:val="Normal"/>
    <w:rsid w:val="0049051A"/>
    <w:pPr>
      <w:keepNext/>
      <w:numPr>
        <w:ilvl w:val="1"/>
        <w:numId w:val="21"/>
      </w:numPr>
      <w:spacing w:before="280" w:after="220"/>
      <w:outlineLvl w:val="1"/>
    </w:pPr>
    <w:rPr>
      <w:rFonts w:ascii="Verdana" w:eastAsia="Verdana" w:hAnsi="Verdana" w:cs="Arial"/>
      <w:b/>
      <w:bCs/>
      <w:i/>
      <w:kern w:val="32"/>
    </w:rPr>
  </w:style>
  <w:style w:type="paragraph" w:customStyle="1" w:styleId="Heading3Agency">
    <w:name w:val="Heading 3 (Agency)"/>
    <w:basedOn w:val="Normal"/>
    <w:next w:val="Normal"/>
    <w:rsid w:val="0049051A"/>
    <w:pPr>
      <w:keepNext/>
      <w:numPr>
        <w:ilvl w:val="2"/>
        <w:numId w:val="21"/>
      </w:numPr>
      <w:spacing w:before="280" w:after="220"/>
      <w:outlineLvl w:val="2"/>
    </w:pPr>
    <w:rPr>
      <w:rFonts w:ascii="Verdana" w:eastAsia="Verdana" w:hAnsi="Verdana" w:cs="Arial"/>
      <w:b/>
      <w:bCs/>
      <w:kern w:val="32"/>
    </w:rPr>
  </w:style>
  <w:style w:type="paragraph" w:customStyle="1" w:styleId="Heading4Agency">
    <w:name w:val="Heading 4 (Agency)"/>
    <w:basedOn w:val="Heading3Agency"/>
    <w:next w:val="Normal"/>
    <w:rsid w:val="0049051A"/>
    <w:pPr>
      <w:numPr>
        <w:ilvl w:val="3"/>
      </w:numPr>
      <w:outlineLvl w:val="3"/>
    </w:pPr>
    <w:rPr>
      <w:i/>
      <w:sz w:val="18"/>
      <w:szCs w:val="18"/>
    </w:rPr>
  </w:style>
  <w:style w:type="paragraph" w:customStyle="1" w:styleId="Heading5Agency">
    <w:name w:val="Heading 5 (Agency)"/>
    <w:basedOn w:val="Heading4Agency"/>
    <w:next w:val="Normal"/>
    <w:rsid w:val="0049051A"/>
    <w:pPr>
      <w:numPr>
        <w:ilvl w:val="4"/>
      </w:numPr>
      <w:outlineLvl w:val="4"/>
    </w:pPr>
    <w:rPr>
      <w:i w:val="0"/>
    </w:rPr>
  </w:style>
  <w:style w:type="paragraph" w:customStyle="1" w:styleId="Heading6Agency">
    <w:name w:val="Heading 6 (Agency)"/>
    <w:basedOn w:val="Heading5Agency"/>
    <w:next w:val="Normal"/>
    <w:semiHidden/>
    <w:rsid w:val="0049051A"/>
    <w:pPr>
      <w:numPr>
        <w:ilvl w:val="5"/>
      </w:numPr>
      <w:outlineLvl w:val="5"/>
    </w:pPr>
  </w:style>
  <w:style w:type="paragraph" w:customStyle="1" w:styleId="Heading7Agency">
    <w:name w:val="Heading 7 (Agency)"/>
    <w:basedOn w:val="Heading6Agency"/>
    <w:next w:val="Normal"/>
    <w:semiHidden/>
    <w:rsid w:val="0049051A"/>
    <w:pPr>
      <w:numPr>
        <w:ilvl w:val="6"/>
      </w:numPr>
      <w:outlineLvl w:val="6"/>
    </w:pPr>
  </w:style>
  <w:style w:type="paragraph" w:customStyle="1" w:styleId="Heading8Agency">
    <w:name w:val="Heading 8 (Agency)"/>
    <w:basedOn w:val="Heading7Agency"/>
    <w:next w:val="Normal"/>
    <w:semiHidden/>
    <w:rsid w:val="0049051A"/>
    <w:pPr>
      <w:numPr>
        <w:ilvl w:val="7"/>
      </w:numPr>
      <w:outlineLvl w:val="7"/>
    </w:pPr>
  </w:style>
  <w:style w:type="paragraph" w:customStyle="1" w:styleId="Heading9Agency">
    <w:name w:val="Heading 9 (Agency)"/>
    <w:basedOn w:val="Heading8Agency"/>
    <w:next w:val="Normal"/>
    <w:semiHidden/>
    <w:rsid w:val="0049051A"/>
    <w:pPr>
      <w:numPr>
        <w:ilvl w:val="8"/>
      </w:numPr>
      <w:outlineLvl w:val="8"/>
    </w:pPr>
  </w:style>
  <w:style w:type="paragraph" w:styleId="Revision">
    <w:name w:val="Revision"/>
    <w:hidden/>
    <w:uiPriority w:val="99"/>
    <w:semiHidden/>
    <w:rsid w:val="00554F4F"/>
    <w:rPr>
      <w:sz w:val="22"/>
      <w:szCs w:val="22"/>
      <w:lang w:val="en-GB" w:eastAsia="en-GB"/>
    </w:rPr>
  </w:style>
  <w:style w:type="table" w:styleId="TableGrid">
    <w:name w:val="Table Grid"/>
    <w:basedOn w:val="TableNormal"/>
    <w:rsid w:val="00D742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velopeReturn">
    <w:name w:val="envelope return"/>
    <w:basedOn w:val="Normal"/>
    <w:rsid w:val="00ED0BB3"/>
    <w:pPr>
      <w:spacing w:after="240" w:line="230" w:lineRule="atLeast"/>
      <w:jc w:val="both"/>
    </w:pPr>
    <w:rPr>
      <w:rFonts w:ascii="Arial" w:eastAsia="MS Mincho" w:hAnsi="Arial"/>
      <w:sz w:val="20"/>
      <w:szCs w:val="20"/>
      <w:lang w:eastAsia="ja-JP"/>
    </w:rPr>
  </w:style>
  <w:style w:type="character" w:customStyle="1" w:styleId="XMLChar">
    <w:name w:val="XML Char"/>
    <w:link w:val="XML"/>
    <w:locked/>
    <w:rsid w:val="00AE2EDB"/>
    <w:rPr>
      <w:rFonts w:ascii="Courier New" w:hAnsi="Courier New" w:cs="Courier New"/>
      <w:sz w:val="18"/>
      <w:szCs w:val="18"/>
      <w:lang w:val="en-US" w:eastAsia="en-US" w:bidi="ar-SA"/>
    </w:rPr>
  </w:style>
  <w:style w:type="paragraph" w:customStyle="1" w:styleId="XML">
    <w:name w:val="XML"/>
    <w:basedOn w:val="Normal"/>
    <w:link w:val="XMLChar"/>
    <w:rsid w:val="00AE2EDB"/>
    <w:pPr>
      <w:keepLines/>
      <w:widowControl w:val="0"/>
      <w:pBdr>
        <w:top w:val="single" w:sz="4" w:space="1" w:color="auto"/>
        <w:left w:val="single" w:sz="4" w:space="4" w:color="auto"/>
        <w:bottom w:val="single" w:sz="4" w:space="1" w:color="auto"/>
        <w:right w:val="single" w:sz="4" w:space="4" w:color="auto"/>
      </w:pBdr>
      <w:shd w:val="clear" w:color="auto" w:fill="F3F3F3"/>
      <w:tabs>
        <w:tab w:val="left" w:pos="720"/>
        <w:tab w:val="left" w:pos="1080"/>
        <w:tab w:val="left" w:pos="1440"/>
        <w:tab w:val="left" w:pos="1800"/>
        <w:tab w:val="left" w:pos="2160"/>
        <w:tab w:val="left" w:pos="2520"/>
        <w:tab w:val="left" w:pos="2880"/>
        <w:tab w:val="left" w:pos="3240"/>
      </w:tabs>
      <w:spacing w:before="120" w:after="120"/>
    </w:pPr>
    <w:rPr>
      <w:rFonts w:ascii="Courier New" w:eastAsia="Times New Roman" w:hAnsi="Courier New" w:cs="Courier New"/>
      <w:sz w:val="18"/>
      <w:szCs w:val="18"/>
      <w:lang w:val="en-US" w:eastAsia="en-US"/>
    </w:rPr>
  </w:style>
  <w:style w:type="paragraph" w:customStyle="1" w:styleId="Table">
    <w:name w:val="Table"/>
    <w:basedOn w:val="Normal"/>
    <w:rsid w:val="00595490"/>
    <w:pPr>
      <w:spacing w:after="240" w:line="230" w:lineRule="atLeast"/>
      <w:jc w:val="both"/>
    </w:pPr>
    <w:rPr>
      <w:rFonts w:ascii="Arial" w:eastAsia="MS Mincho" w:hAnsi="Arial"/>
      <w:sz w:val="20"/>
      <w:szCs w:val="20"/>
      <w:lang w:eastAsia="fr-FR"/>
    </w:rPr>
  </w:style>
  <w:style w:type="character" w:customStyle="1" w:styleId="st">
    <w:name w:val="st"/>
    <w:basedOn w:val="DefaultParagraphFont"/>
    <w:rsid w:val="00767C7C"/>
  </w:style>
  <w:style w:type="character" w:customStyle="1" w:styleId="xforms-valuecode">
    <w:name w:val="xforms-value code"/>
    <w:rsid w:val="00236B22"/>
  </w:style>
  <w:style w:type="paragraph" w:customStyle="1" w:styleId="Space12">
    <w:name w:val="Space (12)"/>
    <w:basedOn w:val="Normal"/>
    <w:next w:val="Normal"/>
    <w:rsid w:val="006C2D5C"/>
    <w:pPr>
      <w:spacing w:line="240" w:lineRule="exact"/>
      <w:jc w:val="both"/>
    </w:pPr>
    <w:rPr>
      <w:rFonts w:ascii="Arial" w:eastAsia="MS Mincho" w:hAnsi="Arial"/>
      <w:sz w:val="20"/>
      <w:szCs w:val="20"/>
      <w:lang w:eastAsia="ja-JP"/>
    </w:rPr>
  </w:style>
  <w:style w:type="character" w:customStyle="1" w:styleId="FiguretitleChar">
    <w:name w:val="Figure title Char"/>
    <w:link w:val="Figuretitle"/>
    <w:rsid w:val="006C2D5C"/>
    <w:rPr>
      <w:b/>
      <w:sz w:val="24"/>
      <w:szCs w:val="24"/>
    </w:rPr>
  </w:style>
  <w:style w:type="paragraph" w:customStyle="1" w:styleId="TPSElement">
    <w:name w:val="TPS Element"/>
    <w:basedOn w:val="Normal"/>
    <w:next w:val="Normal"/>
    <w:rsid w:val="006C2D5C"/>
    <w:pPr>
      <w:pBdr>
        <w:top w:val="single" w:sz="2" w:space="3" w:color="auto"/>
      </w:pBdr>
      <w:shd w:val="clear" w:color="auto" w:fill="C9D5B3"/>
      <w:spacing w:line="300" w:lineRule="auto"/>
    </w:pPr>
    <w:rPr>
      <w:rFonts w:ascii="Arial" w:eastAsia="Times New Roman" w:hAnsi="Arial"/>
      <w:b/>
      <w:color w:val="2F275B"/>
      <w:sz w:val="18"/>
      <w:lang w:val="en-US" w:eastAsia="en-US"/>
    </w:rPr>
  </w:style>
  <w:style w:type="paragraph" w:customStyle="1" w:styleId="TPSElementData">
    <w:name w:val="TPS Element Data"/>
    <w:basedOn w:val="Normal"/>
    <w:next w:val="Normal"/>
    <w:rsid w:val="006C2D5C"/>
    <w:pPr>
      <w:shd w:val="clear" w:color="auto" w:fill="C9D5B3"/>
      <w:spacing w:line="300" w:lineRule="auto"/>
    </w:pPr>
    <w:rPr>
      <w:rFonts w:ascii="Arial" w:eastAsia="Times New Roman" w:hAnsi="Arial"/>
      <w:color w:val="2F275B"/>
      <w:sz w:val="18"/>
      <w:lang w:val="en-US" w:eastAsia="en-US"/>
    </w:rPr>
  </w:style>
  <w:style w:type="paragraph" w:customStyle="1" w:styleId="TPSElementEnd">
    <w:name w:val="TPS Element End"/>
    <w:basedOn w:val="Normal"/>
    <w:next w:val="Normal"/>
    <w:rsid w:val="006C2D5C"/>
    <w:pPr>
      <w:pBdr>
        <w:bottom w:val="single" w:sz="2" w:space="1" w:color="auto"/>
      </w:pBdr>
      <w:shd w:val="clear" w:color="auto" w:fill="C9D5B3"/>
      <w:spacing w:line="300" w:lineRule="auto"/>
    </w:pPr>
    <w:rPr>
      <w:rFonts w:ascii="Arial" w:eastAsia="Times New Roman" w:hAnsi="Arial"/>
      <w:b/>
      <w:color w:val="2F275B"/>
      <w:sz w:val="18"/>
      <w:lang w:val="en-US" w:eastAsia="en-US"/>
    </w:rPr>
  </w:style>
  <w:style w:type="paragraph" w:styleId="TableofFigures">
    <w:name w:val="table of figures"/>
    <w:basedOn w:val="Normal"/>
    <w:next w:val="Normal"/>
    <w:uiPriority w:val="99"/>
    <w:rsid w:val="00856F1A"/>
  </w:style>
  <w:style w:type="character" w:customStyle="1" w:styleId="xml-verbatim-attr-name">
    <w:name w:val="xml-verbatim-attr-name"/>
    <w:rsid w:val="00CB4988"/>
  </w:style>
  <w:style w:type="character" w:customStyle="1" w:styleId="xml-verbatim-element-name">
    <w:name w:val="xml-verbatim-element-name"/>
    <w:rsid w:val="00CB4988"/>
  </w:style>
  <w:style w:type="character" w:customStyle="1" w:styleId="xml-verbatim-attr-content">
    <w:name w:val="xml-verbatim-attr-content"/>
    <w:rsid w:val="001455F2"/>
  </w:style>
  <w:style w:type="paragraph" w:customStyle="1" w:styleId="Text1">
    <w:name w:val="Text 1"/>
    <w:basedOn w:val="Normal"/>
    <w:link w:val="Text1Char"/>
    <w:rsid w:val="00AF21C0"/>
    <w:pPr>
      <w:spacing w:after="240"/>
      <w:ind w:left="483"/>
      <w:jc w:val="both"/>
    </w:pPr>
    <w:rPr>
      <w:rFonts w:ascii="Times New Roman" w:eastAsia="MS Mincho" w:hAnsi="Times New Roman"/>
      <w:lang w:eastAsia="en-US"/>
    </w:rPr>
  </w:style>
  <w:style w:type="character" w:customStyle="1" w:styleId="Text1Char">
    <w:name w:val="Text 1 Char"/>
    <w:link w:val="Text1"/>
    <w:locked/>
    <w:rsid w:val="00AF21C0"/>
    <w:rPr>
      <w:rFonts w:ascii="Times New Roman" w:eastAsia="MS Mincho" w:hAnsi="Times New Roman"/>
      <w:sz w:val="24"/>
      <w:szCs w:val="24"/>
      <w:lang w:eastAsia="en-US"/>
    </w:rPr>
  </w:style>
  <w:style w:type="paragraph" w:customStyle="1" w:styleId="LetterLevel23">
    <w:name w:val="Letter Level 2/3"/>
    <w:basedOn w:val="Normal"/>
    <w:link w:val="LetterLevel23Char"/>
    <w:rsid w:val="00AF21C0"/>
    <w:pPr>
      <w:tabs>
        <w:tab w:val="num" w:pos="2160"/>
      </w:tabs>
      <w:jc w:val="both"/>
      <w:outlineLvl w:val="2"/>
    </w:pPr>
    <w:rPr>
      <w:rFonts w:ascii="Times New Roman" w:eastAsia="MS Mincho" w:hAnsi="Times New Roman"/>
      <w:b/>
      <w:bCs/>
      <w:lang w:val="en-US" w:eastAsia="ja-JP"/>
    </w:rPr>
  </w:style>
  <w:style w:type="character" w:customStyle="1" w:styleId="LetterLevel23Char">
    <w:name w:val="Letter Level 2/3 Char"/>
    <w:link w:val="LetterLevel23"/>
    <w:locked/>
    <w:rsid w:val="00AF21C0"/>
    <w:rPr>
      <w:rFonts w:ascii="Times New Roman" w:eastAsia="MS Mincho" w:hAnsi="Times New Roman"/>
      <w:b/>
      <w:bCs/>
      <w:sz w:val="24"/>
      <w:szCs w:val="24"/>
      <w:lang w:val="en-US" w:eastAsia="ja-JP"/>
    </w:rPr>
  </w:style>
  <w:style w:type="paragraph" w:customStyle="1" w:styleId="NumberLevel1">
    <w:name w:val="Number Level 1"/>
    <w:basedOn w:val="Normal"/>
    <w:rsid w:val="008E1BA9"/>
    <w:pPr>
      <w:numPr>
        <w:numId w:val="31"/>
      </w:numPr>
      <w:outlineLvl w:val="0"/>
    </w:pPr>
    <w:rPr>
      <w:rFonts w:ascii="Times New Roman" w:eastAsia="MS Mincho" w:hAnsi="Times New Roman"/>
      <w:b/>
      <w:bCs/>
      <w:lang w:val="en-US" w:eastAsia="ja-JP"/>
    </w:rPr>
  </w:style>
  <w:style w:type="paragraph" w:customStyle="1" w:styleId="NumberLevel2">
    <w:name w:val="Number Level 2"/>
    <w:basedOn w:val="Normal"/>
    <w:rsid w:val="008E1BA9"/>
    <w:pPr>
      <w:numPr>
        <w:ilvl w:val="1"/>
        <w:numId w:val="31"/>
      </w:numPr>
      <w:jc w:val="both"/>
      <w:outlineLvl w:val="1"/>
    </w:pPr>
    <w:rPr>
      <w:rFonts w:ascii="Times New Roman" w:eastAsia="MS Mincho" w:hAnsi="Times New Roman"/>
      <w:b/>
      <w:bCs/>
      <w:lang w:val="en-US" w:eastAsia="ja-JP"/>
    </w:rPr>
  </w:style>
  <w:style w:type="paragraph" w:customStyle="1" w:styleId="NumberLevel3">
    <w:name w:val="Number Level 3"/>
    <w:basedOn w:val="Normal"/>
    <w:rsid w:val="008E1BA9"/>
    <w:pPr>
      <w:numPr>
        <w:ilvl w:val="2"/>
        <w:numId w:val="31"/>
      </w:numPr>
      <w:jc w:val="both"/>
      <w:outlineLvl w:val="2"/>
    </w:pPr>
    <w:rPr>
      <w:rFonts w:ascii="Times New Roman" w:eastAsia="MS Mincho" w:hAnsi="Times New Roman"/>
      <w:b/>
      <w:bCs/>
      <w:lang w:val="en-US" w:eastAsia="ja-JP"/>
    </w:rPr>
  </w:style>
  <w:style w:type="paragraph" w:customStyle="1" w:styleId="NumberLevel4StyleText111ptBoldLeft0cmAfter0pt">
    <w:name w:val="Number Level 4 Style Text 1 + 11 pt Bold Left:  0 cm After:  0 pt"/>
    <w:basedOn w:val="Text1"/>
    <w:rsid w:val="008E1BA9"/>
    <w:pPr>
      <w:numPr>
        <w:ilvl w:val="3"/>
        <w:numId w:val="31"/>
      </w:numPr>
      <w:spacing w:after="0"/>
      <w:outlineLvl w:val="3"/>
    </w:pPr>
    <w:rPr>
      <w:b/>
      <w:bCs/>
      <w:sz w:val="22"/>
      <w:szCs w:val="22"/>
    </w:rPr>
  </w:style>
  <w:style w:type="paragraph" w:customStyle="1" w:styleId="NumberLevel5">
    <w:name w:val="Number Level 5"/>
    <w:basedOn w:val="NumberLevel4StyleText111ptBoldLeft0cmAfter0pt"/>
    <w:rsid w:val="008E1BA9"/>
    <w:pPr>
      <w:numPr>
        <w:ilvl w:val="4"/>
      </w:numPr>
      <w:tabs>
        <w:tab w:val="num" w:pos="4320"/>
      </w:tabs>
      <w:outlineLvl w:val="4"/>
    </w:pPr>
    <w:rPr>
      <w:i/>
      <w:iCs/>
    </w:rPr>
  </w:style>
  <w:style w:type="paragraph" w:customStyle="1" w:styleId="LetterLevel2">
    <w:name w:val="Letter Level 2"/>
    <w:basedOn w:val="Normal"/>
    <w:rsid w:val="006E014B"/>
    <w:pPr>
      <w:jc w:val="both"/>
      <w:outlineLvl w:val="1"/>
    </w:pPr>
    <w:rPr>
      <w:rFonts w:ascii="Times New Roman" w:eastAsia="MS Mincho" w:hAnsi="Times New Roman"/>
      <w:b/>
      <w:bCs/>
      <w:lang w:val="en-US" w:eastAsia="ja-JP"/>
    </w:rPr>
  </w:style>
  <w:style w:type="paragraph" w:customStyle="1" w:styleId="LetterLevel4">
    <w:name w:val="Letter Level 4"/>
    <w:basedOn w:val="LetterLevel23"/>
    <w:rsid w:val="00F8793C"/>
    <w:pPr>
      <w:tabs>
        <w:tab w:val="clear" w:pos="2160"/>
      </w:tabs>
      <w:outlineLvl w:val="3"/>
    </w:pPr>
    <w:rPr>
      <w:sz w:val="22"/>
      <w:szCs w:val="22"/>
    </w:rPr>
  </w:style>
  <w:style w:type="paragraph" w:customStyle="1" w:styleId="LetterLevel45">
    <w:name w:val="Letter Level 4/5"/>
    <w:basedOn w:val="LetterLevel23"/>
    <w:rsid w:val="009044D0"/>
    <w:pPr>
      <w:tabs>
        <w:tab w:val="clear" w:pos="2160"/>
        <w:tab w:val="num" w:pos="4320"/>
      </w:tabs>
      <w:outlineLvl w:val="4"/>
    </w:pPr>
  </w:style>
  <w:style w:type="character" w:customStyle="1" w:styleId="BodyTextChar">
    <w:name w:val="Body Text Char"/>
    <w:link w:val="BodyText"/>
    <w:rsid w:val="007C02EF"/>
    <w:rPr>
      <w:rFonts w:ascii="Calibri" w:eastAsia="SimSun" w:hAnsi="Calibri"/>
      <w:sz w:val="24"/>
      <w:szCs w:val="24"/>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959102">
      <w:bodyDiv w:val="1"/>
      <w:marLeft w:val="0"/>
      <w:marRight w:val="0"/>
      <w:marTop w:val="0"/>
      <w:marBottom w:val="0"/>
      <w:divBdr>
        <w:top w:val="none" w:sz="0" w:space="0" w:color="auto"/>
        <w:left w:val="none" w:sz="0" w:space="0" w:color="auto"/>
        <w:bottom w:val="none" w:sz="0" w:space="0" w:color="auto"/>
        <w:right w:val="none" w:sz="0" w:space="0" w:color="auto"/>
      </w:divBdr>
    </w:div>
    <w:div w:id="252973624">
      <w:bodyDiv w:val="1"/>
      <w:marLeft w:val="0"/>
      <w:marRight w:val="0"/>
      <w:marTop w:val="0"/>
      <w:marBottom w:val="0"/>
      <w:divBdr>
        <w:top w:val="none" w:sz="0" w:space="0" w:color="auto"/>
        <w:left w:val="none" w:sz="0" w:space="0" w:color="auto"/>
        <w:bottom w:val="none" w:sz="0" w:space="0" w:color="auto"/>
        <w:right w:val="none" w:sz="0" w:space="0" w:color="auto"/>
      </w:divBdr>
    </w:div>
    <w:div w:id="507526816">
      <w:bodyDiv w:val="1"/>
      <w:marLeft w:val="0"/>
      <w:marRight w:val="0"/>
      <w:marTop w:val="0"/>
      <w:marBottom w:val="0"/>
      <w:divBdr>
        <w:top w:val="none" w:sz="0" w:space="0" w:color="auto"/>
        <w:left w:val="none" w:sz="0" w:space="0" w:color="auto"/>
        <w:bottom w:val="none" w:sz="0" w:space="0" w:color="auto"/>
        <w:right w:val="none" w:sz="0" w:space="0" w:color="auto"/>
      </w:divBdr>
    </w:div>
    <w:div w:id="522479057">
      <w:bodyDiv w:val="1"/>
      <w:marLeft w:val="0"/>
      <w:marRight w:val="0"/>
      <w:marTop w:val="0"/>
      <w:marBottom w:val="0"/>
      <w:divBdr>
        <w:top w:val="none" w:sz="0" w:space="0" w:color="auto"/>
        <w:left w:val="none" w:sz="0" w:space="0" w:color="auto"/>
        <w:bottom w:val="none" w:sz="0" w:space="0" w:color="auto"/>
        <w:right w:val="none" w:sz="0" w:space="0" w:color="auto"/>
      </w:divBdr>
    </w:div>
    <w:div w:id="604384827">
      <w:bodyDiv w:val="1"/>
      <w:marLeft w:val="0"/>
      <w:marRight w:val="0"/>
      <w:marTop w:val="0"/>
      <w:marBottom w:val="0"/>
      <w:divBdr>
        <w:top w:val="none" w:sz="0" w:space="0" w:color="auto"/>
        <w:left w:val="none" w:sz="0" w:space="0" w:color="auto"/>
        <w:bottom w:val="none" w:sz="0" w:space="0" w:color="auto"/>
        <w:right w:val="none" w:sz="0" w:space="0" w:color="auto"/>
      </w:divBdr>
    </w:div>
    <w:div w:id="615917037">
      <w:bodyDiv w:val="1"/>
      <w:marLeft w:val="0"/>
      <w:marRight w:val="0"/>
      <w:marTop w:val="0"/>
      <w:marBottom w:val="0"/>
      <w:divBdr>
        <w:top w:val="none" w:sz="0" w:space="0" w:color="auto"/>
        <w:left w:val="none" w:sz="0" w:space="0" w:color="auto"/>
        <w:bottom w:val="none" w:sz="0" w:space="0" w:color="auto"/>
        <w:right w:val="none" w:sz="0" w:space="0" w:color="auto"/>
      </w:divBdr>
    </w:div>
    <w:div w:id="623462436">
      <w:bodyDiv w:val="1"/>
      <w:marLeft w:val="0"/>
      <w:marRight w:val="0"/>
      <w:marTop w:val="0"/>
      <w:marBottom w:val="0"/>
      <w:divBdr>
        <w:top w:val="none" w:sz="0" w:space="0" w:color="auto"/>
        <w:left w:val="none" w:sz="0" w:space="0" w:color="auto"/>
        <w:bottom w:val="none" w:sz="0" w:space="0" w:color="auto"/>
        <w:right w:val="none" w:sz="0" w:space="0" w:color="auto"/>
      </w:divBdr>
    </w:div>
    <w:div w:id="715742396">
      <w:bodyDiv w:val="1"/>
      <w:marLeft w:val="0"/>
      <w:marRight w:val="0"/>
      <w:marTop w:val="0"/>
      <w:marBottom w:val="0"/>
      <w:divBdr>
        <w:top w:val="none" w:sz="0" w:space="0" w:color="auto"/>
        <w:left w:val="none" w:sz="0" w:space="0" w:color="auto"/>
        <w:bottom w:val="none" w:sz="0" w:space="0" w:color="auto"/>
        <w:right w:val="none" w:sz="0" w:space="0" w:color="auto"/>
      </w:divBdr>
    </w:div>
    <w:div w:id="760761806">
      <w:bodyDiv w:val="1"/>
      <w:marLeft w:val="0"/>
      <w:marRight w:val="0"/>
      <w:marTop w:val="0"/>
      <w:marBottom w:val="0"/>
      <w:divBdr>
        <w:top w:val="none" w:sz="0" w:space="0" w:color="auto"/>
        <w:left w:val="none" w:sz="0" w:space="0" w:color="auto"/>
        <w:bottom w:val="none" w:sz="0" w:space="0" w:color="auto"/>
        <w:right w:val="none" w:sz="0" w:space="0" w:color="auto"/>
      </w:divBdr>
    </w:div>
    <w:div w:id="1042440453">
      <w:bodyDiv w:val="1"/>
      <w:marLeft w:val="0"/>
      <w:marRight w:val="0"/>
      <w:marTop w:val="0"/>
      <w:marBottom w:val="0"/>
      <w:divBdr>
        <w:top w:val="none" w:sz="0" w:space="0" w:color="auto"/>
        <w:left w:val="none" w:sz="0" w:space="0" w:color="auto"/>
        <w:bottom w:val="none" w:sz="0" w:space="0" w:color="auto"/>
        <w:right w:val="none" w:sz="0" w:space="0" w:color="auto"/>
      </w:divBdr>
    </w:div>
    <w:div w:id="1047292340">
      <w:bodyDiv w:val="1"/>
      <w:marLeft w:val="0"/>
      <w:marRight w:val="0"/>
      <w:marTop w:val="0"/>
      <w:marBottom w:val="0"/>
      <w:divBdr>
        <w:top w:val="none" w:sz="0" w:space="0" w:color="auto"/>
        <w:left w:val="none" w:sz="0" w:space="0" w:color="auto"/>
        <w:bottom w:val="none" w:sz="0" w:space="0" w:color="auto"/>
        <w:right w:val="none" w:sz="0" w:space="0" w:color="auto"/>
      </w:divBdr>
    </w:div>
    <w:div w:id="1112700656">
      <w:bodyDiv w:val="1"/>
      <w:marLeft w:val="0"/>
      <w:marRight w:val="0"/>
      <w:marTop w:val="0"/>
      <w:marBottom w:val="0"/>
      <w:divBdr>
        <w:top w:val="none" w:sz="0" w:space="0" w:color="auto"/>
        <w:left w:val="none" w:sz="0" w:space="0" w:color="auto"/>
        <w:bottom w:val="none" w:sz="0" w:space="0" w:color="auto"/>
        <w:right w:val="none" w:sz="0" w:space="0" w:color="auto"/>
      </w:divBdr>
    </w:div>
    <w:div w:id="1168447325">
      <w:bodyDiv w:val="1"/>
      <w:marLeft w:val="0"/>
      <w:marRight w:val="0"/>
      <w:marTop w:val="0"/>
      <w:marBottom w:val="0"/>
      <w:divBdr>
        <w:top w:val="none" w:sz="0" w:space="0" w:color="auto"/>
        <w:left w:val="none" w:sz="0" w:space="0" w:color="auto"/>
        <w:bottom w:val="none" w:sz="0" w:space="0" w:color="auto"/>
        <w:right w:val="none" w:sz="0" w:space="0" w:color="auto"/>
      </w:divBdr>
    </w:div>
    <w:div w:id="1221866606">
      <w:bodyDiv w:val="1"/>
      <w:marLeft w:val="0"/>
      <w:marRight w:val="0"/>
      <w:marTop w:val="0"/>
      <w:marBottom w:val="0"/>
      <w:divBdr>
        <w:top w:val="none" w:sz="0" w:space="0" w:color="auto"/>
        <w:left w:val="none" w:sz="0" w:space="0" w:color="auto"/>
        <w:bottom w:val="none" w:sz="0" w:space="0" w:color="auto"/>
        <w:right w:val="none" w:sz="0" w:space="0" w:color="auto"/>
      </w:divBdr>
    </w:div>
    <w:div w:id="1255818861">
      <w:bodyDiv w:val="1"/>
      <w:marLeft w:val="0"/>
      <w:marRight w:val="0"/>
      <w:marTop w:val="0"/>
      <w:marBottom w:val="0"/>
      <w:divBdr>
        <w:top w:val="none" w:sz="0" w:space="0" w:color="auto"/>
        <w:left w:val="none" w:sz="0" w:space="0" w:color="auto"/>
        <w:bottom w:val="none" w:sz="0" w:space="0" w:color="auto"/>
        <w:right w:val="none" w:sz="0" w:space="0" w:color="auto"/>
      </w:divBdr>
    </w:div>
    <w:div w:id="1257903323">
      <w:bodyDiv w:val="1"/>
      <w:marLeft w:val="0"/>
      <w:marRight w:val="0"/>
      <w:marTop w:val="0"/>
      <w:marBottom w:val="0"/>
      <w:divBdr>
        <w:top w:val="none" w:sz="0" w:space="0" w:color="auto"/>
        <w:left w:val="none" w:sz="0" w:space="0" w:color="auto"/>
        <w:bottom w:val="none" w:sz="0" w:space="0" w:color="auto"/>
        <w:right w:val="none" w:sz="0" w:space="0" w:color="auto"/>
      </w:divBdr>
    </w:div>
    <w:div w:id="1293826076">
      <w:bodyDiv w:val="1"/>
      <w:marLeft w:val="0"/>
      <w:marRight w:val="0"/>
      <w:marTop w:val="0"/>
      <w:marBottom w:val="0"/>
      <w:divBdr>
        <w:top w:val="none" w:sz="0" w:space="0" w:color="auto"/>
        <w:left w:val="none" w:sz="0" w:space="0" w:color="auto"/>
        <w:bottom w:val="none" w:sz="0" w:space="0" w:color="auto"/>
        <w:right w:val="none" w:sz="0" w:space="0" w:color="auto"/>
      </w:divBdr>
    </w:div>
    <w:div w:id="1380671375">
      <w:bodyDiv w:val="1"/>
      <w:marLeft w:val="0"/>
      <w:marRight w:val="0"/>
      <w:marTop w:val="0"/>
      <w:marBottom w:val="0"/>
      <w:divBdr>
        <w:top w:val="none" w:sz="0" w:space="0" w:color="auto"/>
        <w:left w:val="none" w:sz="0" w:space="0" w:color="auto"/>
        <w:bottom w:val="none" w:sz="0" w:space="0" w:color="auto"/>
        <w:right w:val="none" w:sz="0" w:space="0" w:color="auto"/>
      </w:divBdr>
    </w:div>
    <w:div w:id="1638024382">
      <w:bodyDiv w:val="1"/>
      <w:marLeft w:val="0"/>
      <w:marRight w:val="0"/>
      <w:marTop w:val="0"/>
      <w:marBottom w:val="0"/>
      <w:divBdr>
        <w:top w:val="none" w:sz="0" w:space="0" w:color="auto"/>
        <w:left w:val="none" w:sz="0" w:space="0" w:color="auto"/>
        <w:bottom w:val="none" w:sz="0" w:space="0" w:color="auto"/>
        <w:right w:val="none" w:sz="0" w:space="0" w:color="auto"/>
      </w:divBdr>
    </w:div>
    <w:div w:id="1875998589">
      <w:bodyDiv w:val="1"/>
      <w:marLeft w:val="0"/>
      <w:marRight w:val="0"/>
      <w:marTop w:val="0"/>
      <w:marBottom w:val="0"/>
      <w:divBdr>
        <w:top w:val="none" w:sz="0" w:space="0" w:color="auto"/>
        <w:left w:val="none" w:sz="0" w:space="0" w:color="auto"/>
        <w:bottom w:val="none" w:sz="0" w:space="0" w:color="auto"/>
        <w:right w:val="none" w:sz="0" w:space="0" w:color="auto"/>
      </w:divBdr>
    </w:div>
    <w:div w:id="1975868256">
      <w:bodyDiv w:val="1"/>
      <w:marLeft w:val="0"/>
      <w:marRight w:val="0"/>
      <w:marTop w:val="0"/>
      <w:marBottom w:val="0"/>
      <w:divBdr>
        <w:top w:val="none" w:sz="0" w:space="0" w:color="auto"/>
        <w:left w:val="none" w:sz="0" w:space="0" w:color="auto"/>
        <w:bottom w:val="none" w:sz="0" w:space="0" w:color="auto"/>
        <w:right w:val="none" w:sz="0" w:space="0" w:color="auto"/>
      </w:divBdr>
    </w:div>
    <w:div w:id="2030985125">
      <w:bodyDiv w:val="1"/>
      <w:marLeft w:val="0"/>
      <w:marRight w:val="0"/>
      <w:marTop w:val="0"/>
      <w:marBottom w:val="0"/>
      <w:divBdr>
        <w:top w:val="none" w:sz="0" w:space="0" w:color="auto"/>
        <w:left w:val="none" w:sz="0" w:space="0" w:color="auto"/>
        <w:bottom w:val="none" w:sz="0" w:space="0" w:color="auto"/>
        <w:right w:val="none" w:sz="0" w:space="0" w:color="auto"/>
      </w:divBdr>
    </w:div>
    <w:div w:id="2045009909">
      <w:bodyDiv w:val="1"/>
      <w:marLeft w:val="0"/>
      <w:marRight w:val="0"/>
      <w:marTop w:val="0"/>
      <w:marBottom w:val="0"/>
      <w:divBdr>
        <w:top w:val="none" w:sz="0" w:space="0" w:color="auto"/>
        <w:left w:val="none" w:sz="0" w:space="0" w:color="auto"/>
        <w:bottom w:val="none" w:sz="0" w:space="0" w:color="auto"/>
        <w:right w:val="none" w:sz="0" w:space="0" w:color="auto"/>
      </w:divBdr>
    </w:div>
    <w:div w:id="2056080726">
      <w:bodyDiv w:val="1"/>
      <w:marLeft w:val="0"/>
      <w:marRight w:val="0"/>
      <w:marTop w:val="0"/>
      <w:marBottom w:val="0"/>
      <w:divBdr>
        <w:top w:val="none" w:sz="0" w:space="0" w:color="auto"/>
        <w:left w:val="none" w:sz="0" w:space="0" w:color="auto"/>
        <w:bottom w:val="none" w:sz="0" w:space="0" w:color="auto"/>
        <w:right w:val="none" w:sz="0" w:space="0" w:color="auto"/>
      </w:divBdr>
    </w:div>
    <w:div w:id="2064018681">
      <w:bodyDiv w:val="1"/>
      <w:marLeft w:val="0"/>
      <w:marRight w:val="0"/>
      <w:marTop w:val="0"/>
      <w:marBottom w:val="0"/>
      <w:divBdr>
        <w:top w:val="none" w:sz="0" w:space="0" w:color="auto"/>
        <w:left w:val="none" w:sz="0" w:space="0" w:color="auto"/>
        <w:bottom w:val="none" w:sz="0" w:space="0" w:color="auto"/>
        <w:right w:val="none" w:sz="0" w:space="0" w:color="auto"/>
      </w:divBdr>
    </w:div>
    <w:div w:id="2066760204">
      <w:bodyDiv w:val="1"/>
      <w:marLeft w:val="0"/>
      <w:marRight w:val="0"/>
      <w:marTop w:val="0"/>
      <w:marBottom w:val="0"/>
      <w:divBdr>
        <w:top w:val="none" w:sz="0" w:space="0" w:color="auto"/>
        <w:left w:val="none" w:sz="0" w:space="0" w:color="auto"/>
        <w:bottom w:val="none" w:sz="0" w:space="0" w:color="auto"/>
        <w:right w:val="none" w:sz="0" w:space="0" w:color="auto"/>
      </w:divBdr>
    </w:div>
    <w:div w:id="2089843653">
      <w:bodyDiv w:val="1"/>
      <w:marLeft w:val="0"/>
      <w:marRight w:val="0"/>
      <w:marTop w:val="0"/>
      <w:marBottom w:val="0"/>
      <w:divBdr>
        <w:top w:val="none" w:sz="0" w:space="0" w:color="auto"/>
        <w:left w:val="none" w:sz="0" w:space="0" w:color="auto"/>
        <w:bottom w:val="none" w:sz="0" w:space="0" w:color="auto"/>
        <w:right w:val="none" w:sz="0" w:space="0" w:color="auto"/>
      </w:divBdr>
    </w:div>
    <w:div w:id="212889077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3"/>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image" Target="media/image24.png"/><Relationship Id="rId3" Type="http://schemas.microsoft.com/office/2007/relationships/stylesWithEffects" Target="stylesWithEffects.xml"/><Relationship Id="rId21" Type="http://schemas.openxmlformats.org/officeDocument/2006/relationships/oleObject" Target="embeddings/oleObject3.bin"/><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8.wmf"/><Relationship Id="rId38" Type="http://schemas.openxmlformats.org/officeDocument/2006/relationships/image" Target="media/image23.png"/><Relationship Id="rId46" Type="http://schemas.openxmlformats.org/officeDocument/2006/relationships/image" Target="media/image31.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7.bin"/><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oleObject" Target="embeddings/oleObject6.bin"/><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170</Pages>
  <Words>53907</Words>
  <Characters>307274</Characters>
  <Application>Microsoft Office Word</Application>
  <DocSecurity>0</DocSecurity>
  <Lines>2560</Lines>
  <Paragraphs>720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ICH-11238-20121219-revice 20130108</vt:lpstr>
      <vt:lpstr>INTERNATIONAL CONFERENCE ON HARMONISATION OF TECHNICAL REQUIREMENTS FOR REGISTRATION OF PHARMACEUTICALS FOR HUMAN USE</vt:lpstr>
    </vt:vector>
  </TitlesOfParts>
  <Company>European Medicines Agency</Company>
  <LinksUpToDate>false</LinksUpToDate>
  <CharactersWithSpaces>360461</CharactersWithSpaces>
  <SharedDoc>false</SharedDoc>
  <HLinks>
    <vt:vector size="1296" baseType="variant">
      <vt:variant>
        <vt:i4>3145787</vt:i4>
      </vt:variant>
      <vt:variant>
        <vt:i4>1332</vt:i4>
      </vt:variant>
      <vt:variant>
        <vt:i4>0</vt:i4>
      </vt:variant>
      <vt:variant>
        <vt:i4>5</vt:i4>
      </vt:variant>
      <vt:variant>
        <vt:lpwstr>http://srsid.fda.gov:9618/ePS/ViewUpdateIngredient.do?calledFrom=complexSearchSubstance&amp;BDNUM=0127231AA</vt:lpwstr>
      </vt:variant>
      <vt:variant>
        <vt:lpwstr/>
      </vt:variant>
      <vt:variant>
        <vt:i4>3539007</vt:i4>
      </vt:variant>
      <vt:variant>
        <vt:i4>1323</vt:i4>
      </vt:variant>
      <vt:variant>
        <vt:i4>0</vt:i4>
      </vt:variant>
      <vt:variant>
        <vt:i4>5</vt:i4>
      </vt:variant>
      <vt:variant>
        <vt:lpwstr>http://srsid.fda.gov:9618/ePS/ViewUpdateIngredient.do?calledFrom=complexSearchSubstance&amp;BDNUM=0145879AA</vt:lpwstr>
      </vt:variant>
      <vt:variant>
        <vt:lpwstr/>
      </vt:variant>
      <vt:variant>
        <vt:i4>1835061</vt:i4>
      </vt:variant>
      <vt:variant>
        <vt:i4>1283</vt:i4>
      </vt:variant>
      <vt:variant>
        <vt:i4>0</vt:i4>
      </vt:variant>
      <vt:variant>
        <vt:i4>5</vt:i4>
      </vt:variant>
      <vt:variant>
        <vt:lpwstr/>
      </vt:variant>
      <vt:variant>
        <vt:lpwstr>_Toc343720785</vt:lpwstr>
      </vt:variant>
      <vt:variant>
        <vt:i4>1835061</vt:i4>
      </vt:variant>
      <vt:variant>
        <vt:i4>1277</vt:i4>
      </vt:variant>
      <vt:variant>
        <vt:i4>0</vt:i4>
      </vt:variant>
      <vt:variant>
        <vt:i4>5</vt:i4>
      </vt:variant>
      <vt:variant>
        <vt:lpwstr/>
      </vt:variant>
      <vt:variant>
        <vt:lpwstr>_Toc343720784</vt:lpwstr>
      </vt:variant>
      <vt:variant>
        <vt:i4>1835061</vt:i4>
      </vt:variant>
      <vt:variant>
        <vt:i4>1271</vt:i4>
      </vt:variant>
      <vt:variant>
        <vt:i4>0</vt:i4>
      </vt:variant>
      <vt:variant>
        <vt:i4>5</vt:i4>
      </vt:variant>
      <vt:variant>
        <vt:lpwstr/>
      </vt:variant>
      <vt:variant>
        <vt:lpwstr>_Toc343720783</vt:lpwstr>
      </vt:variant>
      <vt:variant>
        <vt:i4>1835061</vt:i4>
      </vt:variant>
      <vt:variant>
        <vt:i4>1265</vt:i4>
      </vt:variant>
      <vt:variant>
        <vt:i4>0</vt:i4>
      </vt:variant>
      <vt:variant>
        <vt:i4>5</vt:i4>
      </vt:variant>
      <vt:variant>
        <vt:lpwstr/>
      </vt:variant>
      <vt:variant>
        <vt:lpwstr>_Toc343720782</vt:lpwstr>
      </vt:variant>
      <vt:variant>
        <vt:i4>1835061</vt:i4>
      </vt:variant>
      <vt:variant>
        <vt:i4>1259</vt:i4>
      </vt:variant>
      <vt:variant>
        <vt:i4>0</vt:i4>
      </vt:variant>
      <vt:variant>
        <vt:i4>5</vt:i4>
      </vt:variant>
      <vt:variant>
        <vt:lpwstr/>
      </vt:variant>
      <vt:variant>
        <vt:lpwstr>_Toc343720781</vt:lpwstr>
      </vt:variant>
      <vt:variant>
        <vt:i4>1835061</vt:i4>
      </vt:variant>
      <vt:variant>
        <vt:i4>1253</vt:i4>
      </vt:variant>
      <vt:variant>
        <vt:i4>0</vt:i4>
      </vt:variant>
      <vt:variant>
        <vt:i4>5</vt:i4>
      </vt:variant>
      <vt:variant>
        <vt:lpwstr/>
      </vt:variant>
      <vt:variant>
        <vt:lpwstr>_Toc343720780</vt:lpwstr>
      </vt:variant>
      <vt:variant>
        <vt:i4>1245237</vt:i4>
      </vt:variant>
      <vt:variant>
        <vt:i4>1247</vt:i4>
      </vt:variant>
      <vt:variant>
        <vt:i4>0</vt:i4>
      </vt:variant>
      <vt:variant>
        <vt:i4>5</vt:i4>
      </vt:variant>
      <vt:variant>
        <vt:lpwstr/>
      </vt:variant>
      <vt:variant>
        <vt:lpwstr>_Toc343720779</vt:lpwstr>
      </vt:variant>
      <vt:variant>
        <vt:i4>1245237</vt:i4>
      </vt:variant>
      <vt:variant>
        <vt:i4>1241</vt:i4>
      </vt:variant>
      <vt:variant>
        <vt:i4>0</vt:i4>
      </vt:variant>
      <vt:variant>
        <vt:i4>5</vt:i4>
      </vt:variant>
      <vt:variant>
        <vt:lpwstr/>
      </vt:variant>
      <vt:variant>
        <vt:lpwstr>_Toc343720778</vt:lpwstr>
      </vt:variant>
      <vt:variant>
        <vt:i4>1245237</vt:i4>
      </vt:variant>
      <vt:variant>
        <vt:i4>1235</vt:i4>
      </vt:variant>
      <vt:variant>
        <vt:i4>0</vt:i4>
      </vt:variant>
      <vt:variant>
        <vt:i4>5</vt:i4>
      </vt:variant>
      <vt:variant>
        <vt:lpwstr/>
      </vt:variant>
      <vt:variant>
        <vt:lpwstr>_Toc343720777</vt:lpwstr>
      </vt:variant>
      <vt:variant>
        <vt:i4>1245237</vt:i4>
      </vt:variant>
      <vt:variant>
        <vt:i4>1229</vt:i4>
      </vt:variant>
      <vt:variant>
        <vt:i4>0</vt:i4>
      </vt:variant>
      <vt:variant>
        <vt:i4>5</vt:i4>
      </vt:variant>
      <vt:variant>
        <vt:lpwstr/>
      </vt:variant>
      <vt:variant>
        <vt:lpwstr>_Toc343720776</vt:lpwstr>
      </vt:variant>
      <vt:variant>
        <vt:i4>1245237</vt:i4>
      </vt:variant>
      <vt:variant>
        <vt:i4>1223</vt:i4>
      </vt:variant>
      <vt:variant>
        <vt:i4>0</vt:i4>
      </vt:variant>
      <vt:variant>
        <vt:i4>5</vt:i4>
      </vt:variant>
      <vt:variant>
        <vt:lpwstr/>
      </vt:variant>
      <vt:variant>
        <vt:lpwstr>_Toc343720775</vt:lpwstr>
      </vt:variant>
      <vt:variant>
        <vt:i4>1245237</vt:i4>
      </vt:variant>
      <vt:variant>
        <vt:i4>1217</vt:i4>
      </vt:variant>
      <vt:variant>
        <vt:i4>0</vt:i4>
      </vt:variant>
      <vt:variant>
        <vt:i4>5</vt:i4>
      </vt:variant>
      <vt:variant>
        <vt:lpwstr/>
      </vt:variant>
      <vt:variant>
        <vt:lpwstr>_Toc343720774</vt:lpwstr>
      </vt:variant>
      <vt:variant>
        <vt:i4>1245237</vt:i4>
      </vt:variant>
      <vt:variant>
        <vt:i4>1211</vt:i4>
      </vt:variant>
      <vt:variant>
        <vt:i4>0</vt:i4>
      </vt:variant>
      <vt:variant>
        <vt:i4>5</vt:i4>
      </vt:variant>
      <vt:variant>
        <vt:lpwstr/>
      </vt:variant>
      <vt:variant>
        <vt:lpwstr>_Toc343720773</vt:lpwstr>
      </vt:variant>
      <vt:variant>
        <vt:i4>1245237</vt:i4>
      </vt:variant>
      <vt:variant>
        <vt:i4>1205</vt:i4>
      </vt:variant>
      <vt:variant>
        <vt:i4>0</vt:i4>
      </vt:variant>
      <vt:variant>
        <vt:i4>5</vt:i4>
      </vt:variant>
      <vt:variant>
        <vt:lpwstr/>
      </vt:variant>
      <vt:variant>
        <vt:lpwstr>_Toc343720772</vt:lpwstr>
      </vt:variant>
      <vt:variant>
        <vt:i4>1245237</vt:i4>
      </vt:variant>
      <vt:variant>
        <vt:i4>1199</vt:i4>
      </vt:variant>
      <vt:variant>
        <vt:i4>0</vt:i4>
      </vt:variant>
      <vt:variant>
        <vt:i4>5</vt:i4>
      </vt:variant>
      <vt:variant>
        <vt:lpwstr/>
      </vt:variant>
      <vt:variant>
        <vt:lpwstr>_Toc343720771</vt:lpwstr>
      </vt:variant>
      <vt:variant>
        <vt:i4>1245237</vt:i4>
      </vt:variant>
      <vt:variant>
        <vt:i4>1193</vt:i4>
      </vt:variant>
      <vt:variant>
        <vt:i4>0</vt:i4>
      </vt:variant>
      <vt:variant>
        <vt:i4>5</vt:i4>
      </vt:variant>
      <vt:variant>
        <vt:lpwstr/>
      </vt:variant>
      <vt:variant>
        <vt:lpwstr>_Toc343720770</vt:lpwstr>
      </vt:variant>
      <vt:variant>
        <vt:i4>1179701</vt:i4>
      </vt:variant>
      <vt:variant>
        <vt:i4>1187</vt:i4>
      </vt:variant>
      <vt:variant>
        <vt:i4>0</vt:i4>
      </vt:variant>
      <vt:variant>
        <vt:i4>5</vt:i4>
      </vt:variant>
      <vt:variant>
        <vt:lpwstr/>
      </vt:variant>
      <vt:variant>
        <vt:lpwstr>_Toc343720769</vt:lpwstr>
      </vt:variant>
      <vt:variant>
        <vt:i4>1179701</vt:i4>
      </vt:variant>
      <vt:variant>
        <vt:i4>1181</vt:i4>
      </vt:variant>
      <vt:variant>
        <vt:i4>0</vt:i4>
      </vt:variant>
      <vt:variant>
        <vt:i4>5</vt:i4>
      </vt:variant>
      <vt:variant>
        <vt:lpwstr/>
      </vt:variant>
      <vt:variant>
        <vt:lpwstr>_Toc343720768</vt:lpwstr>
      </vt:variant>
      <vt:variant>
        <vt:i4>1179701</vt:i4>
      </vt:variant>
      <vt:variant>
        <vt:i4>1175</vt:i4>
      </vt:variant>
      <vt:variant>
        <vt:i4>0</vt:i4>
      </vt:variant>
      <vt:variant>
        <vt:i4>5</vt:i4>
      </vt:variant>
      <vt:variant>
        <vt:lpwstr/>
      </vt:variant>
      <vt:variant>
        <vt:lpwstr>_Toc343720767</vt:lpwstr>
      </vt:variant>
      <vt:variant>
        <vt:i4>1179701</vt:i4>
      </vt:variant>
      <vt:variant>
        <vt:i4>1169</vt:i4>
      </vt:variant>
      <vt:variant>
        <vt:i4>0</vt:i4>
      </vt:variant>
      <vt:variant>
        <vt:i4>5</vt:i4>
      </vt:variant>
      <vt:variant>
        <vt:lpwstr/>
      </vt:variant>
      <vt:variant>
        <vt:lpwstr>_Toc343720766</vt:lpwstr>
      </vt:variant>
      <vt:variant>
        <vt:i4>1179701</vt:i4>
      </vt:variant>
      <vt:variant>
        <vt:i4>1163</vt:i4>
      </vt:variant>
      <vt:variant>
        <vt:i4>0</vt:i4>
      </vt:variant>
      <vt:variant>
        <vt:i4>5</vt:i4>
      </vt:variant>
      <vt:variant>
        <vt:lpwstr/>
      </vt:variant>
      <vt:variant>
        <vt:lpwstr>_Toc343720765</vt:lpwstr>
      </vt:variant>
      <vt:variant>
        <vt:i4>1179701</vt:i4>
      </vt:variant>
      <vt:variant>
        <vt:i4>1157</vt:i4>
      </vt:variant>
      <vt:variant>
        <vt:i4>0</vt:i4>
      </vt:variant>
      <vt:variant>
        <vt:i4>5</vt:i4>
      </vt:variant>
      <vt:variant>
        <vt:lpwstr/>
      </vt:variant>
      <vt:variant>
        <vt:lpwstr>_Toc343720764</vt:lpwstr>
      </vt:variant>
      <vt:variant>
        <vt:i4>1376307</vt:i4>
      </vt:variant>
      <vt:variant>
        <vt:i4>1148</vt:i4>
      </vt:variant>
      <vt:variant>
        <vt:i4>0</vt:i4>
      </vt:variant>
      <vt:variant>
        <vt:i4>5</vt:i4>
      </vt:variant>
      <vt:variant>
        <vt:lpwstr/>
      </vt:variant>
      <vt:variant>
        <vt:lpwstr>_Toc343650601</vt:lpwstr>
      </vt:variant>
      <vt:variant>
        <vt:i4>1376307</vt:i4>
      </vt:variant>
      <vt:variant>
        <vt:i4>1142</vt:i4>
      </vt:variant>
      <vt:variant>
        <vt:i4>0</vt:i4>
      </vt:variant>
      <vt:variant>
        <vt:i4>5</vt:i4>
      </vt:variant>
      <vt:variant>
        <vt:lpwstr/>
      </vt:variant>
      <vt:variant>
        <vt:lpwstr>_Toc343650600</vt:lpwstr>
      </vt:variant>
      <vt:variant>
        <vt:i4>1835056</vt:i4>
      </vt:variant>
      <vt:variant>
        <vt:i4>1136</vt:i4>
      </vt:variant>
      <vt:variant>
        <vt:i4>0</vt:i4>
      </vt:variant>
      <vt:variant>
        <vt:i4>5</vt:i4>
      </vt:variant>
      <vt:variant>
        <vt:lpwstr/>
      </vt:variant>
      <vt:variant>
        <vt:lpwstr>_Toc343650599</vt:lpwstr>
      </vt:variant>
      <vt:variant>
        <vt:i4>1835056</vt:i4>
      </vt:variant>
      <vt:variant>
        <vt:i4>1130</vt:i4>
      </vt:variant>
      <vt:variant>
        <vt:i4>0</vt:i4>
      </vt:variant>
      <vt:variant>
        <vt:i4>5</vt:i4>
      </vt:variant>
      <vt:variant>
        <vt:lpwstr/>
      </vt:variant>
      <vt:variant>
        <vt:lpwstr>_Toc343650598</vt:lpwstr>
      </vt:variant>
      <vt:variant>
        <vt:i4>1835056</vt:i4>
      </vt:variant>
      <vt:variant>
        <vt:i4>1124</vt:i4>
      </vt:variant>
      <vt:variant>
        <vt:i4>0</vt:i4>
      </vt:variant>
      <vt:variant>
        <vt:i4>5</vt:i4>
      </vt:variant>
      <vt:variant>
        <vt:lpwstr/>
      </vt:variant>
      <vt:variant>
        <vt:lpwstr>_Toc343650597</vt:lpwstr>
      </vt:variant>
      <vt:variant>
        <vt:i4>1835056</vt:i4>
      </vt:variant>
      <vt:variant>
        <vt:i4>1118</vt:i4>
      </vt:variant>
      <vt:variant>
        <vt:i4>0</vt:i4>
      </vt:variant>
      <vt:variant>
        <vt:i4>5</vt:i4>
      </vt:variant>
      <vt:variant>
        <vt:lpwstr/>
      </vt:variant>
      <vt:variant>
        <vt:lpwstr>_Toc343650596</vt:lpwstr>
      </vt:variant>
      <vt:variant>
        <vt:i4>1835056</vt:i4>
      </vt:variant>
      <vt:variant>
        <vt:i4>1112</vt:i4>
      </vt:variant>
      <vt:variant>
        <vt:i4>0</vt:i4>
      </vt:variant>
      <vt:variant>
        <vt:i4>5</vt:i4>
      </vt:variant>
      <vt:variant>
        <vt:lpwstr/>
      </vt:variant>
      <vt:variant>
        <vt:lpwstr>_Toc343650595</vt:lpwstr>
      </vt:variant>
      <vt:variant>
        <vt:i4>1835056</vt:i4>
      </vt:variant>
      <vt:variant>
        <vt:i4>1106</vt:i4>
      </vt:variant>
      <vt:variant>
        <vt:i4>0</vt:i4>
      </vt:variant>
      <vt:variant>
        <vt:i4>5</vt:i4>
      </vt:variant>
      <vt:variant>
        <vt:lpwstr/>
      </vt:variant>
      <vt:variant>
        <vt:lpwstr>_Toc343650594</vt:lpwstr>
      </vt:variant>
      <vt:variant>
        <vt:i4>1835056</vt:i4>
      </vt:variant>
      <vt:variant>
        <vt:i4>1100</vt:i4>
      </vt:variant>
      <vt:variant>
        <vt:i4>0</vt:i4>
      </vt:variant>
      <vt:variant>
        <vt:i4>5</vt:i4>
      </vt:variant>
      <vt:variant>
        <vt:lpwstr/>
      </vt:variant>
      <vt:variant>
        <vt:lpwstr>_Toc343650593</vt:lpwstr>
      </vt:variant>
      <vt:variant>
        <vt:i4>1835056</vt:i4>
      </vt:variant>
      <vt:variant>
        <vt:i4>1094</vt:i4>
      </vt:variant>
      <vt:variant>
        <vt:i4>0</vt:i4>
      </vt:variant>
      <vt:variant>
        <vt:i4>5</vt:i4>
      </vt:variant>
      <vt:variant>
        <vt:lpwstr/>
      </vt:variant>
      <vt:variant>
        <vt:lpwstr>_Toc343650592</vt:lpwstr>
      </vt:variant>
      <vt:variant>
        <vt:i4>1835056</vt:i4>
      </vt:variant>
      <vt:variant>
        <vt:i4>1088</vt:i4>
      </vt:variant>
      <vt:variant>
        <vt:i4>0</vt:i4>
      </vt:variant>
      <vt:variant>
        <vt:i4>5</vt:i4>
      </vt:variant>
      <vt:variant>
        <vt:lpwstr/>
      </vt:variant>
      <vt:variant>
        <vt:lpwstr>_Toc343650591</vt:lpwstr>
      </vt:variant>
      <vt:variant>
        <vt:i4>1835056</vt:i4>
      </vt:variant>
      <vt:variant>
        <vt:i4>1082</vt:i4>
      </vt:variant>
      <vt:variant>
        <vt:i4>0</vt:i4>
      </vt:variant>
      <vt:variant>
        <vt:i4>5</vt:i4>
      </vt:variant>
      <vt:variant>
        <vt:lpwstr/>
      </vt:variant>
      <vt:variant>
        <vt:lpwstr>_Toc343650590</vt:lpwstr>
      </vt:variant>
      <vt:variant>
        <vt:i4>1900592</vt:i4>
      </vt:variant>
      <vt:variant>
        <vt:i4>1076</vt:i4>
      </vt:variant>
      <vt:variant>
        <vt:i4>0</vt:i4>
      </vt:variant>
      <vt:variant>
        <vt:i4>5</vt:i4>
      </vt:variant>
      <vt:variant>
        <vt:lpwstr/>
      </vt:variant>
      <vt:variant>
        <vt:lpwstr>_Toc343650589</vt:lpwstr>
      </vt:variant>
      <vt:variant>
        <vt:i4>1900592</vt:i4>
      </vt:variant>
      <vt:variant>
        <vt:i4>1070</vt:i4>
      </vt:variant>
      <vt:variant>
        <vt:i4>0</vt:i4>
      </vt:variant>
      <vt:variant>
        <vt:i4>5</vt:i4>
      </vt:variant>
      <vt:variant>
        <vt:lpwstr/>
      </vt:variant>
      <vt:variant>
        <vt:lpwstr>_Toc343650588</vt:lpwstr>
      </vt:variant>
      <vt:variant>
        <vt:i4>1900592</vt:i4>
      </vt:variant>
      <vt:variant>
        <vt:i4>1064</vt:i4>
      </vt:variant>
      <vt:variant>
        <vt:i4>0</vt:i4>
      </vt:variant>
      <vt:variant>
        <vt:i4>5</vt:i4>
      </vt:variant>
      <vt:variant>
        <vt:lpwstr/>
      </vt:variant>
      <vt:variant>
        <vt:lpwstr>_Toc343650587</vt:lpwstr>
      </vt:variant>
      <vt:variant>
        <vt:i4>1900592</vt:i4>
      </vt:variant>
      <vt:variant>
        <vt:i4>1058</vt:i4>
      </vt:variant>
      <vt:variant>
        <vt:i4>0</vt:i4>
      </vt:variant>
      <vt:variant>
        <vt:i4>5</vt:i4>
      </vt:variant>
      <vt:variant>
        <vt:lpwstr/>
      </vt:variant>
      <vt:variant>
        <vt:lpwstr>_Toc343650586</vt:lpwstr>
      </vt:variant>
      <vt:variant>
        <vt:i4>1900592</vt:i4>
      </vt:variant>
      <vt:variant>
        <vt:i4>1052</vt:i4>
      </vt:variant>
      <vt:variant>
        <vt:i4>0</vt:i4>
      </vt:variant>
      <vt:variant>
        <vt:i4>5</vt:i4>
      </vt:variant>
      <vt:variant>
        <vt:lpwstr/>
      </vt:variant>
      <vt:variant>
        <vt:lpwstr>_Toc343650585</vt:lpwstr>
      </vt:variant>
      <vt:variant>
        <vt:i4>1900592</vt:i4>
      </vt:variant>
      <vt:variant>
        <vt:i4>1046</vt:i4>
      </vt:variant>
      <vt:variant>
        <vt:i4>0</vt:i4>
      </vt:variant>
      <vt:variant>
        <vt:i4>5</vt:i4>
      </vt:variant>
      <vt:variant>
        <vt:lpwstr/>
      </vt:variant>
      <vt:variant>
        <vt:lpwstr>_Toc343650584</vt:lpwstr>
      </vt:variant>
      <vt:variant>
        <vt:i4>1900592</vt:i4>
      </vt:variant>
      <vt:variant>
        <vt:i4>1040</vt:i4>
      </vt:variant>
      <vt:variant>
        <vt:i4>0</vt:i4>
      </vt:variant>
      <vt:variant>
        <vt:i4>5</vt:i4>
      </vt:variant>
      <vt:variant>
        <vt:lpwstr/>
      </vt:variant>
      <vt:variant>
        <vt:lpwstr>_Toc343650583</vt:lpwstr>
      </vt:variant>
      <vt:variant>
        <vt:i4>1900592</vt:i4>
      </vt:variant>
      <vt:variant>
        <vt:i4>1034</vt:i4>
      </vt:variant>
      <vt:variant>
        <vt:i4>0</vt:i4>
      </vt:variant>
      <vt:variant>
        <vt:i4>5</vt:i4>
      </vt:variant>
      <vt:variant>
        <vt:lpwstr/>
      </vt:variant>
      <vt:variant>
        <vt:lpwstr>_Toc343650582</vt:lpwstr>
      </vt:variant>
      <vt:variant>
        <vt:i4>1900592</vt:i4>
      </vt:variant>
      <vt:variant>
        <vt:i4>1028</vt:i4>
      </vt:variant>
      <vt:variant>
        <vt:i4>0</vt:i4>
      </vt:variant>
      <vt:variant>
        <vt:i4>5</vt:i4>
      </vt:variant>
      <vt:variant>
        <vt:lpwstr/>
      </vt:variant>
      <vt:variant>
        <vt:lpwstr>_Toc343650581</vt:lpwstr>
      </vt:variant>
      <vt:variant>
        <vt:i4>1900592</vt:i4>
      </vt:variant>
      <vt:variant>
        <vt:i4>1022</vt:i4>
      </vt:variant>
      <vt:variant>
        <vt:i4>0</vt:i4>
      </vt:variant>
      <vt:variant>
        <vt:i4>5</vt:i4>
      </vt:variant>
      <vt:variant>
        <vt:lpwstr/>
      </vt:variant>
      <vt:variant>
        <vt:lpwstr>_Toc343650580</vt:lpwstr>
      </vt:variant>
      <vt:variant>
        <vt:i4>1179696</vt:i4>
      </vt:variant>
      <vt:variant>
        <vt:i4>1016</vt:i4>
      </vt:variant>
      <vt:variant>
        <vt:i4>0</vt:i4>
      </vt:variant>
      <vt:variant>
        <vt:i4>5</vt:i4>
      </vt:variant>
      <vt:variant>
        <vt:lpwstr/>
      </vt:variant>
      <vt:variant>
        <vt:lpwstr>_Toc343650579</vt:lpwstr>
      </vt:variant>
      <vt:variant>
        <vt:i4>1179696</vt:i4>
      </vt:variant>
      <vt:variant>
        <vt:i4>1010</vt:i4>
      </vt:variant>
      <vt:variant>
        <vt:i4>0</vt:i4>
      </vt:variant>
      <vt:variant>
        <vt:i4>5</vt:i4>
      </vt:variant>
      <vt:variant>
        <vt:lpwstr/>
      </vt:variant>
      <vt:variant>
        <vt:lpwstr>_Toc343650578</vt:lpwstr>
      </vt:variant>
      <vt:variant>
        <vt:i4>1179696</vt:i4>
      </vt:variant>
      <vt:variant>
        <vt:i4>1004</vt:i4>
      </vt:variant>
      <vt:variant>
        <vt:i4>0</vt:i4>
      </vt:variant>
      <vt:variant>
        <vt:i4>5</vt:i4>
      </vt:variant>
      <vt:variant>
        <vt:lpwstr/>
      </vt:variant>
      <vt:variant>
        <vt:lpwstr>_Toc343650577</vt:lpwstr>
      </vt:variant>
      <vt:variant>
        <vt:i4>1179696</vt:i4>
      </vt:variant>
      <vt:variant>
        <vt:i4>998</vt:i4>
      </vt:variant>
      <vt:variant>
        <vt:i4>0</vt:i4>
      </vt:variant>
      <vt:variant>
        <vt:i4>5</vt:i4>
      </vt:variant>
      <vt:variant>
        <vt:lpwstr/>
      </vt:variant>
      <vt:variant>
        <vt:lpwstr>_Toc343650576</vt:lpwstr>
      </vt:variant>
      <vt:variant>
        <vt:i4>1179696</vt:i4>
      </vt:variant>
      <vt:variant>
        <vt:i4>992</vt:i4>
      </vt:variant>
      <vt:variant>
        <vt:i4>0</vt:i4>
      </vt:variant>
      <vt:variant>
        <vt:i4>5</vt:i4>
      </vt:variant>
      <vt:variant>
        <vt:lpwstr/>
      </vt:variant>
      <vt:variant>
        <vt:lpwstr>_Toc343650575</vt:lpwstr>
      </vt:variant>
      <vt:variant>
        <vt:i4>1179696</vt:i4>
      </vt:variant>
      <vt:variant>
        <vt:i4>986</vt:i4>
      </vt:variant>
      <vt:variant>
        <vt:i4>0</vt:i4>
      </vt:variant>
      <vt:variant>
        <vt:i4>5</vt:i4>
      </vt:variant>
      <vt:variant>
        <vt:lpwstr/>
      </vt:variant>
      <vt:variant>
        <vt:lpwstr>_Toc343650574</vt:lpwstr>
      </vt:variant>
      <vt:variant>
        <vt:i4>1179696</vt:i4>
      </vt:variant>
      <vt:variant>
        <vt:i4>980</vt:i4>
      </vt:variant>
      <vt:variant>
        <vt:i4>0</vt:i4>
      </vt:variant>
      <vt:variant>
        <vt:i4>5</vt:i4>
      </vt:variant>
      <vt:variant>
        <vt:lpwstr/>
      </vt:variant>
      <vt:variant>
        <vt:lpwstr>_Toc343650573</vt:lpwstr>
      </vt:variant>
      <vt:variant>
        <vt:i4>1179696</vt:i4>
      </vt:variant>
      <vt:variant>
        <vt:i4>974</vt:i4>
      </vt:variant>
      <vt:variant>
        <vt:i4>0</vt:i4>
      </vt:variant>
      <vt:variant>
        <vt:i4>5</vt:i4>
      </vt:variant>
      <vt:variant>
        <vt:lpwstr/>
      </vt:variant>
      <vt:variant>
        <vt:lpwstr>_Toc343650572</vt:lpwstr>
      </vt:variant>
      <vt:variant>
        <vt:i4>1179696</vt:i4>
      </vt:variant>
      <vt:variant>
        <vt:i4>968</vt:i4>
      </vt:variant>
      <vt:variant>
        <vt:i4>0</vt:i4>
      </vt:variant>
      <vt:variant>
        <vt:i4>5</vt:i4>
      </vt:variant>
      <vt:variant>
        <vt:lpwstr/>
      </vt:variant>
      <vt:variant>
        <vt:lpwstr>_Toc343650571</vt:lpwstr>
      </vt:variant>
      <vt:variant>
        <vt:i4>1179696</vt:i4>
      </vt:variant>
      <vt:variant>
        <vt:i4>962</vt:i4>
      </vt:variant>
      <vt:variant>
        <vt:i4>0</vt:i4>
      </vt:variant>
      <vt:variant>
        <vt:i4>5</vt:i4>
      </vt:variant>
      <vt:variant>
        <vt:lpwstr/>
      </vt:variant>
      <vt:variant>
        <vt:lpwstr>_Toc343650570</vt:lpwstr>
      </vt:variant>
      <vt:variant>
        <vt:i4>1245232</vt:i4>
      </vt:variant>
      <vt:variant>
        <vt:i4>956</vt:i4>
      </vt:variant>
      <vt:variant>
        <vt:i4>0</vt:i4>
      </vt:variant>
      <vt:variant>
        <vt:i4>5</vt:i4>
      </vt:variant>
      <vt:variant>
        <vt:lpwstr/>
      </vt:variant>
      <vt:variant>
        <vt:lpwstr>_Toc343650569</vt:lpwstr>
      </vt:variant>
      <vt:variant>
        <vt:i4>1245232</vt:i4>
      </vt:variant>
      <vt:variant>
        <vt:i4>950</vt:i4>
      </vt:variant>
      <vt:variant>
        <vt:i4>0</vt:i4>
      </vt:variant>
      <vt:variant>
        <vt:i4>5</vt:i4>
      </vt:variant>
      <vt:variant>
        <vt:lpwstr/>
      </vt:variant>
      <vt:variant>
        <vt:lpwstr>_Toc343650568</vt:lpwstr>
      </vt:variant>
      <vt:variant>
        <vt:i4>1245232</vt:i4>
      </vt:variant>
      <vt:variant>
        <vt:i4>944</vt:i4>
      </vt:variant>
      <vt:variant>
        <vt:i4>0</vt:i4>
      </vt:variant>
      <vt:variant>
        <vt:i4>5</vt:i4>
      </vt:variant>
      <vt:variant>
        <vt:lpwstr/>
      </vt:variant>
      <vt:variant>
        <vt:lpwstr>_Toc343650567</vt:lpwstr>
      </vt:variant>
      <vt:variant>
        <vt:i4>1245232</vt:i4>
      </vt:variant>
      <vt:variant>
        <vt:i4>938</vt:i4>
      </vt:variant>
      <vt:variant>
        <vt:i4>0</vt:i4>
      </vt:variant>
      <vt:variant>
        <vt:i4>5</vt:i4>
      </vt:variant>
      <vt:variant>
        <vt:lpwstr/>
      </vt:variant>
      <vt:variant>
        <vt:lpwstr>_Toc343650566</vt:lpwstr>
      </vt:variant>
      <vt:variant>
        <vt:i4>1245232</vt:i4>
      </vt:variant>
      <vt:variant>
        <vt:i4>932</vt:i4>
      </vt:variant>
      <vt:variant>
        <vt:i4>0</vt:i4>
      </vt:variant>
      <vt:variant>
        <vt:i4>5</vt:i4>
      </vt:variant>
      <vt:variant>
        <vt:lpwstr/>
      </vt:variant>
      <vt:variant>
        <vt:lpwstr>_Toc343650565</vt:lpwstr>
      </vt:variant>
      <vt:variant>
        <vt:i4>1245232</vt:i4>
      </vt:variant>
      <vt:variant>
        <vt:i4>926</vt:i4>
      </vt:variant>
      <vt:variant>
        <vt:i4>0</vt:i4>
      </vt:variant>
      <vt:variant>
        <vt:i4>5</vt:i4>
      </vt:variant>
      <vt:variant>
        <vt:lpwstr/>
      </vt:variant>
      <vt:variant>
        <vt:lpwstr>_Toc343650564</vt:lpwstr>
      </vt:variant>
      <vt:variant>
        <vt:i4>1245232</vt:i4>
      </vt:variant>
      <vt:variant>
        <vt:i4>920</vt:i4>
      </vt:variant>
      <vt:variant>
        <vt:i4>0</vt:i4>
      </vt:variant>
      <vt:variant>
        <vt:i4>5</vt:i4>
      </vt:variant>
      <vt:variant>
        <vt:lpwstr/>
      </vt:variant>
      <vt:variant>
        <vt:lpwstr>_Toc343650563</vt:lpwstr>
      </vt:variant>
      <vt:variant>
        <vt:i4>1245232</vt:i4>
      </vt:variant>
      <vt:variant>
        <vt:i4>914</vt:i4>
      </vt:variant>
      <vt:variant>
        <vt:i4>0</vt:i4>
      </vt:variant>
      <vt:variant>
        <vt:i4>5</vt:i4>
      </vt:variant>
      <vt:variant>
        <vt:lpwstr/>
      </vt:variant>
      <vt:variant>
        <vt:lpwstr>_Toc343650562</vt:lpwstr>
      </vt:variant>
      <vt:variant>
        <vt:i4>1245232</vt:i4>
      </vt:variant>
      <vt:variant>
        <vt:i4>908</vt:i4>
      </vt:variant>
      <vt:variant>
        <vt:i4>0</vt:i4>
      </vt:variant>
      <vt:variant>
        <vt:i4>5</vt:i4>
      </vt:variant>
      <vt:variant>
        <vt:lpwstr/>
      </vt:variant>
      <vt:variant>
        <vt:lpwstr>_Toc343650561</vt:lpwstr>
      </vt:variant>
      <vt:variant>
        <vt:i4>1245232</vt:i4>
      </vt:variant>
      <vt:variant>
        <vt:i4>902</vt:i4>
      </vt:variant>
      <vt:variant>
        <vt:i4>0</vt:i4>
      </vt:variant>
      <vt:variant>
        <vt:i4>5</vt:i4>
      </vt:variant>
      <vt:variant>
        <vt:lpwstr/>
      </vt:variant>
      <vt:variant>
        <vt:lpwstr>_Toc343650560</vt:lpwstr>
      </vt:variant>
      <vt:variant>
        <vt:i4>1048624</vt:i4>
      </vt:variant>
      <vt:variant>
        <vt:i4>896</vt:i4>
      </vt:variant>
      <vt:variant>
        <vt:i4>0</vt:i4>
      </vt:variant>
      <vt:variant>
        <vt:i4>5</vt:i4>
      </vt:variant>
      <vt:variant>
        <vt:lpwstr/>
      </vt:variant>
      <vt:variant>
        <vt:lpwstr>_Toc343650559</vt:lpwstr>
      </vt:variant>
      <vt:variant>
        <vt:i4>1048624</vt:i4>
      </vt:variant>
      <vt:variant>
        <vt:i4>890</vt:i4>
      </vt:variant>
      <vt:variant>
        <vt:i4>0</vt:i4>
      </vt:variant>
      <vt:variant>
        <vt:i4>5</vt:i4>
      </vt:variant>
      <vt:variant>
        <vt:lpwstr/>
      </vt:variant>
      <vt:variant>
        <vt:lpwstr>_Toc343650558</vt:lpwstr>
      </vt:variant>
      <vt:variant>
        <vt:i4>1048624</vt:i4>
      </vt:variant>
      <vt:variant>
        <vt:i4>884</vt:i4>
      </vt:variant>
      <vt:variant>
        <vt:i4>0</vt:i4>
      </vt:variant>
      <vt:variant>
        <vt:i4>5</vt:i4>
      </vt:variant>
      <vt:variant>
        <vt:lpwstr/>
      </vt:variant>
      <vt:variant>
        <vt:lpwstr>_Toc343650557</vt:lpwstr>
      </vt:variant>
      <vt:variant>
        <vt:i4>1048624</vt:i4>
      </vt:variant>
      <vt:variant>
        <vt:i4>878</vt:i4>
      </vt:variant>
      <vt:variant>
        <vt:i4>0</vt:i4>
      </vt:variant>
      <vt:variant>
        <vt:i4>5</vt:i4>
      </vt:variant>
      <vt:variant>
        <vt:lpwstr/>
      </vt:variant>
      <vt:variant>
        <vt:lpwstr>_Toc343650556</vt:lpwstr>
      </vt:variant>
      <vt:variant>
        <vt:i4>1048624</vt:i4>
      </vt:variant>
      <vt:variant>
        <vt:i4>872</vt:i4>
      </vt:variant>
      <vt:variant>
        <vt:i4>0</vt:i4>
      </vt:variant>
      <vt:variant>
        <vt:i4>5</vt:i4>
      </vt:variant>
      <vt:variant>
        <vt:lpwstr/>
      </vt:variant>
      <vt:variant>
        <vt:lpwstr>_Toc343650555</vt:lpwstr>
      </vt:variant>
      <vt:variant>
        <vt:i4>1048624</vt:i4>
      </vt:variant>
      <vt:variant>
        <vt:i4>866</vt:i4>
      </vt:variant>
      <vt:variant>
        <vt:i4>0</vt:i4>
      </vt:variant>
      <vt:variant>
        <vt:i4>5</vt:i4>
      </vt:variant>
      <vt:variant>
        <vt:lpwstr/>
      </vt:variant>
      <vt:variant>
        <vt:lpwstr>_Toc343650554</vt:lpwstr>
      </vt:variant>
      <vt:variant>
        <vt:i4>1048624</vt:i4>
      </vt:variant>
      <vt:variant>
        <vt:i4>860</vt:i4>
      </vt:variant>
      <vt:variant>
        <vt:i4>0</vt:i4>
      </vt:variant>
      <vt:variant>
        <vt:i4>5</vt:i4>
      </vt:variant>
      <vt:variant>
        <vt:lpwstr/>
      </vt:variant>
      <vt:variant>
        <vt:lpwstr>_Toc343650553</vt:lpwstr>
      </vt:variant>
      <vt:variant>
        <vt:i4>1048624</vt:i4>
      </vt:variant>
      <vt:variant>
        <vt:i4>854</vt:i4>
      </vt:variant>
      <vt:variant>
        <vt:i4>0</vt:i4>
      </vt:variant>
      <vt:variant>
        <vt:i4>5</vt:i4>
      </vt:variant>
      <vt:variant>
        <vt:lpwstr/>
      </vt:variant>
      <vt:variant>
        <vt:lpwstr>_Toc343650552</vt:lpwstr>
      </vt:variant>
      <vt:variant>
        <vt:i4>1048624</vt:i4>
      </vt:variant>
      <vt:variant>
        <vt:i4>848</vt:i4>
      </vt:variant>
      <vt:variant>
        <vt:i4>0</vt:i4>
      </vt:variant>
      <vt:variant>
        <vt:i4>5</vt:i4>
      </vt:variant>
      <vt:variant>
        <vt:lpwstr/>
      </vt:variant>
      <vt:variant>
        <vt:lpwstr>_Toc343650551</vt:lpwstr>
      </vt:variant>
      <vt:variant>
        <vt:i4>1048624</vt:i4>
      </vt:variant>
      <vt:variant>
        <vt:i4>842</vt:i4>
      </vt:variant>
      <vt:variant>
        <vt:i4>0</vt:i4>
      </vt:variant>
      <vt:variant>
        <vt:i4>5</vt:i4>
      </vt:variant>
      <vt:variant>
        <vt:lpwstr/>
      </vt:variant>
      <vt:variant>
        <vt:lpwstr>_Toc343650550</vt:lpwstr>
      </vt:variant>
      <vt:variant>
        <vt:i4>1114160</vt:i4>
      </vt:variant>
      <vt:variant>
        <vt:i4>836</vt:i4>
      </vt:variant>
      <vt:variant>
        <vt:i4>0</vt:i4>
      </vt:variant>
      <vt:variant>
        <vt:i4>5</vt:i4>
      </vt:variant>
      <vt:variant>
        <vt:lpwstr/>
      </vt:variant>
      <vt:variant>
        <vt:lpwstr>_Toc343650549</vt:lpwstr>
      </vt:variant>
      <vt:variant>
        <vt:i4>1114160</vt:i4>
      </vt:variant>
      <vt:variant>
        <vt:i4>830</vt:i4>
      </vt:variant>
      <vt:variant>
        <vt:i4>0</vt:i4>
      </vt:variant>
      <vt:variant>
        <vt:i4>5</vt:i4>
      </vt:variant>
      <vt:variant>
        <vt:lpwstr/>
      </vt:variant>
      <vt:variant>
        <vt:lpwstr>_Toc343650548</vt:lpwstr>
      </vt:variant>
      <vt:variant>
        <vt:i4>1114160</vt:i4>
      </vt:variant>
      <vt:variant>
        <vt:i4>824</vt:i4>
      </vt:variant>
      <vt:variant>
        <vt:i4>0</vt:i4>
      </vt:variant>
      <vt:variant>
        <vt:i4>5</vt:i4>
      </vt:variant>
      <vt:variant>
        <vt:lpwstr/>
      </vt:variant>
      <vt:variant>
        <vt:lpwstr>_Toc343650547</vt:lpwstr>
      </vt:variant>
      <vt:variant>
        <vt:i4>1114160</vt:i4>
      </vt:variant>
      <vt:variant>
        <vt:i4>818</vt:i4>
      </vt:variant>
      <vt:variant>
        <vt:i4>0</vt:i4>
      </vt:variant>
      <vt:variant>
        <vt:i4>5</vt:i4>
      </vt:variant>
      <vt:variant>
        <vt:lpwstr/>
      </vt:variant>
      <vt:variant>
        <vt:lpwstr>_Toc343650546</vt:lpwstr>
      </vt:variant>
      <vt:variant>
        <vt:i4>1114160</vt:i4>
      </vt:variant>
      <vt:variant>
        <vt:i4>812</vt:i4>
      </vt:variant>
      <vt:variant>
        <vt:i4>0</vt:i4>
      </vt:variant>
      <vt:variant>
        <vt:i4>5</vt:i4>
      </vt:variant>
      <vt:variant>
        <vt:lpwstr/>
      </vt:variant>
      <vt:variant>
        <vt:lpwstr>_Toc343650545</vt:lpwstr>
      </vt:variant>
      <vt:variant>
        <vt:i4>1114160</vt:i4>
      </vt:variant>
      <vt:variant>
        <vt:i4>806</vt:i4>
      </vt:variant>
      <vt:variant>
        <vt:i4>0</vt:i4>
      </vt:variant>
      <vt:variant>
        <vt:i4>5</vt:i4>
      </vt:variant>
      <vt:variant>
        <vt:lpwstr/>
      </vt:variant>
      <vt:variant>
        <vt:lpwstr>_Toc343650544</vt:lpwstr>
      </vt:variant>
      <vt:variant>
        <vt:i4>1114160</vt:i4>
      </vt:variant>
      <vt:variant>
        <vt:i4>800</vt:i4>
      </vt:variant>
      <vt:variant>
        <vt:i4>0</vt:i4>
      </vt:variant>
      <vt:variant>
        <vt:i4>5</vt:i4>
      </vt:variant>
      <vt:variant>
        <vt:lpwstr/>
      </vt:variant>
      <vt:variant>
        <vt:lpwstr>_Toc343650543</vt:lpwstr>
      </vt:variant>
      <vt:variant>
        <vt:i4>1114160</vt:i4>
      </vt:variant>
      <vt:variant>
        <vt:i4>794</vt:i4>
      </vt:variant>
      <vt:variant>
        <vt:i4>0</vt:i4>
      </vt:variant>
      <vt:variant>
        <vt:i4>5</vt:i4>
      </vt:variant>
      <vt:variant>
        <vt:lpwstr/>
      </vt:variant>
      <vt:variant>
        <vt:lpwstr>_Toc343650542</vt:lpwstr>
      </vt:variant>
      <vt:variant>
        <vt:i4>1114160</vt:i4>
      </vt:variant>
      <vt:variant>
        <vt:i4>788</vt:i4>
      </vt:variant>
      <vt:variant>
        <vt:i4>0</vt:i4>
      </vt:variant>
      <vt:variant>
        <vt:i4>5</vt:i4>
      </vt:variant>
      <vt:variant>
        <vt:lpwstr/>
      </vt:variant>
      <vt:variant>
        <vt:lpwstr>_Toc343650541</vt:lpwstr>
      </vt:variant>
      <vt:variant>
        <vt:i4>1114160</vt:i4>
      </vt:variant>
      <vt:variant>
        <vt:i4>782</vt:i4>
      </vt:variant>
      <vt:variant>
        <vt:i4>0</vt:i4>
      </vt:variant>
      <vt:variant>
        <vt:i4>5</vt:i4>
      </vt:variant>
      <vt:variant>
        <vt:lpwstr/>
      </vt:variant>
      <vt:variant>
        <vt:lpwstr>_Toc343650540</vt:lpwstr>
      </vt:variant>
      <vt:variant>
        <vt:i4>1441840</vt:i4>
      </vt:variant>
      <vt:variant>
        <vt:i4>776</vt:i4>
      </vt:variant>
      <vt:variant>
        <vt:i4>0</vt:i4>
      </vt:variant>
      <vt:variant>
        <vt:i4>5</vt:i4>
      </vt:variant>
      <vt:variant>
        <vt:lpwstr/>
      </vt:variant>
      <vt:variant>
        <vt:lpwstr>_Toc343650539</vt:lpwstr>
      </vt:variant>
      <vt:variant>
        <vt:i4>1441840</vt:i4>
      </vt:variant>
      <vt:variant>
        <vt:i4>770</vt:i4>
      </vt:variant>
      <vt:variant>
        <vt:i4>0</vt:i4>
      </vt:variant>
      <vt:variant>
        <vt:i4>5</vt:i4>
      </vt:variant>
      <vt:variant>
        <vt:lpwstr/>
      </vt:variant>
      <vt:variant>
        <vt:lpwstr>_Toc343650538</vt:lpwstr>
      </vt:variant>
      <vt:variant>
        <vt:i4>1441840</vt:i4>
      </vt:variant>
      <vt:variant>
        <vt:i4>764</vt:i4>
      </vt:variant>
      <vt:variant>
        <vt:i4>0</vt:i4>
      </vt:variant>
      <vt:variant>
        <vt:i4>5</vt:i4>
      </vt:variant>
      <vt:variant>
        <vt:lpwstr/>
      </vt:variant>
      <vt:variant>
        <vt:lpwstr>_Toc343650537</vt:lpwstr>
      </vt:variant>
      <vt:variant>
        <vt:i4>1441840</vt:i4>
      </vt:variant>
      <vt:variant>
        <vt:i4>758</vt:i4>
      </vt:variant>
      <vt:variant>
        <vt:i4>0</vt:i4>
      </vt:variant>
      <vt:variant>
        <vt:i4>5</vt:i4>
      </vt:variant>
      <vt:variant>
        <vt:lpwstr/>
      </vt:variant>
      <vt:variant>
        <vt:lpwstr>_Toc343650536</vt:lpwstr>
      </vt:variant>
      <vt:variant>
        <vt:i4>1441840</vt:i4>
      </vt:variant>
      <vt:variant>
        <vt:i4>752</vt:i4>
      </vt:variant>
      <vt:variant>
        <vt:i4>0</vt:i4>
      </vt:variant>
      <vt:variant>
        <vt:i4>5</vt:i4>
      </vt:variant>
      <vt:variant>
        <vt:lpwstr/>
      </vt:variant>
      <vt:variant>
        <vt:lpwstr>_Toc343650535</vt:lpwstr>
      </vt:variant>
      <vt:variant>
        <vt:i4>1441840</vt:i4>
      </vt:variant>
      <vt:variant>
        <vt:i4>746</vt:i4>
      </vt:variant>
      <vt:variant>
        <vt:i4>0</vt:i4>
      </vt:variant>
      <vt:variant>
        <vt:i4>5</vt:i4>
      </vt:variant>
      <vt:variant>
        <vt:lpwstr/>
      </vt:variant>
      <vt:variant>
        <vt:lpwstr>_Toc343650534</vt:lpwstr>
      </vt:variant>
      <vt:variant>
        <vt:i4>1441840</vt:i4>
      </vt:variant>
      <vt:variant>
        <vt:i4>740</vt:i4>
      </vt:variant>
      <vt:variant>
        <vt:i4>0</vt:i4>
      </vt:variant>
      <vt:variant>
        <vt:i4>5</vt:i4>
      </vt:variant>
      <vt:variant>
        <vt:lpwstr/>
      </vt:variant>
      <vt:variant>
        <vt:lpwstr>_Toc343650533</vt:lpwstr>
      </vt:variant>
      <vt:variant>
        <vt:i4>1441840</vt:i4>
      </vt:variant>
      <vt:variant>
        <vt:i4>734</vt:i4>
      </vt:variant>
      <vt:variant>
        <vt:i4>0</vt:i4>
      </vt:variant>
      <vt:variant>
        <vt:i4>5</vt:i4>
      </vt:variant>
      <vt:variant>
        <vt:lpwstr/>
      </vt:variant>
      <vt:variant>
        <vt:lpwstr>_Toc343650532</vt:lpwstr>
      </vt:variant>
      <vt:variant>
        <vt:i4>1441840</vt:i4>
      </vt:variant>
      <vt:variant>
        <vt:i4>728</vt:i4>
      </vt:variant>
      <vt:variant>
        <vt:i4>0</vt:i4>
      </vt:variant>
      <vt:variant>
        <vt:i4>5</vt:i4>
      </vt:variant>
      <vt:variant>
        <vt:lpwstr/>
      </vt:variant>
      <vt:variant>
        <vt:lpwstr>_Toc343650531</vt:lpwstr>
      </vt:variant>
      <vt:variant>
        <vt:i4>1441840</vt:i4>
      </vt:variant>
      <vt:variant>
        <vt:i4>722</vt:i4>
      </vt:variant>
      <vt:variant>
        <vt:i4>0</vt:i4>
      </vt:variant>
      <vt:variant>
        <vt:i4>5</vt:i4>
      </vt:variant>
      <vt:variant>
        <vt:lpwstr/>
      </vt:variant>
      <vt:variant>
        <vt:lpwstr>_Toc343650530</vt:lpwstr>
      </vt:variant>
      <vt:variant>
        <vt:i4>1507376</vt:i4>
      </vt:variant>
      <vt:variant>
        <vt:i4>716</vt:i4>
      </vt:variant>
      <vt:variant>
        <vt:i4>0</vt:i4>
      </vt:variant>
      <vt:variant>
        <vt:i4>5</vt:i4>
      </vt:variant>
      <vt:variant>
        <vt:lpwstr/>
      </vt:variant>
      <vt:variant>
        <vt:lpwstr>_Toc343650529</vt:lpwstr>
      </vt:variant>
      <vt:variant>
        <vt:i4>1507376</vt:i4>
      </vt:variant>
      <vt:variant>
        <vt:i4>710</vt:i4>
      </vt:variant>
      <vt:variant>
        <vt:i4>0</vt:i4>
      </vt:variant>
      <vt:variant>
        <vt:i4>5</vt:i4>
      </vt:variant>
      <vt:variant>
        <vt:lpwstr/>
      </vt:variant>
      <vt:variant>
        <vt:lpwstr>_Toc343650528</vt:lpwstr>
      </vt:variant>
      <vt:variant>
        <vt:i4>1507376</vt:i4>
      </vt:variant>
      <vt:variant>
        <vt:i4>704</vt:i4>
      </vt:variant>
      <vt:variant>
        <vt:i4>0</vt:i4>
      </vt:variant>
      <vt:variant>
        <vt:i4>5</vt:i4>
      </vt:variant>
      <vt:variant>
        <vt:lpwstr/>
      </vt:variant>
      <vt:variant>
        <vt:lpwstr>_Toc343650527</vt:lpwstr>
      </vt:variant>
      <vt:variant>
        <vt:i4>1507376</vt:i4>
      </vt:variant>
      <vt:variant>
        <vt:i4>698</vt:i4>
      </vt:variant>
      <vt:variant>
        <vt:i4>0</vt:i4>
      </vt:variant>
      <vt:variant>
        <vt:i4>5</vt:i4>
      </vt:variant>
      <vt:variant>
        <vt:lpwstr/>
      </vt:variant>
      <vt:variant>
        <vt:lpwstr>_Toc343650526</vt:lpwstr>
      </vt:variant>
      <vt:variant>
        <vt:i4>1507376</vt:i4>
      </vt:variant>
      <vt:variant>
        <vt:i4>692</vt:i4>
      </vt:variant>
      <vt:variant>
        <vt:i4>0</vt:i4>
      </vt:variant>
      <vt:variant>
        <vt:i4>5</vt:i4>
      </vt:variant>
      <vt:variant>
        <vt:lpwstr/>
      </vt:variant>
      <vt:variant>
        <vt:lpwstr>_Toc343650525</vt:lpwstr>
      </vt:variant>
      <vt:variant>
        <vt:i4>1507376</vt:i4>
      </vt:variant>
      <vt:variant>
        <vt:i4>686</vt:i4>
      </vt:variant>
      <vt:variant>
        <vt:i4>0</vt:i4>
      </vt:variant>
      <vt:variant>
        <vt:i4>5</vt:i4>
      </vt:variant>
      <vt:variant>
        <vt:lpwstr/>
      </vt:variant>
      <vt:variant>
        <vt:lpwstr>_Toc343650524</vt:lpwstr>
      </vt:variant>
      <vt:variant>
        <vt:i4>1507376</vt:i4>
      </vt:variant>
      <vt:variant>
        <vt:i4>680</vt:i4>
      </vt:variant>
      <vt:variant>
        <vt:i4>0</vt:i4>
      </vt:variant>
      <vt:variant>
        <vt:i4>5</vt:i4>
      </vt:variant>
      <vt:variant>
        <vt:lpwstr/>
      </vt:variant>
      <vt:variant>
        <vt:lpwstr>_Toc343650523</vt:lpwstr>
      </vt:variant>
      <vt:variant>
        <vt:i4>1507376</vt:i4>
      </vt:variant>
      <vt:variant>
        <vt:i4>674</vt:i4>
      </vt:variant>
      <vt:variant>
        <vt:i4>0</vt:i4>
      </vt:variant>
      <vt:variant>
        <vt:i4>5</vt:i4>
      </vt:variant>
      <vt:variant>
        <vt:lpwstr/>
      </vt:variant>
      <vt:variant>
        <vt:lpwstr>_Toc343650522</vt:lpwstr>
      </vt:variant>
      <vt:variant>
        <vt:i4>1507376</vt:i4>
      </vt:variant>
      <vt:variant>
        <vt:i4>668</vt:i4>
      </vt:variant>
      <vt:variant>
        <vt:i4>0</vt:i4>
      </vt:variant>
      <vt:variant>
        <vt:i4>5</vt:i4>
      </vt:variant>
      <vt:variant>
        <vt:lpwstr/>
      </vt:variant>
      <vt:variant>
        <vt:lpwstr>_Toc343650521</vt:lpwstr>
      </vt:variant>
      <vt:variant>
        <vt:i4>1507376</vt:i4>
      </vt:variant>
      <vt:variant>
        <vt:i4>662</vt:i4>
      </vt:variant>
      <vt:variant>
        <vt:i4>0</vt:i4>
      </vt:variant>
      <vt:variant>
        <vt:i4>5</vt:i4>
      </vt:variant>
      <vt:variant>
        <vt:lpwstr/>
      </vt:variant>
      <vt:variant>
        <vt:lpwstr>_Toc343650520</vt:lpwstr>
      </vt:variant>
      <vt:variant>
        <vt:i4>1310768</vt:i4>
      </vt:variant>
      <vt:variant>
        <vt:i4>656</vt:i4>
      </vt:variant>
      <vt:variant>
        <vt:i4>0</vt:i4>
      </vt:variant>
      <vt:variant>
        <vt:i4>5</vt:i4>
      </vt:variant>
      <vt:variant>
        <vt:lpwstr/>
      </vt:variant>
      <vt:variant>
        <vt:lpwstr>_Toc343650519</vt:lpwstr>
      </vt:variant>
      <vt:variant>
        <vt:i4>1310768</vt:i4>
      </vt:variant>
      <vt:variant>
        <vt:i4>650</vt:i4>
      </vt:variant>
      <vt:variant>
        <vt:i4>0</vt:i4>
      </vt:variant>
      <vt:variant>
        <vt:i4>5</vt:i4>
      </vt:variant>
      <vt:variant>
        <vt:lpwstr/>
      </vt:variant>
      <vt:variant>
        <vt:lpwstr>_Toc343650518</vt:lpwstr>
      </vt:variant>
      <vt:variant>
        <vt:i4>1310768</vt:i4>
      </vt:variant>
      <vt:variant>
        <vt:i4>644</vt:i4>
      </vt:variant>
      <vt:variant>
        <vt:i4>0</vt:i4>
      </vt:variant>
      <vt:variant>
        <vt:i4>5</vt:i4>
      </vt:variant>
      <vt:variant>
        <vt:lpwstr/>
      </vt:variant>
      <vt:variant>
        <vt:lpwstr>_Toc343650517</vt:lpwstr>
      </vt:variant>
      <vt:variant>
        <vt:i4>1310768</vt:i4>
      </vt:variant>
      <vt:variant>
        <vt:i4>638</vt:i4>
      </vt:variant>
      <vt:variant>
        <vt:i4>0</vt:i4>
      </vt:variant>
      <vt:variant>
        <vt:i4>5</vt:i4>
      </vt:variant>
      <vt:variant>
        <vt:lpwstr/>
      </vt:variant>
      <vt:variant>
        <vt:lpwstr>_Toc343650516</vt:lpwstr>
      </vt:variant>
      <vt:variant>
        <vt:i4>1310768</vt:i4>
      </vt:variant>
      <vt:variant>
        <vt:i4>632</vt:i4>
      </vt:variant>
      <vt:variant>
        <vt:i4>0</vt:i4>
      </vt:variant>
      <vt:variant>
        <vt:i4>5</vt:i4>
      </vt:variant>
      <vt:variant>
        <vt:lpwstr/>
      </vt:variant>
      <vt:variant>
        <vt:lpwstr>_Toc343650515</vt:lpwstr>
      </vt:variant>
      <vt:variant>
        <vt:i4>1310768</vt:i4>
      </vt:variant>
      <vt:variant>
        <vt:i4>626</vt:i4>
      </vt:variant>
      <vt:variant>
        <vt:i4>0</vt:i4>
      </vt:variant>
      <vt:variant>
        <vt:i4>5</vt:i4>
      </vt:variant>
      <vt:variant>
        <vt:lpwstr/>
      </vt:variant>
      <vt:variant>
        <vt:lpwstr>_Toc343650514</vt:lpwstr>
      </vt:variant>
      <vt:variant>
        <vt:i4>1310768</vt:i4>
      </vt:variant>
      <vt:variant>
        <vt:i4>620</vt:i4>
      </vt:variant>
      <vt:variant>
        <vt:i4>0</vt:i4>
      </vt:variant>
      <vt:variant>
        <vt:i4>5</vt:i4>
      </vt:variant>
      <vt:variant>
        <vt:lpwstr/>
      </vt:variant>
      <vt:variant>
        <vt:lpwstr>_Toc343650513</vt:lpwstr>
      </vt:variant>
      <vt:variant>
        <vt:i4>1310768</vt:i4>
      </vt:variant>
      <vt:variant>
        <vt:i4>614</vt:i4>
      </vt:variant>
      <vt:variant>
        <vt:i4>0</vt:i4>
      </vt:variant>
      <vt:variant>
        <vt:i4>5</vt:i4>
      </vt:variant>
      <vt:variant>
        <vt:lpwstr/>
      </vt:variant>
      <vt:variant>
        <vt:lpwstr>_Toc343650512</vt:lpwstr>
      </vt:variant>
      <vt:variant>
        <vt:i4>1310768</vt:i4>
      </vt:variant>
      <vt:variant>
        <vt:i4>608</vt:i4>
      </vt:variant>
      <vt:variant>
        <vt:i4>0</vt:i4>
      </vt:variant>
      <vt:variant>
        <vt:i4>5</vt:i4>
      </vt:variant>
      <vt:variant>
        <vt:lpwstr/>
      </vt:variant>
      <vt:variant>
        <vt:lpwstr>_Toc343650511</vt:lpwstr>
      </vt:variant>
      <vt:variant>
        <vt:i4>1310768</vt:i4>
      </vt:variant>
      <vt:variant>
        <vt:i4>602</vt:i4>
      </vt:variant>
      <vt:variant>
        <vt:i4>0</vt:i4>
      </vt:variant>
      <vt:variant>
        <vt:i4>5</vt:i4>
      </vt:variant>
      <vt:variant>
        <vt:lpwstr/>
      </vt:variant>
      <vt:variant>
        <vt:lpwstr>_Toc343650510</vt:lpwstr>
      </vt:variant>
      <vt:variant>
        <vt:i4>1376304</vt:i4>
      </vt:variant>
      <vt:variant>
        <vt:i4>596</vt:i4>
      </vt:variant>
      <vt:variant>
        <vt:i4>0</vt:i4>
      </vt:variant>
      <vt:variant>
        <vt:i4>5</vt:i4>
      </vt:variant>
      <vt:variant>
        <vt:lpwstr/>
      </vt:variant>
      <vt:variant>
        <vt:lpwstr>_Toc343650509</vt:lpwstr>
      </vt:variant>
      <vt:variant>
        <vt:i4>1376304</vt:i4>
      </vt:variant>
      <vt:variant>
        <vt:i4>590</vt:i4>
      </vt:variant>
      <vt:variant>
        <vt:i4>0</vt:i4>
      </vt:variant>
      <vt:variant>
        <vt:i4>5</vt:i4>
      </vt:variant>
      <vt:variant>
        <vt:lpwstr/>
      </vt:variant>
      <vt:variant>
        <vt:lpwstr>_Toc343650508</vt:lpwstr>
      </vt:variant>
      <vt:variant>
        <vt:i4>1376304</vt:i4>
      </vt:variant>
      <vt:variant>
        <vt:i4>584</vt:i4>
      </vt:variant>
      <vt:variant>
        <vt:i4>0</vt:i4>
      </vt:variant>
      <vt:variant>
        <vt:i4>5</vt:i4>
      </vt:variant>
      <vt:variant>
        <vt:lpwstr/>
      </vt:variant>
      <vt:variant>
        <vt:lpwstr>_Toc343650507</vt:lpwstr>
      </vt:variant>
      <vt:variant>
        <vt:i4>1376304</vt:i4>
      </vt:variant>
      <vt:variant>
        <vt:i4>578</vt:i4>
      </vt:variant>
      <vt:variant>
        <vt:i4>0</vt:i4>
      </vt:variant>
      <vt:variant>
        <vt:i4>5</vt:i4>
      </vt:variant>
      <vt:variant>
        <vt:lpwstr/>
      </vt:variant>
      <vt:variant>
        <vt:lpwstr>_Toc343650506</vt:lpwstr>
      </vt:variant>
      <vt:variant>
        <vt:i4>1376304</vt:i4>
      </vt:variant>
      <vt:variant>
        <vt:i4>572</vt:i4>
      </vt:variant>
      <vt:variant>
        <vt:i4>0</vt:i4>
      </vt:variant>
      <vt:variant>
        <vt:i4>5</vt:i4>
      </vt:variant>
      <vt:variant>
        <vt:lpwstr/>
      </vt:variant>
      <vt:variant>
        <vt:lpwstr>_Toc343650505</vt:lpwstr>
      </vt:variant>
      <vt:variant>
        <vt:i4>1376304</vt:i4>
      </vt:variant>
      <vt:variant>
        <vt:i4>566</vt:i4>
      </vt:variant>
      <vt:variant>
        <vt:i4>0</vt:i4>
      </vt:variant>
      <vt:variant>
        <vt:i4>5</vt:i4>
      </vt:variant>
      <vt:variant>
        <vt:lpwstr/>
      </vt:variant>
      <vt:variant>
        <vt:lpwstr>_Toc343650504</vt:lpwstr>
      </vt:variant>
      <vt:variant>
        <vt:i4>1376304</vt:i4>
      </vt:variant>
      <vt:variant>
        <vt:i4>560</vt:i4>
      </vt:variant>
      <vt:variant>
        <vt:i4>0</vt:i4>
      </vt:variant>
      <vt:variant>
        <vt:i4>5</vt:i4>
      </vt:variant>
      <vt:variant>
        <vt:lpwstr/>
      </vt:variant>
      <vt:variant>
        <vt:lpwstr>_Toc343650503</vt:lpwstr>
      </vt:variant>
      <vt:variant>
        <vt:i4>1376304</vt:i4>
      </vt:variant>
      <vt:variant>
        <vt:i4>554</vt:i4>
      </vt:variant>
      <vt:variant>
        <vt:i4>0</vt:i4>
      </vt:variant>
      <vt:variant>
        <vt:i4>5</vt:i4>
      </vt:variant>
      <vt:variant>
        <vt:lpwstr/>
      </vt:variant>
      <vt:variant>
        <vt:lpwstr>_Toc343650502</vt:lpwstr>
      </vt:variant>
      <vt:variant>
        <vt:i4>1376304</vt:i4>
      </vt:variant>
      <vt:variant>
        <vt:i4>548</vt:i4>
      </vt:variant>
      <vt:variant>
        <vt:i4>0</vt:i4>
      </vt:variant>
      <vt:variant>
        <vt:i4>5</vt:i4>
      </vt:variant>
      <vt:variant>
        <vt:lpwstr/>
      </vt:variant>
      <vt:variant>
        <vt:lpwstr>_Toc343650501</vt:lpwstr>
      </vt:variant>
      <vt:variant>
        <vt:i4>1376304</vt:i4>
      </vt:variant>
      <vt:variant>
        <vt:i4>542</vt:i4>
      </vt:variant>
      <vt:variant>
        <vt:i4>0</vt:i4>
      </vt:variant>
      <vt:variant>
        <vt:i4>5</vt:i4>
      </vt:variant>
      <vt:variant>
        <vt:lpwstr/>
      </vt:variant>
      <vt:variant>
        <vt:lpwstr>_Toc343650500</vt:lpwstr>
      </vt:variant>
      <vt:variant>
        <vt:i4>1835057</vt:i4>
      </vt:variant>
      <vt:variant>
        <vt:i4>536</vt:i4>
      </vt:variant>
      <vt:variant>
        <vt:i4>0</vt:i4>
      </vt:variant>
      <vt:variant>
        <vt:i4>5</vt:i4>
      </vt:variant>
      <vt:variant>
        <vt:lpwstr/>
      </vt:variant>
      <vt:variant>
        <vt:lpwstr>_Toc343650499</vt:lpwstr>
      </vt:variant>
      <vt:variant>
        <vt:i4>1835057</vt:i4>
      </vt:variant>
      <vt:variant>
        <vt:i4>530</vt:i4>
      </vt:variant>
      <vt:variant>
        <vt:i4>0</vt:i4>
      </vt:variant>
      <vt:variant>
        <vt:i4>5</vt:i4>
      </vt:variant>
      <vt:variant>
        <vt:lpwstr/>
      </vt:variant>
      <vt:variant>
        <vt:lpwstr>_Toc343650498</vt:lpwstr>
      </vt:variant>
      <vt:variant>
        <vt:i4>1835057</vt:i4>
      </vt:variant>
      <vt:variant>
        <vt:i4>524</vt:i4>
      </vt:variant>
      <vt:variant>
        <vt:i4>0</vt:i4>
      </vt:variant>
      <vt:variant>
        <vt:i4>5</vt:i4>
      </vt:variant>
      <vt:variant>
        <vt:lpwstr/>
      </vt:variant>
      <vt:variant>
        <vt:lpwstr>_Toc343650497</vt:lpwstr>
      </vt:variant>
      <vt:variant>
        <vt:i4>1835057</vt:i4>
      </vt:variant>
      <vt:variant>
        <vt:i4>518</vt:i4>
      </vt:variant>
      <vt:variant>
        <vt:i4>0</vt:i4>
      </vt:variant>
      <vt:variant>
        <vt:i4>5</vt:i4>
      </vt:variant>
      <vt:variant>
        <vt:lpwstr/>
      </vt:variant>
      <vt:variant>
        <vt:lpwstr>_Toc343650496</vt:lpwstr>
      </vt:variant>
      <vt:variant>
        <vt:i4>1835057</vt:i4>
      </vt:variant>
      <vt:variant>
        <vt:i4>512</vt:i4>
      </vt:variant>
      <vt:variant>
        <vt:i4>0</vt:i4>
      </vt:variant>
      <vt:variant>
        <vt:i4>5</vt:i4>
      </vt:variant>
      <vt:variant>
        <vt:lpwstr/>
      </vt:variant>
      <vt:variant>
        <vt:lpwstr>_Toc343650495</vt:lpwstr>
      </vt:variant>
      <vt:variant>
        <vt:i4>1835057</vt:i4>
      </vt:variant>
      <vt:variant>
        <vt:i4>506</vt:i4>
      </vt:variant>
      <vt:variant>
        <vt:i4>0</vt:i4>
      </vt:variant>
      <vt:variant>
        <vt:i4>5</vt:i4>
      </vt:variant>
      <vt:variant>
        <vt:lpwstr/>
      </vt:variant>
      <vt:variant>
        <vt:lpwstr>_Toc343650494</vt:lpwstr>
      </vt:variant>
      <vt:variant>
        <vt:i4>1835057</vt:i4>
      </vt:variant>
      <vt:variant>
        <vt:i4>500</vt:i4>
      </vt:variant>
      <vt:variant>
        <vt:i4>0</vt:i4>
      </vt:variant>
      <vt:variant>
        <vt:i4>5</vt:i4>
      </vt:variant>
      <vt:variant>
        <vt:lpwstr/>
      </vt:variant>
      <vt:variant>
        <vt:lpwstr>_Toc343650493</vt:lpwstr>
      </vt:variant>
      <vt:variant>
        <vt:i4>1835057</vt:i4>
      </vt:variant>
      <vt:variant>
        <vt:i4>494</vt:i4>
      </vt:variant>
      <vt:variant>
        <vt:i4>0</vt:i4>
      </vt:variant>
      <vt:variant>
        <vt:i4>5</vt:i4>
      </vt:variant>
      <vt:variant>
        <vt:lpwstr/>
      </vt:variant>
      <vt:variant>
        <vt:lpwstr>_Toc343650492</vt:lpwstr>
      </vt:variant>
      <vt:variant>
        <vt:i4>1835057</vt:i4>
      </vt:variant>
      <vt:variant>
        <vt:i4>488</vt:i4>
      </vt:variant>
      <vt:variant>
        <vt:i4>0</vt:i4>
      </vt:variant>
      <vt:variant>
        <vt:i4>5</vt:i4>
      </vt:variant>
      <vt:variant>
        <vt:lpwstr/>
      </vt:variant>
      <vt:variant>
        <vt:lpwstr>_Toc343650491</vt:lpwstr>
      </vt:variant>
      <vt:variant>
        <vt:i4>1835057</vt:i4>
      </vt:variant>
      <vt:variant>
        <vt:i4>482</vt:i4>
      </vt:variant>
      <vt:variant>
        <vt:i4>0</vt:i4>
      </vt:variant>
      <vt:variant>
        <vt:i4>5</vt:i4>
      </vt:variant>
      <vt:variant>
        <vt:lpwstr/>
      </vt:variant>
      <vt:variant>
        <vt:lpwstr>_Toc343650490</vt:lpwstr>
      </vt:variant>
      <vt:variant>
        <vt:i4>1900593</vt:i4>
      </vt:variant>
      <vt:variant>
        <vt:i4>476</vt:i4>
      </vt:variant>
      <vt:variant>
        <vt:i4>0</vt:i4>
      </vt:variant>
      <vt:variant>
        <vt:i4>5</vt:i4>
      </vt:variant>
      <vt:variant>
        <vt:lpwstr/>
      </vt:variant>
      <vt:variant>
        <vt:lpwstr>_Toc343650489</vt:lpwstr>
      </vt:variant>
      <vt:variant>
        <vt:i4>1900593</vt:i4>
      </vt:variant>
      <vt:variant>
        <vt:i4>470</vt:i4>
      </vt:variant>
      <vt:variant>
        <vt:i4>0</vt:i4>
      </vt:variant>
      <vt:variant>
        <vt:i4>5</vt:i4>
      </vt:variant>
      <vt:variant>
        <vt:lpwstr/>
      </vt:variant>
      <vt:variant>
        <vt:lpwstr>_Toc343650488</vt:lpwstr>
      </vt:variant>
      <vt:variant>
        <vt:i4>1900593</vt:i4>
      </vt:variant>
      <vt:variant>
        <vt:i4>464</vt:i4>
      </vt:variant>
      <vt:variant>
        <vt:i4>0</vt:i4>
      </vt:variant>
      <vt:variant>
        <vt:i4>5</vt:i4>
      </vt:variant>
      <vt:variant>
        <vt:lpwstr/>
      </vt:variant>
      <vt:variant>
        <vt:lpwstr>_Toc343650487</vt:lpwstr>
      </vt:variant>
      <vt:variant>
        <vt:i4>1900593</vt:i4>
      </vt:variant>
      <vt:variant>
        <vt:i4>458</vt:i4>
      </vt:variant>
      <vt:variant>
        <vt:i4>0</vt:i4>
      </vt:variant>
      <vt:variant>
        <vt:i4>5</vt:i4>
      </vt:variant>
      <vt:variant>
        <vt:lpwstr/>
      </vt:variant>
      <vt:variant>
        <vt:lpwstr>_Toc343650486</vt:lpwstr>
      </vt:variant>
      <vt:variant>
        <vt:i4>1900593</vt:i4>
      </vt:variant>
      <vt:variant>
        <vt:i4>452</vt:i4>
      </vt:variant>
      <vt:variant>
        <vt:i4>0</vt:i4>
      </vt:variant>
      <vt:variant>
        <vt:i4>5</vt:i4>
      </vt:variant>
      <vt:variant>
        <vt:lpwstr/>
      </vt:variant>
      <vt:variant>
        <vt:lpwstr>_Toc343650485</vt:lpwstr>
      </vt:variant>
      <vt:variant>
        <vt:i4>1900593</vt:i4>
      </vt:variant>
      <vt:variant>
        <vt:i4>446</vt:i4>
      </vt:variant>
      <vt:variant>
        <vt:i4>0</vt:i4>
      </vt:variant>
      <vt:variant>
        <vt:i4>5</vt:i4>
      </vt:variant>
      <vt:variant>
        <vt:lpwstr/>
      </vt:variant>
      <vt:variant>
        <vt:lpwstr>_Toc343650484</vt:lpwstr>
      </vt:variant>
      <vt:variant>
        <vt:i4>1900593</vt:i4>
      </vt:variant>
      <vt:variant>
        <vt:i4>440</vt:i4>
      </vt:variant>
      <vt:variant>
        <vt:i4>0</vt:i4>
      </vt:variant>
      <vt:variant>
        <vt:i4>5</vt:i4>
      </vt:variant>
      <vt:variant>
        <vt:lpwstr/>
      </vt:variant>
      <vt:variant>
        <vt:lpwstr>_Toc343650483</vt:lpwstr>
      </vt:variant>
      <vt:variant>
        <vt:i4>1900593</vt:i4>
      </vt:variant>
      <vt:variant>
        <vt:i4>434</vt:i4>
      </vt:variant>
      <vt:variant>
        <vt:i4>0</vt:i4>
      </vt:variant>
      <vt:variant>
        <vt:i4>5</vt:i4>
      </vt:variant>
      <vt:variant>
        <vt:lpwstr/>
      </vt:variant>
      <vt:variant>
        <vt:lpwstr>_Toc343650482</vt:lpwstr>
      </vt:variant>
      <vt:variant>
        <vt:i4>1900593</vt:i4>
      </vt:variant>
      <vt:variant>
        <vt:i4>428</vt:i4>
      </vt:variant>
      <vt:variant>
        <vt:i4>0</vt:i4>
      </vt:variant>
      <vt:variant>
        <vt:i4>5</vt:i4>
      </vt:variant>
      <vt:variant>
        <vt:lpwstr/>
      </vt:variant>
      <vt:variant>
        <vt:lpwstr>_Toc343650481</vt:lpwstr>
      </vt:variant>
      <vt:variant>
        <vt:i4>1900593</vt:i4>
      </vt:variant>
      <vt:variant>
        <vt:i4>422</vt:i4>
      </vt:variant>
      <vt:variant>
        <vt:i4>0</vt:i4>
      </vt:variant>
      <vt:variant>
        <vt:i4>5</vt:i4>
      </vt:variant>
      <vt:variant>
        <vt:lpwstr/>
      </vt:variant>
      <vt:variant>
        <vt:lpwstr>_Toc343650480</vt:lpwstr>
      </vt:variant>
      <vt:variant>
        <vt:i4>1179697</vt:i4>
      </vt:variant>
      <vt:variant>
        <vt:i4>416</vt:i4>
      </vt:variant>
      <vt:variant>
        <vt:i4>0</vt:i4>
      </vt:variant>
      <vt:variant>
        <vt:i4>5</vt:i4>
      </vt:variant>
      <vt:variant>
        <vt:lpwstr/>
      </vt:variant>
      <vt:variant>
        <vt:lpwstr>_Toc343650479</vt:lpwstr>
      </vt:variant>
      <vt:variant>
        <vt:i4>1179697</vt:i4>
      </vt:variant>
      <vt:variant>
        <vt:i4>410</vt:i4>
      </vt:variant>
      <vt:variant>
        <vt:i4>0</vt:i4>
      </vt:variant>
      <vt:variant>
        <vt:i4>5</vt:i4>
      </vt:variant>
      <vt:variant>
        <vt:lpwstr/>
      </vt:variant>
      <vt:variant>
        <vt:lpwstr>_Toc343650478</vt:lpwstr>
      </vt:variant>
      <vt:variant>
        <vt:i4>1179697</vt:i4>
      </vt:variant>
      <vt:variant>
        <vt:i4>404</vt:i4>
      </vt:variant>
      <vt:variant>
        <vt:i4>0</vt:i4>
      </vt:variant>
      <vt:variant>
        <vt:i4>5</vt:i4>
      </vt:variant>
      <vt:variant>
        <vt:lpwstr/>
      </vt:variant>
      <vt:variant>
        <vt:lpwstr>_Toc343650477</vt:lpwstr>
      </vt:variant>
      <vt:variant>
        <vt:i4>1179697</vt:i4>
      </vt:variant>
      <vt:variant>
        <vt:i4>398</vt:i4>
      </vt:variant>
      <vt:variant>
        <vt:i4>0</vt:i4>
      </vt:variant>
      <vt:variant>
        <vt:i4>5</vt:i4>
      </vt:variant>
      <vt:variant>
        <vt:lpwstr/>
      </vt:variant>
      <vt:variant>
        <vt:lpwstr>_Toc343650476</vt:lpwstr>
      </vt:variant>
      <vt:variant>
        <vt:i4>1179697</vt:i4>
      </vt:variant>
      <vt:variant>
        <vt:i4>392</vt:i4>
      </vt:variant>
      <vt:variant>
        <vt:i4>0</vt:i4>
      </vt:variant>
      <vt:variant>
        <vt:i4>5</vt:i4>
      </vt:variant>
      <vt:variant>
        <vt:lpwstr/>
      </vt:variant>
      <vt:variant>
        <vt:lpwstr>_Toc343650475</vt:lpwstr>
      </vt:variant>
      <vt:variant>
        <vt:i4>1179697</vt:i4>
      </vt:variant>
      <vt:variant>
        <vt:i4>386</vt:i4>
      </vt:variant>
      <vt:variant>
        <vt:i4>0</vt:i4>
      </vt:variant>
      <vt:variant>
        <vt:i4>5</vt:i4>
      </vt:variant>
      <vt:variant>
        <vt:lpwstr/>
      </vt:variant>
      <vt:variant>
        <vt:lpwstr>_Toc343650474</vt:lpwstr>
      </vt:variant>
      <vt:variant>
        <vt:i4>1179697</vt:i4>
      </vt:variant>
      <vt:variant>
        <vt:i4>380</vt:i4>
      </vt:variant>
      <vt:variant>
        <vt:i4>0</vt:i4>
      </vt:variant>
      <vt:variant>
        <vt:i4>5</vt:i4>
      </vt:variant>
      <vt:variant>
        <vt:lpwstr/>
      </vt:variant>
      <vt:variant>
        <vt:lpwstr>_Toc343650473</vt:lpwstr>
      </vt:variant>
      <vt:variant>
        <vt:i4>1179697</vt:i4>
      </vt:variant>
      <vt:variant>
        <vt:i4>374</vt:i4>
      </vt:variant>
      <vt:variant>
        <vt:i4>0</vt:i4>
      </vt:variant>
      <vt:variant>
        <vt:i4>5</vt:i4>
      </vt:variant>
      <vt:variant>
        <vt:lpwstr/>
      </vt:variant>
      <vt:variant>
        <vt:lpwstr>_Toc343650472</vt:lpwstr>
      </vt:variant>
      <vt:variant>
        <vt:i4>1179697</vt:i4>
      </vt:variant>
      <vt:variant>
        <vt:i4>368</vt:i4>
      </vt:variant>
      <vt:variant>
        <vt:i4>0</vt:i4>
      </vt:variant>
      <vt:variant>
        <vt:i4>5</vt:i4>
      </vt:variant>
      <vt:variant>
        <vt:lpwstr/>
      </vt:variant>
      <vt:variant>
        <vt:lpwstr>_Toc343650471</vt:lpwstr>
      </vt:variant>
      <vt:variant>
        <vt:i4>1179697</vt:i4>
      </vt:variant>
      <vt:variant>
        <vt:i4>362</vt:i4>
      </vt:variant>
      <vt:variant>
        <vt:i4>0</vt:i4>
      </vt:variant>
      <vt:variant>
        <vt:i4>5</vt:i4>
      </vt:variant>
      <vt:variant>
        <vt:lpwstr/>
      </vt:variant>
      <vt:variant>
        <vt:lpwstr>_Toc343650470</vt:lpwstr>
      </vt:variant>
      <vt:variant>
        <vt:i4>1245233</vt:i4>
      </vt:variant>
      <vt:variant>
        <vt:i4>356</vt:i4>
      </vt:variant>
      <vt:variant>
        <vt:i4>0</vt:i4>
      </vt:variant>
      <vt:variant>
        <vt:i4>5</vt:i4>
      </vt:variant>
      <vt:variant>
        <vt:lpwstr/>
      </vt:variant>
      <vt:variant>
        <vt:lpwstr>_Toc343650469</vt:lpwstr>
      </vt:variant>
      <vt:variant>
        <vt:i4>1245233</vt:i4>
      </vt:variant>
      <vt:variant>
        <vt:i4>350</vt:i4>
      </vt:variant>
      <vt:variant>
        <vt:i4>0</vt:i4>
      </vt:variant>
      <vt:variant>
        <vt:i4>5</vt:i4>
      </vt:variant>
      <vt:variant>
        <vt:lpwstr/>
      </vt:variant>
      <vt:variant>
        <vt:lpwstr>_Toc343650468</vt:lpwstr>
      </vt:variant>
      <vt:variant>
        <vt:i4>1245233</vt:i4>
      </vt:variant>
      <vt:variant>
        <vt:i4>344</vt:i4>
      </vt:variant>
      <vt:variant>
        <vt:i4>0</vt:i4>
      </vt:variant>
      <vt:variant>
        <vt:i4>5</vt:i4>
      </vt:variant>
      <vt:variant>
        <vt:lpwstr/>
      </vt:variant>
      <vt:variant>
        <vt:lpwstr>_Toc343650467</vt:lpwstr>
      </vt:variant>
      <vt:variant>
        <vt:i4>1245233</vt:i4>
      </vt:variant>
      <vt:variant>
        <vt:i4>338</vt:i4>
      </vt:variant>
      <vt:variant>
        <vt:i4>0</vt:i4>
      </vt:variant>
      <vt:variant>
        <vt:i4>5</vt:i4>
      </vt:variant>
      <vt:variant>
        <vt:lpwstr/>
      </vt:variant>
      <vt:variant>
        <vt:lpwstr>_Toc343650466</vt:lpwstr>
      </vt:variant>
      <vt:variant>
        <vt:i4>1245233</vt:i4>
      </vt:variant>
      <vt:variant>
        <vt:i4>332</vt:i4>
      </vt:variant>
      <vt:variant>
        <vt:i4>0</vt:i4>
      </vt:variant>
      <vt:variant>
        <vt:i4>5</vt:i4>
      </vt:variant>
      <vt:variant>
        <vt:lpwstr/>
      </vt:variant>
      <vt:variant>
        <vt:lpwstr>_Toc343650465</vt:lpwstr>
      </vt:variant>
      <vt:variant>
        <vt:i4>1245233</vt:i4>
      </vt:variant>
      <vt:variant>
        <vt:i4>326</vt:i4>
      </vt:variant>
      <vt:variant>
        <vt:i4>0</vt:i4>
      </vt:variant>
      <vt:variant>
        <vt:i4>5</vt:i4>
      </vt:variant>
      <vt:variant>
        <vt:lpwstr/>
      </vt:variant>
      <vt:variant>
        <vt:lpwstr>_Toc343650464</vt:lpwstr>
      </vt:variant>
      <vt:variant>
        <vt:i4>1245233</vt:i4>
      </vt:variant>
      <vt:variant>
        <vt:i4>320</vt:i4>
      </vt:variant>
      <vt:variant>
        <vt:i4>0</vt:i4>
      </vt:variant>
      <vt:variant>
        <vt:i4>5</vt:i4>
      </vt:variant>
      <vt:variant>
        <vt:lpwstr/>
      </vt:variant>
      <vt:variant>
        <vt:lpwstr>_Toc343650463</vt:lpwstr>
      </vt:variant>
      <vt:variant>
        <vt:i4>1245233</vt:i4>
      </vt:variant>
      <vt:variant>
        <vt:i4>314</vt:i4>
      </vt:variant>
      <vt:variant>
        <vt:i4>0</vt:i4>
      </vt:variant>
      <vt:variant>
        <vt:i4>5</vt:i4>
      </vt:variant>
      <vt:variant>
        <vt:lpwstr/>
      </vt:variant>
      <vt:variant>
        <vt:lpwstr>_Toc343650462</vt:lpwstr>
      </vt:variant>
      <vt:variant>
        <vt:i4>1245233</vt:i4>
      </vt:variant>
      <vt:variant>
        <vt:i4>308</vt:i4>
      </vt:variant>
      <vt:variant>
        <vt:i4>0</vt:i4>
      </vt:variant>
      <vt:variant>
        <vt:i4>5</vt:i4>
      </vt:variant>
      <vt:variant>
        <vt:lpwstr/>
      </vt:variant>
      <vt:variant>
        <vt:lpwstr>_Toc343650461</vt:lpwstr>
      </vt:variant>
      <vt:variant>
        <vt:i4>1245233</vt:i4>
      </vt:variant>
      <vt:variant>
        <vt:i4>302</vt:i4>
      </vt:variant>
      <vt:variant>
        <vt:i4>0</vt:i4>
      </vt:variant>
      <vt:variant>
        <vt:i4>5</vt:i4>
      </vt:variant>
      <vt:variant>
        <vt:lpwstr/>
      </vt:variant>
      <vt:variant>
        <vt:lpwstr>_Toc343650460</vt:lpwstr>
      </vt:variant>
      <vt:variant>
        <vt:i4>1048625</vt:i4>
      </vt:variant>
      <vt:variant>
        <vt:i4>296</vt:i4>
      </vt:variant>
      <vt:variant>
        <vt:i4>0</vt:i4>
      </vt:variant>
      <vt:variant>
        <vt:i4>5</vt:i4>
      </vt:variant>
      <vt:variant>
        <vt:lpwstr/>
      </vt:variant>
      <vt:variant>
        <vt:lpwstr>_Toc343650459</vt:lpwstr>
      </vt:variant>
      <vt:variant>
        <vt:i4>1048625</vt:i4>
      </vt:variant>
      <vt:variant>
        <vt:i4>290</vt:i4>
      </vt:variant>
      <vt:variant>
        <vt:i4>0</vt:i4>
      </vt:variant>
      <vt:variant>
        <vt:i4>5</vt:i4>
      </vt:variant>
      <vt:variant>
        <vt:lpwstr/>
      </vt:variant>
      <vt:variant>
        <vt:lpwstr>_Toc343650458</vt:lpwstr>
      </vt:variant>
      <vt:variant>
        <vt:i4>1048625</vt:i4>
      </vt:variant>
      <vt:variant>
        <vt:i4>284</vt:i4>
      </vt:variant>
      <vt:variant>
        <vt:i4>0</vt:i4>
      </vt:variant>
      <vt:variant>
        <vt:i4>5</vt:i4>
      </vt:variant>
      <vt:variant>
        <vt:lpwstr/>
      </vt:variant>
      <vt:variant>
        <vt:lpwstr>_Toc343650457</vt:lpwstr>
      </vt:variant>
      <vt:variant>
        <vt:i4>1048625</vt:i4>
      </vt:variant>
      <vt:variant>
        <vt:i4>278</vt:i4>
      </vt:variant>
      <vt:variant>
        <vt:i4>0</vt:i4>
      </vt:variant>
      <vt:variant>
        <vt:i4>5</vt:i4>
      </vt:variant>
      <vt:variant>
        <vt:lpwstr/>
      </vt:variant>
      <vt:variant>
        <vt:lpwstr>_Toc343650456</vt:lpwstr>
      </vt:variant>
      <vt:variant>
        <vt:i4>1048625</vt:i4>
      </vt:variant>
      <vt:variant>
        <vt:i4>272</vt:i4>
      </vt:variant>
      <vt:variant>
        <vt:i4>0</vt:i4>
      </vt:variant>
      <vt:variant>
        <vt:i4>5</vt:i4>
      </vt:variant>
      <vt:variant>
        <vt:lpwstr/>
      </vt:variant>
      <vt:variant>
        <vt:lpwstr>_Toc343650455</vt:lpwstr>
      </vt:variant>
      <vt:variant>
        <vt:i4>1048625</vt:i4>
      </vt:variant>
      <vt:variant>
        <vt:i4>266</vt:i4>
      </vt:variant>
      <vt:variant>
        <vt:i4>0</vt:i4>
      </vt:variant>
      <vt:variant>
        <vt:i4>5</vt:i4>
      </vt:variant>
      <vt:variant>
        <vt:lpwstr/>
      </vt:variant>
      <vt:variant>
        <vt:lpwstr>_Toc343650454</vt:lpwstr>
      </vt:variant>
      <vt:variant>
        <vt:i4>1048625</vt:i4>
      </vt:variant>
      <vt:variant>
        <vt:i4>260</vt:i4>
      </vt:variant>
      <vt:variant>
        <vt:i4>0</vt:i4>
      </vt:variant>
      <vt:variant>
        <vt:i4>5</vt:i4>
      </vt:variant>
      <vt:variant>
        <vt:lpwstr/>
      </vt:variant>
      <vt:variant>
        <vt:lpwstr>_Toc343650453</vt:lpwstr>
      </vt:variant>
      <vt:variant>
        <vt:i4>1048625</vt:i4>
      </vt:variant>
      <vt:variant>
        <vt:i4>254</vt:i4>
      </vt:variant>
      <vt:variant>
        <vt:i4>0</vt:i4>
      </vt:variant>
      <vt:variant>
        <vt:i4>5</vt:i4>
      </vt:variant>
      <vt:variant>
        <vt:lpwstr/>
      </vt:variant>
      <vt:variant>
        <vt:lpwstr>_Toc343650452</vt:lpwstr>
      </vt:variant>
      <vt:variant>
        <vt:i4>1048625</vt:i4>
      </vt:variant>
      <vt:variant>
        <vt:i4>248</vt:i4>
      </vt:variant>
      <vt:variant>
        <vt:i4>0</vt:i4>
      </vt:variant>
      <vt:variant>
        <vt:i4>5</vt:i4>
      </vt:variant>
      <vt:variant>
        <vt:lpwstr/>
      </vt:variant>
      <vt:variant>
        <vt:lpwstr>_Toc343650451</vt:lpwstr>
      </vt:variant>
      <vt:variant>
        <vt:i4>1048625</vt:i4>
      </vt:variant>
      <vt:variant>
        <vt:i4>242</vt:i4>
      </vt:variant>
      <vt:variant>
        <vt:i4>0</vt:i4>
      </vt:variant>
      <vt:variant>
        <vt:i4>5</vt:i4>
      </vt:variant>
      <vt:variant>
        <vt:lpwstr/>
      </vt:variant>
      <vt:variant>
        <vt:lpwstr>_Toc343650450</vt:lpwstr>
      </vt:variant>
      <vt:variant>
        <vt:i4>1114161</vt:i4>
      </vt:variant>
      <vt:variant>
        <vt:i4>236</vt:i4>
      </vt:variant>
      <vt:variant>
        <vt:i4>0</vt:i4>
      </vt:variant>
      <vt:variant>
        <vt:i4>5</vt:i4>
      </vt:variant>
      <vt:variant>
        <vt:lpwstr/>
      </vt:variant>
      <vt:variant>
        <vt:lpwstr>_Toc343650449</vt:lpwstr>
      </vt:variant>
      <vt:variant>
        <vt:i4>1114161</vt:i4>
      </vt:variant>
      <vt:variant>
        <vt:i4>230</vt:i4>
      </vt:variant>
      <vt:variant>
        <vt:i4>0</vt:i4>
      </vt:variant>
      <vt:variant>
        <vt:i4>5</vt:i4>
      </vt:variant>
      <vt:variant>
        <vt:lpwstr/>
      </vt:variant>
      <vt:variant>
        <vt:lpwstr>_Toc343650448</vt:lpwstr>
      </vt:variant>
      <vt:variant>
        <vt:i4>1114161</vt:i4>
      </vt:variant>
      <vt:variant>
        <vt:i4>224</vt:i4>
      </vt:variant>
      <vt:variant>
        <vt:i4>0</vt:i4>
      </vt:variant>
      <vt:variant>
        <vt:i4>5</vt:i4>
      </vt:variant>
      <vt:variant>
        <vt:lpwstr/>
      </vt:variant>
      <vt:variant>
        <vt:lpwstr>_Toc343650447</vt:lpwstr>
      </vt:variant>
      <vt:variant>
        <vt:i4>1114161</vt:i4>
      </vt:variant>
      <vt:variant>
        <vt:i4>218</vt:i4>
      </vt:variant>
      <vt:variant>
        <vt:i4>0</vt:i4>
      </vt:variant>
      <vt:variant>
        <vt:i4>5</vt:i4>
      </vt:variant>
      <vt:variant>
        <vt:lpwstr/>
      </vt:variant>
      <vt:variant>
        <vt:lpwstr>_Toc343650446</vt:lpwstr>
      </vt:variant>
      <vt:variant>
        <vt:i4>1114161</vt:i4>
      </vt:variant>
      <vt:variant>
        <vt:i4>212</vt:i4>
      </vt:variant>
      <vt:variant>
        <vt:i4>0</vt:i4>
      </vt:variant>
      <vt:variant>
        <vt:i4>5</vt:i4>
      </vt:variant>
      <vt:variant>
        <vt:lpwstr/>
      </vt:variant>
      <vt:variant>
        <vt:lpwstr>_Toc343650445</vt:lpwstr>
      </vt:variant>
      <vt:variant>
        <vt:i4>1114161</vt:i4>
      </vt:variant>
      <vt:variant>
        <vt:i4>206</vt:i4>
      </vt:variant>
      <vt:variant>
        <vt:i4>0</vt:i4>
      </vt:variant>
      <vt:variant>
        <vt:i4>5</vt:i4>
      </vt:variant>
      <vt:variant>
        <vt:lpwstr/>
      </vt:variant>
      <vt:variant>
        <vt:lpwstr>_Toc343650444</vt:lpwstr>
      </vt:variant>
      <vt:variant>
        <vt:i4>1114161</vt:i4>
      </vt:variant>
      <vt:variant>
        <vt:i4>200</vt:i4>
      </vt:variant>
      <vt:variant>
        <vt:i4>0</vt:i4>
      </vt:variant>
      <vt:variant>
        <vt:i4>5</vt:i4>
      </vt:variant>
      <vt:variant>
        <vt:lpwstr/>
      </vt:variant>
      <vt:variant>
        <vt:lpwstr>_Toc343650443</vt:lpwstr>
      </vt:variant>
      <vt:variant>
        <vt:i4>1114161</vt:i4>
      </vt:variant>
      <vt:variant>
        <vt:i4>194</vt:i4>
      </vt:variant>
      <vt:variant>
        <vt:i4>0</vt:i4>
      </vt:variant>
      <vt:variant>
        <vt:i4>5</vt:i4>
      </vt:variant>
      <vt:variant>
        <vt:lpwstr/>
      </vt:variant>
      <vt:variant>
        <vt:lpwstr>_Toc343650442</vt:lpwstr>
      </vt:variant>
      <vt:variant>
        <vt:i4>1114161</vt:i4>
      </vt:variant>
      <vt:variant>
        <vt:i4>188</vt:i4>
      </vt:variant>
      <vt:variant>
        <vt:i4>0</vt:i4>
      </vt:variant>
      <vt:variant>
        <vt:i4>5</vt:i4>
      </vt:variant>
      <vt:variant>
        <vt:lpwstr/>
      </vt:variant>
      <vt:variant>
        <vt:lpwstr>_Toc343650441</vt:lpwstr>
      </vt:variant>
      <vt:variant>
        <vt:i4>1114161</vt:i4>
      </vt:variant>
      <vt:variant>
        <vt:i4>182</vt:i4>
      </vt:variant>
      <vt:variant>
        <vt:i4>0</vt:i4>
      </vt:variant>
      <vt:variant>
        <vt:i4>5</vt:i4>
      </vt:variant>
      <vt:variant>
        <vt:lpwstr/>
      </vt:variant>
      <vt:variant>
        <vt:lpwstr>_Toc343650440</vt:lpwstr>
      </vt:variant>
      <vt:variant>
        <vt:i4>1441841</vt:i4>
      </vt:variant>
      <vt:variant>
        <vt:i4>176</vt:i4>
      </vt:variant>
      <vt:variant>
        <vt:i4>0</vt:i4>
      </vt:variant>
      <vt:variant>
        <vt:i4>5</vt:i4>
      </vt:variant>
      <vt:variant>
        <vt:lpwstr/>
      </vt:variant>
      <vt:variant>
        <vt:lpwstr>_Toc343650439</vt:lpwstr>
      </vt:variant>
      <vt:variant>
        <vt:i4>1441841</vt:i4>
      </vt:variant>
      <vt:variant>
        <vt:i4>170</vt:i4>
      </vt:variant>
      <vt:variant>
        <vt:i4>0</vt:i4>
      </vt:variant>
      <vt:variant>
        <vt:i4>5</vt:i4>
      </vt:variant>
      <vt:variant>
        <vt:lpwstr/>
      </vt:variant>
      <vt:variant>
        <vt:lpwstr>_Toc343650438</vt:lpwstr>
      </vt:variant>
      <vt:variant>
        <vt:i4>1441841</vt:i4>
      </vt:variant>
      <vt:variant>
        <vt:i4>164</vt:i4>
      </vt:variant>
      <vt:variant>
        <vt:i4>0</vt:i4>
      </vt:variant>
      <vt:variant>
        <vt:i4>5</vt:i4>
      </vt:variant>
      <vt:variant>
        <vt:lpwstr/>
      </vt:variant>
      <vt:variant>
        <vt:lpwstr>_Toc343650437</vt:lpwstr>
      </vt:variant>
      <vt:variant>
        <vt:i4>1441841</vt:i4>
      </vt:variant>
      <vt:variant>
        <vt:i4>158</vt:i4>
      </vt:variant>
      <vt:variant>
        <vt:i4>0</vt:i4>
      </vt:variant>
      <vt:variant>
        <vt:i4>5</vt:i4>
      </vt:variant>
      <vt:variant>
        <vt:lpwstr/>
      </vt:variant>
      <vt:variant>
        <vt:lpwstr>_Toc343650436</vt:lpwstr>
      </vt:variant>
      <vt:variant>
        <vt:i4>1441841</vt:i4>
      </vt:variant>
      <vt:variant>
        <vt:i4>152</vt:i4>
      </vt:variant>
      <vt:variant>
        <vt:i4>0</vt:i4>
      </vt:variant>
      <vt:variant>
        <vt:i4>5</vt:i4>
      </vt:variant>
      <vt:variant>
        <vt:lpwstr/>
      </vt:variant>
      <vt:variant>
        <vt:lpwstr>_Toc343650435</vt:lpwstr>
      </vt:variant>
      <vt:variant>
        <vt:i4>1441841</vt:i4>
      </vt:variant>
      <vt:variant>
        <vt:i4>146</vt:i4>
      </vt:variant>
      <vt:variant>
        <vt:i4>0</vt:i4>
      </vt:variant>
      <vt:variant>
        <vt:i4>5</vt:i4>
      </vt:variant>
      <vt:variant>
        <vt:lpwstr/>
      </vt:variant>
      <vt:variant>
        <vt:lpwstr>_Toc343650434</vt:lpwstr>
      </vt:variant>
      <vt:variant>
        <vt:i4>1441841</vt:i4>
      </vt:variant>
      <vt:variant>
        <vt:i4>140</vt:i4>
      </vt:variant>
      <vt:variant>
        <vt:i4>0</vt:i4>
      </vt:variant>
      <vt:variant>
        <vt:i4>5</vt:i4>
      </vt:variant>
      <vt:variant>
        <vt:lpwstr/>
      </vt:variant>
      <vt:variant>
        <vt:lpwstr>_Toc343650433</vt:lpwstr>
      </vt:variant>
      <vt:variant>
        <vt:i4>1441841</vt:i4>
      </vt:variant>
      <vt:variant>
        <vt:i4>134</vt:i4>
      </vt:variant>
      <vt:variant>
        <vt:i4>0</vt:i4>
      </vt:variant>
      <vt:variant>
        <vt:i4>5</vt:i4>
      </vt:variant>
      <vt:variant>
        <vt:lpwstr/>
      </vt:variant>
      <vt:variant>
        <vt:lpwstr>_Toc343650432</vt:lpwstr>
      </vt:variant>
      <vt:variant>
        <vt:i4>1441841</vt:i4>
      </vt:variant>
      <vt:variant>
        <vt:i4>128</vt:i4>
      </vt:variant>
      <vt:variant>
        <vt:i4>0</vt:i4>
      </vt:variant>
      <vt:variant>
        <vt:i4>5</vt:i4>
      </vt:variant>
      <vt:variant>
        <vt:lpwstr/>
      </vt:variant>
      <vt:variant>
        <vt:lpwstr>_Toc343650431</vt:lpwstr>
      </vt:variant>
      <vt:variant>
        <vt:i4>1441841</vt:i4>
      </vt:variant>
      <vt:variant>
        <vt:i4>122</vt:i4>
      </vt:variant>
      <vt:variant>
        <vt:i4>0</vt:i4>
      </vt:variant>
      <vt:variant>
        <vt:i4>5</vt:i4>
      </vt:variant>
      <vt:variant>
        <vt:lpwstr/>
      </vt:variant>
      <vt:variant>
        <vt:lpwstr>_Toc343650430</vt:lpwstr>
      </vt:variant>
      <vt:variant>
        <vt:i4>1507377</vt:i4>
      </vt:variant>
      <vt:variant>
        <vt:i4>116</vt:i4>
      </vt:variant>
      <vt:variant>
        <vt:i4>0</vt:i4>
      </vt:variant>
      <vt:variant>
        <vt:i4>5</vt:i4>
      </vt:variant>
      <vt:variant>
        <vt:lpwstr/>
      </vt:variant>
      <vt:variant>
        <vt:lpwstr>_Toc343650429</vt:lpwstr>
      </vt:variant>
      <vt:variant>
        <vt:i4>1507377</vt:i4>
      </vt:variant>
      <vt:variant>
        <vt:i4>110</vt:i4>
      </vt:variant>
      <vt:variant>
        <vt:i4>0</vt:i4>
      </vt:variant>
      <vt:variant>
        <vt:i4>5</vt:i4>
      </vt:variant>
      <vt:variant>
        <vt:lpwstr/>
      </vt:variant>
      <vt:variant>
        <vt:lpwstr>_Toc343650428</vt:lpwstr>
      </vt:variant>
      <vt:variant>
        <vt:i4>1507377</vt:i4>
      </vt:variant>
      <vt:variant>
        <vt:i4>104</vt:i4>
      </vt:variant>
      <vt:variant>
        <vt:i4>0</vt:i4>
      </vt:variant>
      <vt:variant>
        <vt:i4>5</vt:i4>
      </vt:variant>
      <vt:variant>
        <vt:lpwstr/>
      </vt:variant>
      <vt:variant>
        <vt:lpwstr>_Toc343650427</vt:lpwstr>
      </vt:variant>
      <vt:variant>
        <vt:i4>1507377</vt:i4>
      </vt:variant>
      <vt:variant>
        <vt:i4>98</vt:i4>
      </vt:variant>
      <vt:variant>
        <vt:i4>0</vt:i4>
      </vt:variant>
      <vt:variant>
        <vt:i4>5</vt:i4>
      </vt:variant>
      <vt:variant>
        <vt:lpwstr/>
      </vt:variant>
      <vt:variant>
        <vt:lpwstr>_Toc343650426</vt:lpwstr>
      </vt:variant>
      <vt:variant>
        <vt:i4>1507377</vt:i4>
      </vt:variant>
      <vt:variant>
        <vt:i4>92</vt:i4>
      </vt:variant>
      <vt:variant>
        <vt:i4>0</vt:i4>
      </vt:variant>
      <vt:variant>
        <vt:i4>5</vt:i4>
      </vt:variant>
      <vt:variant>
        <vt:lpwstr/>
      </vt:variant>
      <vt:variant>
        <vt:lpwstr>_Toc343650425</vt:lpwstr>
      </vt:variant>
      <vt:variant>
        <vt:i4>1507377</vt:i4>
      </vt:variant>
      <vt:variant>
        <vt:i4>86</vt:i4>
      </vt:variant>
      <vt:variant>
        <vt:i4>0</vt:i4>
      </vt:variant>
      <vt:variant>
        <vt:i4>5</vt:i4>
      </vt:variant>
      <vt:variant>
        <vt:lpwstr/>
      </vt:variant>
      <vt:variant>
        <vt:lpwstr>_Toc343650424</vt:lpwstr>
      </vt:variant>
      <vt:variant>
        <vt:i4>1507377</vt:i4>
      </vt:variant>
      <vt:variant>
        <vt:i4>80</vt:i4>
      </vt:variant>
      <vt:variant>
        <vt:i4>0</vt:i4>
      </vt:variant>
      <vt:variant>
        <vt:i4>5</vt:i4>
      </vt:variant>
      <vt:variant>
        <vt:lpwstr/>
      </vt:variant>
      <vt:variant>
        <vt:lpwstr>_Toc343650423</vt:lpwstr>
      </vt:variant>
      <vt:variant>
        <vt:i4>1507377</vt:i4>
      </vt:variant>
      <vt:variant>
        <vt:i4>74</vt:i4>
      </vt:variant>
      <vt:variant>
        <vt:i4>0</vt:i4>
      </vt:variant>
      <vt:variant>
        <vt:i4>5</vt:i4>
      </vt:variant>
      <vt:variant>
        <vt:lpwstr/>
      </vt:variant>
      <vt:variant>
        <vt:lpwstr>_Toc343650422</vt:lpwstr>
      </vt:variant>
      <vt:variant>
        <vt:i4>1507377</vt:i4>
      </vt:variant>
      <vt:variant>
        <vt:i4>68</vt:i4>
      </vt:variant>
      <vt:variant>
        <vt:i4>0</vt:i4>
      </vt:variant>
      <vt:variant>
        <vt:i4>5</vt:i4>
      </vt:variant>
      <vt:variant>
        <vt:lpwstr/>
      </vt:variant>
      <vt:variant>
        <vt:lpwstr>_Toc343650421</vt:lpwstr>
      </vt:variant>
      <vt:variant>
        <vt:i4>1507377</vt:i4>
      </vt:variant>
      <vt:variant>
        <vt:i4>62</vt:i4>
      </vt:variant>
      <vt:variant>
        <vt:i4>0</vt:i4>
      </vt:variant>
      <vt:variant>
        <vt:i4>5</vt:i4>
      </vt:variant>
      <vt:variant>
        <vt:lpwstr/>
      </vt:variant>
      <vt:variant>
        <vt:lpwstr>_Toc343650420</vt:lpwstr>
      </vt:variant>
      <vt:variant>
        <vt:i4>1310769</vt:i4>
      </vt:variant>
      <vt:variant>
        <vt:i4>56</vt:i4>
      </vt:variant>
      <vt:variant>
        <vt:i4>0</vt:i4>
      </vt:variant>
      <vt:variant>
        <vt:i4>5</vt:i4>
      </vt:variant>
      <vt:variant>
        <vt:lpwstr/>
      </vt:variant>
      <vt:variant>
        <vt:lpwstr>_Toc343650419</vt:lpwstr>
      </vt:variant>
      <vt:variant>
        <vt:i4>1310769</vt:i4>
      </vt:variant>
      <vt:variant>
        <vt:i4>50</vt:i4>
      </vt:variant>
      <vt:variant>
        <vt:i4>0</vt:i4>
      </vt:variant>
      <vt:variant>
        <vt:i4>5</vt:i4>
      </vt:variant>
      <vt:variant>
        <vt:lpwstr/>
      </vt:variant>
      <vt:variant>
        <vt:lpwstr>_Toc343650418</vt:lpwstr>
      </vt:variant>
      <vt:variant>
        <vt:i4>1310769</vt:i4>
      </vt:variant>
      <vt:variant>
        <vt:i4>44</vt:i4>
      </vt:variant>
      <vt:variant>
        <vt:i4>0</vt:i4>
      </vt:variant>
      <vt:variant>
        <vt:i4>5</vt:i4>
      </vt:variant>
      <vt:variant>
        <vt:lpwstr/>
      </vt:variant>
      <vt:variant>
        <vt:lpwstr>_Toc343650416</vt:lpwstr>
      </vt:variant>
      <vt:variant>
        <vt:i4>1310769</vt:i4>
      </vt:variant>
      <vt:variant>
        <vt:i4>38</vt:i4>
      </vt:variant>
      <vt:variant>
        <vt:i4>0</vt:i4>
      </vt:variant>
      <vt:variant>
        <vt:i4>5</vt:i4>
      </vt:variant>
      <vt:variant>
        <vt:lpwstr/>
      </vt:variant>
      <vt:variant>
        <vt:lpwstr>_Toc343650415</vt:lpwstr>
      </vt:variant>
      <vt:variant>
        <vt:i4>1310769</vt:i4>
      </vt:variant>
      <vt:variant>
        <vt:i4>32</vt:i4>
      </vt:variant>
      <vt:variant>
        <vt:i4>0</vt:i4>
      </vt:variant>
      <vt:variant>
        <vt:i4>5</vt:i4>
      </vt:variant>
      <vt:variant>
        <vt:lpwstr/>
      </vt:variant>
      <vt:variant>
        <vt:lpwstr>_Toc343650414</vt:lpwstr>
      </vt:variant>
      <vt:variant>
        <vt:i4>1310769</vt:i4>
      </vt:variant>
      <vt:variant>
        <vt:i4>26</vt:i4>
      </vt:variant>
      <vt:variant>
        <vt:i4>0</vt:i4>
      </vt:variant>
      <vt:variant>
        <vt:i4>5</vt:i4>
      </vt:variant>
      <vt:variant>
        <vt:lpwstr/>
      </vt:variant>
      <vt:variant>
        <vt:lpwstr>_Toc343650413</vt:lpwstr>
      </vt:variant>
      <vt:variant>
        <vt:i4>1310769</vt:i4>
      </vt:variant>
      <vt:variant>
        <vt:i4>20</vt:i4>
      </vt:variant>
      <vt:variant>
        <vt:i4>0</vt:i4>
      </vt:variant>
      <vt:variant>
        <vt:i4>5</vt:i4>
      </vt:variant>
      <vt:variant>
        <vt:lpwstr/>
      </vt:variant>
      <vt:variant>
        <vt:lpwstr>_Toc343650412</vt:lpwstr>
      </vt:variant>
      <vt:variant>
        <vt:i4>1310769</vt:i4>
      </vt:variant>
      <vt:variant>
        <vt:i4>14</vt:i4>
      </vt:variant>
      <vt:variant>
        <vt:i4>0</vt:i4>
      </vt:variant>
      <vt:variant>
        <vt:i4>5</vt:i4>
      </vt:variant>
      <vt:variant>
        <vt:lpwstr/>
      </vt:variant>
      <vt:variant>
        <vt:lpwstr>_Toc343650411</vt:lpwstr>
      </vt:variant>
      <vt:variant>
        <vt:i4>1310769</vt:i4>
      </vt:variant>
      <vt:variant>
        <vt:i4>8</vt:i4>
      </vt:variant>
      <vt:variant>
        <vt:i4>0</vt:i4>
      </vt:variant>
      <vt:variant>
        <vt:i4>5</vt:i4>
      </vt:variant>
      <vt:variant>
        <vt:lpwstr/>
      </vt:variant>
      <vt:variant>
        <vt:lpwstr>_Toc343650410</vt:lpwstr>
      </vt:variant>
      <vt:variant>
        <vt:i4>1376305</vt:i4>
      </vt:variant>
      <vt:variant>
        <vt:i4>2</vt:i4>
      </vt:variant>
      <vt:variant>
        <vt:i4>0</vt:i4>
      </vt:variant>
      <vt:variant>
        <vt:i4>5</vt:i4>
      </vt:variant>
      <vt:variant>
        <vt:lpwstr/>
      </vt:variant>
      <vt:variant>
        <vt:lpwstr>_Toc343650409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ICH-11238-20121219-revice 20130108</dc:title>
  <dc:creator>PT</dc:creator>
  <cp:lastModifiedBy>Borodina, Yulia</cp:lastModifiedBy>
  <cp:revision>3</cp:revision>
  <cp:lastPrinted>2012-10-01T20:46:00Z</cp:lastPrinted>
  <dcterms:created xsi:type="dcterms:W3CDTF">2013-11-18T02:00:00Z</dcterms:created>
  <dcterms:modified xsi:type="dcterms:W3CDTF">2013-11-18T04:24:00Z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_Version">
    <vt:lpwstr>CURRENT,1.0</vt:lpwstr>
  </property>
  <property fmtid="{D5CDD505-2E9C-101B-9397-08002B2CF9AE}" pid="3" name="DM_Name">
    <vt:lpwstr>ICH-11238-20121219-revice 20130108</vt:lpwstr>
  </property>
  <property fmtid="{D5CDD505-2E9C-101B-9397-08002B2CF9AE}" pid="4" name="DM_Creation_Date">
    <vt:lpwstr>19/02/2013 12:30:31</vt:lpwstr>
  </property>
  <property fmtid="{D5CDD505-2E9C-101B-9397-08002B2CF9AE}" pid="5" name="DM_Modify_Date">
    <vt:lpwstr>08/03/2013 18:15:49</vt:lpwstr>
  </property>
  <property fmtid="{D5CDD505-2E9C-101B-9397-08002B2CF9AE}" pid="6" name="DM_Creator_Name">
    <vt:lpwstr>Houston Paul</vt:lpwstr>
  </property>
  <property fmtid="{D5CDD505-2E9C-101B-9397-08002B2CF9AE}" pid="7" name="DM_Modifier_Name">
    <vt:lpwstr>Houston Paul</vt:lpwstr>
  </property>
  <property fmtid="{D5CDD505-2E9C-101B-9397-08002B2CF9AE}" pid="8" name="DM_Type">
    <vt:lpwstr>emea_document</vt:lpwstr>
  </property>
  <property fmtid="{D5CDD505-2E9C-101B-9397-08002B2CF9AE}" pid="9" name="DM_DocRefId">
    <vt:lpwstr>EMA/109717/2013</vt:lpwstr>
  </property>
  <property fmtid="{D5CDD505-2E9C-101B-9397-08002B2CF9AE}" pid="10" name="DM_Category">
    <vt:lpwstr>General</vt:lpwstr>
  </property>
  <property fmtid="{D5CDD505-2E9C-101B-9397-08002B2CF9AE}" pid="11" name="DM_Path">
    <vt:lpwstr>/13. Projects/00027-EUTCT/Management/M2-M5-E2BR SDO Process/09 I.G.s after 2012-10-12/Module 3</vt:lpwstr>
  </property>
  <property fmtid="{D5CDD505-2E9C-101B-9397-08002B2CF9AE}" pid="12" name="DM_emea_doc_ref_id">
    <vt:lpwstr>EMA/109717/2013</vt:lpwstr>
  </property>
  <property fmtid="{D5CDD505-2E9C-101B-9397-08002B2CF9AE}" pid="13" name="DM_Modifer_Name">
    <vt:lpwstr>Houston Paul</vt:lpwstr>
  </property>
  <property fmtid="{D5CDD505-2E9C-101B-9397-08002B2CF9AE}" pid="14" name="DM_Modified_Date">
    <vt:lpwstr>08/03/2013 18:15:49</vt:lpwstr>
  </property>
</Properties>
</file>